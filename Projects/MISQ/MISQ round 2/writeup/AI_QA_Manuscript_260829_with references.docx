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C84C00" w14:textId="61996399" w:rsidR="0062333A" w:rsidRPr="00015210" w:rsidRDefault="0027674F" w:rsidP="0037499A">
      <w:pPr>
        <w:pStyle w:val="Title"/>
      </w:pPr>
      <w:bookmarkStart w:id="0" w:name="OLE_LINK10"/>
      <w:bookmarkStart w:id="1" w:name="OLE_LINK6"/>
      <w:r>
        <w:rPr>
          <w:lang w:eastAsia="zh-CN"/>
        </w:rPr>
        <w:t xml:space="preserve">Humans’ </w:t>
      </w:r>
      <w:r w:rsidR="0058678D" w:rsidRPr="00015210">
        <w:rPr>
          <w:lang w:eastAsia="zh-CN"/>
        </w:rPr>
        <w:t>Fast and Slow Responses to Competition</w:t>
      </w:r>
      <w:r w:rsidR="00D03D32" w:rsidRPr="00015210">
        <w:rPr>
          <w:lang w:eastAsia="zh-CN"/>
        </w:rPr>
        <w:t xml:space="preserve"> from </w:t>
      </w:r>
      <w:r w:rsidR="0058678D" w:rsidRPr="00015210">
        <w:rPr>
          <w:lang w:eastAsia="zh-CN"/>
        </w:rPr>
        <w:t>Internal Generative AI in Online Q&amp;A Communities</w:t>
      </w:r>
    </w:p>
    <w:p w14:paraId="0E29B9B1" w14:textId="0D7FFF6F" w:rsidR="00900E0B" w:rsidRPr="00015210" w:rsidRDefault="00F40939" w:rsidP="00A86F82">
      <w:pPr>
        <w:spacing w:line="360" w:lineRule="auto"/>
      </w:pPr>
      <w:r w:rsidRPr="00015210">
        <w:rPr>
          <w:b/>
        </w:rPr>
        <w:t>Abstract</w:t>
      </w:r>
    </w:p>
    <w:p w14:paraId="1F5985E3" w14:textId="7A30CEFC" w:rsidR="006F1955" w:rsidRPr="00015210" w:rsidRDefault="006F1955" w:rsidP="00F803FF">
      <w:pPr>
        <w:pStyle w:val="Paragraph0"/>
      </w:pPr>
      <w:r w:rsidRPr="00015210">
        <w:t xml:space="preserve">The advent of generative artificial intelligence (GenAI) has disrupted online question-and-answer (Q&amp;A) communities and prompted debates on </w:t>
      </w:r>
      <w:r w:rsidR="00D03D32" w:rsidRPr="00015210">
        <w:t>response strategies of platforms</w:t>
      </w:r>
      <w:r w:rsidRPr="00015210">
        <w:t xml:space="preserve">. </w:t>
      </w:r>
      <w:r w:rsidR="00D03D32" w:rsidRPr="00015210">
        <w:t xml:space="preserve">Our </w:t>
      </w:r>
      <w:r w:rsidRPr="00015210">
        <w:t xml:space="preserve">work </w:t>
      </w:r>
      <w:ins w:id="2" w:author="Dylan CHEN" w:date="2026-08-27T17:02:00Z" w16du:dateUtc="2026-08-27T09:02:00Z">
        <w:r w:rsidR="00190B9B" w:rsidRPr="00190B9B">
          <w:t>examines a platform strategy of introducing platform-provided (internal) GenAI answers​</w:t>
        </w:r>
      </w:ins>
      <w:del w:id="3" w:author="Dylan CHEN" w:date="2026-08-27T17:02:00Z" w16du:dateUtc="2026-08-27T09:02:00Z">
        <w:r w:rsidRPr="00015210" w:rsidDel="00190B9B">
          <w:delText xml:space="preserve">analyzes </w:delText>
        </w:r>
        <w:r w:rsidR="00D03D32" w:rsidRPr="00015210" w:rsidDel="00190B9B">
          <w:delText xml:space="preserve">a strategy to introduce </w:delText>
        </w:r>
        <w:r w:rsidRPr="00015210" w:rsidDel="00190B9B">
          <w:delText>platform-</w:delText>
        </w:r>
        <w:r w:rsidR="00F60E9E" w:rsidRPr="00015210" w:rsidDel="00190B9B">
          <w:delText>provided</w:delText>
        </w:r>
        <w:r w:rsidRPr="00015210" w:rsidDel="00190B9B">
          <w:delText xml:space="preserve"> </w:delText>
        </w:r>
        <w:r w:rsidR="00D03D32" w:rsidRPr="00015210" w:rsidDel="00190B9B">
          <w:delText>(</w:delText>
        </w:r>
        <w:r w:rsidRPr="00015210" w:rsidDel="00190B9B">
          <w:delText>internal</w:delText>
        </w:r>
        <w:r w:rsidR="00D03D32" w:rsidRPr="00015210" w:rsidDel="00190B9B">
          <w:delText>)</w:delText>
        </w:r>
        <w:r w:rsidRPr="00015210" w:rsidDel="00190B9B">
          <w:delText xml:space="preserve"> GenAI </w:delText>
        </w:r>
        <w:r w:rsidR="00F60E9E" w:rsidRPr="00015210" w:rsidDel="00190B9B">
          <w:delText>changes</w:delText>
        </w:r>
      </w:del>
      <w:r w:rsidR="00D03D32" w:rsidRPr="00015210">
        <w:t>, which creates entirely different market dynamics as compared with</w:t>
      </w:r>
      <w:r w:rsidR="00F60E9E" w:rsidRPr="00015210">
        <w:t xml:space="preserve"> </w:t>
      </w:r>
      <w:r w:rsidR="00D03D32" w:rsidRPr="00015210">
        <w:t>external general-purpose GenAI systems (like ChatGPT) studied in prior studies</w:t>
      </w:r>
      <w:del w:id="4" w:author="Dylan CHEN" w:date="2026-08-27T17:02:00Z" w16du:dateUtc="2026-08-27T09:02:00Z">
        <w:r w:rsidR="00D03D32" w:rsidRPr="00015210" w:rsidDel="00190B9B">
          <w:delText xml:space="preserve"> </w:delText>
        </w:r>
        <w:r w:rsidR="00F60E9E" w:rsidRPr="00015210" w:rsidDel="00190B9B">
          <w:delText>Q&amp;A communities</w:delText>
        </w:r>
      </w:del>
      <w:r w:rsidRPr="00015210">
        <w:t xml:space="preserve">. </w:t>
      </w:r>
      <w:r w:rsidR="00D03D32" w:rsidRPr="00015210">
        <w:t>Taking a human-AI competition view, g</w:t>
      </w:r>
      <w:r w:rsidR="00156EE1" w:rsidRPr="00015210">
        <w:t xml:space="preserve">rounded in dual-process (fast-and-slow) theory, we argue that the total AI effect is the sum of two separable components: a fast </w:t>
      </w:r>
      <w:r w:rsidR="00E41443" w:rsidRPr="00015210">
        <w:t xml:space="preserve">response to </w:t>
      </w:r>
      <w:r w:rsidR="00156EE1" w:rsidRPr="00015210">
        <w:t xml:space="preserve">AI label and a slower </w:t>
      </w:r>
      <w:r w:rsidR="00E41443" w:rsidRPr="00015210">
        <w:t xml:space="preserve">response to </w:t>
      </w:r>
      <w:r w:rsidR="00156EE1" w:rsidRPr="00015210">
        <w:t xml:space="preserve">AI content. Using a randomized field experiment at a leading technical Q&amp;A community, we </w:t>
      </w:r>
      <w:r w:rsidR="00C02978" w:rsidRPr="00015210">
        <w:t>show</w:t>
      </w:r>
      <w:r w:rsidR="00156EE1" w:rsidRPr="00015210">
        <w:t xml:space="preserve"> </w:t>
      </w:r>
      <w:ins w:id="5" w:author="Dylan CHEN" w:date="2026-08-27T17:03:00Z" w16du:dateUtc="2026-08-27T09:03:00Z">
        <w:r w:rsidR="00190B9B">
          <w:rPr>
            <w:rFonts w:hint="eastAsia"/>
          </w:rPr>
          <w:t xml:space="preserve">that </w:t>
        </w:r>
      </w:ins>
      <w:r w:rsidR="00156EE1" w:rsidRPr="00015210">
        <w:t xml:space="preserve">the AI label invites human contribution </w:t>
      </w:r>
      <w:ins w:id="6" w:author="Dylan CHEN" w:date="2026-08-27T17:03:00Z" w16du:dateUtc="2026-08-27T09:03:00Z">
        <w:r w:rsidR="00190B9B" w:rsidRPr="00190B9B">
          <w:t>because the community is skeptical of AI</w:t>
        </w:r>
        <w:r w:rsidR="00190B9B">
          <w:t>’</w:t>
        </w:r>
        <w:r w:rsidR="00190B9B" w:rsidRPr="00190B9B">
          <w:t>s capabilities,​</w:t>
        </w:r>
      </w:ins>
      <w:del w:id="7" w:author="Dylan CHEN" w:date="2026-08-27T17:03:00Z" w16du:dateUtc="2026-08-27T09:03:00Z">
        <w:r w:rsidR="00156EE1" w:rsidRPr="00015210" w:rsidDel="00190B9B">
          <w:delText xml:space="preserve">because a skeptical community </w:delText>
        </w:r>
        <w:r w:rsidR="00C02978" w:rsidRPr="00015210" w:rsidDel="00190B9B">
          <w:delText xml:space="preserve">perception to </w:delText>
        </w:r>
        <w:r w:rsidR="00156EE1" w:rsidRPr="00015210" w:rsidDel="00190B9B">
          <w:delText>AI</w:delText>
        </w:r>
        <w:r w:rsidR="00C02978" w:rsidRPr="00015210" w:rsidDel="00190B9B">
          <w:delText>’s ability</w:delText>
        </w:r>
        <w:r w:rsidR="00156EE1" w:rsidRPr="00015210" w:rsidDel="00190B9B">
          <w:delText xml:space="preserve"> ,</w:delText>
        </w:r>
      </w:del>
      <w:r w:rsidR="00156EE1" w:rsidRPr="00015210">
        <w:t xml:space="preserve"> whereas </w:t>
      </w:r>
      <w:ins w:id="8" w:author="Dylan CHEN" w:date="2026-08-27T17:04:00Z" w16du:dateUtc="2026-08-27T09:04:00Z">
        <w:r w:rsidR="00190B9B" w:rsidRPr="00190B9B">
          <w:t xml:space="preserve">longer AI content suppresses human contribution, </w:t>
        </w:r>
      </w:ins>
      <w:ins w:id="9" w:author="Dylan CHEN" w:date="2026-08-27T17:05:00Z" w16du:dateUtc="2026-08-27T09:05:00Z">
        <w:r w:rsidR="00190B9B">
          <w:rPr>
            <w:rFonts w:hint="eastAsia"/>
          </w:rPr>
          <w:t>and</w:t>
        </w:r>
      </w:ins>
      <w:ins w:id="10" w:author="Dylan CHEN" w:date="2026-08-27T17:04:00Z" w16du:dateUtc="2026-08-27T09:04:00Z">
        <w:r w:rsidR="00190B9B" w:rsidRPr="00190B9B">
          <w:t xml:space="preserve"> higher-quality AI content raises the quality of human answers​</w:t>
        </w:r>
      </w:ins>
      <w:del w:id="11" w:author="Dylan CHEN" w:date="2026-08-27T17:04:00Z" w16du:dateUtc="2026-08-27T09:04:00Z">
        <w:r w:rsidR="00156EE1" w:rsidRPr="00015210" w:rsidDel="00190B9B">
          <w:delText xml:space="preserve">AI content signals </w:delText>
        </w:r>
        <w:r w:rsidR="00C02978" w:rsidRPr="00015210" w:rsidDel="00190B9B">
          <w:delText xml:space="preserve">on length </w:delText>
        </w:r>
        <w:r w:rsidR="00156EE1" w:rsidRPr="00015210" w:rsidDel="00190B9B">
          <w:delText xml:space="preserve">and </w:delText>
        </w:r>
        <w:r w:rsidR="00C02978" w:rsidRPr="00015210" w:rsidDel="00190B9B">
          <w:delText xml:space="preserve">quality </w:delText>
        </w:r>
      </w:del>
      <w:del w:id="12" w:author="Dylan CHEN" w:date="2026-08-27T17:03:00Z" w16du:dateUtc="2026-08-27T09:03:00Z">
        <w:r w:rsidR="00156EE1" w:rsidRPr="00015210" w:rsidDel="00190B9B">
          <w:delText>suppresses</w:delText>
        </w:r>
      </w:del>
      <w:del w:id="13" w:author="Dylan CHEN" w:date="2026-08-27T17:04:00Z" w16du:dateUtc="2026-08-27T09:04:00Z">
        <w:r w:rsidR="00156EE1" w:rsidRPr="00015210" w:rsidDel="00190B9B">
          <w:delText xml:space="preserve"> </w:delText>
        </w:r>
        <w:r w:rsidR="00C02978" w:rsidRPr="00015210" w:rsidDel="00190B9B">
          <w:delText xml:space="preserve">human contribution and </w:delText>
        </w:r>
        <w:r w:rsidR="00156EE1" w:rsidRPr="00015210" w:rsidDel="00190B9B">
          <w:delText>raise</w:delText>
        </w:r>
      </w:del>
      <w:del w:id="14" w:author="Dylan CHEN" w:date="2026-08-27T17:03:00Z" w16du:dateUtc="2026-08-27T09:03:00Z">
        <w:r w:rsidR="00156EE1" w:rsidRPr="00015210" w:rsidDel="00190B9B">
          <w:delText>s</w:delText>
        </w:r>
      </w:del>
      <w:del w:id="15" w:author="Dylan CHEN" w:date="2026-08-27T17:04:00Z" w16du:dateUtc="2026-08-27T09:04:00Z">
        <w:r w:rsidR="00156EE1" w:rsidRPr="00015210" w:rsidDel="00190B9B">
          <w:delText xml:space="preserve"> the quality of human answers</w:delText>
        </w:r>
        <w:r w:rsidR="00C02978" w:rsidRPr="00015210" w:rsidDel="00190B9B">
          <w:delText>, due to the</w:delText>
        </w:r>
        <w:r w:rsidR="00B67429" w:rsidRPr="00015210" w:rsidDel="00190B9B">
          <w:delText xml:space="preserve"> benchmark</w:delText>
        </w:r>
        <w:r w:rsidR="00C02978" w:rsidRPr="00015210" w:rsidDel="00190B9B">
          <w:delText>ing of AI answers</w:delText>
        </w:r>
      </w:del>
      <w:r w:rsidR="00156EE1" w:rsidRPr="00015210">
        <w:t xml:space="preserve">. Decomposing the total AI effect offers a theory-driven framework for </w:t>
      </w:r>
      <w:r w:rsidR="00D574F0" w:rsidRPr="00015210">
        <w:t>understanding seem</w:t>
      </w:r>
      <w:del w:id="16" w:author="Dylan CHEN" w:date="2026-08-27T17:05:00Z" w16du:dateUtc="2026-08-27T09:05:00Z">
        <w:r w:rsidR="00D574F0" w:rsidRPr="00015210" w:rsidDel="00190B9B">
          <w:rPr>
            <w:rFonts w:hint="eastAsia"/>
          </w:rPr>
          <w:delText>ly</w:delText>
        </w:r>
      </w:del>
      <w:ins w:id="17" w:author="Dylan CHEN" w:date="2026-08-27T17:05:00Z" w16du:dateUtc="2026-08-27T09:05:00Z">
        <w:r w:rsidR="00190B9B">
          <w:rPr>
            <w:rFonts w:hint="eastAsia"/>
          </w:rPr>
          <w:t>ing</w:t>
        </w:r>
      </w:ins>
      <w:ins w:id="18" w:author="Dylan CHEN" w:date="2026-08-27T17:04:00Z" w16du:dateUtc="2026-08-27T09:04:00Z">
        <w:r w:rsidR="00190B9B">
          <w:rPr>
            <w:rFonts w:hint="eastAsia"/>
          </w:rPr>
          <w:t>ly</w:t>
        </w:r>
      </w:ins>
      <w:r w:rsidR="00D574F0" w:rsidRPr="00015210">
        <w:t xml:space="preserve"> conflict</w:t>
      </w:r>
      <w:ins w:id="19" w:author="Dylan CHEN" w:date="2026-08-27T17:05:00Z" w16du:dateUtc="2026-08-27T09:05:00Z">
        <w:r w:rsidR="00190B9B">
          <w:rPr>
            <w:rFonts w:hint="eastAsia"/>
          </w:rPr>
          <w:t>ing</w:t>
        </w:r>
      </w:ins>
      <w:r w:rsidR="00D574F0" w:rsidRPr="00015210">
        <w:t xml:space="preserve"> findings in the literature and </w:t>
      </w:r>
      <w:r w:rsidR="00156EE1" w:rsidRPr="00015210">
        <w:t xml:space="preserve">predicting human responses as AI capabilities advance. </w:t>
      </w:r>
      <w:r w:rsidRPr="00015210">
        <w:t>We contribute to the emerging literature on GenAI</w:t>
      </w:r>
      <w:r w:rsidR="00534D0B" w:rsidRPr="00015210">
        <w:t>’</w:t>
      </w:r>
      <w:r w:rsidRPr="00015210">
        <w:t xml:space="preserve">s impact </w:t>
      </w:r>
      <w:r w:rsidR="00D574F0" w:rsidRPr="00015210">
        <w:t>on human society</w:t>
      </w:r>
      <w:del w:id="20" w:author="Dylan CHEN" w:date="2026-08-27T17:05:00Z" w16du:dateUtc="2026-08-27T09:05:00Z">
        <w:r w:rsidR="00AC05B3" w:rsidRPr="00015210" w:rsidDel="00190B9B">
          <w:delText>,</w:delText>
        </w:r>
      </w:del>
      <w:r w:rsidR="00AC05B3" w:rsidRPr="00015210">
        <w:t xml:space="preserve"> </w:t>
      </w:r>
      <w:del w:id="21" w:author="Dylan CHEN" w:date="2026-08-27T17:05:00Z" w16du:dateUtc="2026-08-27T09:05:00Z">
        <w:r w:rsidR="00AC05B3" w:rsidRPr="00015210" w:rsidDel="00190B9B">
          <w:delText>which</w:delText>
        </w:r>
        <w:r w:rsidRPr="00015210" w:rsidDel="00190B9B">
          <w:delText xml:space="preserve"> </w:delText>
        </w:r>
      </w:del>
      <w:ins w:id="22" w:author="Dylan CHEN" w:date="2026-08-27T17:05:00Z" w16du:dateUtc="2026-08-27T09:05:00Z">
        <w:r w:rsidR="00190B9B">
          <w:rPr>
            <w:rFonts w:hint="eastAsia"/>
          </w:rPr>
          <w:t>and</w:t>
        </w:r>
        <w:r w:rsidR="00190B9B" w:rsidRPr="00015210">
          <w:t xml:space="preserve"> </w:t>
        </w:r>
      </w:ins>
      <w:r w:rsidRPr="00015210">
        <w:t>provide</w:t>
      </w:r>
      <w:del w:id="23" w:author="Dylan CHEN" w:date="2026-08-27T17:05:00Z" w16du:dateUtc="2026-08-27T09:05:00Z">
        <w:r w:rsidR="00AC05B3" w:rsidRPr="00015210" w:rsidDel="00190B9B">
          <w:delText>s</w:delText>
        </w:r>
      </w:del>
      <w:r w:rsidRPr="00015210">
        <w:t xml:space="preserve"> practical insight for </w:t>
      </w:r>
      <w:r w:rsidR="00D574F0" w:rsidRPr="00015210">
        <w:t xml:space="preserve">adoption and application of GenAI in </w:t>
      </w:r>
      <w:r w:rsidRPr="00015210">
        <w:t>platforms.</w:t>
      </w:r>
    </w:p>
    <w:p w14:paraId="44F41F14" w14:textId="742F2BC4" w:rsidR="00F40939" w:rsidRPr="00015210" w:rsidRDefault="00F40939" w:rsidP="00A86F82">
      <w:pPr>
        <w:spacing w:line="480" w:lineRule="auto"/>
        <w:sectPr w:rsidR="00F40939" w:rsidRPr="00015210" w:rsidSect="005C79A5">
          <w:headerReference w:type="even" r:id="rId12"/>
          <w:footerReference w:type="even" r:id="rId13"/>
          <w:footerReference w:type="default" r:id="rId14"/>
          <w:headerReference w:type="first" r:id="rId15"/>
          <w:footerReference w:type="first" r:id="rId16"/>
          <w:type w:val="continuous"/>
          <w:pgSz w:w="12240" w:h="15840" w:code="1"/>
          <w:pgMar w:top="1440" w:right="1440" w:bottom="1440" w:left="1440" w:header="720" w:footer="0" w:gutter="0"/>
          <w:pgNumType w:start="1"/>
          <w:cols w:space="720"/>
          <w:docGrid w:linePitch="326"/>
        </w:sectPr>
      </w:pPr>
      <w:r w:rsidRPr="00015210">
        <w:rPr>
          <w:b/>
        </w:rPr>
        <w:t>Keywords</w:t>
      </w:r>
      <w:r w:rsidRPr="00015210">
        <w:t xml:space="preserve">: Generative AI, Human-AI </w:t>
      </w:r>
      <w:r w:rsidR="00CE66B2" w:rsidRPr="00015210">
        <w:t>I</w:t>
      </w:r>
      <w:r w:rsidRPr="00015210">
        <w:t>nteraction</w:t>
      </w:r>
      <w:r w:rsidR="00C05C04" w:rsidRPr="00015210">
        <w:t>s</w:t>
      </w:r>
      <w:r w:rsidRPr="00015210">
        <w:t xml:space="preserve">, Online </w:t>
      </w:r>
      <w:ins w:id="24" w:author="Dylan CHEN" w:date="2026-08-27T17:04:00Z" w16du:dateUtc="2026-08-27T09:04:00Z">
        <w:r w:rsidR="00190B9B">
          <w:rPr>
            <w:rFonts w:hint="eastAsia"/>
          </w:rPr>
          <w:t xml:space="preserve">Q&amp;A </w:t>
        </w:r>
      </w:ins>
      <w:r w:rsidRPr="00015210">
        <w:t>Communit</w:t>
      </w:r>
      <w:r w:rsidR="00C05C04" w:rsidRPr="00015210">
        <w:t>ies</w:t>
      </w:r>
      <w:r w:rsidR="00A03892" w:rsidRPr="00015210">
        <w:t>,</w:t>
      </w:r>
      <w:r w:rsidR="00647569" w:rsidRPr="00015210">
        <w:t xml:space="preserve"> Dual-Process Theory.</w:t>
      </w:r>
    </w:p>
    <w:p w14:paraId="618805DF" w14:textId="0217A279" w:rsidR="00E72D64" w:rsidRPr="00015210" w:rsidRDefault="00E3771B" w:rsidP="00E72D64">
      <w:pPr>
        <w:pStyle w:val="Heading1"/>
      </w:pPr>
      <w:bookmarkStart w:id="25" w:name="OLE_LINK12"/>
      <w:r w:rsidRPr="00015210">
        <w:lastRenderedPageBreak/>
        <w:t>Introduction</w:t>
      </w:r>
    </w:p>
    <w:p w14:paraId="3AA19CCE" w14:textId="4D950F80" w:rsidR="00B369E9" w:rsidRPr="00D2526D" w:rsidRDefault="00B369E9" w:rsidP="00C370D9">
      <w:pPr>
        <w:pStyle w:val="Paragraph0"/>
      </w:pPr>
      <w:r w:rsidRPr="00D2526D">
        <w:t>For much of the internet</w:t>
      </w:r>
      <w:r>
        <w:t>’</w:t>
      </w:r>
      <w:r w:rsidRPr="00D2526D">
        <w:t>s history, online question-and-answer (Q&amp;A) communities served as a primary repository for human knowledge, where people posted problems and received answers that then remained available to everyone who followed. Generative artificial intelligence (GenAI) has unsettled that role. A</w:t>
      </w:r>
      <w:r>
        <w:rPr>
          <w:rFonts w:hint="eastAsia"/>
        </w:rPr>
        <w:t xml:space="preserve"> few</w:t>
      </w:r>
      <w:r w:rsidRPr="00D2526D">
        <w:t xml:space="preserve"> recent studies document a sustained decline in user participation on such platforms following the release of ChatGPT </w:t>
      </w:r>
      <w:ins w:id="26" w:author="Dylan CHEN" w:date="2026-08-28T23:23:00Z" w16du:dateUtc="2026-08-28T15:23:00Z">
        <w:r w:rsidR="00C370D9" w:rsidRPr="0022223D">
          <w:rPr>
            <w:shd w:val="clear" w:color="auto" w:fill="FFFFFF"/>
          </w:rPr>
          <w:fldChar w:fldCharType="begin" w:fldLock="1"/>
        </w:r>
        <w:r w:rsidR="00C370D9">
          <w:rPr>
            <w:shd w:val="clear" w:color="auto" w:fill="FFFFFF"/>
          </w:rPr>
          <w:instrText xml:space="preserve"> ADDIN ZOTERO_ITEM CSL_CITATION {"citationID":"1rIoHbdR","properties":{"unsorted":false,"formattedCitation":"(Burtch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C370D9">
          <w:rPr>
            <w:rFonts w:ascii="Apple Color Emoji" w:hAnsi="Apple Color Emoji" w:cs="Apple Color Emoji"/>
            <w:shd w:val="clear" w:color="auto" w:fill="FFFFFF"/>
          </w:rPr>
          <w:instrText>📊</w:instrText>
        </w:r>
        <w:r w:rsidR="00C370D9">
          <w:rPr>
            <w:shd w:val="clear" w:color="auto" w:fill="FFFFFF"/>
          </w:rPr>
          <w:instrText>","call-number":"3","container-title":"Scientific Reports","DOI":"10.1038/s41598-024-61221-0","ISSN":"2045-2322","issue":"1","journalAbbreviation":"Sci Rep","language":"en","license":"2024 The Author(s)","note":"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Human behaviour</w:instrText>
        </w:r>
        <w:r w:rsidR="00C370D9">
          <w:rPr>
            <w:rFonts w:hint="eastAsia"/>
            <w:shd w:val="clear" w:color="auto" w:fill="FFFFFF"/>
          </w:rPr>
          <w:instrText>、</w:instrText>
        </w:r>
        <w:r w:rsidR="00C370D9">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C370D9">
          <w:rPr>
            <w:rFonts w:ascii="Apple Color Emoji" w:hAnsi="Apple Color Emoji" w:cs="Apple Color Emoji"/>
            <w:shd w:val="clear" w:color="auto" w:fill="FFFFFF"/>
          </w:rPr>
          <w:instrText>📊</w:instrText>
        </w:r>
        <w:r w:rsidR="00C370D9">
          <w:rPr>
            <w:shd w:val="clear" w:color="auto" w:fill="FFFFFF"/>
          </w:rPr>
          <w:instrText>","call-number":"2","container-title":"PNAS Nexus","DOI":"10.1093/pnasnexus/pgae400","ISSN":"2752-6542","issue":"9","journalAbbreviation":"PNAS Nexus","language":"en","note":"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C370D9">
          <w:rPr>
            <w:rFonts w:ascii="Apple Color Emoji" w:hAnsi="Apple Color Emoji" w:cs="Apple Color Emoji"/>
            <w:shd w:val="clear" w:color="auto" w:fill="FFFFFF"/>
          </w:rPr>
          <w:instrText>📊</w:instrText>
        </w:r>
        <w:r w:rsidR="00C370D9">
          <w:rPr>
            <w:shd w:val="clear" w:color="auto" w:fill="FFFFFF"/>
          </w:rPr>
          <w:instrText>","call-number":"1","container-title":"Journal of Management Information Systems","DOI":"10.1080/07421222.2025.2487313","ISSN":"0742-1222","issue":"2","language":"en","note":"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GAI</w:instrText>
        </w:r>
        <w:r w:rsidR="00C370D9">
          <w:rPr>
            <w:rFonts w:hint="eastAsia"/>
            <w:shd w:val="clear" w:color="auto" w:fill="FFFFFF"/>
          </w:rPr>
          <w:instrText>、</w:instrText>
        </w:r>
        <w:r w:rsidR="00C370D9">
          <w:rPr>
            <w:shd w:val="clear" w:color="auto" w:fill="FFFFFF"/>
          </w:rPr>
          <w:instrText>knowledge seeking</w:instrText>
        </w:r>
        <w:r w:rsidR="00C370D9">
          <w:rPr>
            <w:rFonts w:hint="eastAsia"/>
            <w:shd w:val="clear" w:color="auto" w:fill="FFFFFF"/>
          </w:rPr>
          <w:instrText>、</w:instrText>
        </w:r>
        <w:r w:rsidR="00C370D9">
          <w:rPr>
            <w:shd w:val="clear" w:color="auto" w:fill="FFFFFF"/>
          </w:rPr>
          <w:instrText>commitment-based theory</w:instrText>
        </w:r>
        <w:r w:rsidR="00C370D9">
          <w:rPr>
            <w:rFonts w:hint="eastAsia"/>
            <w:shd w:val="clear" w:color="auto" w:fill="FFFFFF"/>
          </w:rPr>
          <w:instrText>、</w:instrText>
        </w:r>
        <w:r w:rsidR="00C370D9">
          <w:rPr>
            <w:shd w:val="clear" w:color="auto" w:fill="FFFFFF"/>
          </w:rPr>
          <w:instrText>GenAI</w:instrText>
        </w:r>
        <w:r w:rsidR="00C370D9">
          <w:rPr>
            <w:rFonts w:hint="eastAsia"/>
            <w:shd w:val="clear" w:color="auto" w:fill="FFFFFF"/>
          </w:rPr>
          <w:instrText>、</w:instrText>
        </w:r>
        <w:r w:rsidR="00C370D9">
          <w:rPr>
            <w:shd w:val="clear" w:color="auto" w:fill="FFFFFF"/>
          </w:rPr>
          <w:instrText>information foraging theory</w:instrText>
        </w:r>
        <w:r w:rsidR="00C370D9">
          <w:rPr>
            <w:rFonts w:hint="eastAsia"/>
            <w:shd w:val="clear" w:color="auto" w:fill="FFFFFF"/>
          </w:rPr>
          <w:instrText>、</w:instrText>
        </w:r>
        <w:r w:rsidR="00C370D9">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C370D9">
          <w:rPr>
            <w:rFonts w:ascii="Apple Color Emoji" w:hAnsi="Apple Color Emoji" w:cs="Apple Color Emoji"/>
            <w:shd w:val="clear" w:color="auto" w:fill="FFFFFF"/>
          </w:rPr>
          <w:instrText>📊</w:instrText>
        </w:r>
        <w:r w:rsidR="00C370D9">
          <w:rPr>
            <w:shd w:val="clear" w:color="auto" w:fill="FFFFFF"/>
          </w:rPr>
          <w:instrText>","call-number":"1 (CCF C)","container-title":"Information &amp; Management","DOI":"10.1016/j.im.2025.104178","ISSN":"0378-7206","issue":"6","journalAbbreviation":"Information &amp; Management","language":"en","note":"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ChatGPT</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Online knowledge exchange platforms</w:instrText>
        </w:r>
        <w:r w:rsidR="00C370D9">
          <w:rPr>
            <w:rFonts w:hint="eastAsia"/>
            <w:shd w:val="clear" w:color="auto" w:fill="FFFFFF"/>
          </w:rPr>
          <w:instrText>、</w:instrText>
        </w:r>
        <w:r w:rsidR="00C370D9">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C370D9">
          <w:rPr>
            <w:rFonts w:hint="eastAsia"/>
            <w:shd w:val="clear" w:color="auto" w:fill="FFFFFF"/>
          </w:rPr>
          <w:instrText>undation of China [Grants 72188101 and 72595864]. Supplemental Material: The online appendix is available at https://doi.org/10.1287/isre.2023.0561.\n\n</w:instrText>
        </w:r>
        <w:r w:rsidR="00C370D9">
          <w:rPr>
            <w:rFonts w:hint="eastAsia"/>
            <w:shd w:val="clear" w:color="auto" w:fill="FFFFFF"/>
          </w:rPr>
          <w:instrText>【摘要翻译】大语言模型</w:instrText>
        </w:r>
        <w:r w:rsidR="00C370D9">
          <w:rPr>
            <w:rFonts w:hint="eastAsia"/>
            <w:shd w:val="clear" w:color="auto" w:fill="FFFFFF"/>
          </w:rPr>
          <w:instrText xml:space="preserve"> (LLMs)(</w:instrText>
        </w:r>
        <w:r w:rsidR="00C370D9">
          <w:rPr>
            <w:rFonts w:hint="eastAsia"/>
            <w:shd w:val="clear" w:color="auto" w:fill="FFFFFF"/>
          </w:rPr>
          <w:instrText>如</w:instrText>
        </w:r>
        <w:r w:rsidR="00C370D9">
          <w:rPr>
            <w:rFonts w:hint="eastAsia"/>
            <w:shd w:val="clear" w:color="auto" w:fill="FFFFFF"/>
          </w:rPr>
          <w:instrText xml:space="preserve"> ChatGPT) </w:instrText>
        </w:r>
        <w:r w:rsidR="00C370D9">
          <w:rPr>
            <w:rFonts w:hint="eastAsia"/>
            <w:shd w:val="clear" w:color="auto" w:fill="FFFFFF"/>
          </w:rPr>
          <w:instrText>预计将显著重塑学习、技能获取和知识创造。它们对用户生成的知识共享问答</w:instrText>
        </w:r>
        <w:r w:rsidR="00C370D9">
          <w:rPr>
            <w:rFonts w:hint="eastAsia"/>
            <w:shd w:val="clear" w:color="auto" w:fill="FFFFFF"/>
          </w:rPr>
          <w:instrText xml:space="preserve"> (Q&amp;A) </w:instrText>
        </w:r>
        <w:r w:rsidR="00C370D9">
          <w:rPr>
            <w:rFonts w:hint="eastAsia"/>
            <w:shd w:val="clear" w:color="auto" w:fill="FFFFFF"/>
          </w:rPr>
          <w:instrText>平台的影响对</w:instrText>
        </w:r>
        <w:r w:rsidR="00C370D9">
          <w:rPr>
            <w:rFonts w:hint="eastAsia"/>
            <w:shd w:val="clear" w:color="auto" w:fill="FFFFFF"/>
          </w:rPr>
          <w:instrText xml:space="preserve"> Q&amp;A </w:instrText>
        </w:r>
        <w:r w:rsidR="00C370D9">
          <w:rPr>
            <w:rFonts w:hint="eastAsia"/>
            <w:shd w:val="clear" w:color="auto" w:fill="FFFFFF"/>
          </w:rPr>
          <w:instrText>平台和</w:instrText>
        </w:r>
        <w:r w:rsidR="00C370D9">
          <w:rPr>
            <w:rFonts w:hint="eastAsia"/>
            <w:shd w:val="clear" w:color="auto" w:fill="FFFFFF"/>
          </w:rPr>
          <w:instrText xml:space="preserve"> LLMs </w:instrText>
        </w:r>
        <w:r w:rsidR="00C370D9">
          <w:rPr>
            <w:rFonts w:hint="eastAsia"/>
            <w:shd w:val="clear" w:color="auto" w:fill="FFFFFF"/>
          </w:rPr>
          <w:instrText>的比较价值和未来协同演化以及</w:instrText>
        </w:r>
        <w:r w:rsidR="00C370D9">
          <w:rPr>
            <w:rFonts w:hint="eastAsia"/>
            <w:shd w:val="clear" w:color="auto" w:fill="FFFFFF"/>
          </w:rPr>
          <w:instrText xml:space="preserve"> LLMs </w:instrText>
        </w:r>
        <w:r w:rsidR="00C370D9">
          <w:rPr>
            <w:rFonts w:hint="eastAsia"/>
            <w:shd w:val="clear" w:color="auto" w:fill="FFFFFF"/>
          </w:rPr>
          <w:instrText>的未来学习具有重要意义。通过多种实证设计，我们估计</w:instrText>
        </w:r>
        <w:r w:rsidR="00C370D9">
          <w:rPr>
            <w:rFonts w:hint="eastAsia"/>
            <w:shd w:val="clear" w:color="auto" w:fill="FFFFFF"/>
          </w:rPr>
          <w:instrText xml:space="preserve"> ChatGPT </w:instrText>
        </w:r>
        <w:r w:rsidR="00C370D9">
          <w:rPr>
            <w:rFonts w:hint="eastAsia"/>
            <w:shd w:val="clear" w:color="auto" w:fill="FFFFFF"/>
          </w:rPr>
          <w:instrText>的推出导致</w:instrText>
        </w:r>
        <w:r w:rsidR="00C370D9">
          <w:rPr>
            <w:rFonts w:hint="eastAsia"/>
            <w:shd w:val="clear" w:color="auto" w:fill="FFFFFF"/>
          </w:rPr>
          <w:instrText xml:space="preserve"> Stack Overflow </w:instrText>
        </w:r>
        <w:r w:rsidR="00C370D9">
          <w:rPr>
            <w:rFonts w:hint="eastAsia"/>
            <w:shd w:val="clear" w:color="auto" w:fill="FFFFFF"/>
          </w:rPr>
          <w:instrText>上发布的问题数量平均减少了</w:instrText>
        </w:r>
        <w:r w:rsidR="00C370D9">
          <w:rPr>
            <w:rFonts w:hint="eastAsia"/>
            <w:shd w:val="clear" w:color="auto" w:fill="FFFFFF"/>
          </w:rPr>
          <w:instrText xml:space="preserve"> 14.09%</w:instrText>
        </w:r>
        <w:r w:rsidR="00C370D9">
          <w:rPr>
            <w:rFonts w:hint="eastAsia"/>
            <w:shd w:val="clear" w:color="auto" w:fill="FFFFFF"/>
          </w:rPr>
          <w:instrText>，这种影响随着时间的推移而加剧，到</w:instrText>
        </w:r>
        <w:r w:rsidR="00C370D9">
          <w:rPr>
            <w:rFonts w:hint="eastAsia"/>
            <w:shd w:val="clear" w:color="auto" w:fill="FFFFFF"/>
          </w:rPr>
          <w:instrText xml:space="preserve"> 2023 </w:instrText>
        </w:r>
        <w:r w:rsidR="00C370D9">
          <w:rPr>
            <w:rFonts w:hint="eastAsia"/>
            <w:shd w:val="clear" w:color="auto" w:fill="FFFFFF"/>
          </w:rPr>
          <w:instrText>年</w:instrText>
        </w:r>
        <w:r w:rsidR="00C370D9">
          <w:rPr>
            <w:rFonts w:hint="eastAsia"/>
            <w:shd w:val="clear" w:color="auto" w:fill="FFFFFF"/>
          </w:rPr>
          <w:instrText xml:space="preserve"> 5 </w:instrText>
        </w:r>
        <w:r w:rsidR="00C370D9">
          <w:rPr>
            <w:rFonts w:hint="eastAsia"/>
            <w:shd w:val="clear" w:color="auto" w:fill="FFFFFF"/>
          </w:rPr>
          <w:instrText>月达到</w:instrText>
        </w:r>
        <w:r w:rsidR="00C370D9">
          <w:rPr>
            <w:rFonts w:hint="eastAsia"/>
            <w:shd w:val="clear" w:color="auto" w:fill="FFFFFF"/>
          </w:rPr>
          <w:instrText xml:space="preserve"> 27.88% </w:instrText>
        </w:r>
        <w:r w:rsidR="00C370D9">
          <w:rPr>
            <w:rFonts w:hint="eastAsia"/>
            <w:shd w:val="clear" w:color="auto" w:fill="FFFFFF"/>
          </w:rPr>
          <w:instrText>的减少。有趣的是，这种数量的减少伴随着剩余问题平均质量的显著提高。进一步分析表明，这些数量和质量的变化可以用两种机制来解释</w:instrText>
        </w:r>
        <w:r w:rsidR="00C370D9">
          <w:rPr>
            <w:rFonts w:hint="eastAsia"/>
            <w:shd w:val="clear" w:color="auto" w:fill="FFFFFF"/>
          </w:rPr>
          <w:instrText xml:space="preserve">:(1) ChatGPT </w:instrText>
        </w:r>
        <w:r w:rsidR="00C370D9">
          <w:rPr>
            <w:rFonts w:hint="eastAsia"/>
            <w:shd w:val="clear" w:color="auto" w:fill="FFFFFF"/>
          </w:rPr>
          <w:instrText>的不均衡替代，其中更简单、中等到低质量的问题更容易消失</w:instrText>
        </w:r>
        <w:r w:rsidR="00C370D9">
          <w:rPr>
            <w:rFonts w:hint="eastAsia"/>
            <w:shd w:val="clear" w:color="auto" w:fill="FFFFFF"/>
          </w:rPr>
          <w:instrText xml:space="preserve">;(2) </w:instrText>
        </w:r>
        <w:r w:rsidR="00C370D9">
          <w:rPr>
            <w:rFonts w:hint="eastAsia"/>
            <w:shd w:val="clear" w:color="auto" w:fill="FFFFFF"/>
          </w:rPr>
          <w:instrText>在考虑数量减少后直接提高质量，表明</w:instrText>
        </w:r>
        <w:r w:rsidR="00C370D9">
          <w:rPr>
            <w:rFonts w:hint="eastAsia"/>
            <w:shd w:val="clear" w:color="auto" w:fill="FFFFFF"/>
          </w:rPr>
          <w:instrText xml:space="preserve"> ChatGPT </w:instrText>
        </w:r>
        <w:r w:rsidR="00C370D9">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C370D9">
          <w:rPr>
            <w:rFonts w:hint="eastAsia"/>
            <w:shd w:val="clear" w:color="auto" w:fill="FFFFFF"/>
          </w:rPr>
          <w:instrText>;</w:instrText>
        </w:r>
        <w:r w:rsidR="00C370D9">
          <w:rPr>
            <w:rFonts w:hint="eastAsia"/>
            <w:shd w:val="clear" w:color="auto" w:fill="FFFFFF"/>
          </w:rPr>
          <w:instrText>用户保留率和新用户获取率都显著下降</w:instrText>
        </w:r>
        <w:r w:rsidR="00C370D9">
          <w:rPr>
            <w:rFonts w:hint="eastAsia"/>
            <w:shd w:val="clear" w:color="auto" w:fill="FFFFFF"/>
          </w:rPr>
          <w:instrText>;</w:instrText>
        </w:r>
        <w:r w:rsidR="00C370D9">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C370D9">
          <w:rPr>
            <w:rFonts w:hint="eastAsia"/>
            <w:shd w:val="clear" w:color="auto" w:fill="FFFFFF"/>
          </w:rPr>
          <w:instrText>;</w:instrText>
        </w:r>
        <w:r w:rsidR="00C370D9">
          <w:rPr>
            <w:rFonts w:hint="eastAsia"/>
            <w:shd w:val="clear" w:color="auto" w:fill="FFFFFF"/>
          </w:rPr>
          <w:instrText>助理编辑陈建清。资金：薛建清获得上海金融经济大学中央大学基础研究基金的支持。王立军获得中国国家自然科学基金会的支持</w:instrText>
        </w:r>
        <w:r w:rsidR="00C370D9">
          <w:rPr>
            <w:rFonts w:hint="eastAsia"/>
            <w:shd w:val="clear" w:color="auto" w:fill="FFFFFF"/>
          </w:rPr>
          <w:instrText xml:space="preserve"> [</w:instrText>
        </w:r>
        <w:r w:rsidR="00C370D9">
          <w:rPr>
            <w:rFonts w:hint="eastAsia"/>
            <w:shd w:val="clear" w:color="auto" w:fill="FFFFFF"/>
          </w:rPr>
          <w:instrText>资助金额</w:instrText>
        </w:r>
        <w:r w:rsidR="00C370D9">
          <w:rPr>
            <w:rFonts w:hint="eastAsia"/>
            <w:shd w:val="clear" w:color="auto" w:fill="FFFFFF"/>
          </w:rPr>
          <w:instrText xml:space="preserve"> 72301259]</w:instrText>
        </w:r>
        <w:r w:rsidR="00C370D9">
          <w:rPr>
            <w:rFonts w:hint="eastAsia"/>
            <w:shd w:val="clear" w:color="auto" w:fill="FFFFFF"/>
          </w:rPr>
          <w:instrText>。李建清获得中国国家自然科学基础的支持</w:instrText>
        </w:r>
        <w:r w:rsidR="00C370D9">
          <w:rPr>
            <w:rFonts w:hint="eastAsia"/>
            <w:shd w:val="clear" w:color="auto" w:fill="FFFFFF"/>
          </w:rPr>
          <w:instrText xml:space="preserve"> [</w:instrText>
        </w:r>
        <w:r w:rsidR="00C370D9">
          <w:rPr>
            <w:rFonts w:hint="eastAsia"/>
            <w:shd w:val="clear" w:color="auto" w:fill="FFFFFF"/>
          </w:rPr>
          <w:instrText>资助金额</w:instrText>
        </w:r>
        <w:r w:rsidR="00C370D9">
          <w:rPr>
            <w:rFonts w:hint="eastAsia"/>
            <w:shd w:val="clear" w:color="auto" w:fill="FFFFFF"/>
          </w:rPr>
          <w:instrText xml:space="preserve"> 72188101 </w:instrText>
        </w:r>
        <w:r w:rsidR="00C370D9">
          <w:rPr>
            <w:rFonts w:hint="eastAsia"/>
            <w:shd w:val="clear" w:color="auto" w:fill="FFFFFF"/>
          </w:rPr>
          <w:instrText>和</w:instrText>
        </w:r>
        <w:r w:rsidR="00C370D9">
          <w:rPr>
            <w:rFonts w:hint="eastAsia"/>
            <w:shd w:val="clear" w:color="auto" w:fill="FFFFFF"/>
          </w:rPr>
          <w:instrText xml:space="preserve"> 72595864]</w:instrText>
        </w:r>
        <w:r w:rsidR="00C370D9">
          <w:rPr>
            <w:rFonts w:hint="eastAsia"/>
            <w:shd w:val="clear" w:color="auto" w:fill="FFFFFF"/>
          </w:rPr>
          <w:instrText>。补充资料：在线附录可访问</w:instrText>
        </w:r>
        <w:r w:rsidR="00C370D9">
          <w:rPr>
            <w:rFonts w:hint="eastAsia"/>
            <w:shd w:val="clear" w:color="auto" w:fill="FFFFFF"/>
          </w:rPr>
          <w:instrText xml:space="preserve"> https://doi.org/10.1287/isre.2023.0561</w:instrText>
        </w:r>
        <w:r w:rsidR="00C370D9">
          <w:rPr>
            <w:rFonts w:hint="eastAsia"/>
            <w:shd w:val="clear" w:color="auto" w:fill="FFFFFF"/>
          </w:rPr>
          <w:instrText>。</w:instrText>
        </w:r>
        <w:r w:rsidR="00C370D9">
          <w:rPr>
            <w:rFonts w:hint="eastAsia"/>
            <w:shd w:val="clear" w:color="auto" w:fill="FFFFFF"/>
          </w:rPr>
          <w:instrText>","call-number":"1","container-title":"Information Systems Research","DOI"</w:instrText>
        </w:r>
        <w:r w:rsidR="00C370D9">
          <w:rPr>
            <w:shd w:val="clear" w:color="auto" w:fill="FFFFFF"/>
          </w:rPr>
          <w:instrText>:"10.1287/isre.2023.0561","ISSN":"1047-7047","language":"en","note":"</w:instrText>
        </w:r>
        <w:r w:rsidR="00C370D9">
          <w:rPr>
            <w:rFonts w:ascii="Apple Color Emoji" w:hAnsi="Apple Color Emoji" w:cs="Apple Color Emoji"/>
            <w:shd w:val="clear" w:color="auto" w:fill="FFFFFF"/>
          </w:rPr>
          <w:instrText>🏷️</w:instrText>
        </w:r>
        <w:r w:rsidR="00C370D9">
          <w:rPr>
            <w:shd w:val="clear" w:color="auto" w:fill="FFFFFF"/>
          </w:rPr>
          <w:instrText xml:space="preserve"> /unread</w:instrText>
        </w:r>
        <w:r w:rsidR="00C370D9">
          <w:rPr>
            <w:rFonts w:hint="eastAsia"/>
            <w:shd w:val="clear" w:color="auto" w:fill="FFFFFF"/>
          </w:rPr>
          <w:instrText>、</w:instrText>
        </w:r>
        <w:r w:rsidR="00C370D9">
          <w:rPr>
            <w:shd w:val="clear" w:color="auto" w:fill="FFFFFF"/>
          </w:rPr>
          <w:instrText>generative AI</w:instrText>
        </w:r>
        <w:r w:rsidR="00C370D9">
          <w:rPr>
            <w:rFonts w:hint="eastAsia"/>
            <w:shd w:val="clear" w:color="auto" w:fill="FFFFFF"/>
          </w:rPr>
          <w:instrText>、</w:instrText>
        </w:r>
        <w:r w:rsidR="00C370D9">
          <w:rPr>
            <w:shd w:val="clear" w:color="auto" w:fill="FFFFFF"/>
          </w:rPr>
          <w:instrText>large language models</w:instrText>
        </w:r>
        <w:r w:rsidR="00C370D9">
          <w:rPr>
            <w:rFonts w:hint="eastAsia"/>
            <w:shd w:val="clear" w:color="auto" w:fill="FFFFFF"/>
          </w:rPr>
          <w:instrText>、</w:instrText>
        </w:r>
        <w:r w:rsidR="00C370D9">
          <w:rPr>
            <w:shd w:val="clear" w:color="auto" w:fill="FFFFFF"/>
          </w:rPr>
          <w:instrText>ChatGPT</w:instrText>
        </w:r>
        <w:r w:rsidR="00C370D9">
          <w:rPr>
            <w:rFonts w:hint="eastAsia"/>
            <w:shd w:val="clear" w:color="auto" w:fill="FFFFFF"/>
          </w:rPr>
          <w:instrText>、</w:instrText>
        </w:r>
        <w:r w:rsidR="00C370D9">
          <w:rPr>
            <w:shd w:val="clear" w:color="auto" w:fill="FFFFFF"/>
          </w:rPr>
          <w:instrText>Q&amp;A platform</w:instrText>
        </w:r>
        <w:r w:rsidR="00C370D9">
          <w:rPr>
            <w:rFonts w:hint="eastAsia"/>
            <w:shd w:val="clear" w:color="auto" w:fill="FFFFFF"/>
          </w:rPr>
          <w:instrText>、</w:instrText>
        </w:r>
        <w:r w:rsidR="00C370D9">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C370D9" w:rsidRPr="0022223D">
          <w:rPr>
            <w:shd w:val="clear" w:color="auto" w:fill="FFFFFF"/>
          </w:rPr>
          <w:fldChar w:fldCharType="separate"/>
        </w:r>
        <w:r w:rsidR="00C370D9">
          <w:t>(Burtch et al. 2024; Quinn &amp; Gutt 2025; del Rio-Chanona et al. 2024; Sanatizadeh et al. 2025; Xue et al. 2026)</w:t>
        </w:r>
        <w:r w:rsidR="00C370D9" w:rsidRPr="0022223D">
          <w:rPr>
            <w:shd w:val="clear" w:color="auto" w:fill="FFFFFF"/>
          </w:rPr>
          <w:fldChar w:fldCharType="end"/>
        </w:r>
      </w:ins>
      <w:del w:id="27" w:author="Dylan CHEN" w:date="2026-08-28T23:23:00Z" w16du:dateUtc="2026-08-28T15:23:00Z">
        <w:r w:rsidRPr="00D2526D" w:rsidDel="00C370D9">
          <w:delText>(Burtch et al. 2024; del Rio-Chanona et al. 2024; Quinn &amp; Gutt 2025; Sanatizadeh et al. 2025; Xue et al. 2026)</w:delText>
        </w:r>
      </w:del>
      <w:r w:rsidRPr="00D2526D">
        <w:t xml:space="preserve">. </w:t>
      </w:r>
      <w:r>
        <w:rPr>
          <w:rFonts w:hint="eastAsia"/>
        </w:rPr>
        <w:t xml:space="preserve">The results raise </w:t>
      </w:r>
      <w:r w:rsidRPr="00D2526D">
        <w:t>a pressing question about whether these communities remain viable, and about what, if anything, a platform can do in response.</w:t>
      </w:r>
    </w:p>
    <w:p w14:paraId="274BD21D" w14:textId="3FF53229" w:rsidR="00B369E9" w:rsidRPr="00D2526D" w:rsidRDefault="00B369E9" w:rsidP="00D2526D">
      <w:pPr>
        <w:pStyle w:val="Paragraph0"/>
      </w:pPr>
      <w:r w:rsidRPr="00D2526D">
        <w:t>A platform cannot stop users from consulting external GenAI tools (e.g., ChatGPT), nor recover the questions those tools answer privately before they reach the community (Xue et al. 2026). One response, however, lies fully within a platform</w:t>
      </w:r>
      <w:r>
        <w:t>’</w:t>
      </w:r>
      <w:r w:rsidRPr="00D2526D">
        <w:t xml:space="preserve">s control: deploying its own LLM to answer posted questions, an arrangement we term </w:t>
      </w:r>
      <w:r>
        <w:t>“</w:t>
      </w:r>
      <w:r w:rsidRPr="00D2526D">
        <w:t>internal GenAI.</w:t>
      </w:r>
      <w:r>
        <w:t>”</w:t>
      </w:r>
      <w:r w:rsidRPr="00D2526D">
        <w:t xml:space="preserve"> As Figure 1 illustrates, a newly posted question triggers a labeled AI answer that human contributors encounter as they decide whether to respond. Since many leading platforms (e.g., Quora) have already deployed internal GenAI, understanding its effects on human contributors is a first-order design question.</w:t>
      </w:r>
    </w:p>
    <w:p w14:paraId="12FA77C6" w14:textId="77777777" w:rsidR="00B369E9" w:rsidRPr="00015210" w:rsidRDefault="00B369E9" w:rsidP="00B369E9">
      <w:pPr>
        <w:pStyle w:val="TableFiguretitle"/>
      </w:pPr>
      <w:r>
        <w:rPr>
          <w:noProof/>
        </w:rPr>
        <w:drawing>
          <wp:inline distT="0" distB="0" distL="0" distR="0" wp14:anchorId="5E22EDAF" wp14:editId="6379D404">
            <wp:extent cx="4093971" cy="2294467"/>
            <wp:effectExtent l="0" t="0" r="0" b="4445"/>
            <wp:docPr id="19876482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148024" cy="2324761"/>
                    </a:xfrm>
                    <a:prstGeom prst="rect">
                      <a:avLst/>
                    </a:prstGeom>
                    <a:noFill/>
                  </pic:spPr>
                </pic:pic>
              </a:graphicData>
            </a:graphic>
          </wp:inline>
        </w:drawing>
      </w:r>
    </w:p>
    <w:p w14:paraId="71CDE646" w14:textId="3970DC60" w:rsidR="00B369E9" w:rsidRDefault="00B369E9">
      <w:pPr>
        <w:pStyle w:val="TableFiguretitle"/>
        <w:pPrChange w:id="28" w:author="Dylan CHEN" w:date="2026-08-27T16:34:00Z" w16du:dateUtc="2026-08-27T08:34:00Z">
          <w:pPr>
            <w:pStyle w:val="Paragraph0"/>
            <w:ind w:firstLine="0"/>
          </w:pPr>
        </w:pPrChange>
      </w:pPr>
      <w:r w:rsidRPr="00B369E9">
        <w:t xml:space="preserve">Figure </w:t>
      </w:r>
      <w:r w:rsidRPr="00745C3B">
        <w:fldChar w:fldCharType="begin"/>
      </w:r>
      <w:r w:rsidRPr="00B369E9">
        <w:instrText xml:space="preserve"> SEQ Figure \* ARABIC </w:instrText>
      </w:r>
      <w:r w:rsidRPr="00745C3B">
        <w:fldChar w:fldCharType="separate"/>
      </w:r>
      <w:r w:rsidR="00A63032">
        <w:rPr>
          <w:noProof/>
        </w:rPr>
        <w:t>1</w:t>
      </w:r>
      <w:r w:rsidRPr="00745C3B">
        <w:rPr>
          <w:noProof/>
        </w:rPr>
        <w:fldChar w:fldCharType="end"/>
      </w:r>
      <w:r w:rsidRPr="00B369E9">
        <w:t xml:space="preserve">. Difference between external GenAI and internal GenAI in online Q&amp;A communities </w:t>
      </w:r>
    </w:p>
    <w:p w14:paraId="5AD19189" w14:textId="270B7EAF" w:rsidR="00B369E9" w:rsidRDefault="00B369E9" w:rsidP="00B369E9">
      <w:pPr>
        <w:pStyle w:val="Paragraph0"/>
      </w:pPr>
      <w:r w:rsidRPr="000B36F7">
        <w:lastRenderedPageBreak/>
        <w:t>Whether AI answer</w:t>
      </w:r>
      <w:r>
        <w:rPr>
          <w:rFonts w:hint="eastAsia"/>
        </w:rPr>
        <w:t>s</w:t>
      </w:r>
      <w:r w:rsidRPr="000B36F7">
        <w:t xml:space="preserve"> help or harm a </w:t>
      </w:r>
      <w:ins w:id="29" w:author="Dylan CHEN" w:date="2026-08-28T22:43:00Z" w16du:dateUtc="2026-08-28T14:43:00Z">
        <w:r w:rsidR="002E37FE">
          <w:rPr>
            <w:rFonts w:hint="eastAsia"/>
          </w:rPr>
          <w:t xml:space="preserve">online Q&amp;A </w:t>
        </w:r>
      </w:ins>
      <w:r w:rsidRPr="000B36F7">
        <w:t xml:space="preserve">community is not obvious, because the </w:t>
      </w:r>
      <w:r w:rsidRPr="000B36F7">
        <w:rPr>
          <w:rFonts w:hint="eastAsia"/>
        </w:rPr>
        <w:t>theoretical logic</w:t>
      </w:r>
      <w:r w:rsidRPr="000B36F7">
        <w:t xml:space="preserve"> behind most prior work predicts one outcome, while </w:t>
      </w:r>
      <w:r w:rsidRPr="000B36F7">
        <w:rPr>
          <w:rFonts w:hint="eastAsia"/>
        </w:rPr>
        <w:t>a</w:t>
      </w:r>
      <w:r w:rsidRPr="000B36F7">
        <w:t xml:space="preserve"> study of a comparable setting finds the </w:t>
      </w:r>
      <w:r w:rsidRPr="000B36F7">
        <w:rPr>
          <w:rFonts w:hint="eastAsia"/>
        </w:rPr>
        <w:t>opposite.</w:t>
      </w:r>
      <w:r>
        <w:rPr>
          <w:rFonts w:hint="eastAsia"/>
        </w:rPr>
        <w:t xml:space="preserve"> Most prior studies examine</w:t>
      </w:r>
      <w:r w:rsidRPr="000B36F7">
        <w:t xml:space="preserve"> external </w:t>
      </w:r>
      <w:r>
        <w:rPr>
          <w:rFonts w:hint="eastAsia"/>
        </w:rPr>
        <w:t>GenAI</w:t>
      </w:r>
      <w:r w:rsidRPr="000B36F7">
        <w:t xml:space="preserve"> and rest</w:t>
      </w:r>
      <w:del w:id="30" w:author="Dylan CHEN" w:date="2026-08-27T17:06:00Z" w16du:dateUtc="2026-08-27T09:06:00Z">
        <w:r w:rsidRPr="000B36F7" w:rsidDel="00190B9B">
          <w:delText>s</w:delText>
        </w:r>
      </w:del>
      <w:r w:rsidRPr="000B36F7">
        <w:t xml:space="preserve">, implicitly, on a substitution logic, in which the AI privately performs work a human would otherwise have done, so that the </w:t>
      </w:r>
      <w:ins w:id="31" w:author="Dylan CHEN" w:date="2026-08-28T22:43:00Z" w16du:dateUtc="2026-08-28T14:43:00Z">
        <w:r w:rsidR="002E37FE">
          <w:rPr>
            <w:rFonts w:hint="eastAsia"/>
          </w:rPr>
          <w:t>question supply in online Q&amp;A communities has declined</w:t>
        </w:r>
      </w:ins>
      <w:del w:id="32" w:author="Dylan CHEN" w:date="2026-08-28T22:43:00Z" w16du:dateUtc="2026-08-28T14:43:00Z">
        <w:r w:rsidRPr="000B36F7" w:rsidDel="002E37FE">
          <w:delText>human has less left to contribute</w:delText>
        </w:r>
      </w:del>
      <w:r w:rsidRPr="000B36F7">
        <w:t xml:space="preserve"> </w:t>
      </w:r>
      <w:ins w:id="33"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{"citationID":"D2bOv4NA","properties":{"unsorted":false,"formattedCitation":"(Burtch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4"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35" w:author="Dylan CHEN" w:date="2026-08-28T22:42:00Z" w16du:dateUtc="2026-08-28T14:42:00Z">
        <w:r w:rsidRPr="000B36F7" w:rsidDel="002E37FE">
          <w:delText>(del Rio-Chanona et al. 2024; Sanatizadeh et al. 2025)</w:delText>
        </w:r>
      </w:del>
      <w:r w:rsidRPr="000B36F7">
        <w:t>. This logic is coherent, and it fits the aggregate declines observed after ChatGPT</w:t>
      </w:r>
      <w:r>
        <w:t>’</w:t>
      </w:r>
      <w:r w:rsidRPr="000B36F7">
        <w:t xml:space="preserve">s release. However, it was developed on external GenAI, and it can predict only decline. It offers no route by which the arrival of an AI answer could lead a human to contribute more. </w:t>
      </w:r>
      <w:r w:rsidR="007232A8">
        <w:fldChar w:fldCharType="begin"/>
      </w:r>
      <w:r w:rsidR="00DC684C">
        <w:instrText xml:space="preserve"> ADDIN ZOTERO_ITEM CSL_CITATION {"citationID":"M5ifby9J","properties":{"unsorted":false,"formattedCitation":"(Su et al. 2025)","plainCitation":"(Su et al. 2025)","dontUpdate":true,"noteIndex":0},"citationItems":[{"id":148668,"uris":["http://zotero.org/users/8905122/items/5ETTPH88"],"itemData":{"id":148668,"type":"article","abstract":"Generative AI, known for its content creation capabilities, possesses great potential to reshape knowledge-sharing activities. By leveraging a unique policy of a leading online Q&amp;A platform that introduces generative AI answers, we explore the effects of generative AI answers on human contributor participation in knowledge-sharing platforms. Our findings demonstrate the positive effects of the generative AI answers on human contributor participation, both in terms of quantity and length of the subsequent answers to a question. We propose two potential mechanisms: the AI-conformity effect, where users contribute more by learning from generative AI as a credible information source, and the AI-differentiation effect, where users are motivated to provide distinct human perspectives that diverge from AI. Notably, a more nuanced investigation into human-AI answer similarity indicates that generative AI answers prompt users to provide answers more aligned with the AI-generated answers, consistent with the AI-conformity effect rather than the AI-differentiation effect. Our findings reveal that the influence of generative AI answers is more pronounced for objective and under-answered questions, as well as among non-expert contributors compared to expert contributors. In a follow-up randomized experiment, we offer corroborative evidence for the results of empirical analysis and directly test the mechanism. The experimental results indicate that generative AI answers increase participants’ conformity behavior, thereby promoting greater participation, further supporting the AI-conformity effect. Our research highlights the potential of integrating generative AI to motivate human particip</w:instrText>
      </w:r>
      <w:r w:rsidR="00DC684C">
        <w:rPr>
          <w:rFonts w:hint="eastAsia"/>
        </w:rPr>
        <w:instrText xml:space="preserve">ation in knowledge generation and dissemination, adding to the burgeoning body of work on how generative AI influences human knowledge sharing.  </w:instrText>
      </w:r>
      <w:r w:rsidR="00DC684C">
        <w:rPr>
          <w:rFonts w:hint="eastAsia"/>
        </w:rPr>
        <w:instrText>生成式人工智能（</w:instrText>
      </w:r>
      <w:r w:rsidR="00DC684C">
        <w:rPr>
          <w:rFonts w:hint="eastAsia"/>
        </w:rPr>
        <w:instrText>GI</w:instrText>
      </w:r>
      <w:r w:rsidR="00DC684C">
        <w:rPr>
          <w:rFonts w:hint="eastAsia"/>
        </w:rPr>
        <w:instrText>）以其内容创作能力而闻名，具有重塑知识共享活动的巨大潜力。我们利用一家领先的在线问答平台引入生成式人工智能答案的独特策略，探索了生成式人工智能答案对人类贡献者参与知识共享平台的影响。我们的研究结果表明，生成式人工智能答案对人类贡献者的参与度产生了积极影响，无论是在后续答案的数量还是长度方面。我们提出了两种潜在机制：一是人工智能趋同效应，即用户通过学习将生成式人工智能视为可信的信息来源而做出更多贡献；二是人工智能差异化效应，即用户受到激励而提供与人工智能不同的独特人类视角。值得注意的是，对人类与人工智能答案相似性的更细致研究表明，生成式人工智能答案促使用户提供与人工智能生成的答案更为一致的答案，这与人工智能趋同效应而非人工智能差异化效应相符。我们的研究结果表明，对于客观性较强且回答不足的问题，以及非专家参与者相比专家参与者，生成式人工智能答案的影响更为显著。在后续的随机实验中，我们为实证分析的结果提供了佐证，并直接检验了其作用机制。实验结果表明，生成式人工智能答案会增强参与者的从众行为，从而促进更高的参与度，进一步支持了人工智能从众效应。</w:instrText>
      </w:r>
      <w:r w:rsidR="00DC684C">
        <w:rPr>
          <w:rFonts w:hint="eastAsia"/>
        </w:rPr>
        <w:instrText xml:space="preserve"> </w:instrText>
      </w:r>
      <w:r w:rsidR="00DC684C">
        <w:rPr>
          <w:rFonts w:hint="eastAsia"/>
        </w:rPr>
        <w:instrText>我们的研究突显了整合生成式人工智能以激励人类参与知识创造和传播的潜力，进一步丰富了关于生成式人工智能如何影响人类知识共享的研究成果。</w:instrText>
      </w:r>
      <w:r w:rsidR="00DC684C">
        <w:rPr>
          <w:rFonts w:hint="eastAsia"/>
        </w:rPr>
        <w:instrText xml:space="preserve">","archive_location":"6 </w:instrText>
      </w:r>
      <w:r w:rsidR="00DC684C">
        <w:rPr>
          <w:rFonts w:ascii="Apple Color Emoji" w:hAnsi="Apple Color Emoji" w:cs="Apple Color Emoji"/>
        </w:rPr>
        <w:instrText>📊</w:instrText>
      </w:r>
      <w:r w:rsidR="00DC684C">
        <w:rPr>
          <w:rFonts w:hint="eastAsia"/>
        </w:rPr>
        <w:instrText>","DOI":"10.2139/ssrn.4628786","genre":"SS</w:instrText>
      </w:r>
      <w:r w:rsidR="00DC684C">
        <w:instrText>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natural experiment</w:instrText>
      </w:r>
      <w:r w:rsidR="00DC684C">
        <w:rPr>
          <w:rFonts w:hint="eastAsia"/>
        </w:rPr>
        <w:instrText>、</w:instrText>
      </w:r>
      <w:r w:rsidR="00DC684C">
        <w:instrText>knowledge sharing</w:instrText>
      </w:r>
      <w:r w:rsidR="00DC684C">
        <w:rPr>
          <w:rFonts w:hint="eastAsia"/>
        </w:rPr>
        <w:instrText>、</w:instrText>
      </w:r>
      <w:r w:rsidR="00DC684C">
        <w:instrText>Q&amp;A platform</w:instrText>
      </w:r>
      <w:r w:rsidR="00DC684C">
        <w:rPr>
          <w:rFonts w:hint="eastAsia"/>
        </w:rPr>
        <w:instrText>、</w:instrText>
      </w:r>
      <w:r w:rsidR="00DC684C">
        <w:instrText>randomized experiment</w:instrText>
      </w:r>
      <w:r w:rsidR="00DC684C">
        <w:rPr>
          <w:rFonts w:hint="eastAsia"/>
        </w:rPr>
        <w:instrText>、</w:instrText>
      </w:r>
      <w:r w:rsidR="00DC684C">
        <w:instrText>AI-human interaction</w:instrText>
      </w:r>
      <w:r w:rsidR="00DC684C">
        <w:rPr>
          <w:rFonts w:hint="eastAsia"/>
        </w:rPr>
        <w:instrText>、</w:instrText>
      </w:r>
      <w:r w:rsidR="00DC684C">
        <w:rPr>
          <w:rFonts w:ascii="Apple Color Emoji" w:hAnsi="Apple Color Emoji" w:cs="Apple Color Emoji"/>
        </w:rPr>
        <w:instrText>🤖️</w:instrText>
      </w:r>
      <w:r w:rsidR="00DC684C">
        <w:instrText xml:space="preserve">","number":"4628786","publisher":"Social Science Research Network","publisher-place":"Rochester, NY","source":"papers.ssrn.com","title":"Generative AI and Human Knowledge Sharing: Evidence from A Natural Experiment","title-short":"Generative AI and Human Knowledge Sharing","URL":"https://papers.ssrn.com/abstract=4628786","author":[{"family":"Su","given":"Yi"},{"family":"Zhang","given":"Kaiyu"},{"family":"Wang","given":"Qili"},{"family":"Qiu","given":"Liangfei"}],"accessed":{"date-parts":[["2026",7,22]]},"issued":{"date-parts":[["2025",5,3]]}}}],"schema":"https://github.com/citation-style-language/schema/raw/master/csl-citation.json"} </w:instrText>
      </w:r>
      <w:r w:rsidR="007232A8">
        <w:fldChar w:fldCharType="separate"/>
      </w:r>
      <w:del w:id="36" w:author="Dylan CHEN" w:date="2026-08-27T15:36:00Z" w16du:dateUtc="2026-08-27T07:36:00Z">
        <w:r w:rsidR="007232A8" w:rsidDel="007232A8">
          <w:rPr>
            <w:noProof/>
          </w:rPr>
          <w:delText>(</w:delText>
        </w:r>
      </w:del>
      <w:r w:rsidR="007232A8">
        <w:rPr>
          <w:noProof/>
        </w:rPr>
        <w:t xml:space="preserve">Su et al. </w:t>
      </w:r>
      <w:ins w:id="37" w:author="Dylan CHEN" w:date="2026-08-27T15:36:00Z" w16du:dateUtc="2026-08-27T07:36:00Z">
        <w:r w:rsidR="007232A8">
          <w:rPr>
            <w:rFonts w:hint="eastAsia"/>
            <w:noProof/>
          </w:rPr>
          <w:t>(</w:t>
        </w:r>
      </w:ins>
      <w:r w:rsidR="007232A8">
        <w:rPr>
          <w:noProof/>
        </w:rPr>
        <w:t>2025)</w:t>
      </w:r>
      <w:r w:rsidR="007232A8">
        <w:fldChar w:fldCharType="end"/>
      </w:r>
      <w:del w:id="38" w:author="Dylan CHEN" w:date="2026-08-27T15:36:00Z" w16du:dateUtc="2026-08-27T07:36:00Z">
        <w:r w:rsidRPr="000B36F7" w:rsidDel="007232A8">
          <w:delText>Su et al. (2025)</w:delText>
        </w:r>
      </w:del>
      <w:r w:rsidRPr="000B36F7">
        <w:t xml:space="preserve">, by contrast, </w:t>
      </w:r>
      <w:r>
        <w:rPr>
          <w:rFonts w:hint="eastAsia"/>
        </w:rPr>
        <w:t>investigate</w:t>
      </w:r>
      <w:r w:rsidRPr="000B36F7">
        <w:t xml:space="preserve"> an internal</w:t>
      </w:r>
      <w:r>
        <w:rPr>
          <w:rFonts w:hint="eastAsia"/>
        </w:rPr>
        <w:t xml:space="preserve"> Gen</w:t>
      </w:r>
      <w:r w:rsidRPr="000B36F7">
        <w:t>AI answerer, the same class of intervention we examine, and find that human contributions rose in both number and length. The</w:t>
      </w:r>
      <w:r>
        <w:rPr>
          <w:rFonts w:hint="eastAsia"/>
        </w:rPr>
        <w:t xml:space="preserve"> prevailing</w:t>
      </w:r>
      <w:r w:rsidRPr="000B36F7">
        <w:t xml:space="preserve"> logic and the one internal precedent thus disagree, and neither the external-tool literature nor a single internal study </w:t>
      </w:r>
      <w:r>
        <w:rPr>
          <w:rFonts w:hint="eastAsia"/>
        </w:rPr>
        <w:t>provides</w:t>
      </w:r>
      <w:r w:rsidRPr="000B36F7">
        <w:t xml:space="preserve"> a framework that explains when each outcome should occur.</w:t>
      </w:r>
    </w:p>
    <w:p w14:paraId="29B23F23" w14:textId="0E3B8911" w:rsidR="00B369E9" w:rsidRPr="00D2526D" w:rsidRDefault="00B369E9" w:rsidP="00D2526D">
      <w:pPr>
        <w:pStyle w:val="Paragraph0"/>
      </w:pPr>
      <w:r w:rsidRPr="00D2526D">
        <w:t xml:space="preserve">We therefore ask how a labeled, platform-provided AI </w:t>
      </w:r>
      <w:r>
        <w:rPr>
          <w:rFonts w:hint="eastAsia"/>
        </w:rPr>
        <w:t>answer</w:t>
      </w:r>
      <w:r w:rsidRPr="00D2526D">
        <w:t xml:space="preserve"> affects human contribution. We separate this into two concrete decisions. First, does a contributor choose to answer a question the AI has already addressed, which we call the </w:t>
      </w:r>
      <w:r>
        <w:t>“</w:t>
      </w:r>
      <w:r w:rsidRPr="00D2526D">
        <w:t>entry</w:t>
      </w:r>
      <w:r>
        <w:t>”</w:t>
      </w:r>
      <w:r w:rsidRPr="00D2526D">
        <w:t xml:space="preserve"> decision? Second, </w:t>
      </w:r>
      <w:r>
        <w:rPr>
          <w:rFonts w:hint="eastAsia"/>
        </w:rPr>
        <w:t>after a user decides to</w:t>
      </w:r>
      <w:r w:rsidRPr="00D2526D">
        <w:t xml:space="preserve"> answer, how much effort does the contributor invest, which we call the </w:t>
      </w:r>
      <w:r>
        <w:t>“</w:t>
      </w:r>
      <w:r w:rsidRPr="00D2526D">
        <w:t>quality</w:t>
      </w:r>
      <w:r>
        <w:t>”</w:t>
      </w:r>
      <w:r w:rsidRPr="00D2526D">
        <w:t xml:space="preserve"> decision? We use the labels entry and quality throughout.</w:t>
      </w:r>
    </w:p>
    <w:p w14:paraId="362CF33D" w14:textId="55436B02" w:rsidR="00B369E9" w:rsidRPr="00D2526D" w:rsidRDefault="00B369E9" w:rsidP="00D2526D">
      <w:pPr>
        <w:pStyle w:val="Paragraph0"/>
      </w:pPr>
      <w:r w:rsidRPr="00D2526D">
        <w:t xml:space="preserve">Our central argument is that the effect of an AI answer cannot be summarized by a single quantity, because the presence of an AI answer is not a single condition. We adopt a competition lens </w:t>
      </w:r>
      <w:ins w:id="39" w:author="Dylan CHEN" w:date="2026-08-28T23:25:00Z" w16du:dateUtc="2026-08-28T15:25:00Z">
        <w:r w:rsidR="00C93011">
          <w:fldChar w:fldCharType="begin"/>
        </w:r>
        <w:r w:rsidR="00C93011">
          <w:instrText xml:space="preserve"> ADDIN ZOTERO_ITEM CSL_CITATION {"citationID":"8d4SQ8y9","properties":{"unsorted":false,"formattedCitation":"(Chen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C93011">
          <w:rPr>
            <w:rFonts w:hint="eastAsia"/>
          </w:rPr>
          <w:instrText>hree factors: relative scale, rival's attack volume, and rival's capability to contest. Our results provide a new avenue for studying competitors and the relationship between competitor analysis and interfirm rivalry.</w:instrText>
        </w:r>
        <w:r w:rsidR="00C93011">
          <w:rPr>
            <w:rFonts w:hint="eastAsia"/>
          </w:rPr>
          <w:instrText>本文研究竞争紧张度，即目标企业与其特定竞争对手之间的紧张关系，这种紧张关系可能导致目标企业采取行动对抗竞争对手。基于认知</w:instrText>
        </w:r>
        <w:r w:rsidR="00C93011">
          <w:rPr>
            <w:rFonts w:hint="eastAsia"/>
          </w:rPr>
          <w:instrText>-</w:instrText>
        </w:r>
        <w:r w:rsidR="00C93011">
          <w:rPr>
            <w:rFonts w:hint="eastAsia"/>
          </w:rPr>
          <w:instrText>动机</w:instrText>
        </w:r>
        <w:r w:rsidR="00C93011">
          <w:rPr>
            <w:rFonts w:hint="eastAsia"/>
          </w:rPr>
          <w:instrText>-</w:instrText>
        </w:r>
        <w:r w:rsidR="00C93011">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C93011">
          <w:rPr>
            <w:rFonts w:hint="eastAsia"/>
          </w:rPr>
          <w:instrText xml:space="preserve">","archive_location":"491 </w:instrText>
        </w:r>
        <w:r w:rsidR="00C93011">
          <w:rPr>
            <w:rFonts w:ascii="Apple Color Emoji" w:hAnsi="Apple Color Emoji" w:cs="Apple Color Emoji"/>
          </w:rPr>
          <w:instrText>📊</w:instrText>
        </w:r>
        <w:r w:rsidR="00C93011">
          <w:rPr>
            <w:rFonts w:hint="eastAsia"/>
          </w:rPr>
          <w:instrText>","call-number":"1","container-title":"Academy of Management Journal","DOI"</w:instrText>
        </w:r>
        <w:r w:rsidR="00C93011">
          <w:instrText>:"10.5465/amj.2007.24162081","ISSN":"0001-4273","issue":"1","journalAbbreviation":"AMJ","language":"en","note":"</w:instrText>
        </w:r>
        <w:r w:rsidR="00C93011">
          <w:rPr>
            <w:rFonts w:ascii="Apple Color Emoji" w:hAnsi="Apple Color Emoji" w:cs="Apple Color Emoji"/>
          </w:rPr>
          <w:instrText>🏷️</w:instrText>
        </w:r>
        <w:r w:rsidR="00C93011">
          <w:instrText xml:space="preserve"> /unread</w:instrText>
        </w:r>
        <w:r w:rsidR="00C93011">
          <w:rPr>
            <w:rFonts w:hint="eastAsia"/>
          </w:rPr>
          <w:instrText>、</w:instrText>
        </w:r>
        <w:r w:rsidR="00C93011">
          <w:instrText>COMPETITION</w:instrText>
        </w:r>
        <w:r w:rsidR="00C93011">
          <w:rPr>
            <w:rFonts w:hint="eastAsia"/>
          </w:rPr>
          <w:instrText>、</w:instrText>
        </w:r>
        <w:r w:rsidR="00C93011">
          <w:instrText>MANAGEMENT</w:instrText>
        </w:r>
        <w:r w:rsidR="00C93011">
          <w:rPr>
            <w:rFonts w:hint="eastAsia"/>
          </w:rPr>
          <w:instrText>、</w:instrText>
        </w:r>
        <w:r w:rsidR="00C93011">
          <w:instrText>BUSINESS enterprises</w:instrText>
        </w:r>
        <w:r w:rsidR="00C93011">
          <w:rPr>
            <w:rFonts w:hint="eastAsia"/>
          </w:rPr>
          <w:instrText>、</w:instrText>
        </w:r>
        <w:r w:rsidR="00C93011">
          <w:instrText>COMMERCE</w:instrText>
        </w:r>
        <w:r w:rsidR="00C93011">
          <w:rPr>
            <w:rFonts w:hint="eastAsia"/>
          </w:rPr>
          <w:instrText>、</w:instrText>
        </w:r>
        <w:r w:rsidR="00C93011">
          <w:instrText>DATA analysis</w:instrText>
        </w:r>
        <w:r w:rsidR="00C93011">
          <w:rPr>
            <w:rFonts w:hint="eastAsia"/>
          </w:rPr>
          <w:instrText>、</w:instrText>
        </w:r>
        <w:r w:rsidR="00C93011">
          <w:instrText>MOTIVATION (Psychology)</w:instrText>
        </w:r>
        <w:r w:rsidR="00C93011">
          <w:rPr>
            <w:rFonts w:hint="eastAsia"/>
          </w:rPr>
          <w:instrText>、</w:instrText>
        </w:r>
        <w:r w:rsidR="00C93011">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C93011">
          <w:rPr>
            <w:rFonts w:hint="eastAsia"/>
          </w:rPr>
          <w:instrText>—</w:instrText>
        </w:r>
        <w:r w:rsidR="00C93011">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C93011">
          <w:rPr>
            <w:rFonts w:ascii="Apple Color Emoji" w:hAnsi="Apple Color Emoji" w:cs="Apple Color Emoji"/>
          </w:rPr>
          <w:instrText>📊</w:instrText>
        </w:r>
        <w:r w:rsidR="00C93011">
          <w:instrText>","call-number":"3","container-title":"Asia Pacific Journal of Management","DOI":"10.1007/s10490-008-9110-7","ISSN":"1572-9958","issue":"1","journalAbbreviation":"Asia Pac J Manag","language":"en","note":"</w:instrText>
        </w:r>
        <w:r w:rsidR="00C93011">
          <w:rPr>
            <w:rFonts w:ascii="Apple Color Emoji" w:hAnsi="Apple Color Emoji" w:cs="Apple Color Emoji"/>
          </w:rPr>
          <w:instrText>🏷️</w:instrText>
        </w:r>
        <w:r w:rsidR="00C93011">
          <w:instrText xml:space="preserve"> /reading</w:instrText>
        </w:r>
        <w:r w:rsidR="00C93011">
          <w:rPr>
            <w:rFonts w:hint="eastAsia"/>
          </w:rPr>
          <w:instrText>、</w:instrText>
        </w:r>
        <w:r w:rsidR="00C93011">
          <w:instrText>Research</w:instrText>
        </w:r>
        <w:r w:rsidR="00C93011">
          <w:rPr>
            <w:rFonts w:hint="eastAsia"/>
          </w:rPr>
          <w:instrText>、</w:instrText>
        </w:r>
        <w:r w:rsidR="00C93011">
          <w:rPr>
            <w:rFonts w:ascii="Apple Color Emoji" w:hAnsi="Apple Color Emoji" w:cs="Apple Color Emoji"/>
          </w:rPr>
          <w:instrText>🤖️</w:instrText>
        </w:r>
        <w:r w:rsidR="00C93011">
          <w:rPr>
            <w:rFonts w:hint="eastAsia"/>
          </w:rPr>
          <w:instrText>、</w:instrText>
        </w:r>
        <w:r w:rsidR="00C93011">
          <w:instrText>Competitive dynamics</w:instrText>
        </w:r>
        <w:r w:rsidR="00C93011">
          <w:rPr>
            <w:rFonts w:hint="eastAsia"/>
          </w:rPr>
          <w:instrText>、</w:instrText>
        </w:r>
        <w:r w:rsidR="00C93011">
          <w:instrText>Publishing</w:instrText>
        </w:r>
        <w:r w:rsidR="00C93011">
          <w:rPr>
            <w:rFonts w:hint="eastAsia"/>
          </w:rPr>
          <w:instrText>、</w:instrText>
        </w:r>
        <w:r w:rsidR="00C93011">
          <w:instrText>Strategic</w:instrText>
        </w:r>
        <w:r w:rsidR="00C93011">
          <w:rPr>
            <w:rFonts w:hint="eastAsia"/>
          </w:rPr>
          <w:instrText xml:space="preserve"> management</w:instrText>
        </w:r>
        <w:r w:rsidR="00C93011">
          <w:rPr>
            <w:rFonts w:hint="eastAsia"/>
          </w:rPr>
          <w:instrText>、</w:instrText>
        </w:r>
        <w:r w:rsidR="00C93011">
          <w:rPr>
            <w:rFonts w:hint="eastAsia"/>
          </w:rPr>
          <w:instrText>U.S.-based journal","page":"5-25","source":"9.7 (Q1)","title":"Competitive dynamics research: An insider</w:instrText>
        </w:r>
        <w:r w:rsidR="00C93011">
          <w:rPr>
            <w:rFonts w:hint="eastAsia"/>
          </w:rPr>
          <w:instrText>’</w:instrText>
        </w:r>
        <w:r w:rsidR="00C93011">
          <w:rPr>
            <w:rFonts w:hint="eastAsia"/>
          </w:rPr>
          <w:instrText>s odyssey","title-short":"Competitive dynamics research","URL":"https://doi.org/10.1007/s10490-008-9110-7","volume":"26","author":[{"famil</w:instrText>
        </w:r>
        <w:r w:rsidR="00C93011">
          <w:instrText xml:space="preserve">y":"Chen","given":"Ming-Jer"}],"accessed":{"date-parts":[["2026",7,27]]},"issued":{"date-parts":[["2009",3,1]]}}}],"schema":"https://github.com/citation-style-language/schema/raw/master/csl-citation.json"} </w:instrText>
        </w:r>
        <w:r w:rsidR="00C93011">
          <w:fldChar w:fldCharType="separate"/>
        </w:r>
        <w:r w:rsidR="00C93011">
          <w:rPr>
            <w:noProof/>
          </w:rPr>
          <w:t>(Chen et al. 2007; Chen 2009)</w:t>
        </w:r>
        <w:r w:rsidR="00C93011">
          <w:fldChar w:fldCharType="end"/>
        </w:r>
      </w:ins>
      <w:del w:id="40" w:author="Dylan CHEN" w:date="2026-08-28T23:25:00Z" w16du:dateUtc="2026-08-28T15:25:00Z">
        <w:r w:rsidRPr="00D2526D" w:rsidDel="00C93011">
          <w:delText>(Chen et al. 2007; Chen 2009)</w:delText>
        </w:r>
      </w:del>
      <w:r w:rsidRPr="00D2526D">
        <w:t xml:space="preserve">, under which contributors respond to the AI answer as they would to any rival contribution, and we draw on dual-process theory, specifically the distinction between fast and slow systems of thinking </w:t>
      </w:r>
      <w:ins w:id="41" w:author="Dylan CHEN" w:date="2026-08-28T23:25:00Z" w16du:dateUtc="2026-08-28T15:25:00Z">
        <w:r w:rsidR="00C93011">
          <w:fldChar w:fldCharType="begin"/>
        </w:r>
        <w:r w:rsidR="00C93011">
          <w:instrText xml:space="preserve"> ADDIN ZOTERO_ITEM CSL_CITATION {"citationID":"HbqYHzJe","properties":{"unsorted":false,"formattedCitation":"(Evans &amp; Stanovich 2013; Kahneman 2003, 2011)","plainCitation":"(Evans &amp; Stanovich 2013; Kahneman 2003, 2011)","noteIndex":0},"citationItems":[{"i</w:instrText>
        </w:r>
        <w:r w:rsidR="00C93011">
          <w:rPr>
            <w:rFonts w:hint="eastAsia"/>
          </w:rPr>
          <w:instrText>d":167162,"uris":["http://zotero.org/users/8905122/items/MLPZAYYR"],"itemData":{"id":167162,"type":"article-journal","abstract":"</w:instrText>
        </w:r>
        <w:r w:rsidR="00C93011">
          <w:rPr>
            <w:rFonts w:hint="eastAsia"/>
          </w:rPr>
          <w:instrText>抽象的</w:instrText>
        </w:r>
        <w:r w:rsidR="00C93011">
          <w:rPr>
            <w:rFonts w:hint="eastAsia"/>
          </w:rPr>
          <w:instrText>Dual-process and dual-system theories in both cognitive and social psychology have been subjected to a number of recently p</w:instrText>
        </w:r>
        <w:r w:rsidR="00C93011">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C93011">
          <w:rPr>
            <w:rFonts w:hint="eastAsia"/>
          </w:rPr>
          <w:instrText xml:space="preserve"> memory.</w:instrText>
        </w:r>
        <w:r w:rsidR="00C93011">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C93011">
          <w:rPr>
            <w:rFonts w:hint="eastAsia"/>
          </w:rPr>
          <w:instrText>1</w:instrText>
        </w:r>
        <w:r w:rsidR="00C93011">
          <w:rPr>
            <w:rFonts w:hint="eastAsia"/>
          </w:rPr>
          <w:instrText>）默认产生默认反应，除非受到独特的、更高阶的推理加工（类型</w:instrText>
        </w:r>
        <w:r w:rsidR="00C93011">
          <w:rPr>
            <w:rFonts w:hint="eastAsia"/>
          </w:rPr>
          <w:instrText>2</w:instrText>
        </w:r>
        <w:r w:rsidR="00C93011">
          <w:rPr>
            <w:rFonts w:hint="eastAsia"/>
          </w:rPr>
          <w:instrText>）的干预。二者的区别在于，类型</w:instrText>
        </w:r>
        <w:r w:rsidR="00C93011">
          <w:rPr>
            <w:rFonts w:hint="eastAsia"/>
          </w:rPr>
          <w:instrText>2</w:instrText>
        </w:r>
        <w:r w:rsidR="00C93011">
          <w:rPr>
            <w:rFonts w:hint="eastAsia"/>
          </w:rPr>
          <w:instrText>加工支持假设性思维，并且会大量占用工作记忆。</w:instrText>
        </w:r>
        <w:r w:rsidR="00C93011">
          <w:instrText xml:space="preserve">","archive_location":"3296 </w:instrText>
        </w:r>
        <w:r w:rsidR="00C93011">
          <w:rPr>
            <w:rFonts w:ascii="Apple Color Emoji" w:hAnsi="Apple Color Emoji" w:cs="Apple Color Emoji"/>
          </w:rPr>
          <w:instrText>📊</w:instrText>
        </w:r>
        <w:r w:rsidR="00C93011">
          <w:instrText>","call-number":"1","container-title":"Perspectives on Psychological Science","DOI":"10.1177/1745691612460685","ISSN":"1745-6916","issue":"3","journalAbbreviation":"Perspect Psychol Sci","language":"en","note":"</w:instrText>
        </w:r>
        <w:r w:rsidR="00C93011">
          <w:rPr>
            <w:rFonts w:ascii="Apple Color Emoji" w:hAnsi="Apple Color Emoji" w:cs="Apple Color Emoji"/>
          </w:rPr>
          <w:instrText>🏷️</w:instrText>
        </w:r>
        <w:r w:rsidR="00C93011">
          <w:instrText xml:space="preserve"> /reading</w:instrText>
        </w:r>
        <w:r w:rsidR="00C93011">
          <w:rPr>
            <w:rFonts w:hint="eastAsia"/>
          </w:rPr>
          <w:instrText>、</w:instrText>
        </w:r>
        <w:r w:rsidR="00C93011">
          <w:rPr>
            <w:rFonts w:ascii="Apple Color Emoji" w:hAnsi="Apple Color Emoji" w:cs="Apple Color Emoji"/>
          </w:rPr>
          <w:instrText>🤖️</w:instrText>
        </w:r>
        <w:r w:rsidR="00C93011">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C93011">
          <w:rPr>
            <w:rFonts w:ascii="Apple Color Emoji" w:hAnsi="Apple Color Emoji" w:cs="Apple Color Emoji"/>
          </w:rPr>
          <w:instrText>📊</w:instrText>
        </w:r>
        <w:r w:rsidR="00C93011">
          <w:instrText>","call-number":"1","container-title":"American Psychologist","DOI":"10.1037/0003-066X.58.9.697","ISSN":"1935-990X","issue":"9","language":"en","note":"</w:instrText>
        </w:r>
        <w:r w:rsidR="00C93011">
          <w:rPr>
            <w:rFonts w:ascii="Apple Color Emoji" w:hAnsi="Apple Color Emoji" w:cs="Apple Color Emoji"/>
          </w:rPr>
          <w:instrText>🏷️</w:instrText>
        </w:r>
        <w:r w:rsidR="00C93011">
          <w:instrText xml:space="preserve"> /unread</w:instrText>
        </w:r>
        <w:r w:rsidR="00C93011">
          <w:rPr>
            <w:rFonts w:hint="eastAsia"/>
          </w:rPr>
          <w:instrText>、</w:instrText>
        </w:r>
        <w:r w:rsidR="00C93011">
          <w:instrText>Choice Behavior</w:instrText>
        </w:r>
        <w:r w:rsidR="00C93011">
          <w:rPr>
            <w:rFonts w:hint="eastAsia"/>
          </w:rPr>
          <w:instrText>、</w:instrText>
        </w:r>
        <w:r w:rsidR="00C93011">
          <w:instrText>Decision Making</w:instrText>
        </w:r>
        <w:r w:rsidR="00C93011">
          <w:rPr>
            <w:rFonts w:hint="eastAsia"/>
          </w:rPr>
          <w:instrText>、</w:instrText>
        </w:r>
        <w:r w:rsidR="00C93011">
          <w:instrText>Judgment</w:instrText>
        </w:r>
        <w:r w:rsidR="00C93011">
          <w:rPr>
            <w:rFonts w:hint="eastAsia"/>
          </w:rPr>
          <w:instrText>、</w:instrText>
        </w:r>
        <w:r w:rsidR="00C93011">
          <w:instrText>Intuition</w:instrText>
        </w:r>
        <w:r w:rsidR="00C93011">
          <w:rPr>
            <w:rFonts w:hint="eastAsia"/>
          </w:rPr>
          <w:instrText>、</w:instrText>
        </w:r>
        <w:r w:rsidR="00C93011">
          <w:instrText>Rationality</w:instrText>
        </w:r>
        <w:r w:rsidR="00C93011">
          <w:rPr>
            <w:rFonts w:hint="eastAsia"/>
          </w:rPr>
          <w:instrText>、</w:instrText>
        </w:r>
        <w:r w:rsidR="00C93011">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C93011">
          <w:rPr>
            <w:rFonts w:ascii="Apple Color Emoji" w:hAnsi="Apple Color Emoji" w:cs="Apple Color Emoji"/>
          </w:rPr>
          <w:instrText>🏷️</w:instrText>
        </w:r>
        <w:r w:rsidR="00C93011">
          <w:instrText xml:space="preserve"> /reading","title":"Thinking, fast and slow","author":[{"family":"Kahneman","given":"Daniel"}],"issued":{"date-parts":[["2011"]]}}}],"schema":"https://github.com/citation-style-language/schema/raw/master/csl-citation.json"} </w:instrText>
        </w:r>
        <w:r w:rsidR="00C93011">
          <w:fldChar w:fldCharType="separate"/>
        </w:r>
        <w:r w:rsidR="00C93011">
          <w:rPr>
            <w:noProof/>
          </w:rPr>
          <w:t>(Evans &amp; Stanovich 2013; Kahneman 2003, 2011)</w:t>
        </w:r>
        <w:r w:rsidR="00C93011">
          <w:fldChar w:fldCharType="end"/>
        </w:r>
      </w:ins>
      <w:del w:id="42" w:author="Dylan CHEN" w:date="2026-08-28T23:25:00Z" w16du:dateUtc="2026-08-28T15:25:00Z">
        <w:r w:rsidRPr="00D2526D" w:rsidDel="00C93011">
          <w:delText>(Evans &amp; Stanovich 2013; Kahneman 2003, 2011)</w:delText>
        </w:r>
      </w:del>
      <w:r w:rsidRPr="00D2526D">
        <w:t xml:space="preserve">, to </w:t>
      </w:r>
      <w:r w:rsidRPr="00D2526D">
        <w:lastRenderedPageBreak/>
        <w:t xml:space="preserve">explain why the different features of that rival are read differently and therefore bear on different decisions. We distinguish two such features. The </w:t>
      </w:r>
      <w:r>
        <w:t>“</w:t>
      </w:r>
      <w:r w:rsidRPr="00D2526D">
        <w:t>AI label</w:t>
      </w:r>
      <w:r>
        <w:t>”</w:t>
      </w:r>
      <w:r w:rsidRPr="00D2526D">
        <w:t xml:space="preserve"> is the visible marker of machine authorship; it does not vary in degree and carries whatever a community already believes about AI. The </w:t>
      </w:r>
      <w:r>
        <w:t>“</w:t>
      </w:r>
      <w:r w:rsidRPr="00D2526D">
        <w:t>AI content</w:t>
      </w:r>
      <w:r>
        <w:t>”</w:t>
      </w:r>
      <w:r w:rsidRPr="00D2526D">
        <w:t xml:space="preserve"> is what the AI actually wrote, captured by its length and its quality, and it varies from one answer to the next. In a community that regards AI-generated technical answers with skepticism, and such skepticism has an empirical basis given that a majority of ChatGPT answers to programming questions have been found to contain incorrect information </w:t>
      </w:r>
      <w:ins w:id="43" w:author="Dylan CHEN" w:date="2026-08-28T23:25:00Z" w16du:dateUtc="2026-08-28T15:25:00Z">
        <w:r w:rsidR="00C93011" w:rsidRPr="00E55C5E">
          <w:rPr>
            <w:rFonts w:eastAsia="DengXian"/>
            <w:kern w:val="2"/>
            <w14:ligatures w14:val="standardContextual"/>
          </w:rPr>
          <w:fldChar w:fldCharType="begin"/>
        </w:r>
        <w:r w:rsidR="00C93011">
          <w:rPr>
            <w:rFonts w:eastAsia="DengXian"/>
            <w:kern w:val="2"/>
            <w14:ligatures w14:val="standardContextual"/>
          </w:rPr>
          <w:instrText xml:space="preserve"> ADDIN ZOTERO_ITEM CSL_CITATION {"citationID":"FluRE6Pa","properties":{"unsorted":false,"formattedCitation":"(Kabir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C93011">
          <w:rPr>
            <w:rFonts w:ascii="Apple Color Emoji" w:eastAsia="DengXian" w:hAnsi="Apple Color Emoji" w:cs="Apple Color Emoji"/>
            <w:kern w:val="2"/>
            <w14:ligatures w14:val="standardContextual"/>
          </w:rPr>
          <w:instrText>📊</w:instrText>
        </w:r>
        <w:r w:rsidR="00C93011">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C93011">
          <w:rPr>
            <w:rFonts w:ascii="Apple Color Emoji" w:eastAsia="DengXian" w:hAnsi="Apple Color Emoji" w:cs="Apple Color Emoji"/>
            <w:kern w:val="2"/>
            <w14:ligatures w14:val="standardContextual"/>
          </w:rPr>
          <w:instrText>🏷️</w:instrText>
        </w:r>
        <w:r w:rsidR="00C93011">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93011" w:rsidRPr="00E55C5E">
          <w:rPr>
            <w:rFonts w:eastAsia="DengXian"/>
            <w:kern w:val="2"/>
            <w14:ligatures w14:val="standardContextual"/>
          </w:rPr>
          <w:fldChar w:fldCharType="separate"/>
        </w:r>
        <w:r w:rsidR="00C93011">
          <w:rPr>
            <w:rFonts w:eastAsia="DengXian"/>
            <w:noProof/>
            <w:kern w:val="2"/>
            <w14:ligatures w14:val="standardContextual"/>
          </w:rPr>
          <w:t>(Kabir et al. 2024)</w:t>
        </w:r>
        <w:r w:rsidR="00C93011" w:rsidRPr="00E55C5E">
          <w:rPr>
            <w:rFonts w:eastAsia="DengXian"/>
            <w:kern w:val="2"/>
            <w14:ligatures w14:val="standardContextual"/>
          </w:rPr>
          <w:fldChar w:fldCharType="end"/>
        </w:r>
      </w:ins>
      <w:del w:id="44" w:author="Dylan CHEN" w:date="2026-08-28T23:25:00Z" w16du:dateUtc="2026-08-28T15:25:00Z">
        <w:r w:rsidRPr="00D2526D" w:rsidDel="00C93011">
          <w:delText>(Kabir et al. 2024)</w:delText>
        </w:r>
      </w:del>
      <w:r w:rsidRPr="00D2526D">
        <w:t>, these features need not push the same way. The label can invite a human to step in, while the content can either crowd that human out or raise the bar the human aims to clear. Thus, the net effect depends on how these features combine.</w:t>
      </w:r>
    </w:p>
    <w:p w14:paraId="757C369C" w14:textId="44B026F4" w:rsidR="00B369E9" w:rsidRPr="00D2526D" w:rsidRDefault="00B369E9" w:rsidP="00D2526D">
      <w:pPr>
        <w:pStyle w:val="Paragraph0"/>
      </w:pPr>
      <w:r w:rsidRPr="00D2526D">
        <w:t>We test this account using a randomized field experiment conducted by SegmentFault, a leading Chinese technical Q&amp;A community. Beginning in September 2023, the platform randomly assigned each newly posted question either to receive a labeled internal GenAI answer or to receive none. Two features of the deployment make the setting well suited to our question. First, the AI answer is explicitly labeled, so the AI label is observable to community members and to us, which is not the case when external GenAI is consulted privately and leaves no visible trace</w:t>
      </w:r>
      <w:del w:id="45" w:author="Dylan CHEN" w:date="2026-08-28T23:26:00Z" w16du:dateUtc="2026-08-28T15:26:00Z">
        <w:r w:rsidRPr="00D2526D" w:rsidDel="00C93011">
          <w:delText xml:space="preserve"> </w:delText>
        </w:r>
      </w:del>
      <w:del w:id="46" w:author="Dylan CHEN" w:date="2026-08-28T23:25:00Z" w16du:dateUtc="2026-08-28T15:25:00Z">
        <w:r w:rsidRPr="00D2526D" w:rsidDel="00C93011">
          <w:delText>(Kabir et al. 2024)</w:delText>
        </w:r>
      </w:del>
      <w:r w:rsidRPr="00D2526D">
        <w:t xml:space="preserve">. Second, because the label is fixed while the content varies across questions, the design lets us trace how human contribution moves with the measurable characteristics of the AI answer. </w:t>
      </w:r>
    </w:p>
    <w:p w14:paraId="48079B70" w14:textId="796A597B" w:rsidR="00B369E9" w:rsidRPr="00D2526D" w:rsidRDefault="00B369E9" w:rsidP="00D2526D">
      <w:pPr>
        <w:pStyle w:val="Paragraph0"/>
      </w:pPr>
      <w:r w:rsidRPr="00D2526D">
        <w:t>Our results show that the AI label and the AI content move human contribution in opposing directions, and that they act on different decisions. On entry, human answer supply rises with the presence of the AI label, consistent with contributors treating a labeled machine answer as a weak rival worth answering over, while a longer AI answer lowers supply</w:t>
      </w:r>
      <w:r>
        <w:rPr>
          <w:rFonts w:hint="eastAsia"/>
        </w:rPr>
        <w:t xml:space="preserve">. </w:t>
      </w:r>
      <w:r w:rsidRPr="00D2526D">
        <w:t xml:space="preserve">On quality, a higher-quality AI answer is associated with higher-quality first human answers, consistent with </w:t>
      </w:r>
      <w:r w:rsidRPr="00D2526D">
        <w:lastRenderedPageBreak/>
        <w:t>contributors treating the AI answer as a standard to surpass. This pattern follows directly from our account: the feature registered at a glance, the label, governs whether a person enters, while the feature apparent only on closer reading, quality, governs how hard they work. The absence of a supply response to quality is consistent with quality being assessed only after a contributor has already committed to answering. Because AI answers in our setting typically carry substantial content, the length relationship dominates the label on supply, so the average effect on supply is negative even as the label alone works in the opposite direction.</w:t>
      </w:r>
    </w:p>
    <w:p w14:paraId="19884EDF" w14:textId="740FD1D5" w:rsidR="00B369E9" w:rsidRPr="00D2526D" w:rsidRDefault="00B369E9" w:rsidP="00D2526D">
      <w:pPr>
        <w:pStyle w:val="Paragraph0"/>
      </w:pPr>
      <w:r w:rsidRPr="00D2526D">
        <w:t>This paper makes three contributions. First, we distinguish the roles of the AI label and the AI content in shaping human contribution, which the external-tool literature cannot do because there the AI is either an invisible drafting aid or a private substitute that never appears inside the community as an identified author</w:t>
      </w:r>
      <w:del w:id="47" w:author="Dylan CHEN" w:date="2026-08-28T23:28:00Z" w16du:dateUtc="2026-08-28T15:28:00Z">
        <w:r w:rsidRPr="00D2526D" w:rsidDel="00C93011">
          <w:delText xml:space="preserve"> (Fang &amp; Zhou 2026; Shan &amp; Qiu 2026; Xue et al. 2026)</w:delText>
        </w:r>
      </w:del>
      <w:r w:rsidRPr="00D2526D">
        <w:t>. Because the label is fixed and the content varies, we recover the role of the label by tracing how contribution responds to the AI answer</w:t>
      </w:r>
      <w:r>
        <w:t>’</w:t>
      </w:r>
      <w:r w:rsidRPr="00D2526D">
        <w:t xml:space="preserve">s content and characterizing what remains as content diminishes, an approach the labeled deployment makes available to us. Reading both our findings and those of Su et al. (2025) through this label-and-content distinction turns an apparent disagreement into a single conditional account, in which the sign of the aggregate effect depends on the domain, on how much content the AI </w:t>
      </w:r>
      <w:r>
        <w:rPr>
          <w:rFonts w:hint="eastAsia"/>
        </w:rPr>
        <w:t>provides</w:t>
      </w:r>
      <w:r w:rsidRPr="00D2526D">
        <w:t>, and on how readily that content signals quality. Second, because our estimates tie the effect to the measurable characteristics of the AI answer rather than to a fixed average, the account is forward-looking; as AI capability advances and answers grow longer and better, one can ask how human contribution should respond, while recognizing that the label</w:t>
      </w:r>
      <w:r>
        <w:t>’</w:t>
      </w:r>
      <w:r w:rsidRPr="00D2526D">
        <w:t>s role is contingent on community beliefs that may themselves change. Third, for practice, we show that platforms can manage the AI label and the amount of AI content as two independent choices. Regardless of the precise beliefs that drive the label</w:t>
      </w:r>
      <w:r>
        <w:t>’</w:t>
      </w:r>
      <w:r w:rsidRPr="00D2526D">
        <w:t xml:space="preserve">s effect, we recommend that platforms manage the visible </w:t>
      </w:r>
      <w:r w:rsidRPr="00D2526D">
        <w:lastRenderedPageBreak/>
        <w:t>extent of AI content and the labeling of AI authorship as distinct decisions, because a platform can improve a capable internal GenAI to raise human answer quality without necessarily discouraging participation.</w:t>
      </w:r>
    </w:p>
    <w:p w14:paraId="1344DC29" w14:textId="168001D7" w:rsidR="000E4EEB" w:rsidRPr="00015210" w:rsidRDefault="00B369E9" w:rsidP="00D2526D">
      <w:pPr>
        <w:pStyle w:val="Paragraph0"/>
        <w:rPr>
          <w:rFonts w:cs="Georgia"/>
          <w:b/>
          <w:caps/>
          <w:kern w:val="32"/>
        </w:rPr>
      </w:pPr>
      <w:r w:rsidRPr="00D2526D">
        <w:t xml:space="preserve">The remainder of the paper proceeds as follows. Section 2 reviews the literature on GenAI in online Q&amp;A communities and on human responses to prior and machine-generated contributions. Section 3 </w:t>
      </w:r>
      <w:ins w:id="48" w:author="Dylan CHEN" w:date="2026-08-27T15:33:00Z" w16du:dateUtc="2026-08-27T07:33:00Z">
        <w:r w:rsidR="001C20E5" w:rsidRPr="001C20E5">
          <w:t>develops the hypotheses</w:t>
        </w:r>
        <w:r w:rsidR="001C20E5">
          <w:rPr>
            <w:rFonts w:hint="eastAsia"/>
          </w:rPr>
          <w:t>.</w:t>
        </w:r>
      </w:ins>
      <w:del w:id="49" w:author="Dylan CHEN" w:date="2026-08-27T15:33:00Z" w16du:dateUtc="2026-08-27T07:33:00Z">
        <w:r w:rsidRPr="00D2526D" w:rsidDel="001C20E5">
          <w:delText>describes the research context</w:delText>
        </w:r>
      </w:del>
      <w:del w:id="50" w:author="Dylan CHEN" w:date="2026-08-27T15:34:00Z" w16du:dateUtc="2026-08-27T07:34:00Z">
        <w:r w:rsidRPr="00D2526D" w:rsidDel="001C20E5">
          <w:delText>, and</w:delText>
        </w:r>
      </w:del>
      <w:r w:rsidRPr="00D2526D">
        <w:t xml:space="preserve"> Section 4 </w:t>
      </w:r>
      <w:ins w:id="51" w:author="Dylan CHEN" w:date="2026-08-27T15:34:00Z" w16du:dateUtc="2026-08-27T07:34:00Z">
        <w:r w:rsidR="001C20E5" w:rsidRPr="00D2526D">
          <w:t>describes the research context</w:t>
        </w:r>
      </w:ins>
      <w:del w:id="52" w:author="Dylan CHEN" w:date="2026-08-27T15:34:00Z" w16du:dateUtc="2026-08-27T07:34:00Z">
        <w:r w:rsidRPr="00D2526D" w:rsidDel="001C20E5">
          <w:delText>develops the hypotheses</w:delText>
        </w:r>
      </w:del>
      <w:r w:rsidRPr="00D2526D">
        <w:t>. Section 5 presents the empirical strategy, Section 6 reports the results and mechanism tests, and Section 7 discusses the findings, their limitations, and their implications.</w:t>
      </w:r>
      <w:bookmarkEnd w:id="25"/>
    </w:p>
    <w:p w14:paraId="54DB66C0" w14:textId="446C8C08" w:rsidR="00F40939" w:rsidRPr="00015210" w:rsidRDefault="00F40939" w:rsidP="0057336B">
      <w:pPr>
        <w:pStyle w:val="Heading1"/>
      </w:pPr>
      <w:bookmarkStart w:id="53" w:name="OLE_LINK13"/>
      <w:r w:rsidRPr="00015210">
        <w:t>Literature Review</w:t>
      </w:r>
    </w:p>
    <w:p w14:paraId="1B2AC68D" w14:textId="15240B63" w:rsidR="00E912B4" w:rsidRPr="00015210" w:rsidRDefault="00B369E9" w:rsidP="00D2526D">
      <w:pPr>
        <w:pStyle w:val="Paragraph0"/>
        <w:ind w:firstLine="360"/>
        <w:sectPr w:rsidR="00E912B4" w:rsidRPr="00015210" w:rsidSect="00E912B4">
          <w:pgSz w:w="12240" w:h="15840" w:code="1"/>
          <w:pgMar w:top="1440" w:right="1440" w:bottom="1440" w:left="1440" w:header="720" w:footer="144" w:gutter="0"/>
          <w:cols w:space="720"/>
          <w:docGrid w:linePitch="299"/>
        </w:sectPr>
      </w:pPr>
      <w:r w:rsidRPr="00D2526D">
        <w:t xml:space="preserve">Our study draws on three literatures. The first concerns how </w:t>
      </w:r>
      <w:r>
        <w:rPr>
          <w:rFonts w:hint="eastAsia"/>
        </w:rPr>
        <w:t>Gen</w:t>
      </w:r>
      <w:r w:rsidRPr="00D2526D">
        <w:t>AI has reshaped online Q&amp;A communities; we organize this literature by the structural role AI occupies, because that role determines both what each study is able to identify and what it necessarily leaves open. The second concerns what drives a community answerer</w:t>
      </w:r>
      <w:r>
        <w:t>’</w:t>
      </w:r>
      <w:r w:rsidRPr="00D2526D">
        <w:t xml:space="preserve">s decision to answer a question that already </w:t>
      </w:r>
      <w:r>
        <w:rPr>
          <w:rFonts w:hint="eastAsia"/>
        </w:rPr>
        <w:t>has</w:t>
      </w:r>
      <w:r w:rsidRPr="00D2526D">
        <w:t xml:space="preserve"> prior contributions. The third, on human responses to identified machine agents, bridges the first two.</w:t>
      </w:r>
      <w:bookmarkEnd w:id="53"/>
    </w:p>
    <w:p w14:paraId="530FD548" w14:textId="09E78378" w:rsidR="00E912B4" w:rsidRPr="00015210" w:rsidRDefault="00E912B4" w:rsidP="00E912B4">
      <w:pPr>
        <w:pStyle w:val="TableFiguretitle"/>
      </w:pPr>
      <w:bookmarkStart w:id="54" w:name="_Ref177391594"/>
      <w:bookmarkStart w:id="55" w:name="_Ref177391587"/>
      <w:r w:rsidRPr="00015210">
        <w:lastRenderedPageBreak/>
        <w:t xml:space="preserve">Table </w:t>
      </w:r>
      <w:fldSimple w:instr=" SEQ Table \* ARABIC ">
        <w:r w:rsidR="00A63032">
          <w:rPr>
            <w:noProof/>
          </w:rPr>
          <w:t>1</w:t>
        </w:r>
      </w:fldSimple>
      <w:bookmarkEnd w:id="54"/>
      <w:r w:rsidRPr="00015210">
        <w:t xml:space="preserve">. </w:t>
      </w:r>
      <w:bookmarkEnd w:id="55"/>
      <w:r w:rsidRPr="00015210">
        <w:t>Summary of empirical research on the effects of generative AI on online Q&amp;A communities</w:t>
      </w:r>
    </w:p>
    <w:tbl>
      <w:tblPr>
        <w:tblW w:w="4965" w:type="pct"/>
        <w:jc w:val="center"/>
        <w:tblLayout w:type="fixed"/>
        <w:tblCellMar>
          <w:left w:w="14" w:type="dxa"/>
          <w:right w:w="14" w:type="dxa"/>
        </w:tblCellMar>
        <w:tblLook w:val="04A0" w:firstRow="1" w:lastRow="0" w:firstColumn="1" w:lastColumn="0" w:noHBand="0" w:noVBand="1"/>
        <w:tblPrChange w:id="56" w:author="Dylan CHEN" w:date="2026-08-29T09:37:00Z" w16du:dateUtc="2026-08-29T01:37:00Z">
          <w:tblPr>
            <w:tblW w:w="4965" w:type="pct"/>
            <w:jc w:val="center"/>
            <w:tblLayout w:type="fixed"/>
            <w:tblCellMar>
              <w:left w:w="14" w:type="dxa"/>
              <w:right w:w="14" w:type="dxa"/>
            </w:tblCellMar>
            <w:tblLook w:val="04A0" w:firstRow="1" w:lastRow="0" w:firstColumn="1" w:lastColumn="0" w:noHBand="0" w:noVBand="1"/>
          </w:tblPr>
        </w:tblPrChange>
      </w:tblPr>
      <w:tblGrid>
        <w:gridCol w:w="2330"/>
        <w:gridCol w:w="2160"/>
        <w:gridCol w:w="1890"/>
        <w:gridCol w:w="900"/>
        <w:gridCol w:w="956"/>
        <w:gridCol w:w="2734"/>
        <w:gridCol w:w="1879"/>
        <w:tblGridChange w:id="57">
          <w:tblGrid>
            <w:gridCol w:w="2126"/>
            <w:gridCol w:w="204"/>
            <w:gridCol w:w="1826"/>
            <w:gridCol w:w="334"/>
            <w:gridCol w:w="1477"/>
            <w:gridCol w:w="413"/>
            <w:gridCol w:w="681"/>
            <w:gridCol w:w="219"/>
            <w:gridCol w:w="956"/>
            <w:gridCol w:w="2620"/>
            <w:gridCol w:w="114"/>
            <w:gridCol w:w="1879"/>
          </w:tblGrid>
        </w:tblGridChange>
      </w:tblGrid>
      <w:tr w:rsidR="00E912B4" w:rsidRPr="00015210" w14:paraId="6E74DCDC" w14:textId="77777777" w:rsidTr="003A5BA2">
        <w:trPr>
          <w:trHeight w:val="36"/>
          <w:jc w:val="center"/>
          <w:trPrChange w:id="58" w:author="Dylan CHEN" w:date="2026-08-29T09:37:00Z" w16du:dateUtc="2026-08-29T01:37:00Z">
            <w:trPr>
              <w:trHeight w:val="36"/>
              <w:jc w:val="center"/>
            </w:trPr>
          </w:trPrChange>
        </w:trPr>
        <w:tc>
          <w:tcPr>
            <w:tcW w:w="2330" w:type="dxa"/>
            <w:tcBorders>
              <w:top w:val="single" w:sz="8" w:space="0" w:color="auto"/>
              <w:left w:val="single" w:sz="8" w:space="0" w:color="auto"/>
              <w:bottom w:val="single" w:sz="8" w:space="0" w:color="auto"/>
              <w:right w:val="single" w:sz="8" w:space="0" w:color="auto"/>
            </w:tcBorders>
            <w:vAlign w:val="center"/>
            <w:hideMark/>
            <w:tcPrChange w:id="59" w:author="Dylan CHEN" w:date="2026-08-29T09:37:00Z" w16du:dateUtc="2026-08-29T01:37:00Z">
              <w:tcPr>
                <w:tcW w:w="2126" w:type="dxa"/>
                <w:tcBorders>
                  <w:top w:val="single" w:sz="8" w:space="0" w:color="auto"/>
                  <w:left w:val="single" w:sz="8" w:space="0" w:color="auto"/>
                  <w:bottom w:val="single" w:sz="8" w:space="0" w:color="auto"/>
                  <w:right w:val="single" w:sz="8" w:space="0" w:color="auto"/>
                </w:tcBorders>
                <w:vAlign w:val="center"/>
                <w:hideMark/>
              </w:tcPr>
            </w:tcPrChange>
          </w:tcPr>
          <w:p w14:paraId="2175FEA1" w14:textId="77777777" w:rsidR="00E912B4" w:rsidRPr="00015210" w:rsidRDefault="00E912B4" w:rsidP="00DE134C">
            <w:pPr>
              <w:jc w:val="center"/>
              <w:rPr>
                <w:b/>
                <w:bCs/>
                <w:color w:val="000000"/>
                <w:sz w:val="18"/>
                <w:szCs w:val="18"/>
              </w:rPr>
            </w:pPr>
            <w:r w:rsidRPr="00015210">
              <w:rPr>
                <w:b/>
                <w:bCs/>
                <w:color w:val="000000"/>
                <w:sz w:val="18"/>
                <w:szCs w:val="18"/>
              </w:rPr>
              <w:t>Study</w:t>
            </w:r>
          </w:p>
        </w:tc>
        <w:tc>
          <w:tcPr>
            <w:tcW w:w="2160" w:type="dxa"/>
            <w:tcBorders>
              <w:top w:val="single" w:sz="8" w:space="0" w:color="auto"/>
              <w:left w:val="nil"/>
              <w:bottom w:val="single" w:sz="8" w:space="0" w:color="auto"/>
              <w:right w:val="single" w:sz="8" w:space="0" w:color="auto"/>
            </w:tcBorders>
            <w:vAlign w:val="center"/>
            <w:hideMark/>
            <w:tcPrChange w:id="60" w:author="Dylan CHEN" w:date="2026-08-29T09:37:00Z" w16du:dateUtc="2026-08-29T01:37:00Z">
              <w:tcPr>
                <w:tcW w:w="2030" w:type="dxa"/>
                <w:gridSpan w:val="2"/>
                <w:tcBorders>
                  <w:top w:val="single" w:sz="8" w:space="0" w:color="auto"/>
                  <w:left w:val="nil"/>
                  <w:bottom w:val="single" w:sz="8" w:space="0" w:color="auto"/>
                  <w:right w:val="single" w:sz="8" w:space="0" w:color="auto"/>
                </w:tcBorders>
                <w:vAlign w:val="center"/>
                <w:hideMark/>
              </w:tcPr>
            </w:tcPrChange>
          </w:tcPr>
          <w:p w14:paraId="46B6274D" w14:textId="77777777" w:rsidR="00E912B4" w:rsidRPr="00015210" w:rsidRDefault="00E912B4" w:rsidP="00DE134C">
            <w:pPr>
              <w:jc w:val="center"/>
              <w:rPr>
                <w:b/>
                <w:bCs/>
                <w:color w:val="000000"/>
                <w:sz w:val="18"/>
                <w:szCs w:val="18"/>
              </w:rPr>
            </w:pPr>
            <w:r w:rsidRPr="00015210">
              <w:rPr>
                <w:b/>
                <w:bCs/>
                <w:color w:val="000000"/>
                <w:sz w:val="18"/>
                <w:szCs w:val="18"/>
              </w:rPr>
              <w:t>Platform (domain)</w:t>
            </w:r>
          </w:p>
        </w:tc>
        <w:tc>
          <w:tcPr>
            <w:tcW w:w="1890" w:type="dxa"/>
            <w:tcBorders>
              <w:top w:val="single" w:sz="8" w:space="0" w:color="auto"/>
              <w:left w:val="nil"/>
              <w:bottom w:val="single" w:sz="8" w:space="0" w:color="auto"/>
              <w:right w:val="single" w:sz="8" w:space="0" w:color="auto"/>
            </w:tcBorders>
            <w:vAlign w:val="center"/>
            <w:hideMark/>
            <w:tcPrChange w:id="61" w:author="Dylan CHEN" w:date="2026-08-29T09:37:00Z" w16du:dateUtc="2026-08-29T01:37:00Z">
              <w:tcPr>
                <w:tcW w:w="1811" w:type="dxa"/>
                <w:gridSpan w:val="2"/>
                <w:tcBorders>
                  <w:top w:val="single" w:sz="8" w:space="0" w:color="auto"/>
                  <w:left w:val="nil"/>
                  <w:bottom w:val="single" w:sz="8" w:space="0" w:color="auto"/>
                  <w:right w:val="single" w:sz="8" w:space="0" w:color="auto"/>
                </w:tcBorders>
                <w:vAlign w:val="center"/>
                <w:hideMark/>
              </w:tcPr>
            </w:tcPrChange>
          </w:tcPr>
          <w:p w14:paraId="550E9362" w14:textId="77777777" w:rsidR="00E912B4" w:rsidRPr="00015210" w:rsidRDefault="00E912B4" w:rsidP="00DE134C">
            <w:pPr>
              <w:jc w:val="center"/>
              <w:rPr>
                <w:b/>
                <w:bCs/>
                <w:color w:val="000000"/>
                <w:sz w:val="18"/>
                <w:szCs w:val="18"/>
              </w:rPr>
            </w:pPr>
            <w:r w:rsidRPr="00015210">
              <w:rPr>
                <w:b/>
                <w:bCs/>
                <w:color w:val="000000"/>
                <w:sz w:val="18"/>
                <w:szCs w:val="18"/>
              </w:rPr>
              <w:t>Source of variation</w:t>
            </w:r>
          </w:p>
        </w:tc>
        <w:tc>
          <w:tcPr>
            <w:tcW w:w="900" w:type="dxa"/>
            <w:tcBorders>
              <w:top w:val="single" w:sz="8" w:space="0" w:color="auto"/>
              <w:left w:val="nil"/>
              <w:bottom w:val="single" w:sz="8" w:space="0" w:color="auto"/>
              <w:right w:val="single" w:sz="8" w:space="0" w:color="auto"/>
            </w:tcBorders>
            <w:vAlign w:val="center"/>
            <w:hideMark/>
            <w:tcPrChange w:id="62" w:author="Dylan CHEN" w:date="2026-08-29T09:37:00Z" w16du:dateUtc="2026-08-29T01:37:00Z">
              <w:tcPr>
                <w:tcW w:w="1094" w:type="dxa"/>
                <w:gridSpan w:val="2"/>
                <w:tcBorders>
                  <w:top w:val="single" w:sz="8" w:space="0" w:color="auto"/>
                  <w:left w:val="nil"/>
                  <w:bottom w:val="single" w:sz="8" w:space="0" w:color="auto"/>
                  <w:right w:val="single" w:sz="8" w:space="0" w:color="auto"/>
                </w:tcBorders>
                <w:vAlign w:val="center"/>
                <w:hideMark/>
              </w:tcPr>
            </w:tcPrChange>
          </w:tcPr>
          <w:p w14:paraId="2B38EB59" w14:textId="77777777" w:rsidR="00E912B4" w:rsidRPr="00015210" w:rsidRDefault="00E912B4" w:rsidP="00DE134C">
            <w:pPr>
              <w:jc w:val="center"/>
              <w:rPr>
                <w:b/>
                <w:bCs/>
                <w:color w:val="000000"/>
                <w:sz w:val="18"/>
                <w:szCs w:val="18"/>
              </w:rPr>
            </w:pPr>
            <w:r w:rsidRPr="00015210">
              <w:rPr>
                <w:b/>
                <w:bCs/>
                <w:color w:val="000000"/>
                <w:sz w:val="18"/>
                <w:szCs w:val="18"/>
              </w:rPr>
              <w:t>Unit of analysis</w:t>
            </w:r>
          </w:p>
        </w:tc>
        <w:tc>
          <w:tcPr>
            <w:tcW w:w="956" w:type="dxa"/>
            <w:tcBorders>
              <w:top w:val="single" w:sz="8" w:space="0" w:color="auto"/>
              <w:left w:val="nil"/>
              <w:bottom w:val="single" w:sz="8" w:space="0" w:color="auto"/>
              <w:right w:val="single" w:sz="8" w:space="0" w:color="auto"/>
            </w:tcBorders>
            <w:vAlign w:val="center"/>
            <w:hideMark/>
            <w:tcPrChange w:id="63" w:author="Dylan CHEN" w:date="2026-08-29T09:37:00Z" w16du:dateUtc="2026-08-29T01:37:00Z">
              <w:tcPr>
                <w:tcW w:w="1175" w:type="dxa"/>
                <w:gridSpan w:val="2"/>
                <w:tcBorders>
                  <w:top w:val="single" w:sz="8" w:space="0" w:color="auto"/>
                  <w:left w:val="nil"/>
                  <w:bottom w:val="single" w:sz="8" w:space="0" w:color="auto"/>
                  <w:right w:val="single" w:sz="8" w:space="0" w:color="auto"/>
                </w:tcBorders>
                <w:vAlign w:val="center"/>
                <w:hideMark/>
              </w:tcPr>
            </w:tcPrChange>
          </w:tcPr>
          <w:p w14:paraId="41A97984" w14:textId="78CB5B96" w:rsidR="00E912B4" w:rsidRPr="00015210" w:rsidRDefault="00E912B4" w:rsidP="00DE134C">
            <w:pPr>
              <w:jc w:val="center"/>
              <w:rPr>
                <w:b/>
                <w:bCs/>
                <w:color w:val="000000"/>
                <w:sz w:val="18"/>
                <w:szCs w:val="18"/>
              </w:rPr>
            </w:pPr>
            <w:r w:rsidRPr="00015210">
              <w:rPr>
                <w:b/>
                <w:bCs/>
                <w:color w:val="000000"/>
                <w:sz w:val="18"/>
                <w:szCs w:val="18"/>
              </w:rPr>
              <w:t xml:space="preserve">AI identifiable </w:t>
            </w:r>
          </w:p>
        </w:tc>
        <w:tc>
          <w:tcPr>
            <w:tcW w:w="2734" w:type="dxa"/>
            <w:tcBorders>
              <w:top w:val="single" w:sz="8" w:space="0" w:color="auto"/>
              <w:left w:val="nil"/>
              <w:bottom w:val="single" w:sz="8" w:space="0" w:color="auto"/>
              <w:right w:val="single" w:sz="8" w:space="0" w:color="auto"/>
            </w:tcBorders>
            <w:vAlign w:val="center"/>
            <w:hideMark/>
            <w:tcPrChange w:id="64" w:author="Dylan CHEN" w:date="2026-08-29T09:37:00Z" w16du:dateUtc="2026-08-29T01:37:00Z">
              <w:tcPr>
                <w:tcW w:w="2620" w:type="dxa"/>
                <w:tcBorders>
                  <w:top w:val="single" w:sz="8" w:space="0" w:color="auto"/>
                  <w:left w:val="nil"/>
                  <w:bottom w:val="single" w:sz="8" w:space="0" w:color="auto"/>
                  <w:right w:val="single" w:sz="8" w:space="0" w:color="auto"/>
                </w:tcBorders>
                <w:vAlign w:val="center"/>
                <w:hideMark/>
              </w:tcPr>
            </w:tcPrChange>
          </w:tcPr>
          <w:p w14:paraId="1DA7A209" w14:textId="77777777" w:rsidR="00E912B4" w:rsidRPr="00015210" w:rsidRDefault="00E912B4" w:rsidP="00DE134C">
            <w:pPr>
              <w:jc w:val="center"/>
              <w:rPr>
                <w:b/>
                <w:bCs/>
                <w:color w:val="000000"/>
                <w:sz w:val="18"/>
                <w:szCs w:val="18"/>
              </w:rPr>
            </w:pPr>
            <w:r w:rsidRPr="00015210">
              <w:rPr>
                <w:b/>
                <w:bCs/>
                <w:color w:val="000000"/>
                <w:sz w:val="18"/>
                <w:szCs w:val="18"/>
              </w:rPr>
              <w:t>Question supply</w:t>
            </w:r>
          </w:p>
        </w:tc>
        <w:tc>
          <w:tcPr>
            <w:tcW w:w="1879" w:type="dxa"/>
            <w:tcBorders>
              <w:top w:val="single" w:sz="8" w:space="0" w:color="auto"/>
              <w:left w:val="nil"/>
              <w:bottom w:val="single" w:sz="8" w:space="0" w:color="auto"/>
              <w:right w:val="single" w:sz="8" w:space="0" w:color="auto"/>
            </w:tcBorders>
            <w:vAlign w:val="center"/>
            <w:hideMark/>
            <w:tcPrChange w:id="65" w:author="Dylan CHEN" w:date="2026-08-29T09:37:00Z" w16du:dateUtc="2026-08-29T01:37:00Z">
              <w:tcPr>
                <w:tcW w:w="1990" w:type="dxa"/>
                <w:gridSpan w:val="2"/>
                <w:tcBorders>
                  <w:top w:val="single" w:sz="8" w:space="0" w:color="auto"/>
                  <w:left w:val="nil"/>
                  <w:bottom w:val="single" w:sz="8" w:space="0" w:color="auto"/>
                  <w:right w:val="single" w:sz="8" w:space="0" w:color="auto"/>
                </w:tcBorders>
                <w:vAlign w:val="center"/>
                <w:hideMark/>
              </w:tcPr>
            </w:tcPrChange>
          </w:tcPr>
          <w:p w14:paraId="42FFE805" w14:textId="77777777" w:rsidR="00E912B4" w:rsidRPr="00015210" w:rsidRDefault="00E912B4" w:rsidP="00DE134C">
            <w:pPr>
              <w:jc w:val="center"/>
              <w:rPr>
                <w:b/>
                <w:bCs/>
                <w:color w:val="000000"/>
                <w:sz w:val="18"/>
                <w:szCs w:val="18"/>
              </w:rPr>
            </w:pPr>
            <w:r w:rsidRPr="00015210">
              <w:rPr>
                <w:b/>
                <w:bCs/>
                <w:color w:val="000000"/>
                <w:sz w:val="18"/>
                <w:szCs w:val="18"/>
              </w:rPr>
              <w:t>Answer supply</w:t>
            </w:r>
          </w:p>
        </w:tc>
      </w:tr>
      <w:tr w:rsidR="00E912B4" w:rsidRPr="00015210" w14:paraId="6CF048ED"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449C3FC" w14:textId="6273C5BB" w:rsidR="00E912B4" w:rsidRPr="00015210" w:rsidRDefault="00E912B4" w:rsidP="00DE134C">
            <w:pPr>
              <w:rPr>
                <w:b/>
                <w:bCs/>
                <w:color w:val="000000"/>
                <w:sz w:val="18"/>
                <w:szCs w:val="18"/>
              </w:rPr>
            </w:pPr>
            <w:r w:rsidRPr="00015210">
              <w:rPr>
                <w:b/>
                <w:bCs/>
                <w:color w:val="000000"/>
                <w:sz w:val="18"/>
                <w:szCs w:val="18"/>
              </w:rPr>
              <w:t xml:space="preserve">Role 1. </w:t>
            </w:r>
            <w:r w:rsidR="001471CF">
              <w:rPr>
                <w:b/>
                <w:bCs/>
                <w:color w:val="000000"/>
                <w:sz w:val="18"/>
                <w:szCs w:val="18"/>
              </w:rPr>
              <w:t>External Gen</w:t>
            </w:r>
            <w:r w:rsidRPr="00015210">
              <w:rPr>
                <w:b/>
                <w:bCs/>
                <w:color w:val="000000"/>
                <w:sz w:val="18"/>
                <w:szCs w:val="18"/>
              </w:rPr>
              <w:t xml:space="preserve">AI as a </w:t>
            </w:r>
            <w:r w:rsidR="001471CF">
              <w:rPr>
                <w:b/>
                <w:bCs/>
                <w:color w:val="000000"/>
                <w:sz w:val="18"/>
                <w:szCs w:val="18"/>
              </w:rPr>
              <w:t xml:space="preserve">platform competitor </w:t>
            </w:r>
          </w:p>
        </w:tc>
      </w:tr>
      <w:tr w:rsidR="00337485" w:rsidRPr="00015210" w14:paraId="0A935C42" w14:textId="77777777" w:rsidTr="003A5BA2">
        <w:trPr>
          <w:trHeight w:val="278"/>
          <w:jc w:val="center"/>
          <w:trPrChange w:id="66"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67"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92A96A5" w14:textId="77777777" w:rsidR="00337485" w:rsidRPr="00015210" w:rsidRDefault="00337485" w:rsidP="00337485">
            <w:pPr>
              <w:rPr>
                <w:color w:val="000000"/>
                <w:sz w:val="18"/>
                <w:szCs w:val="18"/>
              </w:rPr>
            </w:pPr>
            <w:r w:rsidRPr="00015210">
              <w:rPr>
                <w:color w:val="000000"/>
                <w:sz w:val="18"/>
                <w:szCs w:val="18"/>
              </w:rPr>
              <w:t>Xue et al. (2026, ISR)</w:t>
            </w:r>
          </w:p>
        </w:tc>
        <w:tc>
          <w:tcPr>
            <w:tcW w:w="2160" w:type="dxa"/>
            <w:tcBorders>
              <w:top w:val="nil"/>
              <w:left w:val="nil"/>
              <w:bottom w:val="single" w:sz="8" w:space="0" w:color="auto"/>
              <w:right w:val="single" w:sz="8" w:space="0" w:color="auto"/>
            </w:tcBorders>
            <w:vAlign w:val="center"/>
            <w:hideMark/>
            <w:tcPrChange w:id="68"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E21D2B"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69"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A85E3AB"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70"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D7C0A4A" w14:textId="77777777" w:rsidR="00337485" w:rsidRPr="00015210" w:rsidRDefault="00337485" w:rsidP="00337485">
            <w:pPr>
              <w:rPr>
                <w:color w:val="000000"/>
                <w:sz w:val="18"/>
                <w:szCs w:val="18"/>
              </w:rPr>
            </w:pPr>
            <w:r w:rsidRPr="00015210">
              <w:rPr>
                <w:color w:val="000000"/>
                <w:sz w:val="18"/>
                <w:szCs w:val="18"/>
              </w:rPr>
              <w:t>Topic-day</w:t>
            </w:r>
          </w:p>
        </w:tc>
        <w:tc>
          <w:tcPr>
            <w:tcW w:w="956" w:type="dxa"/>
            <w:tcBorders>
              <w:top w:val="nil"/>
              <w:left w:val="nil"/>
              <w:bottom w:val="single" w:sz="8" w:space="0" w:color="auto"/>
              <w:right w:val="single" w:sz="8" w:space="0" w:color="auto"/>
            </w:tcBorders>
            <w:vAlign w:val="center"/>
            <w:hideMark/>
            <w:tcPrChange w:id="71"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AA37355" w14:textId="0FFC72E3" w:rsidR="00337485" w:rsidRPr="00015210" w:rsidRDefault="00337485" w:rsidP="00337485">
            <w:pPr>
              <w:rPr>
                <w:color w:val="000000"/>
                <w:sz w:val="18"/>
                <w:szCs w:val="18"/>
              </w:rPr>
            </w:pPr>
            <w:ins w:id="72" w:author="Dylan CHEN" w:date="2026-08-27T17:00:00Z" w16du:dateUtc="2026-08-27T09:00:00Z">
              <w:r w:rsidRPr="00015210">
                <w:rPr>
                  <w:color w:val="000000"/>
                  <w:sz w:val="18"/>
                  <w:szCs w:val="18"/>
                </w:rPr>
                <w:t>No</w:t>
              </w:r>
            </w:ins>
            <w:del w:id="73"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74"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B8C2B11" w14:textId="468B00DC" w:rsidR="00337485" w:rsidRPr="00015210" w:rsidRDefault="00337485" w:rsidP="00337485">
            <w:pPr>
              <w:rPr>
                <w:color w:val="000000"/>
                <w:sz w:val="18"/>
                <w:szCs w:val="18"/>
              </w:rPr>
            </w:pPr>
            <w:r w:rsidRPr="003A5BA2">
              <w:rPr>
                <w:b/>
                <w:bCs/>
                <w:color w:val="000000"/>
                <w:sz w:val="18"/>
                <w:szCs w:val="18"/>
                <w:rPrChange w:id="75" w:author="Dylan CHEN" w:date="2026-08-29T09:38:00Z" w16du:dateUtc="2026-08-29T01:38:00Z">
                  <w:rPr>
                    <w:color w:val="000000"/>
                    <w:sz w:val="18"/>
                    <w:szCs w:val="18"/>
                  </w:rPr>
                </w:rPrChange>
              </w:rPr>
              <w:t>−</w:t>
            </w:r>
            <w:r w:rsidRPr="000E4EEB">
              <w:rPr>
                <w:color w:val="000000"/>
                <w:sz w:val="18"/>
                <w:szCs w:val="18"/>
              </w:rPr>
              <w:t>; remaining questions higher quality</w:t>
            </w:r>
          </w:p>
        </w:tc>
        <w:tc>
          <w:tcPr>
            <w:tcW w:w="1879" w:type="dxa"/>
            <w:tcBorders>
              <w:top w:val="nil"/>
              <w:left w:val="nil"/>
              <w:bottom w:val="single" w:sz="8" w:space="0" w:color="auto"/>
              <w:right w:val="single" w:sz="8" w:space="0" w:color="auto"/>
            </w:tcBorders>
            <w:vAlign w:val="center"/>
            <w:hideMark/>
            <w:tcPrChange w:id="76"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B5D04F2" w14:textId="477CB418"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FD45B28" w14:textId="77777777" w:rsidTr="003A5BA2">
        <w:trPr>
          <w:trHeight w:val="36"/>
          <w:jc w:val="center"/>
          <w:trPrChange w:id="77"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78"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247071F" w14:textId="77777777" w:rsidR="00337485" w:rsidRPr="00015210" w:rsidRDefault="00337485" w:rsidP="00337485">
            <w:pPr>
              <w:rPr>
                <w:color w:val="000000"/>
                <w:sz w:val="18"/>
                <w:szCs w:val="18"/>
              </w:rPr>
            </w:pPr>
            <w:r w:rsidRPr="00015210">
              <w:rPr>
                <w:color w:val="000000"/>
                <w:sz w:val="18"/>
                <w:szCs w:val="18"/>
              </w:rPr>
              <w:t>Quinn &amp; Gutt (2025, JMIS)</w:t>
            </w:r>
          </w:p>
        </w:tc>
        <w:tc>
          <w:tcPr>
            <w:tcW w:w="2160" w:type="dxa"/>
            <w:tcBorders>
              <w:top w:val="nil"/>
              <w:left w:val="nil"/>
              <w:bottom w:val="single" w:sz="8" w:space="0" w:color="auto"/>
              <w:right w:val="single" w:sz="8" w:space="0" w:color="auto"/>
            </w:tcBorders>
            <w:vAlign w:val="center"/>
            <w:hideMark/>
            <w:tcPrChange w:id="79"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9E9247B"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80"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0292B98"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81"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567A46C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82"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2BFB057C" w14:textId="19B9C79C" w:rsidR="00337485" w:rsidRPr="00015210" w:rsidRDefault="00337485" w:rsidP="00337485">
            <w:pPr>
              <w:rPr>
                <w:color w:val="000000"/>
                <w:sz w:val="18"/>
                <w:szCs w:val="18"/>
              </w:rPr>
            </w:pPr>
            <w:ins w:id="83" w:author="Dylan CHEN" w:date="2026-08-27T17:00:00Z" w16du:dateUtc="2026-08-27T09:00:00Z">
              <w:r w:rsidRPr="00015210">
                <w:rPr>
                  <w:color w:val="000000"/>
                  <w:sz w:val="18"/>
                  <w:szCs w:val="18"/>
                </w:rPr>
                <w:t>No</w:t>
              </w:r>
            </w:ins>
            <w:del w:id="84"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85"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80E25CF" w14:textId="5D456F99" w:rsidR="00337485" w:rsidRPr="003A5BA2" w:rsidRDefault="00337485" w:rsidP="00337485">
            <w:pPr>
              <w:rPr>
                <w:b/>
                <w:bCs/>
                <w:color w:val="000000"/>
                <w:sz w:val="18"/>
                <w:szCs w:val="18"/>
                <w:rPrChange w:id="86" w:author="Dylan CHEN" w:date="2026-08-29T09:38:00Z" w16du:dateUtc="2026-08-29T01:38:00Z">
                  <w:rPr>
                    <w:color w:val="000000"/>
                    <w:sz w:val="18"/>
                    <w:szCs w:val="18"/>
                  </w:rPr>
                </w:rPrChange>
              </w:rPr>
            </w:pPr>
            <w:r w:rsidRPr="003A5BA2">
              <w:rPr>
                <w:b/>
                <w:bCs/>
                <w:color w:val="000000"/>
                <w:sz w:val="18"/>
                <w:szCs w:val="18"/>
                <w:rPrChange w:id="87"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88"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31CD6625" w14:textId="15A79836"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6B28D8D5" w14:textId="77777777" w:rsidTr="003A5BA2">
        <w:trPr>
          <w:trHeight w:val="278"/>
          <w:jc w:val="center"/>
          <w:trPrChange w:id="89"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90"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0B9CC7A" w14:textId="77777777" w:rsidR="00337485" w:rsidRPr="00015210" w:rsidRDefault="00337485" w:rsidP="00337485">
            <w:pPr>
              <w:rPr>
                <w:color w:val="000000"/>
                <w:sz w:val="18"/>
                <w:szCs w:val="18"/>
              </w:rPr>
            </w:pPr>
            <w:r w:rsidRPr="00015210">
              <w:rPr>
                <w:color w:val="000000"/>
                <w:sz w:val="18"/>
                <w:szCs w:val="18"/>
              </w:rPr>
              <w:t>Sanatizadeh et al. (2025, I&amp;M)</w:t>
            </w:r>
          </w:p>
        </w:tc>
        <w:tc>
          <w:tcPr>
            <w:tcW w:w="2160" w:type="dxa"/>
            <w:tcBorders>
              <w:top w:val="nil"/>
              <w:left w:val="nil"/>
              <w:bottom w:val="single" w:sz="8" w:space="0" w:color="auto"/>
              <w:right w:val="single" w:sz="8" w:space="0" w:color="auto"/>
            </w:tcBorders>
            <w:vAlign w:val="center"/>
            <w:hideMark/>
            <w:tcPrChange w:id="91"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2E6079C" w14:textId="77777777" w:rsidR="00337485" w:rsidRPr="00015210" w:rsidRDefault="00337485" w:rsidP="00337485">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92"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7DBEDAB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93"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1DD98B34" w14:textId="77777777" w:rsidR="00337485" w:rsidRPr="00015210" w:rsidRDefault="00337485" w:rsidP="00337485">
            <w:pPr>
              <w:rPr>
                <w:color w:val="000000"/>
                <w:sz w:val="18"/>
                <w:szCs w:val="18"/>
              </w:rPr>
            </w:pPr>
            <w:r w:rsidRPr="00015210">
              <w:rPr>
                <w:color w:val="000000"/>
                <w:sz w:val="18"/>
                <w:szCs w:val="18"/>
              </w:rPr>
              <w:t>Post-day</w:t>
            </w:r>
          </w:p>
        </w:tc>
        <w:tc>
          <w:tcPr>
            <w:tcW w:w="956" w:type="dxa"/>
            <w:tcBorders>
              <w:top w:val="nil"/>
              <w:left w:val="nil"/>
              <w:bottom w:val="single" w:sz="8" w:space="0" w:color="auto"/>
              <w:right w:val="single" w:sz="8" w:space="0" w:color="auto"/>
            </w:tcBorders>
            <w:vAlign w:val="center"/>
            <w:hideMark/>
            <w:tcPrChange w:id="94"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DBE12F2" w14:textId="4D40E829" w:rsidR="00337485" w:rsidRPr="00015210" w:rsidRDefault="00337485" w:rsidP="00337485">
            <w:pPr>
              <w:rPr>
                <w:color w:val="000000"/>
                <w:sz w:val="18"/>
                <w:szCs w:val="18"/>
              </w:rPr>
            </w:pPr>
            <w:ins w:id="95" w:author="Dylan CHEN" w:date="2026-08-27T17:00:00Z" w16du:dateUtc="2026-08-27T09:00:00Z">
              <w:r w:rsidRPr="00015210">
                <w:rPr>
                  <w:color w:val="000000"/>
                  <w:sz w:val="18"/>
                  <w:szCs w:val="18"/>
                </w:rPr>
                <w:t>No</w:t>
              </w:r>
            </w:ins>
            <w:del w:id="96"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97"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E9AB93" w14:textId="2DD04766" w:rsidR="00337485" w:rsidRPr="00015210" w:rsidRDefault="00337485" w:rsidP="00337485">
            <w:pPr>
              <w:rPr>
                <w:color w:val="000000"/>
                <w:sz w:val="18"/>
                <w:szCs w:val="18"/>
              </w:rPr>
            </w:pPr>
            <w:r w:rsidRPr="003A5BA2">
              <w:rPr>
                <w:b/>
                <w:bCs/>
                <w:color w:val="000000"/>
                <w:sz w:val="18"/>
                <w:szCs w:val="18"/>
                <w:rPrChange w:id="98" w:author="Dylan CHEN" w:date="2026-08-29T09:38:00Z" w16du:dateUtc="2026-08-29T01:38:00Z">
                  <w:rPr>
                    <w:color w:val="000000"/>
                    <w:sz w:val="18"/>
                    <w:szCs w:val="18"/>
                  </w:rPr>
                </w:rPrChange>
              </w:rPr>
              <w:t>−</w:t>
            </w:r>
            <w:r w:rsidRPr="000E4EEB">
              <w:rPr>
                <w:color w:val="000000"/>
                <w:sz w:val="18"/>
                <w:szCs w:val="18"/>
              </w:rPr>
              <w:t>; remaining questions more complex</w:t>
            </w:r>
          </w:p>
        </w:tc>
        <w:tc>
          <w:tcPr>
            <w:tcW w:w="1879" w:type="dxa"/>
            <w:tcBorders>
              <w:top w:val="nil"/>
              <w:left w:val="nil"/>
              <w:bottom w:val="single" w:sz="8" w:space="0" w:color="auto"/>
              <w:right w:val="single" w:sz="8" w:space="0" w:color="auto"/>
            </w:tcBorders>
            <w:vAlign w:val="center"/>
            <w:hideMark/>
            <w:tcPrChange w:id="99"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02680232" w14:textId="728C1AEF" w:rsidR="00337485" w:rsidRPr="00015210" w:rsidRDefault="00337485" w:rsidP="00337485">
            <w:pPr>
              <w:rPr>
                <w:color w:val="000000"/>
                <w:sz w:val="18"/>
                <w:szCs w:val="18"/>
              </w:rPr>
            </w:pPr>
            <w:del w:id="100" w:author="Dylan CHEN" w:date="2026-08-29T09:37:00Z" w16du:dateUtc="2026-08-29T01:37:00Z">
              <w:r w:rsidRPr="000E4EEB" w:rsidDel="003A5BA2">
                <w:rPr>
                  <w:color w:val="000000"/>
                  <w:sz w:val="18"/>
                  <w:szCs w:val="18"/>
                </w:rPr>
                <w:delText>−; longer, less readable</w:delText>
              </w:r>
            </w:del>
          </w:p>
        </w:tc>
      </w:tr>
      <w:tr w:rsidR="00337485" w:rsidRPr="00015210" w14:paraId="34F74A83" w14:textId="77777777" w:rsidTr="003A5BA2">
        <w:trPr>
          <w:trHeight w:val="541"/>
          <w:jc w:val="center"/>
          <w:trPrChange w:id="101" w:author="Dylan CHEN" w:date="2026-08-29T09:37:00Z" w16du:dateUtc="2026-08-29T01:37:00Z">
            <w:trPr>
              <w:trHeight w:val="541"/>
              <w:jc w:val="center"/>
            </w:trPr>
          </w:trPrChange>
        </w:trPr>
        <w:tc>
          <w:tcPr>
            <w:tcW w:w="2330" w:type="dxa"/>
            <w:tcBorders>
              <w:top w:val="nil"/>
              <w:left w:val="single" w:sz="8" w:space="0" w:color="auto"/>
              <w:bottom w:val="single" w:sz="8" w:space="0" w:color="auto"/>
              <w:right w:val="single" w:sz="8" w:space="0" w:color="auto"/>
            </w:tcBorders>
            <w:vAlign w:val="center"/>
            <w:hideMark/>
            <w:tcPrChange w:id="102"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91344B7" w14:textId="77777777" w:rsidR="00337485" w:rsidRPr="00015210" w:rsidRDefault="00337485" w:rsidP="00337485">
            <w:pPr>
              <w:rPr>
                <w:color w:val="000000"/>
                <w:sz w:val="18"/>
                <w:szCs w:val="18"/>
              </w:rPr>
            </w:pPr>
            <w:r w:rsidRPr="00015210">
              <w:rPr>
                <w:color w:val="000000"/>
                <w:sz w:val="18"/>
                <w:szCs w:val="18"/>
              </w:rPr>
              <w:t>Rao et al. (2026)</w:t>
            </w:r>
          </w:p>
        </w:tc>
        <w:tc>
          <w:tcPr>
            <w:tcW w:w="2160" w:type="dxa"/>
            <w:tcBorders>
              <w:top w:val="nil"/>
              <w:left w:val="nil"/>
              <w:bottom w:val="single" w:sz="8" w:space="0" w:color="auto"/>
              <w:right w:val="single" w:sz="8" w:space="0" w:color="auto"/>
            </w:tcBorders>
            <w:vAlign w:val="center"/>
            <w:hideMark/>
            <w:tcPrChange w:id="103"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133FE917"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04"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DDCB35"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05"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C97E67" w14:textId="77777777" w:rsidR="00337485" w:rsidRPr="00015210" w:rsidRDefault="00337485" w:rsidP="00337485">
            <w:pPr>
              <w:rPr>
                <w:color w:val="000000"/>
                <w:sz w:val="18"/>
                <w:szCs w:val="18"/>
              </w:rPr>
            </w:pPr>
            <w:r w:rsidRPr="00015210">
              <w:rPr>
                <w:color w:val="000000"/>
                <w:sz w:val="18"/>
                <w:szCs w:val="18"/>
              </w:rPr>
              <w:t>User-week</w:t>
            </w:r>
          </w:p>
        </w:tc>
        <w:tc>
          <w:tcPr>
            <w:tcW w:w="956" w:type="dxa"/>
            <w:tcBorders>
              <w:top w:val="nil"/>
              <w:left w:val="nil"/>
              <w:bottom w:val="single" w:sz="8" w:space="0" w:color="auto"/>
              <w:right w:val="single" w:sz="8" w:space="0" w:color="auto"/>
            </w:tcBorders>
            <w:vAlign w:val="center"/>
            <w:hideMark/>
            <w:tcPrChange w:id="106"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5032090" w14:textId="7CA587B3" w:rsidR="00337485" w:rsidRPr="00015210" w:rsidRDefault="00337485" w:rsidP="00337485">
            <w:pPr>
              <w:rPr>
                <w:color w:val="000000"/>
                <w:sz w:val="18"/>
                <w:szCs w:val="18"/>
              </w:rPr>
            </w:pPr>
            <w:ins w:id="107" w:author="Dylan CHEN" w:date="2026-08-27T17:00:00Z" w16du:dateUtc="2026-08-27T09:00:00Z">
              <w:r w:rsidRPr="00015210">
                <w:rPr>
                  <w:color w:val="000000"/>
                  <w:sz w:val="18"/>
                  <w:szCs w:val="18"/>
                </w:rPr>
                <w:t>No</w:t>
              </w:r>
            </w:ins>
            <w:del w:id="108"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09"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44052AED" w14:textId="7039FA6A" w:rsidR="00337485" w:rsidRPr="00015210" w:rsidRDefault="00337485" w:rsidP="00337485">
            <w:pPr>
              <w:rPr>
                <w:color w:val="000000"/>
                <w:sz w:val="18"/>
                <w:szCs w:val="18"/>
              </w:rPr>
            </w:pPr>
            <w:r w:rsidRPr="003A5BA2">
              <w:rPr>
                <w:b/>
                <w:bCs/>
                <w:color w:val="000000"/>
                <w:sz w:val="18"/>
                <w:szCs w:val="18"/>
                <w:rPrChange w:id="110" w:author="Dylan CHEN" w:date="2026-08-29T09:38:00Z" w16du:dateUtc="2026-08-29T01:38:00Z">
                  <w:rPr>
                    <w:color w:val="000000"/>
                    <w:sz w:val="18"/>
                    <w:szCs w:val="18"/>
                  </w:rPr>
                </w:rPrChange>
              </w:rPr>
              <w:t>+</w:t>
            </w:r>
            <w:r w:rsidRPr="000E4EEB">
              <w:rPr>
                <w:color w:val="000000"/>
                <w:sz w:val="18"/>
                <w:szCs w:val="18"/>
              </w:rPr>
              <w:t xml:space="preserve"> (individual level); remaining questions longer &amp; more novel</w:t>
            </w:r>
          </w:p>
        </w:tc>
        <w:tc>
          <w:tcPr>
            <w:tcW w:w="1879" w:type="dxa"/>
            <w:tcBorders>
              <w:top w:val="nil"/>
              <w:left w:val="nil"/>
              <w:bottom w:val="single" w:sz="8" w:space="0" w:color="auto"/>
              <w:right w:val="single" w:sz="8" w:space="0" w:color="auto"/>
            </w:tcBorders>
            <w:vAlign w:val="center"/>
            <w:hideMark/>
            <w:tcPrChange w:id="11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54C8E2E" w14:textId="2F497BDE"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2452A031" w14:textId="77777777" w:rsidTr="003A5BA2">
        <w:trPr>
          <w:trHeight w:val="278"/>
          <w:jc w:val="center"/>
          <w:trPrChange w:id="112"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13"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0DF2483A" w14:textId="77777777" w:rsidR="00337485" w:rsidRPr="00015210" w:rsidRDefault="00337485" w:rsidP="00337485">
            <w:pPr>
              <w:rPr>
                <w:color w:val="000000"/>
                <w:sz w:val="18"/>
                <w:szCs w:val="18"/>
              </w:rPr>
            </w:pPr>
            <w:r w:rsidRPr="00015210">
              <w:rPr>
                <w:color w:val="000000"/>
                <w:sz w:val="18"/>
                <w:szCs w:val="18"/>
              </w:rPr>
              <w:t>Burtch et al. (2024)</w:t>
            </w:r>
          </w:p>
        </w:tc>
        <w:tc>
          <w:tcPr>
            <w:tcW w:w="2160" w:type="dxa"/>
            <w:tcBorders>
              <w:top w:val="nil"/>
              <w:left w:val="nil"/>
              <w:bottom w:val="single" w:sz="8" w:space="0" w:color="auto"/>
              <w:right w:val="single" w:sz="8" w:space="0" w:color="auto"/>
            </w:tcBorders>
            <w:vAlign w:val="center"/>
            <w:hideMark/>
            <w:tcPrChange w:id="114"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22C99B3C"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15"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2B550F2F"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16"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934555D"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17"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7BBC213" w14:textId="07AFFF17" w:rsidR="00337485" w:rsidRPr="00015210" w:rsidRDefault="00337485" w:rsidP="00337485">
            <w:pPr>
              <w:rPr>
                <w:color w:val="000000"/>
                <w:sz w:val="18"/>
                <w:szCs w:val="18"/>
              </w:rPr>
            </w:pPr>
            <w:ins w:id="118" w:author="Dylan CHEN" w:date="2026-08-27T17:00:00Z" w16du:dateUtc="2026-08-27T09:00:00Z">
              <w:r w:rsidRPr="00015210">
                <w:rPr>
                  <w:color w:val="000000"/>
                  <w:sz w:val="18"/>
                  <w:szCs w:val="18"/>
                </w:rPr>
                <w:t>No</w:t>
              </w:r>
            </w:ins>
            <w:del w:id="119"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20"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29114552" w14:textId="74123CEA" w:rsidR="00337485" w:rsidRPr="003A5BA2" w:rsidRDefault="00337485" w:rsidP="00337485">
            <w:pPr>
              <w:rPr>
                <w:b/>
                <w:bCs/>
                <w:color w:val="000000"/>
                <w:sz w:val="18"/>
                <w:szCs w:val="18"/>
                <w:rPrChange w:id="121" w:author="Dylan CHEN" w:date="2026-08-29T09:38:00Z" w16du:dateUtc="2026-08-29T01:38:00Z">
                  <w:rPr>
                    <w:color w:val="000000"/>
                    <w:sz w:val="18"/>
                    <w:szCs w:val="18"/>
                  </w:rPr>
                </w:rPrChange>
              </w:rPr>
            </w:pPr>
            <w:r w:rsidRPr="003A5BA2">
              <w:rPr>
                <w:b/>
                <w:bCs/>
                <w:color w:val="000000"/>
                <w:sz w:val="18"/>
                <w:szCs w:val="18"/>
                <w:rPrChange w:id="122"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23"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169D1C47" w14:textId="78021124"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37485" w:rsidRPr="00015210" w14:paraId="1EC3E8A7" w14:textId="77777777" w:rsidTr="003A5BA2">
        <w:trPr>
          <w:trHeight w:val="278"/>
          <w:jc w:val="center"/>
          <w:trPrChange w:id="124"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2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0D84DD2" w14:textId="77777777" w:rsidR="00337485" w:rsidRPr="00015210" w:rsidRDefault="00337485" w:rsidP="00337485">
            <w:pPr>
              <w:rPr>
                <w:color w:val="000000"/>
                <w:sz w:val="18"/>
                <w:szCs w:val="18"/>
              </w:rPr>
            </w:pPr>
            <w:r w:rsidRPr="00015210">
              <w:rPr>
                <w:color w:val="000000"/>
                <w:sz w:val="18"/>
                <w:szCs w:val="18"/>
              </w:rPr>
              <w:t>del Rio-Chanona et al. (2024)</w:t>
            </w:r>
          </w:p>
        </w:tc>
        <w:tc>
          <w:tcPr>
            <w:tcW w:w="2160" w:type="dxa"/>
            <w:tcBorders>
              <w:top w:val="nil"/>
              <w:left w:val="nil"/>
              <w:bottom w:val="single" w:sz="8" w:space="0" w:color="auto"/>
              <w:right w:val="single" w:sz="8" w:space="0" w:color="auto"/>
            </w:tcBorders>
            <w:vAlign w:val="center"/>
            <w:hideMark/>
            <w:tcPrChange w:id="12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52E38D8" w14:textId="77777777" w:rsidR="00337485" w:rsidRPr="00015210" w:rsidRDefault="00337485" w:rsidP="00337485">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2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947A237" w14:textId="77777777" w:rsidR="00337485" w:rsidRPr="00015210" w:rsidRDefault="00337485" w:rsidP="00337485">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2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C26F975" w14:textId="77777777" w:rsidR="00337485" w:rsidRPr="00015210" w:rsidRDefault="00337485" w:rsidP="00337485">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12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E3D09C4" w14:textId="428BF29A" w:rsidR="00337485" w:rsidRPr="00015210" w:rsidRDefault="00337485" w:rsidP="00337485">
            <w:pPr>
              <w:rPr>
                <w:color w:val="000000"/>
                <w:sz w:val="18"/>
                <w:szCs w:val="18"/>
              </w:rPr>
            </w:pPr>
            <w:ins w:id="130" w:author="Dylan CHEN" w:date="2026-08-27T17:00:00Z" w16du:dateUtc="2026-08-27T09:00:00Z">
              <w:r w:rsidRPr="00015210">
                <w:rPr>
                  <w:color w:val="000000"/>
                  <w:sz w:val="18"/>
                  <w:szCs w:val="18"/>
                </w:rPr>
                <w:t>No</w:t>
              </w:r>
            </w:ins>
            <w:del w:id="131" w:author="Dylan CHEN" w:date="2026-08-27T17:00:00Z" w16du:dateUtc="2026-08-27T09:00:00Z">
              <w:r w:rsidRPr="00015210" w:rsidDel="007D05C7">
                <w:rPr>
                  <w:color w:val="000000"/>
                  <w:sz w:val="18"/>
                  <w:szCs w:val="18"/>
                </w:rPr>
                <w:delText>N</w:delText>
              </w:r>
              <w:r w:rsidDel="007D05C7">
                <w:rPr>
                  <w:rFonts w:hint="eastAsia"/>
                  <w:color w:val="000000"/>
                  <w:sz w:val="18"/>
                  <w:szCs w:val="18"/>
                </w:rPr>
                <w:delText>A</w:delText>
              </w:r>
            </w:del>
          </w:p>
        </w:tc>
        <w:tc>
          <w:tcPr>
            <w:tcW w:w="2734" w:type="dxa"/>
            <w:tcBorders>
              <w:top w:val="nil"/>
              <w:left w:val="nil"/>
              <w:bottom w:val="single" w:sz="8" w:space="0" w:color="auto"/>
              <w:right w:val="single" w:sz="8" w:space="0" w:color="auto"/>
            </w:tcBorders>
            <w:vAlign w:val="center"/>
            <w:hideMark/>
            <w:tcPrChange w:id="132"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6ACA59C" w14:textId="196F773C" w:rsidR="00337485" w:rsidRPr="003A5BA2" w:rsidRDefault="00337485" w:rsidP="00337485">
            <w:pPr>
              <w:rPr>
                <w:b/>
                <w:bCs/>
                <w:color w:val="000000"/>
                <w:sz w:val="18"/>
                <w:szCs w:val="18"/>
                <w:rPrChange w:id="133" w:author="Dylan CHEN" w:date="2026-08-29T09:38:00Z" w16du:dateUtc="2026-08-29T01:38:00Z">
                  <w:rPr>
                    <w:color w:val="000000"/>
                    <w:sz w:val="18"/>
                    <w:szCs w:val="18"/>
                  </w:rPr>
                </w:rPrChange>
              </w:rPr>
            </w:pPr>
            <w:r w:rsidRPr="003A5BA2">
              <w:rPr>
                <w:b/>
                <w:bCs/>
                <w:color w:val="000000"/>
                <w:sz w:val="18"/>
                <w:szCs w:val="18"/>
                <w:rPrChange w:id="134" w:author="Dylan CHEN" w:date="2026-08-29T09:38:00Z" w16du:dateUtc="2026-08-29T01:38:00Z">
                  <w:rPr>
                    <w:color w:val="000000"/>
                    <w:sz w:val="18"/>
                    <w:szCs w:val="18"/>
                  </w:rPr>
                </w:rPrChange>
              </w:rPr>
              <w:t>−</w:t>
            </w:r>
          </w:p>
        </w:tc>
        <w:tc>
          <w:tcPr>
            <w:tcW w:w="1879" w:type="dxa"/>
            <w:tcBorders>
              <w:top w:val="nil"/>
              <w:left w:val="nil"/>
              <w:bottom w:val="single" w:sz="8" w:space="0" w:color="auto"/>
              <w:right w:val="single" w:sz="8" w:space="0" w:color="auto"/>
            </w:tcBorders>
            <w:vAlign w:val="center"/>
            <w:hideMark/>
            <w:tcPrChange w:id="135"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2859F976" w14:textId="39DCDCBB" w:rsidR="00337485" w:rsidRPr="00015210" w:rsidRDefault="00337485" w:rsidP="00337485">
            <w:pPr>
              <w:rPr>
                <w:rFonts w:ascii="Aptos" w:hAnsi="Aptos"/>
                <w:color w:val="000000"/>
                <w:sz w:val="18"/>
                <w:szCs w:val="18"/>
              </w:rPr>
            </w:pPr>
            <w:r w:rsidRPr="000E4EEB">
              <w:rPr>
                <w:rFonts w:ascii="Aptos" w:hAnsi="Aptos"/>
                <w:color w:val="000000"/>
                <w:sz w:val="18"/>
                <w:szCs w:val="18"/>
              </w:rPr>
              <w:t> </w:t>
            </w:r>
          </w:p>
        </w:tc>
      </w:tr>
      <w:tr w:rsidR="003A5BA2" w:rsidRPr="00015210" w14:paraId="003C38E3" w14:textId="77777777" w:rsidTr="003A5BA2">
        <w:trPr>
          <w:trHeight w:val="278"/>
          <w:jc w:val="center"/>
          <w:ins w:id="136" w:author="Dylan CHEN" w:date="2026-08-29T09:37:00Z"/>
        </w:trPr>
        <w:tc>
          <w:tcPr>
            <w:tcW w:w="2330" w:type="dxa"/>
            <w:tcBorders>
              <w:top w:val="nil"/>
              <w:left w:val="single" w:sz="8" w:space="0" w:color="auto"/>
              <w:bottom w:val="single" w:sz="8" w:space="0" w:color="auto"/>
              <w:right w:val="single" w:sz="8" w:space="0" w:color="auto"/>
            </w:tcBorders>
            <w:vAlign w:val="center"/>
          </w:tcPr>
          <w:p w14:paraId="3AB43FAE" w14:textId="2B5C72B5" w:rsidR="003A5BA2" w:rsidRPr="00015210" w:rsidRDefault="003A5BA2" w:rsidP="003A5BA2">
            <w:pPr>
              <w:rPr>
                <w:ins w:id="137" w:author="Dylan CHEN" w:date="2026-08-29T09:37:00Z" w16du:dateUtc="2026-08-29T01:37:00Z"/>
                <w:color w:val="000000"/>
                <w:sz w:val="18"/>
                <w:szCs w:val="18"/>
              </w:rPr>
            </w:pPr>
            <w:ins w:id="138" w:author="Dylan CHEN" w:date="2026-08-29T09:37:00Z" w16du:dateUtc="2026-08-29T01:37:00Z">
              <w:r w:rsidRPr="00015210">
                <w:rPr>
                  <w:color w:val="000000"/>
                  <w:sz w:val="18"/>
                  <w:szCs w:val="18"/>
                </w:rPr>
                <w:t>Wang &amp; Zheng (2024)</w:t>
              </w:r>
            </w:ins>
          </w:p>
        </w:tc>
        <w:tc>
          <w:tcPr>
            <w:tcW w:w="2160" w:type="dxa"/>
            <w:tcBorders>
              <w:top w:val="nil"/>
              <w:left w:val="nil"/>
              <w:bottom w:val="single" w:sz="8" w:space="0" w:color="auto"/>
              <w:right w:val="single" w:sz="8" w:space="0" w:color="auto"/>
            </w:tcBorders>
            <w:vAlign w:val="center"/>
          </w:tcPr>
          <w:p w14:paraId="2FFBD778" w14:textId="14A96505" w:rsidR="003A5BA2" w:rsidRPr="00015210" w:rsidRDefault="003A5BA2" w:rsidP="003A5BA2">
            <w:pPr>
              <w:rPr>
                <w:ins w:id="139" w:author="Dylan CHEN" w:date="2026-08-29T09:37:00Z" w16du:dateUtc="2026-08-29T01:37:00Z"/>
                <w:color w:val="000000"/>
                <w:sz w:val="18"/>
                <w:szCs w:val="18"/>
              </w:rPr>
            </w:pPr>
            <w:ins w:id="140" w:author="Dylan CHEN" w:date="2026-08-29T09:37:00Z" w16du:dateUtc="2026-08-29T01:37: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
          <w:p w14:paraId="6B85E797" w14:textId="41952D6F" w:rsidR="003A5BA2" w:rsidRPr="00015210" w:rsidRDefault="003A5BA2" w:rsidP="003A5BA2">
            <w:pPr>
              <w:rPr>
                <w:ins w:id="141" w:author="Dylan CHEN" w:date="2026-08-29T09:37:00Z" w16du:dateUtc="2026-08-29T01:37:00Z"/>
                <w:color w:val="000000"/>
                <w:sz w:val="18"/>
                <w:szCs w:val="18"/>
              </w:rPr>
            </w:pPr>
            <w:ins w:id="142" w:author="Dylan CHEN" w:date="2026-08-29T09:37:00Z" w16du:dateUtc="2026-08-29T01:37:00Z">
              <w:r w:rsidRPr="00015210">
                <w:rPr>
                  <w:color w:val="000000"/>
                  <w:sz w:val="18"/>
                  <w:szCs w:val="18"/>
                </w:rPr>
                <w:t xml:space="preserve">ChatGPT </w:t>
              </w:r>
              <w:r w:rsidRPr="00015210">
                <w:rPr>
                  <w:b/>
                  <w:bCs/>
                  <w:color w:val="000000"/>
                  <w:sz w:val="18"/>
                  <w:szCs w:val="18"/>
                </w:rPr>
                <w:t>ban</w:t>
              </w:r>
            </w:ins>
          </w:p>
        </w:tc>
        <w:tc>
          <w:tcPr>
            <w:tcW w:w="900" w:type="dxa"/>
            <w:tcBorders>
              <w:top w:val="nil"/>
              <w:left w:val="nil"/>
              <w:bottom w:val="single" w:sz="8" w:space="0" w:color="auto"/>
              <w:right w:val="single" w:sz="8" w:space="0" w:color="auto"/>
            </w:tcBorders>
            <w:vAlign w:val="center"/>
          </w:tcPr>
          <w:p w14:paraId="0B127343" w14:textId="12FCD325" w:rsidR="003A5BA2" w:rsidRPr="00015210" w:rsidRDefault="003A5BA2" w:rsidP="003A5BA2">
            <w:pPr>
              <w:rPr>
                <w:ins w:id="143" w:author="Dylan CHEN" w:date="2026-08-29T09:37:00Z" w16du:dateUtc="2026-08-29T01:37:00Z"/>
                <w:color w:val="000000"/>
                <w:sz w:val="18"/>
                <w:szCs w:val="18"/>
              </w:rPr>
            </w:pPr>
            <w:ins w:id="144" w:author="Dylan CHEN" w:date="2026-08-29T09:37:00Z" w16du:dateUtc="2026-08-29T01:37:00Z">
              <w:r w:rsidRPr="00015210">
                <w:rPr>
                  <w:color w:val="000000"/>
                  <w:sz w:val="18"/>
                  <w:szCs w:val="18"/>
                </w:rPr>
                <w:t>Topic-week</w:t>
              </w:r>
            </w:ins>
          </w:p>
        </w:tc>
        <w:tc>
          <w:tcPr>
            <w:tcW w:w="956" w:type="dxa"/>
            <w:tcBorders>
              <w:top w:val="nil"/>
              <w:left w:val="nil"/>
              <w:bottom w:val="single" w:sz="8" w:space="0" w:color="auto"/>
              <w:right w:val="single" w:sz="8" w:space="0" w:color="auto"/>
            </w:tcBorders>
            <w:vAlign w:val="center"/>
          </w:tcPr>
          <w:p w14:paraId="5DDC77ED" w14:textId="083CE16D" w:rsidR="003A5BA2" w:rsidRPr="00015210" w:rsidRDefault="003A5BA2" w:rsidP="003A5BA2">
            <w:pPr>
              <w:rPr>
                <w:ins w:id="145" w:author="Dylan CHEN" w:date="2026-08-29T09:37:00Z" w16du:dateUtc="2026-08-29T01:37:00Z"/>
                <w:color w:val="000000"/>
                <w:sz w:val="18"/>
                <w:szCs w:val="18"/>
              </w:rPr>
            </w:pPr>
            <w:ins w:id="146" w:author="Dylan CHEN" w:date="2026-08-29T09:37:00Z" w16du:dateUtc="2026-08-29T01:37: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
          <w:p w14:paraId="6DF1ADD7" w14:textId="22A0C1CE" w:rsidR="003A5BA2" w:rsidRPr="003A5BA2" w:rsidRDefault="003A5BA2" w:rsidP="003A5BA2">
            <w:pPr>
              <w:rPr>
                <w:ins w:id="147" w:author="Dylan CHEN" w:date="2026-08-29T09:37:00Z" w16du:dateUtc="2026-08-29T01:37:00Z"/>
                <w:b/>
                <w:bCs/>
                <w:color w:val="000000"/>
                <w:sz w:val="18"/>
                <w:szCs w:val="18"/>
                <w:rPrChange w:id="148" w:author="Dylan CHEN" w:date="2026-08-29T09:38:00Z" w16du:dateUtc="2026-08-29T01:38:00Z">
                  <w:rPr>
                    <w:ins w:id="149" w:author="Dylan CHEN" w:date="2026-08-29T09:37:00Z" w16du:dateUtc="2026-08-29T01:37:00Z"/>
                    <w:color w:val="000000"/>
                    <w:sz w:val="18"/>
                    <w:szCs w:val="18"/>
                  </w:rPr>
                </w:rPrChange>
              </w:rPr>
            </w:pPr>
            <w:ins w:id="150" w:author="Dylan CHEN" w:date="2026-08-29T09:37:00Z" w16du:dateUtc="2026-08-29T01:37:00Z">
              <w:r w:rsidRPr="003A5BA2">
                <w:rPr>
                  <w:b/>
                  <w:bCs/>
                  <w:color w:val="000000"/>
                  <w:sz w:val="18"/>
                  <w:szCs w:val="18"/>
                  <w:rPrChange w:id="151" w:author="Dylan CHEN" w:date="2026-08-29T09:38:00Z" w16du:dateUtc="2026-08-29T01:38:00Z">
                    <w:rPr>
                      <w:color w:val="000000"/>
                      <w:sz w:val="18"/>
                      <w:szCs w:val="18"/>
                    </w:rPr>
                  </w:rPrChange>
                </w:rPr>
                <w:t>+</w:t>
              </w:r>
            </w:ins>
          </w:p>
        </w:tc>
        <w:tc>
          <w:tcPr>
            <w:tcW w:w="1879" w:type="dxa"/>
            <w:tcBorders>
              <w:top w:val="nil"/>
              <w:left w:val="nil"/>
              <w:bottom w:val="single" w:sz="8" w:space="0" w:color="auto"/>
              <w:right w:val="single" w:sz="8" w:space="0" w:color="auto"/>
            </w:tcBorders>
            <w:vAlign w:val="center"/>
          </w:tcPr>
          <w:p w14:paraId="6BA6FCC6" w14:textId="69C3556A" w:rsidR="003A5BA2" w:rsidRPr="000E4EEB" w:rsidRDefault="003A5BA2" w:rsidP="003A5BA2">
            <w:pPr>
              <w:rPr>
                <w:ins w:id="152" w:author="Dylan CHEN" w:date="2026-08-29T09:37:00Z" w16du:dateUtc="2026-08-29T01:37:00Z"/>
                <w:rFonts w:ascii="Aptos" w:hAnsi="Aptos"/>
                <w:color w:val="000000"/>
                <w:sz w:val="18"/>
                <w:szCs w:val="18"/>
              </w:rPr>
            </w:pPr>
          </w:p>
        </w:tc>
      </w:tr>
      <w:tr w:rsidR="003A5BA2" w:rsidRPr="00015210" w14:paraId="77C625B5"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5CC11EC4" w14:textId="5B75E9B5" w:rsidR="003A5BA2" w:rsidRPr="00015210" w:rsidRDefault="003A5BA2" w:rsidP="003A5BA2">
            <w:pPr>
              <w:rPr>
                <w:b/>
                <w:bCs/>
                <w:color w:val="000000"/>
                <w:sz w:val="18"/>
                <w:szCs w:val="18"/>
              </w:rPr>
            </w:pPr>
            <w:r w:rsidRPr="00015210">
              <w:rPr>
                <w:b/>
                <w:bCs/>
                <w:color w:val="000000"/>
                <w:sz w:val="18"/>
                <w:szCs w:val="18"/>
              </w:rPr>
              <w:t xml:space="preserve">Role 2. </w:t>
            </w:r>
            <w:r>
              <w:rPr>
                <w:b/>
                <w:bCs/>
                <w:color w:val="000000"/>
                <w:sz w:val="18"/>
                <w:szCs w:val="18"/>
              </w:rPr>
              <w:t>External Gen</w:t>
            </w:r>
            <w:r w:rsidRPr="00015210">
              <w:rPr>
                <w:b/>
                <w:bCs/>
                <w:color w:val="000000"/>
                <w:sz w:val="18"/>
                <w:szCs w:val="18"/>
              </w:rPr>
              <w:t>AI as the answerer’s instrument</w:t>
            </w:r>
            <w:r w:rsidRPr="00015210">
              <w:rPr>
                <w:color w:val="000000"/>
                <w:sz w:val="18"/>
                <w:szCs w:val="18"/>
              </w:rPr>
              <w:t xml:space="preserve"> </w:t>
            </w:r>
          </w:p>
        </w:tc>
      </w:tr>
      <w:tr w:rsidR="003A5BA2" w:rsidRPr="00015210" w14:paraId="0692FA3E" w14:textId="77777777" w:rsidTr="003A5BA2">
        <w:trPr>
          <w:trHeight w:val="278"/>
          <w:jc w:val="center"/>
          <w:trPrChange w:id="153"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tcPrChange w:id="154"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5E97FA86" w14:textId="7C93B773" w:rsidR="003A5BA2" w:rsidRPr="00015210" w:rsidRDefault="003A5BA2" w:rsidP="003A5BA2">
            <w:pPr>
              <w:rPr>
                <w:color w:val="000000"/>
                <w:sz w:val="18"/>
                <w:szCs w:val="18"/>
              </w:rPr>
            </w:pPr>
            <w:r w:rsidRPr="00015210">
              <w:rPr>
                <w:color w:val="000000"/>
                <w:sz w:val="18"/>
                <w:szCs w:val="18"/>
              </w:rPr>
              <w:t>Shan &amp; Qiu (2026, ISR)</w:t>
            </w:r>
          </w:p>
        </w:tc>
        <w:tc>
          <w:tcPr>
            <w:tcW w:w="2160" w:type="dxa"/>
            <w:tcBorders>
              <w:top w:val="nil"/>
              <w:left w:val="nil"/>
              <w:bottom w:val="single" w:sz="8" w:space="0" w:color="auto"/>
              <w:right w:val="single" w:sz="8" w:space="0" w:color="auto"/>
            </w:tcBorders>
            <w:vAlign w:val="center"/>
            <w:tcPrChange w:id="155"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0772CAB6" w14:textId="49F1A333"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tcPrChange w:id="156"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59D76E66" w14:textId="560EAF12"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tcPrChange w:id="157"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38B3276E" w14:textId="0C5F33B0"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tcPrChange w:id="158"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4BFC81C6" w14:textId="3B4E9ADD"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tcPrChange w:id="159"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310B6877" w14:textId="17A4AE59"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tcPrChange w:id="160"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1DB36769" w14:textId="4B461101" w:rsidR="003A5BA2" w:rsidRDefault="003A5BA2" w:rsidP="003A5BA2">
            <w:pPr>
              <w:rPr>
                <w:color w:val="000000"/>
                <w:sz w:val="18"/>
                <w:szCs w:val="18"/>
              </w:rPr>
            </w:pPr>
            <w:r w:rsidRPr="003A5BA2">
              <w:rPr>
                <w:b/>
                <w:bCs/>
                <w:color w:val="000000"/>
                <w:sz w:val="18"/>
                <w:szCs w:val="18"/>
                <w:rPrChange w:id="161" w:author="Dylan CHEN" w:date="2026-08-29T09:38:00Z" w16du:dateUtc="2026-08-29T01:38:00Z">
                  <w:rPr>
                    <w:color w:val="000000"/>
                    <w:sz w:val="18"/>
                    <w:szCs w:val="18"/>
                  </w:rPr>
                </w:rPrChange>
              </w:rPr>
              <w:t>+</w:t>
            </w:r>
            <w:r w:rsidRPr="000E4EEB">
              <w:rPr>
                <w:color w:val="000000"/>
                <w:sz w:val="18"/>
                <w:szCs w:val="18"/>
              </w:rPr>
              <w:t>; shorter, more readable</w:t>
            </w:r>
          </w:p>
        </w:tc>
      </w:tr>
      <w:tr w:rsidR="003A5BA2" w:rsidRPr="00015210" w14:paraId="71204193" w14:textId="77777777" w:rsidTr="003A5BA2">
        <w:trPr>
          <w:trHeight w:val="278"/>
          <w:jc w:val="center"/>
          <w:trPrChange w:id="162"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163"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016B0F" w14:textId="77777777" w:rsidR="003A5BA2" w:rsidRPr="00015210" w:rsidRDefault="003A5BA2" w:rsidP="003A5BA2">
            <w:pPr>
              <w:rPr>
                <w:color w:val="000000"/>
                <w:sz w:val="18"/>
                <w:szCs w:val="18"/>
              </w:rPr>
            </w:pPr>
            <w:r w:rsidRPr="00015210">
              <w:rPr>
                <w:color w:val="000000"/>
                <w:sz w:val="18"/>
                <w:szCs w:val="18"/>
              </w:rPr>
              <w:t>Fang &amp; Zhou (2026, I&amp;M)</w:t>
            </w:r>
          </w:p>
        </w:tc>
        <w:tc>
          <w:tcPr>
            <w:tcW w:w="2160" w:type="dxa"/>
            <w:tcBorders>
              <w:top w:val="nil"/>
              <w:left w:val="nil"/>
              <w:bottom w:val="single" w:sz="8" w:space="0" w:color="auto"/>
              <w:right w:val="single" w:sz="8" w:space="0" w:color="auto"/>
            </w:tcBorders>
            <w:vAlign w:val="center"/>
            <w:hideMark/>
            <w:tcPrChange w:id="164"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617504F3" w14:textId="77777777" w:rsidR="003A5BA2" w:rsidRPr="00015210" w:rsidRDefault="003A5BA2" w:rsidP="003A5BA2">
            <w:pPr>
              <w:rPr>
                <w:color w:val="000000"/>
                <w:sz w:val="18"/>
                <w:szCs w:val="18"/>
              </w:rPr>
            </w:pPr>
            <w:r w:rsidRPr="00015210">
              <w:rPr>
                <w:color w:val="000000"/>
                <w:sz w:val="18"/>
                <w:szCs w:val="18"/>
              </w:rPr>
              <w:t>Zhihu (general)</w:t>
            </w:r>
          </w:p>
        </w:tc>
        <w:tc>
          <w:tcPr>
            <w:tcW w:w="1890" w:type="dxa"/>
            <w:tcBorders>
              <w:top w:val="nil"/>
              <w:left w:val="nil"/>
              <w:bottom w:val="single" w:sz="8" w:space="0" w:color="auto"/>
              <w:right w:val="single" w:sz="8" w:space="0" w:color="auto"/>
            </w:tcBorders>
            <w:vAlign w:val="center"/>
            <w:hideMark/>
            <w:tcPrChange w:id="165"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614BCAB2"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166"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33AC0880" w14:textId="77777777" w:rsidR="003A5BA2" w:rsidRPr="00015210" w:rsidRDefault="003A5BA2" w:rsidP="003A5BA2">
            <w:pPr>
              <w:rPr>
                <w:color w:val="000000"/>
                <w:sz w:val="18"/>
                <w:szCs w:val="18"/>
              </w:rPr>
            </w:pPr>
            <w:r w:rsidRPr="00015210">
              <w:rPr>
                <w:color w:val="000000"/>
                <w:sz w:val="18"/>
                <w:szCs w:val="18"/>
              </w:rPr>
              <w:t>User-month</w:t>
            </w:r>
          </w:p>
        </w:tc>
        <w:tc>
          <w:tcPr>
            <w:tcW w:w="956" w:type="dxa"/>
            <w:tcBorders>
              <w:top w:val="nil"/>
              <w:left w:val="nil"/>
              <w:bottom w:val="single" w:sz="8" w:space="0" w:color="auto"/>
              <w:right w:val="single" w:sz="8" w:space="0" w:color="auto"/>
            </w:tcBorders>
            <w:vAlign w:val="center"/>
            <w:hideMark/>
            <w:tcPrChange w:id="167"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9CED75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168"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F26F679" w14:textId="609D32B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169"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4CA54B3" w14:textId="2E0CA214" w:rsidR="003A5BA2" w:rsidRPr="00015210" w:rsidRDefault="003A5BA2" w:rsidP="003A5BA2">
            <w:pPr>
              <w:rPr>
                <w:color w:val="000000"/>
                <w:sz w:val="18"/>
                <w:szCs w:val="18"/>
              </w:rPr>
            </w:pPr>
            <w:r w:rsidRPr="003A5BA2">
              <w:rPr>
                <w:b/>
                <w:bCs/>
                <w:color w:val="000000"/>
                <w:sz w:val="18"/>
                <w:szCs w:val="18"/>
                <w:rPrChange w:id="170" w:author="Dylan CHEN" w:date="2026-08-29T09:38:00Z" w16du:dateUtc="2026-08-29T01:38:00Z">
                  <w:rPr>
                    <w:color w:val="000000"/>
                    <w:sz w:val="18"/>
                    <w:szCs w:val="18"/>
                  </w:rPr>
                </w:rPrChange>
              </w:rPr>
              <w:t>+</w:t>
            </w:r>
            <w:r w:rsidRPr="000E4EEB">
              <w:rPr>
                <w:color w:val="000000"/>
                <w:sz w:val="18"/>
                <w:szCs w:val="18"/>
              </w:rPr>
              <w:t>; shorter</w:t>
            </w:r>
          </w:p>
        </w:tc>
      </w:tr>
      <w:tr w:rsidR="003A5BA2" w:rsidRPr="00015210" w14:paraId="54FC9BCD" w14:textId="77777777" w:rsidTr="003A5BA2">
        <w:trPr>
          <w:trHeight w:val="262"/>
          <w:jc w:val="center"/>
          <w:ins w:id="171" w:author="Dylan CHEN" w:date="2026-08-29T09:36:00Z"/>
          <w:trPrChange w:id="172"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tcPrChange w:id="173" w:author="Dylan CHEN" w:date="2026-08-29T09:37:00Z" w16du:dateUtc="2026-08-29T01:37:00Z">
              <w:tcPr>
                <w:tcW w:w="2126" w:type="dxa"/>
                <w:tcBorders>
                  <w:top w:val="nil"/>
                  <w:left w:val="single" w:sz="8" w:space="0" w:color="auto"/>
                  <w:bottom w:val="single" w:sz="8" w:space="0" w:color="auto"/>
                  <w:right w:val="single" w:sz="8" w:space="0" w:color="auto"/>
                </w:tcBorders>
                <w:vAlign w:val="center"/>
              </w:tcPr>
            </w:tcPrChange>
          </w:tcPr>
          <w:p w14:paraId="66E4EB7B" w14:textId="58CF4EC2" w:rsidR="003A5BA2" w:rsidRPr="00015210" w:rsidRDefault="003A5BA2" w:rsidP="003A5BA2">
            <w:pPr>
              <w:rPr>
                <w:ins w:id="174" w:author="Dylan CHEN" w:date="2026-08-29T09:36:00Z" w16du:dateUtc="2026-08-29T01:36:00Z"/>
                <w:color w:val="000000"/>
                <w:sz w:val="18"/>
                <w:szCs w:val="18"/>
              </w:rPr>
            </w:pPr>
            <w:ins w:id="175" w:author="Dylan CHEN" w:date="2026-08-29T09:36:00Z" w16du:dateUtc="2026-08-29T01:36:00Z">
              <w:r w:rsidRPr="00015210">
                <w:rPr>
                  <w:color w:val="000000"/>
                  <w:sz w:val="18"/>
                  <w:szCs w:val="18"/>
                </w:rPr>
                <w:t>Sanatizadeh et al. (2025, I&amp;M)</w:t>
              </w:r>
            </w:ins>
          </w:p>
        </w:tc>
        <w:tc>
          <w:tcPr>
            <w:tcW w:w="2160" w:type="dxa"/>
            <w:tcBorders>
              <w:top w:val="nil"/>
              <w:left w:val="nil"/>
              <w:bottom w:val="single" w:sz="8" w:space="0" w:color="auto"/>
              <w:right w:val="single" w:sz="8" w:space="0" w:color="auto"/>
            </w:tcBorders>
            <w:vAlign w:val="center"/>
            <w:tcPrChange w:id="176" w:author="Dylan CHEN" w:date="2026-08-29T09:37:00Z" w16du:dateUtc="2026-08-29T01:37:00Z">
              <w:tcPr>
                <w:tcW w:w="2030" w:type="dxa"/>
                <w:gridSpan w:val="2"/>
                <w:tcBorders>
                  <w:top w:val="nil"/>
                  <w:left w:val="nil"/>
                  <w:bottom w:val="single" w:sz="8" w:space="0" w:color="auto"/>
                  <w:right w:val="single" w:sz="8" w:space="0" w:color="auto"/>
                </w:tcBorders>
                <w:vAlign w:val="center"/>
              </w:tcPr>
            </w:tcPrChange>
          </w:tcPr>
          <w:p w14:paraId="772AC69D" w14:textId="240D5CEB" w:rsidR="003A5BA2" w:rsidRPr="00015210" w:rsidRDefault="003A5BA2" w:rsidP="003A5BA2">
            <w:pPr>
              <w:rPr>
                <w:ins w:id="177" w:author="Dylan CHEN" w:date="2026-08-29T09:36:00Z" w16du:dateUtc="2026-08-29T01:36:00Z"/>
                <w:color w:val="000000"/>
                <w:sz w:val="18"/>
                <w:szCs w:val="18"/>
              </w:rPr>
            </w:pPr>
            <w:ins w:id="178" w:author="Dylan CHEN" w:date="2026-08-29T09:36:00Z" w16du:dateUtc="2026-08-29T01:36:00Z">
              <w:r w:rsidRPr="00015210">
                <w:rPr>
                  <w:color w:val="000000"/>
                  <w:sz w:val="18"/>
                  <w:szCs w:val="18"/>
                </w:rPr>
                <w:t>Stack Exchange (technical)</w:t>
              </w:r>
            </w:ins>
          </w:p>
        </w:tc>
        <w:tc>
          <w:tcPr>
            <w:tcW w:w="1890" w:type="dxa"/>
            <w:tcBorders>
              <w:top w:val="nil"/>
              <w:left w:val="nil"/>
              <w:bottom w:val="single" w:sz="8" w:space="0" w:color="auto"/>
              <w:right w:val="single" w:sz="8" w:space="0" w:color="auto"/>
            </w:tcBorders>
            <w:vAlign w:val="center"/>
            <w:tcPrChange w:id="179" w:author="Dylan CHEN" w:date="2026-08-29T09:37:00Z" w16du:dateUtc="2026-08-29T01:37:00Z">
              <w:tcPr>
                <w:tcW w:w="1811" w:type="dxa"/>
                <w:gridSpan w:val="2"/>
                <w:tcBorders>
                  <w:top w:val="nil"/>
                  <w:left w:val="nil"/>
                  <w:bottom w:val="single" w:sz="8" w:space="0" w:color="auto"/>
                  <w:right w:val="single" w:sz="8" w:space="0" w:color="auto"/>
                </w:tcBorders>
                <w:vAlign w:val="center"/>
              </w:tcPr>
            </w:tcPrChange>
          </w:tcPr>
          <w:p w14:paraId="3F127BAF" w14:textId="2FB26130" w:rsidR="003A5BA2" w:rsidRPr="00015210" w:rsidRDefault="003A5BA2" w:rsidP="003A5BA2">
            <w:pPr>
              <w:rPr>
                <w:ins w:id="180" w:author="Dylan CHEN" w:date="2026-08-29T09:36:00Z" w16du:dateUtc="2026-08-29T01:36:00Z"/>
                <w:color w:val="000000"/>
                <w:sz w:val="18"/>
                <w:szCs w:val="18"/>
              </w:rPr>
            </w:pPr>
            <w:ins w:id="181" w:author="Dylan CHEN" w:date="2026-08-29T09:36:00Z" w16du:dateUtc="2026-08-29T01:36:00Z">
              <w:r w:rsidRPr="00015210">
                <w:rPr>
                  <w:color w:val="000000"/>
                  <w:sz w:val="18"/>
                  <w:szCs w:val="18"/>
                </w:rPr>
                <w:t>ChatGPT release</w:t>
              </w:r>
            </w:ins>
          </w:p>
        </w:tc>
        <w:tc>
          <w:tcPr>
            <w:tcW w:w="900" w:type="dxa"/>
            <w:tcBorders>
              <w:top w:val="nil"/>
              <w:left w:val="nil"/>
              <w:bottom w:val="single" w:sz="8" w:space="0" w:color="auto"/>
              <w:right w:val="single" w:sz="8" w:space="0" w:color="auto"/>
            </w:tcBorders>
            <w:vAlign w:val="center"/>
            <w:tcPrChange w:id="182" w:author="Dylan CHEN" w:date="2026-08-29T09:37:00Z" w16du:dateUtc="2026-08-29T01:37:00Z">
              <w:tcPr>
                <w:tcW w:w="1094" w:type="dxa"/>
                <w:gridSpan w:val="2"/>
                <w:tcBorders>
                  <w:top w:val="nil"/>
                  <w:left w:val="nil"/>
                  <w:bottom w:val="single" w:sz="8" w:space="0" w:color="auto"/>
                  <w:right w:val="single" w:sz="8" w:space="0" w:color="auto"/>
                </w:tcBorders>
                <w:vAlign w:val="center"/>
              </w:tcPr>
            </w:tcPrChange>
          </w:tcPr>
          <w:p w14:paraId="431FABC9" w14:textId="694742A8" w:rsidR="003A5BA2" w:rsidRPr="00015210" w:rsidRDefault="003A5BA2" w:rsidP="003A5BA2">
            <w:pPr>
              <w:rPr>
                <w:ins w:id="183" w:author="Dylan CHEN" w:date="2026-08-29T09:36:00Z" w16du:dateUtc="2026-08-29T01:36:00Z"/>
                <w:color w:val="000000"/>
                <w:sz w:val="18"/>
                <w:szCs w:val="18"/>
              </w:rPr>
            </w:pPr>
            <w:ins w:id="184" w:author="Dylan CHEN" w:date="2026-08-29T09:36:00Z" w16du:dateUtc="2026-08-29T01:36:00Z">
              <w:r w:rsidRPr="00015210">
                <w:rPr>
                  <w:color w:val="000000"/>
                  <w:sz w:val="18"/>
                  <w:szCs w:val="18"/>
                </w:rPr>
                <w:t>Post-day</w:t>
              </w:r>
            </w:ins>
          </w:p>
        </w:tc>
        <w:tc>
          <w:tcPr>
            <w:tcW w:w="956" w:type="dxa"/>
            <w:tcBorders>
              <w:top w:val="nil"/>
              <w:left w:val="nil"/>
              <w:bottom w:val="single" w:sz="8" w:space="0" w:color="auto"/>
              <w:right w:val="single" w:sz="8" w:space="0" w:color="auto"/>
            </w:tcBorders>
            <w:vAlign w:val="center"/>
            <w:tcPrChange w:id="185" w:author="Dylan CHEN" w:date="2026-08-29T09:37:00Z" w16du:dateUtc="2026-08-29T01:37:00Z">
              <w:tcPr>
                <w:tcW w:w="1175" w:type="dxa"/>
                <w:gridSpan w:val="2"/>
                <w:tcBorders>
                  <w:top w:val="nil"/>
                  <w:left w:val="nil"/>
                  <w:bottom w:val="single" w:sz="8" w:space="0" w:color="auto"/>
                  <w:right w:val="single" w:sz="8" w:space="0" w:color="auto"/>
                </w:tcBorders>
                <w:vAlign w:val="center"/>
              </w:tcPr>
            </w:tcPrChange>
          </w:tcPr>
          <w:p w14:paraId="310E153D" w14:textId="6DD50729" w:rsidR="003A5BA2" w:rsidRPr="00015210" w:rsidRDefault="003A5BA2" w:rsidP="003A5BA2">
            <w:pPr>
              <w:rPr>
                <w:ins w:id="186" w:author="Dylan CHEN" w:date="2026-08-29T09:36:00Z" w16du:dateUtc="2026-08-29T01:36:00Z"/>
                <w:color w:val="000000"/>
                <w:sz w:val="18"/>
                <w:szCs w:val="18"/>
              </w:rPr>
            </w:pPr>
            <w:ins w:id="187" w:author="Dylan CHEN" w:date="2026-08-29T09:36:00Z" w16du:dateUtc="2026-08-29T01:36:00Z">
              <w:r w:rsidRPr="00015210">
                <w:rPr>
                  <w:color w:val="000000"/>
                  <w:sz w:val="18"/>
                  <w:szCs w:val="18"/>
                </w:rPr>
                <w:t>No</w:t>
              </w:r>
            </w:ins>
          </w:p>
        </w:tc>
        <w:tc>
          <w:tcPr>
            <w:tcW w:w="2734" w:type="dxa"/>
            <w:tcBorders>
              <w:top w:val="nil"/>
              <w:left w:val="nil"/>
              <w:bottom w:val="single" w:sz="8" w:space="0" w:color="auto"/>
              <w:right w:val="single" w:sz="8" w:space="0" w:color="auto"/>
            </w:tcBorders>
            <w:vAlign w:val="center"/>
            <w:tcPrChange w:id="188"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04518920" w14:textId="4EBBF752" w:rsidR="003A5BA2" w:rsidRPr="000E4EEB" w:rsidRDefault="003A5BA2" w:rsidP="003A5BA2">
            <w:pPr>
              <w:rPr>
                <w:ins w:id="189" w:author="Dylan CHEN" w:date="2026-08-29T09:36:00Z" w16du:dateUtc="2026-08-29T01:36:00Z"/>
                <w:rFonts w:ascii="Aptos" w:hAnsi="Aptos"/>
                <w:color w:val="000000"/>
                <w:sz w:val="18"/>
                <w:szCs w:val="18"/>
              </w:rPr>
            </w:pPr>
          </w:p>
        </w:tc>
        <w:tc>
          <w:tcPr>
            <w:tcW w:w="1879" w:type="dxa"/>
            <w:tcBorders>
              <w:top w:val="nil"/>
              <w:left w:val="nil"/>
              <w:bottom w:val="single" w:sz="8" w:space="0" w:color="auto"/>
              <w:right w:val="single" w:sz="8" w:space="0" w:color="auto"/>
            </w:tcBorders>
            <w:vAlign w:val="center"/>
            <w:tcPrChange w:id="190" w:author="Dylan CHEN" w:date="2026-08-29T09:37:00Z" w16du:dateUtc="2026-08-29T01:37:00Z">
              <w:tcPr>
                <w:tcW w:w="1990" w:type="dxa"/>
                <w:gridSpan w:val="2"/>
                <w:tcBorders>
                  <w:top w:val="nil"/>
                  <w:left w:val="nil"/>
                  <w:bottom w:val="single" w:sz="8" w:space="0" w:color="auto"/>
                  <w:right w:val="single" w:sz="8" w:space="0" w:color="auto"/>
                </w:tcBorders>
                <w:vAlign w:val="center"/>
              </w:tcPr>
            </w:tcPrChange>
          </w:tcPr>
          <w:p w14:paraId="47063A6F" w14:textId="04329DC9" w:rsidR="003A5BA2" w:rsidRPr="000E4EEB" w:rsidRDefault="003A5BA2" w:rsidP="003A5BA2">
            <w:pPr>
              <w:rPr>
                <w:ins w:id="191" w:author="Dylan CHEN" w:date="2026-08-29T09:36:00Z" w16du:dateUtc="2026-08-29T01:36:00Z"/>
                <w:color w:val="000000"/>
                <w:sz w:val="18"/>
                <w:szCs w:val="18"/>
              </w:rPr>
            </w:pPr>
            <w:ins w:id="192" w:author="Dylan CHEN" w:date="2026-08-29T09:36:00Z" w16du:dateUtc="2026-08-29T01:36:00Z">
              <w:r w:rsidRPr="003A5BA2">
                <w:rPr>
                  <w:b/>
                  <w:bCs/>
                  <w:color w:val="000000"/>
                  <w:sz w:val="18"/>
                  <w:szCs w:val="18"/>
                  <w:rPrChange w:id="193" w:author="Dylan CHEN" w:date="2026-08-29T09:38:00Z" w16du:dateUtc="2026-08-29T01:38:00Z">
                    <w:rPr>
                      <w:color w:val="000000"/>
                      <w:sz w:val="18"/>
                      <w:szCs w:val="18"/>
                    </w:rPr>
                  </w:rPrChange>
                </w:rPr>
                <w:t>−</w:t>
              </w:r>
              <w:r w:rsidRPr="000E4EEB">
                <w:rPr>
                  <w:color w:val="000000"/>
                  <w:sz w:val="18"/>
                  <w:szCs w:val="18"/>
                </w:rPr>
                <w:t>; longer, less readable</w:t>
              </w:r>
            </w:ins>
          </w:p>
        </w:tc>
      </w:tr>
      <w:tr w:rsidR="003A5BA2" w:rsidRPr="00015210" w14:paraId="51F42C0C" w14:textId="77777777" w:rsidTr="003A5BA2">
        <w:trPr>
          <w:trHeight w:val="262"/>
          <w:jc w:val="center"/>
          <w:trPrChange w:id="194" w:author="Dylan CHEN" w:date="2026-08-29T09:37:00Z" w16du:dateUtc="2026-08-29T01:37:00Z">
            <w:trPr>
              <w:trHeight w:val="262"/>
              <w:jc w:val="center"/>
            </w:trPr>
          </w:trPrChange>
        </w:trPr>
        <w:tc>
          <w:tcPr>
            <w:tcW w:w="2330" w:type="dxa"/>
            <w:tcBorders>
              <w:top w:val="nil"/>
              <w:left w:val="single" w:sz="8" w:space="0" w:color="auto"/>
              <w:bottom w:val="single" w:sz="8" w:space="0" w:color="auto"/>
              <w:right w:val="single" w:sz="8" w:space="0" w:color="auto"/>
            </w:tcBorders>
            <w:vAlign w:val="center"/>
            <w:hideMark/>
            <w:tcPrChange w:id="195"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B77D5A5" w14:textId="77777777" w:rsidR="003A5BA2" w:rsidRPr="00015210" w:rsidRDefault="003A5BA2" w:rsidP="003A5BA2">
            <w:pPr>
              <w:rPr>
                <w:color w:val="000000"/>
                <w:sz w:val="18"/>
                <w:szCs w:val="18"/>
              </w:rPr>
            </w:pPr>
            <w:r w:rsidRPr="00015210">
              <w:rPr>
                <w:color w:val="000000"/>
                <w:sz w:val="18"/>
                <w:szCs w:val="18"/>
              </w:rPr>
              <w:t>Borwankar et al. (2026)</w:t>
            </w:r>
          </w:p>
        </w:tc>
        <w:tc>
          <w:tcPr>
            <w:tcW w:w="2160" w:type="dxa"/>
            <w:tcBorders>
              <w:top w:val="nil"/>
              <w:left w:val="nil"/>
              <w:bottom w:val="single" w:sz="8" w:space="0" w:color="auto"/>
              <w:right w:val="single" w:sz="8" w:space="0" w:color="auto"/>
            </w:tcBorders>
            <w:vAlign w:val="center"/>
            <w:hideMark/>
            <w:tcPrChange w:id="196"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4F4BFDB2"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197"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31507EF1"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198"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8229EE4" w14:textId="77777777" w:rsidR="003A5BA2" w:rsidRPr="00015210" w:rsidRDefault="003A5BA2" w:rsidP="003A5BA2">
            <w:pPr>
              <w:rPr>
                <w:color w:val="000000"/>
                <w:sz w:val="18"/>
                <w:szCs w:val="18"/>
              </w:rPr>
            </w:pPr>
            <w:r w:rsidRPr="00015210">
              <w:rPr>
                <w:color w:val="000000"/>
                <w:sz w:val="18"/>
                <w:szCs w:val="18"/>
              </w:rPr>
              <w:t>Answer-user-day</w:t>
            </w:r>
          </w:p>
        </w:tc>
        <w:tc>
          <w:tcPr>
            <w:tcW w:w="956" w:type="dxa"/>
            <w:tcBorders>
              <w:top w:val="nil"/>
              <w:left w:val="nil"/>
              <w:bottom w:val="single" w:sz="8" w:space="0" w:color="auto"/>
              <w:right w:val="single" w:sz="8" w:space="0" w:color="auto"/>
            </w:tcBorders>
            <w:vAlign w:val="center"/>
            <w:hideMark/>
            <w:tcPrChange w:id="199"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63368BA2"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00"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3E97BAF7" w14:textId="2154BE17"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01"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EC6BE6" w14:textId="54D2CAFB" w:rsidR="003A5BA2" w:rsidRPr="00015210" w:rsidRDefault="003A5BA2" w:rsidP="003A5BA2">
            <w:pPr>
              <w:rPr>
                <w:color w:val="000000"/>
                <w:sz w:val="18"/>
                <w:szCs w:val="18"/>
              </w:rPr>
            </w:pPr>
            <w:r w:rsidRPr="000E4EEB">
              <w:rPr>
                <w:color w:val="000000"/>
                <w:sz w:val="18"/>
                <w:szCs w:val="18"/>
              </w:rPr>
              <w:t>Answers shorter &amp; more negative</w:t>
            </w:r>
          </w:p>
        </w:tc>
      </w:tr>
      <w:tr w:rsidR="003A5BA2" w:rsidRPr="00015210" w14:paraId="0A835BAC" w14:textId="77777777" w:rsidTr="003A5BA2">
        <w:trPr>
          <w:trHeight w:val="278"/>
          <w:jc w:val="center"/>
          <w:trPrChange w:id="202"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03"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1F4AABDE" w14:textId="77777777" w:rsidR="003A5BA2" w:rsidRPr="00015210" w:rsidRDefault="003A5BA2" w:rsidP="003A5BA2">
            <w:pPr>
              <w:rPr>
                <w:color w:val="000000"/>
                <w:sz w:val="18"/>
                <w:szCs w:val="18"/>
              </w:rPr>
            </w:pPr>
            <w:r w:rsidRPr="00015210">
              <w:rPr>
                <w:color w:val="000000"/>
                <w:sz w:val="18"/>
                <w:szCs w:val="18"/>
              </w:rPr>
              <w:t>Li &amp; Kim (2025)</w:t>
            </w:r>
          </w:p>
        </w:tc>
        <w:tc>
          <w:tcPr>
            <w:tcW w:w="2160" w:type="dxa"/>
            <w:tcBorders>
              <w:top w:val="nil"/>
              <w:left w:val="nil"/>
              <w:bottom w:val="single" w:sz="8" w:space="0" w:color="auto"/>
              <w:right w:val="single" w:sz="8" w:space="0" w:color="auto"/>
            </w:tcBorders>
            <w:vAlign w:val="center"/>
            <w:hideMark/>
            <w:tcPrChange w:id="204"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0EB01F85" w14:textId="77777777" w:rsidR="003A5BA2" w:rsidRPr="00015210" w:rsidRDefault="003A5BA2" w:rsidP="003A5BA2">
            <w:pPr>
              <w:rPr>
                <w:color w:val="000000"/>
                <w:sz w:val="18"/>
                <w:szCs w:val="18"/>
              </w:rPr>
            </w:pPr>
            <w:r w:rsidRPr="00015210">
              <w:rPr>
                <w:color w:val="000000"/>
                <w:sz w:val="18"/>
                <w:szCs w:val="18"/>
              </w:rPr>
              <w:t>Stack Overflow (technical)</w:t>
            </w:r>
          </w:p>
        </w:tc>
        <w:tc>
          <w:tcPr>
            <w:tcW w:w="1890" w:type="dxa"/>
            <w:tcBorders>
              <w:top w:val="nil"/>
              <w:left w:val="nil"/>
              <w:bottom w:val="single" w:sz="8" w:space="0" w:color="auto"/>
              <w:right w:val="single" w:sz="8" w:space="0" w:color="auto"/>
            </w:tcBorders>
            <w:vAlign w:val="center"/>
            <w:hideMark/>
            <w:tcPrChange w:id="205"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5B5E9D1" w14:textId="77777777" w:rsidR="003A5BA2" w:rsidRPr="00015210" w:rsidRDefault="003A5BA2" w:rsidP="003A5BA2">
            <w:pPr>
              <w:rPr>
                <w:color w:val="000000"/>
                <w:sz w:val="18"/>
                <w:szCs w:val="18"/>
              </w:rPr>
            </w:pPr>
            <w:r w:rsidRPr="00015210">
              <w:rPr>
                <w:color w:val="000000"/>
                <w:sz w:val="18"/>
                <w:szCs w:val="18"/>
              </w:rPr>
              <w:t>ChatGPT release</w:t>
            </w:r>
          </w:p>
        </w:tc>
        <w:tc>
          <w:tcPr>
            <w:tcW w:w="900" w:type="dxa"/>
            <w:tcBorders>
              <w:top w:val="nil"/>
              <w:left w:val="nil"/>
              <w:bottom w:val="single" w:sz="8" w:space="0" w:color="auto"/>
              <w:right w:val="single" w:sz="8" w:space="0" w:color="auto"/>
            </w:tcBorders>
            <w:vAlign w:val="center"/>
            <w:hideMark/>
            <w:tcPrChange w:id="206"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7ED7A8C0" w14:textId="77777777" w:rsidR="003A5BA2" w:rsidRPr="00015210" w:rsidRDefault="003A5BA2" w:rsidP="003A5BA2">
            <w:pPr>
              <w:rPr>
                <w:color w:val="000000"/>
                <w:sz w:val="18"/>
                <w:szCs w:val="18"/>
              </w:rPr>
            </w:pPr>
            <w:r w:rsidRPr="00015210">
              <w:rPr>
                <w:color w:val="000000"/>
                <w:sz w:val="18"/>
                <w:szCs w:val="18"/>
              </w:rPr>
              <w:t>User-day</w:t>
            </w:r>
          </w:p>
        </w:tc>
        <w:tc>
          <w:tcPr>
            <w:tcW w:w="956" w:type="dxa"/>
            <w:tcBorders>
              <w:top w:val="nil"/>
              <w:left w:val="nil"/>
              <w:bottom w:val="single" w:sz="8" w:space="0" w:color="auto"/>
              <w:right w:val="single" w:sz="8" w:space="0" w:color="auto"/>
            </w:tcBorders>
            <w:vAlign w:val="center"/>
            <w:hideMark/>
            <w:tcPrChange w:id="207"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3271C5F0"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08"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51C34926" w14:textId="6795D986" w:rsidR="003A5BA2" w:rsidRPr="00015210" w:rsidRDefault="003A5BA2" w:rsidP="003A5BA2">
            <w:pPr>
              <w:rPr>
                <w:rFonts w:ascii="Aptos" w:hAnsi="Aptos"/>
                <w:color w:val="000000"/>
                <w:sz w:val="18"/>
                <w:szCs w:val="18"/>
              </w:rPr>
            </w:pPr>
            <w:r w:rsidRPr="000E4EEB">
              <w:rPr>
                <w:rFonts w:ascii="Aptos" w:hAnsi="Aptos"/>
                <w:color w:val="000000"/>
                <w:sz w:val="18"/>
                <w:szCs w:val="18"/>
              </w:rPr>
              <w:t> </w:t>
            </w:r>
          </w:p>
        </w:tc>
        <w:tc>
          <w:tcPr>
            <w:tcW w:w="1879" w:type="dxa"/>
            <w:tcBorders>
              <w:top w:val="nil"/>
              <w:left w:val="nil"/>
              <w:bottom w:val="single" w:sz="8" w:space="0" w:color="auto"/>
              <w:right w:val="single" w:sz="8" w:space="0" w:color="auto"/>
            </w:tcBorders>
            <w:vAlign w:val="center"/>
            <w:hideMark/>
            <w:tcPrChange w:id="209"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4BDA2327" w14:textId="393E74D9" w:rsidR="003A5BA2" w:rsidRPr="003A5BA2" w:rsidRDefault="003A5BA2" w:rsidP="003A5BA2">
            <w:pPr>
              <w:rPr>
                <w:b/>
                <w:bCs/>
                <w:color w:val="000000"/>
                <w:sz w:val="18"/>
                <w:szCs w:val="18"/>
                <w:rPrChange w:id="210" w:author="Dylan CHEN" w:date="2026-08-29T09:38:00Z" w16du:dateUtc="2026-08-29T01:38:00Z">
                  <w:rPr>
                    <w:color w:val="000000"/>
                    <w:sz w:val="18"/>
                    <w:szCs w:val="18"/>
                  </w:rPr>
                </w:rPrChange>
              </w:rPr>
            </w:pPr>
            <w:r w:rsidRPr="003A5BA2">
              <w:rPr>
                <w:b/>
                <w:bCs/>
                <w:color w:val="000000"/>
                <w:sz w:val="18"/>
                <w:szCs w:val="18"/>
                <w:rPrChange w:id="211" w:author="Dylan CHEN" w:date="2026-08-29T09:38:00Z" w16du:dateUtc="2026-08-29T01:38:00Z">
                  <w:rPr>
                    <w:color w:val="000000"/>
                    <w:sz w:val="18"/>
                    <w:szCs w:val="18"/>
                  </w:rPr>
                </w:rPrChange>
              </w:rPr>
              <w:t>−</w:t>
            </w:r>
          </w:p>
        </w:tc>
      </w:tr>
      <w:tr w:rsidR="003A5BA2" w:rsidRPr="00015210" w14:paraId="02C9F994" w14:textId="77777777" w:rsidTr="003A5BA2">
        <w:trPr>
          <w:trHeight w:val="278"/>
          <w:jc w:val="center"/>
          <w:trPrChange w:id="212" w:author="Dylan CHEN" w:date="2026-08-29T09:37:00Z" w16du:dateUtc="2026-08-29T01:37:00Z">
            <w:trPr>
              <w:trHeight w:val="278"/>
              <w:jc w:val="center"/>
            </w:trPr>
          </w:trPrChange>
        </w:trPr>
        <w:tc>
          <w:tcPr>
            <w:tcW w:w="2330" w:type="dxa"/>
            <w:tcBorders>
              <w:top w:val="nil"/>
              <w:left w:val="single" w:sz="8" w:space="0" w:color="auto"/>
              <w:bottom w:val="single" w:sz="8" w:space="0" w:color="auto"/>
              <w:right w:val="single" w:sz="8" w:space="0" w:color="auto"/>
            </w:tcBorders>
            <w:vAlign w:val="center"/>
            <w:hideMark/>
            <w:tcPrChange w:id="213"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6C609A6B" w14:textId="77777777" w:rsidR="003A5BA2" w:rsidRPr="00015210" w:rsidRDefault="003A5BA2" w:rsidP="003A5BA2">
            <w:pPr>
              <w:rPr>
                <w:color w:val="000000"/>
                <w:sz w:val="18"/>
                <w:szCs w:val="18"/>
              </w:rPr>
            </w:pPr>
            <w:r w:rsidRPr="00015210">
              <w:rPr>
                <w:color w:val="000000"/>
                <w:sz w:val="18"/>
                <w:szCs w:val="18"/>
              </w:rPr>
              <w:t>Wang &amp; Zheng (2024)</w:t>
            </w:r>
          </w:p>
        </w:tc>
        <w:tc>
          <w:tcPr>
            <w:tcW w:w="2160" w:type="dxa"/>
            <w:tcBorders>
              <w:top w:val="nil"/>
              <w:left w:val="nil"/>
              <w:bottom w:val="single" w:sz="8" w:space="0" w:color="auto"/>
              <w:right w:val="single" w:sz="8" w:space="0" w:color="auto"/>
            </w:tcBorders>
            <w:vAlign w:val="center"/>
            <w:hideMark/>
            <w:tcPrChange w:id="214"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5110D8E8" w14:textId="77777777" w:rsidR="003A5BA2" w:rsidRPr="00015210" w:rsidRDefault="003A5BA2" w:rsidP="003A5BA2">
            <w:pPr>
              <w:rPr>
                <w:color w:val="000000"/>
                <w:sz w:val="18"/>
                <w:szCs w:val="18"/>
              </w:rPr>
            </w:pPr>
            <w:r w:rsidRPr="00015210">
              <w:rPr>
                <w:color w:val="000000"/>
                <w:sz w:val="18"/>
                <w:szCs w:val="18"/>
              </w:rPr>
              <w:t>Stack Exchange (technical)</w:t>
            </w:r>
          </w:p>
        </w:tc>
        <w:tc>
          <w:tcPr>
            <w:tcW w:w="1890" w:type="dxa"/>
            <w:tcBorders>
              <w:top w:val="nil"/>
              <w:left w:val="nil"/>
              <w:bottom w:val="single" w:sz="8" w:space="0" w:color="auto"/>
              <w:right w:val="single" w:sz="8" w:space="0" w:color="auto"/>
            </w:tcBorders>
            <w:vAlign w:val="center"/>
            <w:hideMark/>
            <w:tcPrChange w:id="215"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0E5E14A0" w14:textId="77777777" w:rsidR="003A5BA2" w:rsidRPr="00015210" w:rsidRDefault="003A5BA2" w:rsidP="003A5BA2">
            <w:pPr>
              <w:rPr>
                <w:color w:val="000000"/>
                <w:sz w:val="18"/>
                <w:szCs w:val="18"/>
              </w:rPr>
            </w:pPr>
            <w:r w:rsidRPr="00015210">
              <w:rPr>
                <w:color w:val="000000"/>
                <w:sz w:val="18"/>
                <w:szCs w:val="18"/>
              </w:rPr>
              <w:t xml:space="preserve">ChatGPT </w:t>
            </w:r>
            <w:r w:rsidRPr="00015210">
              <w:rPr>
                <w:b/>
                <w:bCs/>
                <w:color w:val="000000"/>
                <w:sz w:val="18"/>
                <w:szCs w:val="18"/>
              </w:rPr>
              <w:t>ban</w:t>
            </w:r>
          </w:p>
        </w:tc>
        <w:tc>
          <w:tcPr>
            <w:tcW w:w="900" w:type="dxa"/>
            <w:tcBorders>
              <w:top w:val="nil"/>
              <w:left w:val="nil"/>
              <w:bottom w:val="single" w:sz="8" w:space="0" w:color="auto"/>
              <w:right w:val="single" w:sz="8" w:space="0" w:color="auto"/>
            </w:tcBorders>
            <w:vAlign w:val="center"/>
            <w:hideMark/>
            <w:tcPrChange w:id="216"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A49F785" w14:textId="77777777" w:rsidR="003A5BA2" w:rsidRPr="00015210" w:rsidRDefault="003A5BA2" w:rsidP="003A5BA2">
            <w:pPr>
              <w:rPr>
                <w:color w:val="000000"/>
                <w:sz w:val="18"/>
                <w:szCs w:val="18"/>
              </w:rPr>
            </w:pPr>
            <w:r w:rsidRPr="00015210">
              <w:rPr>
                <w:color w:val="000000"/>
                <w:sz w:val="18"/>
                <w:szCs w:val="18"/>
              </w:rPr>
              <w:t>Topic-week</w:t>
            </w:r>
          </w:p>
        </w:tc>
        <w:tc>
          <w:tcPr>
            <w:tcW w:w="956" w:type="dxa"/>
            <w:tcBorders>
              <w:top w:val="nil"/>
              <w:left w:val="nil"/>
              <w:bottom w:val="single" w:sz="8" w:space="0" w:color="auto"/>
              <w:right w:val="single" w:sz="8" w:space="0" w:color="auto"/>
            </w:tcBorders>
            <w:vAlign w:val="center"/>
            <w:hideMark/>
            <w:tcPrChange w:id="217"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12A98867" w14:textId="77777777" w:rsidR="003A5BA2" w:rsidRPr="00015210" w:rsidRDefault="003A5BA2" w:rsidP="003A5BA2">
            <w:pPr>
              <w:rPr>
                <w:color w:val="000000"/>
                <w:sz w:val="18"/>
                <w:szCs w:val="18"/>
              </w:rPr>
            </w:pPr>
            <w:r w:rsidRPr="00015210">
              <w:rPr>
                <w:color w:val="000000"/>
                <w:sz w:val="18"/>
                <w:szCs w:val="18"/>
              </w:rPr>
              <w:t>No</w:t>
            </w:r>
          </w:p>
        </w:tc>
        <w:tc>
          <w:tcPr>
            <w:tcW w:w="2734" w:type="dxa"/>
            <w:tcBorders>
              <w:top w:val="nil"/>
              <w:left w:val="nil"/>
              <w:bottom w:val="single" w:sz="8" w:space="0" w:color="auto"/>
              <w:right w:val="single" w:sz="8" w:space="0" w:color="auto"/>
            </w:tcBorders>
            <w:vAlign w:val="center"/>
            <w:hideMark/>
            <w:tcPrChange w:id="218" w:author="Dylan CHEN" w:date="2026-08-29T09:37:00Z" w16du:dateUtc="2026-08-29T01:37:00Z">
              <w:tcPr>
                <w:tcW w:w="2620" w:type="dxa"/>
                <w:tcBorders>
                  <w:top w:val="nil"/>
                  <w:left w:val="nil"/>
                  <w:bottom w:val="single" w:sz="8" w:space="0" w:color="auto"/>
                  <w:right w:val="single" w:sz="8" w:space="0" w:color="auto"/>
                </w:tcBorders>
                <w:vAlign w:val="center"/>
                <w:hideMark/>
              </w:tcPr>
            </w:tcPrChange>
          </w:tcPr>
          <w:p w14:paraId="0CE29E27" w14:textId="4E20AABA" w:rsidR="003A5BA2" w:rsidRPr="00015210" w:rsidRDefault="003A5BA2" w:rsidP="003A5BA2">
            <w:pPr>
              <w:rPr>
                <w:color w:val="000000"/>
                <w:sz w:val="18"/>
                <w:szCs w:val="18"/>
              </w:rPr>
            </w:pPr>
            <w:del w:id="219" w:author="Dylan CHEN" w:date="2026-08-29T09:38:00Z" w16du:dateUtc="2026-08-29T01:38:00Z">
              <w:r w:rsidRPr="000E4EEB" w:rsidDel="003A5BA2">
                <w:rPr>
                  <w:color w:val="000000"/>
                  <w:sz w:val="18"/>
                  <w:szCs w:val="18"/>
                </w:rPr>
                <w:delText>+</w:delText>
              </w:r>
            </w:del>
          </w:p>
        </w:tc>
        <w:tc>
          <w:tcPr>
            <w:tcW w:w="1879" w:type="dxa"/>
            <w:tcBorders>
              <w:top w:val="nil"/>
              <w:left w:val="nil"/>
              <w:bottom w:val="single" w:sz="8" w:space="0" w:color="auto"/>
              <w:right w:val="single" w:sz="8" w:space="0" w:color="auto"/>
            </w:tcBorders>
            <w:vAlign w:val="center"/>
            <w:hideMark/>
            <w:tcPrChange w:id="220"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6CDA03A0" w14:textId="51CFA26F" w:rsidR="003A5BA2" w:rsidRPr="00015210" w:rsidRDefault="003A5BA2" w:rsidP="003A5BA2">
            <w:pPr>
              <w:rPr>
                <w:color w:val="000000"/>
                <w:sz w:val="18"/>
                <w:szCs w:val="18"/>
              </w:rPr>
            </w:pPr>
            <w:r w:rsidRPr="003A5BA2">
              <w:rPr>
                <w:b/>
                <w:bCs/>
                <w:color w:val="000000"/>
                <w:sz w:val="18"/>
                <w:szCs w:val="18"/>
                <w:rPrChange w:id="221" w:author="Dylan CHEN" w:date="2026-08-29T09:38:00Z" w16du:dateUtc="2026-08-29T01:38:00Z">
                  <w:rPr>
                    <w:color w:val="000000"/>
                    <w:sz w:val="18"/>
                    <w:szCs w:val="18"/>
                  </w:rPr>
                </w:rPrChange>
              </w:rPr>
              <w:t>+</w:t>
            </w:r>
            <w:r w:rsidRPr="000E4EEB">
              <w:rPr>
                <w:color w:val="000000"/>
                <w:sz w:val="18"/>
                <w:szCs w:val="18"/>
              </w:rPr>
              <w:t>; acceptance +</w:t>
            </w:r>
          </w:p>
        </w:tc>
      </w:tr>
      <w:tr w:rsidR="003A5BA2" w:rsidRPr="00015210" w14:paraId="39C7CC3B" w14:textId="77777777" w:rsidTr="00337485">
        <w:trPr>
          <w:trHeight w:val="262"/>
          <w:jc w:val="center"/>
        </w:trPr>
        <w:tc>
          <w:tcPr>
            <w:tcW w:w="12849" w:type="dxa"/>
            <w:gridSpan w:val="7"/>
            <w:tcBorders>
              <w:top w:val="single" w:sz="8" w:space="0" w:color="auto"/>
              <w:left w:val="single" w:sz="8" w:space="0" w:color="auto"/>
              <w:bottom w:val="single" w:sz="8" w:space="0" w:color="auto"/>
              <w:right w:val="single" w:sz="8" w:space="0" w:color="000000"/>
            </w:tcBorders>
            <w:vAlign w:val="center"/>
            <w:hideMark/>
          </w:tcPr>
          <w:p w14:paraId="19785E56" w14:textId="2AC0A1D2" w:rsidR="003A5BA2" w:rsidRPr="00015210" w:rsidRDefault="003A5BA2" w:rsidP="003A5BA2">
            <w:pPr>
              <w:rPr>
                <w:b/>
                <w:bCs/>
                <w:color w:val="000000"/>
                <w:sz w:val="18"/>
                <w:szCs w:val="18"/>
              </w:rPr>
            </w:pPr>
            <w:r w:rsidRPr="00015210">
              <w:rPr>
                <w:b/>
                <w:bCs/>
                <w:color w:val="000000"/>
                <w:sz w:val="18"/>
                <w:szCs w:val="18"/>
              </w:rPr>
              <w:t xml:space="preserve">Role 3. </w:t>
            </w:r>
            <w:r>
              <w:rPr>
                <w:b/>
                <w:bCs/>
                <w:color w:val="000000"/>
                <w:sz w:val="18"/>
                <w:szCs w:val="18"/>
              </w:rPr>
              <w:t xml:space="preserve">Internal </w:t>
            </w:r>
            <w:r w:rsidRPr="00015210">
              <w:rPr>
                <w:b/>
                <w:bCs/>
                <w:color w:val="000000"/>
                <w:sz w:val="18"/>
                <w:szCs w:val="18"/>
              </w:rPr>
              <w:t xml:space="preserve">AI as </w:t>
            </w:r>
            <w:r>
              <w:rPr>
                <w:b/>
                <w:bCs/>
                <w:color w:val="000000"/>
                <w:sz w:val="18"/>
                <w:szCs w:val="18"/>
              </w:rPr>
              <w:t>the answerer’</w:t>
            </w:r>
            <w:r>
              <w:rPr>
                <w:rFonts w:hint="eastAsia"/>
                <w:b/>
                <w:bCs/>
                <w:color w:val="000000"/>
                <w:sz w:val="18"/>
                <w:szCs w:val="18"/>
              </w:rPr>
              <w:t xml:space="preserve">s </w:t>
            </w:r>
            <w:r>
              <w:rPr>
                <w:b/>
                <w:bCs/>
                <w:color w:val="000000"/>
                <w:sz w:val="18"/>
                <w:szCs w:val="18"/>
              </w:rPr>
              <w:t>competitor</w:t>
            </w:r>
          </w:p>
        </w:tc>
      </w:tr>
      <w:tr w:rsidR="003A5BA2" w:rsidRPr="00015210" w14:paraId="66C5E3AF" w14:textId="77777777" w:rsidTr="003A5BA2">
        <w:trPr>
          <w:trHeight w:val="36"/>
          <w:jc w:val="center"/>
          <w:trPrChange w:id="222"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223"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40F2CCC0" w14:textId="77777777" w:rsidR="003A5BA2" w:rsidRPr="00015210" w:rsidRDefault="003A5BA2" w:rsidP="003A5BA2">
            <w:pPr>
              <w:rPr>
                <w:color w:val="000000"/>
                <w:sz w:val="18"/>
                <w:szCs w:val="18"/>
              </w:rPr>
            </w:pPr>
            <w:r w:rsidRPr="00015210">
              <w:rPr>
                <w:color w:val="000000"/>
                <w:sz w:val="18"/>
                <w:szCs w:val="18"/>
              </w:rPr>
              <w:t>Su et al. (2025)</w:t>
            </w:r>
          </w:p>
        </w:tc>
        <w:tc>
          <w:tcPr>
            <w:tcW w:w="2160" w:type="dxa"/>
            <w:tcBorders>
              <w:top w:val="nil"/>
              <w:left w:val="nil"/>
              <w:bottom w:val="single" w:sz="8" w:space="0" w:color="auto"/>
              <w:right w:val="single" w:sz="8" w:space="0" w:color="auto"/>
            </w:tcBorders>
            <w:vAlign w:val="center"/>
            <w:hideMark/>
            <w:tcPrChange w:id="224"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3DA5A902" w14:textId="77777777" w:rsidR="003A5BA2" w:rsidRPr="00015210" w:rsidRDefault="003A5BA2" w:rsidP="003A5BA2">
            <w:pPr>
              <w:rPr>
                <w:color w:val="000000"/>
                <w:sz w:val="18"/>
                <w:szCs w:val="18"/>
              </w:rPr>
            </w:pPr>
            <w:r w:rsidRPr="00015210">
              <w:rPr>
                <w:color w:val="000000"/>
                <w:sz w:val="18"/>
                <w:szCs w:val="18"/>
              </w:rPr>
              <w:t>Quora (general)</w:t>
            </w:r>
          </w:p>
        </w:tc>
        <w:tc>
          <w:tcPr>
            <w:tcW w:w="1890" w:type="dxa"/>
            <w:tcBorders>
              <w:top w:val="nil"/>
              <w:left w:val="nil"/>
              <w:bottom w:val="single" w:sz="8" w:space="0" w:color="auto"/>
              <w:right w:val="single" w:sz="8" w:space="0" w:color="auto"/>
            </w:tcBorders>
            <w:vAlign w:val="center"/>
            <w:hideMark/>
            <w:tcPrChange w:id="225"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1751819A" w14:textId="3B0CC4B7"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old questions)</w:t>
            </w:r>
          </w:p>
        </w:tc>
        <w:tc>
          <w:tcPr>
            <w:tcW w:w="900" w:type="dxa"/>
            <w:tcBorders>
              <w:top w:val="nil"/>
              <w:left w:val="nil"/>
              <w:bottom w:val="single" w:sz="8" w:space="0" w:color="auto"/>
              <w:right w:val="single" w:sz="8" w:space="0" w:color="auto"/>
            </w:tcBorders>
            <w:vAlign w:val="center"/>
            <w:hideMark/>
            <w:tcPrChange w:id="226"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2CE5BC8D" w14:textId="77777777" w:rsidR="003A5BA2" w:rsidRPr="00015210" w:rsidRDefault="003A5BA2" w:rsidP="003A5BA2">
            <w:pPr>
              <w:rPr>
                <w:color w:val="000000"/>
                <w:sz w:val="18"/>
                <w:szCs w:val="18"/>
              </w:rPr>
            </w:pPr>
            <w:r w:rsidRPr="00015210">
              <w:rPr>
                <w:color w:val="000000"/>
                <w:sz w:val="18"/>
                <w:szCs w:val="18"/>
              </w:rPr>
              <w:t>Question-week</w:t>
            </w:r>
          </w:p>
        </w:tc>
        <w:tc>
          <w:tcPr>
            <w:tcW w:w="956" w:type="dxa"/>
            <w:tcBorders>
              <w:top w:val="nil"/>
              <w:left w:val="nil"/>
              <w:bottom w:val="single" w:sz="8" w:space="0" w:color="auto"/>
              <w:right w:val="single" w:sz="8" w:space="0" w:color="auto"/>
            </w:tcBorders>
            <w:vAlign w:val="center"/>
            <w:hideMark/>
            <w:tcPrChange w:id="227"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047F2B44" w14:textId="73E368A2"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228"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1DAB9277" w14:textId="76320BFB" w:rsidR="003A5BA2" w:rsidRPr="00015210" w:rsidRDefault="003A5BA2" w:rsidP="003A5BA2">
            <w:pPr>
              <w:rPr>
                <w:rFonts w:ascii="Aptos" w:hAnsi="Aptos"/>
                <w:color w:val="000000"/>
                <w:sz w:val="18"/>
                <w:szCs w:val="18"/>
              </w:rPr>
            </w:pPr>
          </w:p>
        </w:tc>
        <w:tc>
          <w:tcPr>
            <w:tcW w:w="1879" w:type="dxa"/>
            <w:tcBorders>
              <w:top w:val="nil"/>
              <w:left w:val="nil"/>
              <w:bottom w:val="single" w:sz="8" w:space="0" w:color="auto"/>
              <w:right w:val="single" w:sz="8" w:space="0" w:color="auto"/>
            </w:tcBorders>
            <w:vAlign w:val="center"/>
            <w:hideMark/>
            <w:tcPrChange w:id="229"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A1EB300" w14:textId="46842A5F" w:rsidR="003A5BA2" w:rsidRPr="003A5BA2" w:rsidRDefault="003A5BA2" w:rsidP="003A5BA2">
            <w:pPr>
              <w:rPr>
                <w:b/>
                <w:bCs/>
                <w:color w:val="000000"/>
                <w:sz w:val="18"/>
                <w:szCs w:val="18"/>
                <w:rPrChange w:id="230" w:author="Dylan CHEN" w:date="2026-08-29T09:38:00Z" w16du:dateUtc="2026-08-29T01:38:00Z">
                  <w:rPr>
                    <w:color w:val="000000"/>
                    <w:sz w:val="18"/>
                    <w:szCs w:val="18"/>
                  </w:rPr>
                </w:rPrChange>
              </w:rPr>
            </w:pPr>
            <w:r w:rsidRPr="003A5BA2">
              <w:rPr>
                <w:b/>
                <w:bCs/>
                <w:color w:val="000000"/>
                <w:sz w:val="18"/>
                <w:szCs w:val="18"/>
                <w:rPrChange w:id="231" w:author="Dylan CHEN" w:date="2026-08-29T09:38:00Z" w16du:dateUtc="2026-08-29T01:38:00Z">
                  <w:rPr>
                    <w:color w:val="000000"/>
                    <w:sz w:val="18"/>
                    <w:szCs w:val="18"/>
                  </w:rPr>
                </w:rPrChange>
              </w:rPr>
              <w:t>+</w:t>
            </w:r>
          </w:p>
        </w:tc>
      </w:tr>
      <w:tr w:rsidR="003A5BA2" w:rsidRPr="00015210" w14:paraId="65003E90" w14:textId="77777777" w:rsidTr="003A5BA2">
        <w:trPr>
          <w:trHeight w:val="36"/>
          <w:jc w:val="center"/>
          <w:trPrChange w:id="232" w:author="Dylan CHEN" w:date="2026-08-29T09:37:00Z" w16du:dateUtc="2026-08-29T01:37:00Z">
            <w:trPr>
              <w:trHeight w:val="36"/>
              <w:jc w:val="center"/>
            </w:trPr>
          </w:trPrChange>
        </w:trPr>
        <w:tc>
          <w:tcPr>
            <w:tcW w:w="2330" w:type="dxa"/>
            <w:tcBorders>
              <w:top w:val="nil"/>
              <w:left w:val="single" w:sz="8" w:space="0" w:color="auto"/>
              <w:bottom w:val="single" w:sz="8" w:space="0" w:color="auto"/>
              <w:right w:val="single" w:sz="8" w:space="0" w:color="auto"/>
            </w:tcBorders>
            <w:vAlign w:val="center"/>
            <w:hideMark/>
            <w:tcPrChange w:id="233" w:author="Dylan CHEN" w:date="2026-08-29T09:37:00Z" w16du:dateUtc="2026-08-29T01:37:00Z">
              <w:tcPr>
                <w:tcW w:w="2126" w:type="dxa"/>
                <w:tcBorders>
                  <w:top w:val="nil"/>
                  <w:left w:val="single" w:sz="8" w:space="0" w:color="auto"/>
                  <w:bottom w:val="single" w:sz="8" w:space="0" w:color="auto"/>
                  <w:right w:val="single" w:sz="8" w:space="0" w:color="auto"/>
                </w:tcBorders>
                <w:vAlign w:val="center"/>
                <w:hideMark/>
              </w:tcPr>
            </w:tcPrChange>
          </w:tcPr>
          <w:p w14:paraId="50BCA4DD" w14:textId="77777777" w:rsidR="003A5BA2" w:rsidRPr="00015210" w:rsidRDefault="003A5BA2" w:rsidP="003A5BA2">
            <w:pPr>
              <w:rPr>
                <w:b/>
                <w:bCs/>
                <w:color w:val="000000"/>
                <w:sz w:val="18"/>
                <w:szCs w:val="18"/>
              </w:rPr>
            </w:pPr>
            <w:r w:rsidRPr="00015210">
              <w:rPr>
                <w:b/>
                <w:bCs/>
                <w:color w:val="000000"/>
                <w:sz w:val="18"/>
                <w:szCs w:val="18"/>
              </w:rPr>
              <w:t>This study</w:t>
            </w:r>
          </w:p>
        </w:tc>
        <w:tc>
          <w:tcPr>
            <w:tcW w:w="2160" w:type="dxa"/>
            <w:tcBorders>
              <w:top w:val="nil"/>
              <w:left w:val="nil"/>
              <w:bottom w:val="single" w:sz="8" w:space="0" w:color="auto"/>
              <w:right w:val="single" w:sz="8" w:space="0" w:color="auto"/>
            </w:tcBorders>
            <w:vAlign w:val="center"/>
            <w:hideMark/>
            <w:tcPrChange w:id="234" w:author="Dylan CHEN" w:date="2026-08-29T09:37:00Z" w16du:dateUtc="2026-08-29T01:37:00Z">
              <w:tcPr>
                <w:tcW w:w="2030" w:type="dxa"/>
                <w:gridSpan w:val="2"/>
                <w:tcBorders>
                  <w:top w:val="nil"/>
                  <w:left w:val="nil"/>
                  <w:bottom w:val="single" w:sz="8" w:space="0" w:color="auto"/>
                  <w:right w:val="single" w:sz="8" w:space="0" w:color="auto"/>
                </w:tcBorders>
                <w:vAlign w:val="center"/>
                <w:hideMark/>
              </w:tcPr>
            </w:tcPrChange>
          </w:tcPr>
          <w:p w14:paraId="700D8886" w14:textId="77777777" w:rsidR="003A5BA2" w:rsidRPr="00015210" w:rsidRDefault="003A5BA2" w:rsidP="003A5BA2">
            <w:pPr>
              <w:rPr>
                <w:color w:val="000000"/>
                <w:sz w:val="18"/>
                <w:szCs w:val="18"/>
              </w:rPr>
            </w:pPr>
            <w:r w:rsidRPr="00015210">
              <w:rPr>
                <w:color w:val="000000"/>
                <w:sz w:val="18"/>
                <w:szCs w:val="18"/>
              </w:rPr>
              <w:t>SegmentFault (technical)</w:t>
            </w:r>
          </w:p>
        </w:tc>
        <w:tc>
          <w:tcPr>
            <w:tcW w:w="1890" w:type="dxa"/>
            <w:tcBorders>
              <w:top w:val="nil"/>
              <w:left w:val="nil"/>
              <w:bottom w:val="single" w:sz="8" w:space="0" w:color="auto"/>
              <w:right w:val="single" w:sz="8" w:space="0" w:color="auto"/>
            </w:tcBorders>
            <w:vAlign w:val="center"/>
            <w:hideMark/>
            <w:tcPrChange w:id="235" w:author="Dylan CHEN" w:date="2026-08-29T09:37:00Z" w16du:dateUtc="2026-08-29T01:37:00Z">
              <w:tcPr>
                <w:tcW w:w="1811" w:type="dxa"/>
                <w:gridSpan w:val="2"/>
                <w:tcBorders>
                  <w:top w:val="nil"/>
                  <w:left w:val="nil"/>
                  <w:bottom w:val="single" w:sz="8" w:space="0" w:color="auto"/>
                  <w:right w:val="single" w:sz="8" w:space="0" w:color="auto"/>
                </w:tcBorders>
                <w:vAlign w:val="center"/>
                <w:hideMark/>
              </w:tcPr>
            </w:tcPrChange>
          </w:tcPr>
          <w:p w14:paraId="523B7F81" w14:textId="5A8806D5" w:rsidR="003A5BA2" w:rsidRPr="00015210" w:rsidRDefault="003A5BA2" w:rsidP="003A5BA2">
            <w:pPr>
              <w:rPr>
                <w:color w:val="000000"/>
                <w:sz w:val="18"/>
                <w:szCs w:val="18"/>
              </w:rPr>
            </w:pPr>
            <w:r w:rsidRPr="00015210">
              <w:rPr>
                <w:color w:val="000000"/>
                <w:sz w:val="18"/>
                <w:szCs w:val="18"/>
              </w:rPr>
              <w:t>Internal GenAI</w:t>
            </w:r>
            <w:r>
              <w:rPr>
                <w:color w:val="000000"/>
                <w:sz w:val="18"/>
                <w:szCs w:val="18"/>
              </w:rPr>
              <w:t xml:space="preserve"> (applied on new questions)</w:t>
            </w:r>
          </w:p>
        </w:tc>
        <w:tc>
          <w:tcPr>
            <w:tcW w:w="900" w:type="dxa"/>
            <w:tcBorders>
              <w:top w:val="nil"/>
              <w:left w:val="nil"/>
              <w:bottom w:val="single" w:sz="8" w:space="0" w:color="auto"/>
              <w:right w:val="single" w:sz="8" w:space="0" w:color="auto"/>
            </w:tcBorders>
            <w:vAlign w:val="center"/>
            <w:hideMark/>
            <w:tcPrChange w:id="236" w:author="Dylan CHEN" w:date="2026-08-29T09:37:00Z" w16du:dateUtc="2026-08-29T01:37:00Z">
              <w:tcPr>
                <w:tcW w:w="1094" w:type="dxa"/>
                <w:gridSpan w:val="2"/>
                <w:tcBorders>
                  <w:top w:val="nil"/>
                  <w:left w:val="nil"/>
                  <w:bottom w:val="single" w:sz="8" w:space="0" w:color="auto"/>
                  <w:right w:val="single" w:sz="8" w:space="0" w:color="auto"/>
                </w:tcBorders>
                <w:vAlign w:val="center"/>
                <w:hideMark/>
              </w:tcPr>
            </w:tcPrChange>
          </w:tcPr>
          <w:p w14:paraId="4F975765" w14:textId="77777777" w:rsidR="003A5BA2" w:rsidRPr="00015210" w:rsidRDefault="003A5BA2" w:rsidP="003A5BA2">
            <w:pPr>
              <w:rPr>
                <w:color w:val="000000"/>
                <w:sz w:val="18"/>
                <w:szCs w:val="18"/>
              </w:rPr>
            </w:pPr>
            <w:r w:rsidRPr="00015210">
              <w:rPr>
                <w:color w:val="000000"/>
                <w:sz w:val="18"/>
                <w:szCs w:val="18"/>
              </w:rPr>
              <w:t>Question</w:t>
            </w:r>
          </w:p>
        </w:tc>
        <w:tc>
          <w:tcPr>
            <w:tcW w:w="956" w:type="dxa"/>
            <w:tcBorders>
              <w:top w:val="nil"/>
              <w:left w:val="nil"/>
              <w:bottom w:val="single" w:sz="8" w:space="0" w:color="auto"/>
              <w:right w:val="single" w:sz="8" w:space="0" w:color="auto"/>
            </w:tcBorders>
            <w:vAlign w:val="center"/>
            <w:hideMark/>
            <w:tcPrChange w:id="237" w:author="Dylan CHEN" w:date="2026-08-29T09:37:00Z" w16du:dateUtc="2026-08-29T01:37:00Z">
              <w:tcPr>
                <w:tcW w:w="1175" w:type="dxa"/>
                <w:gridSpan w:val="2"/>
                <w:tcBorders>
                  <w:top w:val="nil"/>
                  <w:left w:val="nil"/>
                  <w:bottom w:val="single" w:sz="8" w:space="0" w:color="auto"/>
                  <w:right w:val="single" w:sz="8" w:space="0" w:color="auto"/>
                </w:tcBorders>
                <w:vAlign w:val="center"/>
                <w:hideMark/>
              </w:tcPr>
            </w:tcPrChange>
          </w:tcPr>
          <w:p w14:paraId="7C00AE3B" w14:textId="2F7B0FC4" w:rsidR="003A5BA2" w:rsidRPr="00015210" w:rsidRDefault="003A5BA2" w:rsidP="003A5BA2">
            <w:pPr>
              <w:rPr>
                <w:color w:val="000000"/>
                <w:sz w:val="18"/>
                <w:szCs w:val="18"/>
              </w:rPr>
            </w:pPr>
            <w:r w:rsidRPr="00015210">
              <w:rPr>
                <w:color w:val="000000"/>
                <w:sz w:val="18"/>
                <w:szCs w:val="18"/>
              </w:rPr>
              <w:t xml:space="preserve">Yes </w:t>
            </w:r>
          </w:p>
        </w:tc>
        <w:tc>
          <w:tcPr>
            <w:tcW w:w="2734" w:type="dxa"/>
            <w:tcBorders>
              <w:top w:val="nil"/>
              <w:left w:val="nil"/>
              <w:bottom w:val="single" w:sz="8" w:space="0" w:color="auto"/>
              <w:right w:val="single" w:sz="8" w:space="0" w:color="auto"/>
            </w:tcBorders>
            <w:vAlign w:val="center"/>
            <w:tcPrChange w:id="238" w:author="Dylan CHEN" w:date="2026-08-29T09:37:00Z" w16du:dateUtc="2026-08-29T01:37:00Z">
              <w:tcPr>
                <w:tcW w:w="2620" w:type="dxa"/>
                <w:tcBorders>
                  <w:top w:val="nil"/>
                  <w:left w:val="nil"/>
                  <w:bottom w:val="single" w:sz="8" w:space="0" w:color="auto"/>
                  <w:right w:val="single" w:sz="8" w:space="0" w:color="auto"/>
                </w:tcBorders>
                <w:vAlign w:val="center"/>
              </w:tcPr>
            </w:tcPrChange>
          </w:tcPr>
          <w:p w14:paraId="412906E5" w14:textId="79282F86" w:rsidR="003A5BA2" w:rsidRPr="00015210" w:rsidRDefault="003A5BA2" w:rsidP="003A5BA2">
            <w:pPr>
              <w:rPr>
                <w:color w:val="000000"/>
                <w:sz w:val="18"/>
                <w:szCs w:val="18"/>
              </w:rPr>
            </w:pPr>
            <w:r w:rsidRPr="000E4EEB">
              <w:rPr>
                <w:color w:val="000000"/>
                <w:sz w:val="18"/>
                <w:szCs w:val="18"/>
              </w:rPr>
              <w:t>Not applicable</w:t>
            </w:r>
            <w:r w:rsidRPr="000E4EEB">
              <w:rPr>
                <w:color w:val="000000"/>
                <w:sz w:val="18"/>
                <w:szCs w:val="18"/>
              </w:rPr>
              <w:br/>
              <w:t>(due to question level randomization)</w:t>
            </w:r>
          </w:p>
        </w:tc>
        <w:tc>
          <w:tcPr>
            <w:tcW w:w="1879" w:type="dxa"/>
            <w:tcBorders>
              <w:top w:val="nil"/>
              <w:left w:val="nil"/>
              <w:bottom w:val="single" w:sz="8" w:space="0" w:color="auto"/>
              <w:right w:val="single" w:sz="8" w:space="0" w:color="auto"/>
            </w:tcBorders>
            <w:vAlign w:val="center"/>
            <w:hideMark/>
            <w:tcPrChange w:id="239" w:author="Dylan CHEN" w:date="2026-08-29T09:37:00Z" w16du:dateUtc="2026-08-29T01:37:00Z">
              <w:tcPr>
                <w:tcW w:w="1990" w:type="dxa"/>
                <w:gridSpan w:val="2"/>
                <w:tcBorders>
                  <w:top w:val="nil"/>
                  <w:left w:val="nil"/>
                  <w:bottom w:val="single" w:sz="8" w:space="0" w:color="auto"/>
                  <w:right w:val="single" w:sz="8" w:space="0" w:color="auto"/>
                </w:tcBorders>
                <w:vAlign w:val="center"/>
                <w:hideMark/>
              </w:tcPr>
            </w:tcPrChange>
          </w:tcPr>
          <w:p w14:paraId="5DFA4399" w14:textId="3DF3FDC7" w:rsidR="003A5BA2" w:rsidRPr="003A5BA2" w:rsidRDefault="003A5BA2" w:rsidP="003A5BA2">
            <w:pPr>
              <w:rPr>
                <w:b/>
                <w:bCs/>
                <w:color w:val="000000"/>
                <w:sz w:val="18"/>
                <w:szCs w:val="18"/>
                <w:rPrChange w:id="240" w:author="Dylan CHEN" w:date="2026-08-29T09:38:00Z" w16du:dateUtc="2026-08-29T01:38:00Z">
                  <w:rPr>
                    <w:color w:val="000000"/>
                    <w:sz w:val="18"/>
                    <w:szCs w:val="18"/>
                  </w:rPr>
                </w:rPrChange>
              </w:rPr>
            </w:pPr>
            <w:r w:rsidRPr="003A5BA2">
              <w:rPr>
                <w:b/>
                <w:bCs/>
                <w:color w:val="000000"/>
                <w:sz w:val="18"/>
                <w:szCs w:val="18"/>
                <w:rPrChange w:id="241" w:author="Dylan CHEN" w:date="2026-08-29T09:38:00Z" w16du:dateUtc="2026-08-29T01:38:00Z">
                  <w:rPr>
                    <w:color w:val="000000"/>
                    <w:sz w:val="18"/>
                    <w:szCs w:val="18"/>
                  </w:rPr>
                </w:rPrChange>
              </w:rPr>
              <w:t>−</w:t>
            </w:r>
          </w:p>
        </w:tc>
      </w:tr>
    </w:tbl>
    <w:p w14:paraId="10D89AB3" w14:textId="2FAB932C" w:rsidR="00E912B4" w:rsidRPr="00337485" w:rsidRDefault="00E912B4" w:rsidP="00D2526D">
      <w:pPr>
        <w:pStyle w:val="Notes"/>
      </w:pPr>
      <w:r w:rsidRPr="00015210">
        <w:t xml:space="preserve">Notes. </w:t>
      </w:r>
      <w:r w:rsidR="00337485" w:rsidRPr="00337485">
        <w:t>1. Signs (“+”/”−”) denote the direction of each study’s estimated effect; blank cells indicate outcomes not reported here by design.</w:t>
      </w:r>
      <w:r w:rsidR="00337485">
        <w:br/>
      </w:r>
      <w:r w:rsidR="00337485">
        <w:rPr>
          <w:rFonts w:hint="eastAsia"/>
        </w:rPr>
        <w:t>2</w:t>
      </w:r>
      <w:r w:rsidRPr="00015210">
        <w:t xml:space="preserve">. Sign convention for ban-based studies. Most studies identify effects from the </w:t>
      </w:r>
      <w:r w:rsidR="006A50F6">
        <w:rPr>
          <w:rFonts w:hint="eastAsia"/>
        </w:rPr>
        <w:t>introduction</w:t>
      </w:r>
      <w:r w:rsidRPr="00015210">
        <w:t xml:space="preserve"> of ChatGPT, so their signs directly capture the effect of AI becoming available. Two studies instead exploit a ChatGPT ban (Wang &amp; Zheng 2024; Borwankar et al. 2026). Because a ban is the withdrawal of AI, the raw estimates in these studies measure the effect of removing AI and are the mirror image of the release-based estimates. To keep all rows comparable, we reverse their signs. For example, Wang &amp; Zheng (2024) find that banning ChatGPT decreases question supply, answer supply, and answer acceptance; equivalently, the availability of ChatGPT increases question and answer supply.</w:t>
      </w:r>
      <w:r w:rsidRPr="00015210">
        <w:br/>
      </w:r>
      <w:r w:rsidR="00337485">
        <w:rPr>
          <w:rFonts w:hint="eastAsia"/>
        </w:rPr>
        <w:t>3</w:t>
      </w:r>
      <w:r w:rsidRPr="00015210">
        <w:t>. Su et al. (2025). This is an internal-GenAI setting on Quora. The questions were created before the observation panel began, and platform AI answers were introduced only at the policy launch (≈ Jan 2023). Following their design, the sample keeps “only those questions that were created before the start of our panel data collection (i.e., November 2022),” and treated pages receive AI answers when “AI answers are presented on treated question pages” at launch. The AI answers therefore appear roughly three months after the questions were originally posted.</w:t>
      </w:r>
    </w:p>
    <w:p w14:paraId="60B3822B" w14:textId="77777777" w:rsidR="00E912B4" w:rsidRPr="00015210" w:rsidRDefault="00E912B4" w:rsidP="00E912B4">
      <w:pPr>
        <w:pStyle w:val="Notes"/>
        <w:sectPr w:rsidR="00E912B4" w:rsidRPr="00015210" w:rsidSect="00E912B4">
          <w:pgSz w:w="15840" w:h="12240" w:orient="landscape" w:code="1"/>
          <w:pgMar w:top="1440" w:right="1440" w:bottom="1440" w:left="1440" w:header="720" w:footer="288" w:gutter="0"/>
          <w:cols w:space="720"/>
          <w:docGrid w:linePitch="299"/>
        </w:sectPr>
      </w:pPr>
    </w:p>
    <w:p w14:paraId="3F521C59" w14:textId="0A53E57C" w:rsidR="00F40939" w:rsidRPr="00015210" w:rsidRDefault="00F40939" w:rsidP="0049010E">
      <w:pPr>
        <w:pStyle w:val="Heading2"/>
      </w:pPr>
      <w:r w:rsidRPr="00015210">
        <w:lastRenderedPageBreak/>
        <w:t xml:space="preserve">The Impact of </w:t>
      </w:r>
      <w:r w:rsidR="00C55514" w:rsidRPr="00015210">
        <w:t>G</w:t>
      </w:r>
      <w:r w:rsidR="004C6E9D" w:rsidRPr="00015210">
        <w:t>en</w:t>
      </w:r>
      <w:r w:rsidR="00C55514" w:rsidRPr="00015210">
        <w:t>AI</w:t>
      </w:r>
      <w:r w:rsidRPr="00015210">
        <w:t xml:space="preserve"> </w:t>
      </w:r>
      <w:r w:rsidR="00FD1305" w:rsidRPr="00015210">
        <w:t>on</w:t>
      </w:r>
      <w:r w:rsidRPr="00015210">
        <w:t xml:space="preserve"> Online Q&amp;A Communities</w:t>
      </w:r>
    </w:p>
    <w:p w14:paraId="0B2A36C4" w14:textId="2E12887D" w:rsidR="00B369E9" w:rsidRPr="00D2526D" w:rsidRDefault="00B369E9" w:rsidP="00D2526D">
      <w:pPr>
        <w:pStyle w:val="Paragraph0"/>
      </w:pPr>
      <w:r w:rsidRPr="00D2526D">
        <w:t xml:space="preserve">A large and fast-growing literature documents the consequences of </w:t>
      </w:r>
      <w:r>
        <w:rPr>
          <w:rFonts w:hint="eastAsia"/>
        </w:rPr>
        <w:t>Gen</w:t>
      </w:r>
      <w:r w:rsidRPr="00D2526D">
        <w:t xml:space="preserve">AI for online Q&amp;A communities. Table 1 summarizes this work, grouped by the </w:t>
      </w:r>
      <w:r>
        <w:rPr>
          <w:rFonts w:hint="eastAsia"/>
        </w:rPr>
        <w:t>structural</w:t>
      </w:r>
      <w:r w:rsidRPr="00D2526D">
        <w:t xml:space="preserve"> role of AI. As illustrated in Figure 1 and Table 1, the review yields three roles. AI can answer incoming questions and compete with the platform itself; AI can serve as the answerer</w:t>
      </w:r>
      <w:r>
        <w:t>’</w:t>
      </w:r>
      <w:r w:rsidRPr="00D2526D">
        <w:t xml:space="preserve">s instrument; or </w:t>
      </w:r>
      <w:r w:rsidRPr="00015210">
        <w:t>it can enter as an identified rival contributor</w:t>
      </w:r>
      <w:r w:rsidRPr="00D2526D">
        <w:t>. The first two roles have been studied entirely in the context of external GenAI, tools that operate independently of any platform. The third role, which our study examines, is occupied by internal GenAI, which constitutes a distinct phenomenon from external GenAI.</w:t>
      </w:r>
    </w:p>
    <w:p w14:paraId="4277F582" w14:textId="0CFF449C" w:rsidR="000E4EEB" w:rsidRPr="00015210" w:rsidRDefault="001471CF" w:rsidP="0049010E">
      <w:pPr>
        <w:pStyle w:val="Heading3"/>
      </w:pPr>
      <w:r>
        <w:t xml:space="preserve">External </w:t>
      </w:r>
      <w:r w:rsidR="00B369E9">
        <w:rPr>
          <w:rFonts w:hint="eastAsia"/>
        </w:rPr>
        <w:t>Gen</w:t>
      </w:r>
      <w:r w:rsidR="000E4EEB" w:rsidRPr="00015210">
        <w:t xml:space="preserve">AI as a </w:t>
      </w:r>
      <w:r>
        <w:t>Platform Competitor</w:t>
      </w:r>
    </w:p>
    <w:p w14:paraId="3FC7AAE9" w14:textId="21B149AD" w:rsidR="00B369E9" w:rsidRPr="00D2526D" w:rsidRDefault="00B369E9" w:rsidP="00D2526D">
      <w:pPr>
        <w:pStyle w:val="Paragraph0"/>
      </w:pPr>
      <w:r w:rsidRPr="00D2526D">
        <w:t xml:space="preserve">The first and largest stream </w:t>
      </w:r>
      <w:r>
        <w:rPr>
          <w:rFonts w:hint="eastAsia"/>
        </w:rPr>
        <w:t>examines</w:t>
      </w:r>
      <w:r w:rsidRPr="00D2526D">
        <w:t xml:space="preserve"> AI operating </w:t>
      </w:r>
      <w:r w:rsidRPr="00D2526D">
        <w:rPr>
          <w:i/>
          <w:iCs/>
        </w:rPr>
        <w:t xml:space="preserve">before </w:t>
      </w:r>
      <w:r w:rsidRPr="00D2526D">
        <w:t xml:space="preserve">questions reach the community. General-purpose tools such as ChatGPT answer questions directly, and the consistent finding across platforms and time windows is a decline in question supply </w:t>
      </w:r>
      <w:ins w:id="242" w:author="Dylan CHEN" w:date="2026-08-28T22:42:00Z" w16du:dateUtc="2026-08-28T14:42:00Z">
        <w:r w:rsidR="002E37FE" w:rsidRPr="0022223D">
          <w:rPr>
            <w:shd w:val="clear" w:color="auto" w:fill="FFFFFF"/>
          </w:rPr>
          <w:fldChar w:fldCharType="begin" w:fldLock="1"/>
        </w:r>
      </w:ins>
      <w:r w:rsidR="00DC684C">
        <w:rPr>
          <w:shd w:val="clear" w:color="auto" w:fill="FFFFFF"/>
        </w:rPr>
        <w:instrText xml:space="preserve"> ADDIN ZOTERO_ITEM CSL_CITATION {"citationID":"jwSoMtEx","properties":{"unsorted":false,"formattedCitation":"(Burtch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243" w:author="Dylan CHEN" w:date="2026-08-28T22:42:00Z" w16du:dateUtc="2026-08-28T14:42:00Z">
        <w:r w:rsidR="002E37FE" w:rsidRPr="0022223D">
          <w:rPr>
            <w:shd w:val="clear" w:color="auto" w:fill="FFFFFF"/>
          </w:rPr>
          <w:fldChar w:fldCharType="separate"/>
        </w:r>
        <w:r w:rsidR="002E37FE">
          <w:t>(Burtch et al. 2024; Quinn &amp; Gutt 2025; del Rio-Chanona et al. 2024; Sanatizadeh et al. 2025; Xue et al. 2026)</w:t>
        </w:r>
        <w:r w:rsidR="002E37FE" w:rsidRPr="0022223D">
          <w:rPr>
            <w:shd w:val="clear" w:color="auto" w:fill="FFFFFF"/>
          </w:rPr>
          <w:fldChar w:fldCharType="end"/>
        </w:r>
      </w:ins>
      <w:del w:id="244" w:author="Dylan CHEN" w:date="2026-08-28T22:42:00Z" w16du:dateUtc="2026-08-28T14:42:00Z">
        <w:r w:rsidRPr="00D2526D" w:rsidDel="002E37FE">
          <w:delText>(Burtch et al. 2024; Quinn &amp; Gutt 2025; del Rio-Chanona et al. 2024; Sanatizadeh et al. 2025; Xue et al. 2026)</w:delText>
        </w:r>
      </w:del>
      <w:r w:rsidRPr="00D2526D">
        <w:t xml:space="preserve">. A notable exception is </w:t>
      </w:r>
      <w:ins w:id="245" w:author="Dylan CHEN" w:date="2026-08-28T22:45:00Z" w16du:dateUtc="2026-08-28T14:45:00Z">
        <w:r w:rsidR="00901910">
          <w:fldChar w:fldCharType="begin"/>
        </w:r>
        <w:r w:rsidR="00901910">
          <w:instrText xml:space="preserve"> ADDIN ZOTERO_ITEM CSL_CITATION {"citationID":"jcxixQ6B","properties":{"unsorted":false,"formattedCitation":"(Rao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voluntary Q&amp;A platforms</w:instrText>
        </w:r>
        <w:r w:rsidR="00901910">
          <w:rPr>
            <w:rFonts w:hint="eastAsia"/>
          </w:rPr>
          <w:instrText>、</w:instrText>
        </w:r>
        <w:r w:rsidR="00901910">
          <w:instrText>difference-indifferences</w:instrText>
        </w:r>
        <w:r w:rsidR="00901910">
          <w:rPr>
            <w:rFonts w:hint="eastAsia"/>
          </w:rPr>
          <w:instrText>、</w:instrText>
        </w:r>
        <w:r w:rsidR="00901910">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r w:rsidR="00901910">
          <w:fldChar w:fldCharType="separate"/>
        </w:r>
        <w:r w:rsidR="00901910">
          <w:rPr>
            <w:noProof/>
          </w:rPr>
          <w:t xml:space="preserve">Rao et al. </w:t>
        </w:r>
        <w:r w:rsidR="00901910">
          <w:rPr>
            <w:rFonts w:hint="eastAsia"/>
            <w:noProof/>
          </w:rPr>
          <w:t>(</w:t>
        </w:r>
        <w:r w:rsidR="00901910">
          <w:rPr>
            <w:noProof/>
          </w:rPr>
          <w:t>2026)</w:t>
        </w:r>
        <w:r w:rsidR="00901910">
          <w:fldChar w:fldCharType="end"/>
        </w:r>
      </w:ins>
      <w:del w:id="246" w:author="Dylan CHEN" w:date="2026-08-28T22:45:00Z" w16du:dateUtc="2026-08-28T14:45:00Z">
        <w:r w:rsidRPr="00D2526D" w:rsidDel="00901910">
          <w:delText>Rao et al. (2026)</w:delText>
        </w:r>
      </w:del>
      <w:r w:rsidRPr="00D2526D">
        <w:t xml:space="preserve">, who find that users who actively employed ChatGPT to generate answers subsequently posted more questions. These questions were also longer and more novel, and attracted more upvotes. </w:t>
      </w:r>
      <w:ins w:id="247" w:author="Dylan CHEN" w:date="2026-08-29T09:35:00Z" w16du:dateUtc="2026-08-29T01:35:00Z">
        <w:r w:rsidR="003A5BA2" w:rsidRPr="003A5BA2">
          <w:t xml:space="preserve">Consistent with </w:t>
        </w:r>
      </w:ins>
      <w:ins w:id="248" w:author="Dylan CHEN" w:date="2026-08-29T09:36:00Z" w16du:dateUtc="2026-08-29T01:36:00Z">
        <w:r w:rsidR="003A5BA2">
          <w:fldChar w:fldCharType="begin"/>
        </w:r>
      </w:ins>
      <w:r w:rsidR="00DC684C">
        <w:instrText xml:space="preserve"> ADDIN ZOTERO_ITEM CSL_CITATION {"citationID":"ca1Zj0I8","properties":{"unsorted":false,"formattedCitation":"(Rao et al., 2026)","plainCitation":"(Rao et al., 2026)","dontUpdate":true,"noteIndex":0},"citationItems":[{"id":154526,"uris":["http://zotero.org/users/8905122/items/EV7CB5ID"],"itemData":{"id":154526,"type":"article","abstract":"&lt;p&gt;&lt;span&gt;The rapid advancement of generative AI has enabled the automated generation of answers, introducing new dynamics in user behavior related to question-a","DOI":"10.2139/ssrn.4909905","genre":"SSRN Scholarly Paper","language":"en","note":"</w:instrText>
      </w:r>
      <w:r w:rsidR="00DC684C">
        <w:rPr>
          <w:rFonts w:ascii="Apple Color Emoji" w:hAnsi="Apple Color Emoji" w:cs="Apple Color Emoji"/>
        </w:rPr>
        <w:instrText>🏷️</w:instrText>
      </w:r>
      <w:r w:rsidR="00DC684C">
        <w:instrText xml:space="preserve"> /reading</w:instrText>
      </w:r>
      <w:r w:rsidR="00DC684C">
        <w:rPr>
          <w:rFonts w:hint="eastAsia"/>
        </w:rPr>
        <w:instrText>、</w:instrText>
      </w:r>
      <w:r w:rsidR="00DC684C">
        <w:instrText>Generative AI</w:instrText>
      </w:r>
      <w:r w:rsidR="00DC684C">
        <w:rPr>
          <w:rFonts w:hint="eastAsia"/>
        </w:rPr>
        <w:instrText>、</w:instrText>
      </w:r>
      <w:r w:rsidR="00DC684C">
        <w:instrText>voluntary Q&amp;A platforms</w:instrText>
      </w:r>
      <w:r w:rsidR="00DC684C">
        <w:rPr>
          <w:rFonts w:hint="eastAsia"/>
        </w:rPr>
        <w:instrText>、</w:instrText>
      </w:r>
      <w:r w:rsidR="00DC684C">
        <w:instrText>difference-indifferences</w:instrText>
      </w:r>
      <w:r w:rsidR="00DC684C">
        <w:rPr>
          <w:rFonts w:hint="eastAsia"/>
        </w:rPr>
        <w:instrText>、</w:instrText>
      </w:r>
      <w:r w:rsidR="00DC684C">
        <w:instrText xml:space="preserve">users' questioning behavior","number":"4909905","publisher":"Social Science Research Network","publisher-place":"Rochester, NY","source":"papers.ssrn.com","title":"How Generative AI Transforms Questioning Behavior on Q&amp;A Platforms: Evidence from A Natural Experiment with Pilot Usage of ChatGPT","title-short":"How Generative AI Transforms Questioning Behavior on Q&amp;A Platforms","URL":"https://papers.ssrn.com/abstract=4909905","author":[{"family":"Rao","given":"Xinzhi"},{"family":"Shan","given":"Guohou"},{"family":"Qiu","given":"Liangfei"}],"accessed":{"date-parts":[["2026",7,22]]},"issued":{"date-parts":[["2026",2,3]]}}}],"schema":"https://github.com/citation-style-language/schema/raw/master/csl-citation.json"} </w:instrText>
      </w:r>
      <w:ins w:id="249" w:author="Dylan CHEN" w:date="2026-08-29T09:36:00Z" w16du:dateUtc="2026-08-29T01:36:00Z">
        <w:r w:rsidR="003A5BA2">
          <w:fldChar w:fldCharType="separate"/>
        </w:r>
        <w:r w:rsidR="003A5BA2">
          <w:rPr>
            <w:noProof/>
          </w:rPr>
          <w:t xml:space="preserve">Rao et al. </w:t>
        </w:r>
        <w:r w:rsidR="003A5BA2">
          <w:rPr>
            <w:rFonts w:hint="eastAsia"/>
            <w:noProof/>
          </w:rPr>
          <w:t>(</w:t>
        </w:r>
        <w:r w:rsidR="003A5BA2">
          <w:rPr>
            <w:noProof/>
          </w:rPr>
          <w:t>2026)</w:t>
        </w:r>
        <w:r w:rsidR="003A5BA2">
          <w:fldChar w:fldCharType="end"/>
        </w:r>
      </w:ins>
      <w:ins w:id="250" w:author="Dylan CHEN" w:date="2026-08-29T09:35:00Z" w16du:dateUtc="2026-08-29T01:35:00Z">
        <w:r w:rsidR="003A5BA2" w:rsidRPr="003A5BA2">
          <w:t xml:space="preserve">, Wang and Zheng (2024) exploit the ChatGPT ban and find that restricting access to ChatGPT </w:t>
        </w:r>
        <w:r w:rsidR="003A5BA2">
          <w:rPr>
            <w:rFonts w:hint="eastAsia"/>
          </w:rPr>
          <w:t>de</w:t>
        </w:r>
        <w:r w:rsidR="003A5BA2" w:rsidRPr="003A5BA2">
          <w:t>creased question supply.</w:t>
        </w:r>
      </w:ins>
      <w:ins w:id="251" w:author="Dylan CHEN" w:date="2026-08-29T09:31:00Z" w16du:dateUtc="2026-08-29T01:31:00Z">
        <w:r w:rsidR="00337485">
          <w:rPr>
            <w:rFonts w:hint="eastAsia"/>
          </w:rPr>
          <w:t xml:space="preserve"> </w:t>
        </w:r>
      </w:ins>
      <w:r w:rsidRPr="00D2526D">
        <w:t xml:space="preserve">This pattern suggests a complementary effect at the individual user level, one that contrasts with the aggregate decline documented in studies examining platform-wide trends. The overall reduction in question volume stems primarily from the fact that simpler questions are now answered by ChatGPT. Consequently, the remaining questions tend to be more complex and higher-quality </w:t>
      </w:r>
      <w:ins w:id="252" w:author="Dylan CHEN" w:date="2026-08-28T22:45:00Z" w16du:dateUtc="2026-08-28T14:45:00Z">
        <w:r w:rsidR="00901910" w:rsidRPr="0022223D">
          <w:rPr>
            <w:shd w:val="clear" w:color="auto" w:fill="FFFFFF"/>
          </w:rPr>
          <w:fldChar w:fldCharType="begin" w:fldLock="1"/>
        </w:r>
        <w:r w:rsidR="00901910">
          <w:rPr>
            <w:shd w:val="clear" w:color="auto" w:fill="FFFFFF"/>
          </w:rPr>
          <w:instrText xml:space="preserve"> ADDIN ZOTERO_ITEM CSL_CITATION {"citationID":"kSWoq3UU","properties":{"unsorted":false,"formattedCitation":"(Quinn &amp; Gutt 2025; Sanatizadeh et al. 2025; Xue et al. 2026)","plainCitation":"(Quinn &amp; Gutt 2025; Sanatizadeh et al. 2025; Xue et al. 2026)","noteIndex":0},"citationItems":[{"id":147382,"uris":["http://zotero.org/users/8905122/items/SQ4Y2ZGV"],"itemData":{"id":147382,"type":"article-journal","abstract":"Generative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901910">
          <w:rPr>
            <w:rFonts w:ascii="Apple Color Emoji" w:hAnsi="Apple Color Emoji" w:cs="Apple Color Emoji"/>
            <w:shd w:val="clear" w:color="auto" w:fill="FFFFFF"/>
          </w:rPr>
          <w:instrText>📊</w:instrText>
        </w:r>
        <w:r w:rsidR="00901910">
          <w:rPr>
            <w:shd w:val="clear" w:color="auto" w:fill="FFFFFF"/>
          </w:rPr>
          <w:instrText>","call-number":"1","container-title":"Journal of Management Information Systems","DOI":"10.1080/07421222.2025.2487313","ISSN":"0742-1222","issue":"2","language":"en","note":"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GAI</w:instrText>
        </w:r>
        <w:r w:rsidR="00901910">
          <w:rPr>
            <w:rFonts w:hint="eastAsia"/>
            <w:shd w:val="clear" w:color="auto" w:fill="FFFFFF"/>
          </w:rPr>
          <w:instrText>、</w:instrText>
        </w:r>
        <w:r w:rsidR="00901910">
          <w:rPr>
            <w:shd w:val="clear" w:color="auto" w:fill="FFFFFF"/>
          </w:rPr>
          <w:instrText>knowledge seek</w:instrText>
        </w:r>
        <w:r w:rsidR="00901910">
          <w:rPr>
            <w:rFonts w:hint="eastAsia"/>
            <w:shd w:val="clear" w:color="auto" w:fill="FFFFFF"/>
          </w:rPr>
          <w:instrText>ing</w:instrText>
        </w:r>
        <w:r w:rsidR="00901910">
          <w:rPr>
            <w:rFonts w:hint="eastAsia"/>
            <w:shd w:val="clear" w:color="auto" w:fill="FFFFFF"/>
          </w:rPr>
          <w:instrText>、</w:instrText>
        </w:r>
        <w:r w:rsidR="00901910">
          <w:rPr>
            <w:rFonts w:hint="eastAsia"/>
            <w:shd w:val="clear" w:color="auto" w:fill="FFFFFF"/>
          </w:rPr>
          <w:instrText>commitment-based theory</w:instrText>
        </w:r>
        <w:r w:rsidR="00901910">
          <w:rPr>
            <w:rFonts w:hint="eastAsia"/>
            <w:shd w:val="clear" w:color="auto" w:fill="FFFFFF"/>
          </w:rPr>
          <w:instrText>、</w:instrText>
        </w:r>
        <w:r w:rsidR="00901910">
          <w:rPr>
            <w:rFonts w:hint="eastAsia"/>
            <w:shd w:val="clear" w:color="auto" w:fill="FFFFFF"/>
          </w:rPr>
          <w:instrText>GenAI</w:instrText>
        </w:r>
        <w:r w:rsidR="00901910">
          <w:rPr>
            <w:rFonts w:hint="eastAsia"/>
            <w:shd w:val="clear" w:color="auto" w:fill="FFFFFF"/>
          </w:rPr>
          <w:instrText>、</w:instrText>
        </w:r>
        <w:r w:rsidR="00901910">
          <w:rPr>
            <w:rFonts w:hint="eastAsia"/>
            <w:shd w:val="clear" w:color="auto" w:fill="FFFFFF"/>
          </w:rPr>
          <w:instrText>information foraging theory</w:instrText>
        </w:r>
        <w:r w:rsidR="00901910">
          <w:rPr>
            <w:rFonts w:hint="eastAsia"/>
            <w:shd w:val="clear" w:color="auto" w:fill="FFFFFF"/>
          </w:rPr>
          <w:instrText>、</w:instrText>
        </w:r>
        <w:r w:rsidR="00901910">
          <w:rPr>
            <w:rFonts w:hint="eastAsia"/>
            <w:shd w:val="clear" w:color="auto" w:fill="FFFFFF"/>
          </w:rPr>
          <w:instrText xml:space="preserve">knowledge-sharing communities","page":"370-399","publisher":"Routledge","source":"7.2 (Q1)","title":"Heterogeneous Effects of Generative artificial intelligence (GenAI) on Knowledge Seeking in </w:instrText>
        </w:r>
        <w:r w:rsidR="00901910">
          <w:rPr>
            <w:shd w:val="clear" w:color="auto" w:fill="FFFFFF"/>
          </w:rPr>
          <w:instrText xml:space="preserve">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shd w:val="clear" w:color="auto" w:fill="FFFFFF"/>
          </w:rPr>
          <w:instrText>📊</w:instrText>
        </w:r>
        <w:r w:rsidR="00901910">
          <w:rPr>
            <w:shd w:val="clear" w:color="auto" w:fill="FFFFFF"/>
          </w:rPr>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Online knowledge exchange platfor</w:instrText>
        </w:r>
        <w:r w:rsidR="00901910">
          <w:rPr>
            <w:rFonts w:hint="eastAsia"/>
            <w:shd w:val="clear" w:color="auto" w:fill="FFFFFF"/>
          </w:rPr>
          <w:instrText>ms</w:instrText>
        </w:r>
        <w:r w:rsidR="00901910">
          <w:rPr>
            <w:rFonts w:hint="eastAsia"/>
            <w:shd w:val="clear" w:color="auto" w:fill="FFFFFF"/>
          </w:rPr>
          <w:instrText>、</w:instrText>
        </w:r>
        <w:r w:rsidR="00901910">
          <w:rPr>
            <w:rFonts w:hint="eastAsia"/>
            <w:shd w:val="clear" w:color="auto" w:fill="FFFFFF"/>
          </w:rPr>
          <w:instrText>User engagement","page":"104178","source":"7 (Q1)","title":"Engagement or entanglement? The dual impact of generative artificial intelligence in online knowledge exchange platforms","title-short":"Engagement or entanglement?","URL":"https://www.science</w:instrText>
        </w:r>
        <w:r w:rsidR="00901910">
          <w:rPr>
            <w:shd w:val="clear" w:color="auto" w:fill="FFFFFF"/>
          </w:rPr>
          <w:instrText>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Foundation of China [Grants 72188101 and 72595864]. Supplemental Material: The online appendix is available at https://doi.org/10.1287/isre.2023.0561.\n\n</w:instrText>
        </w:r>
        <w:r w:rsidR="00901910">
          <w:rPr>
            <w:rFonts w:hint="eastAsia"/>
            <w:shd w:val="clear" w:color="auto" w:fill="FFFFFF"/>
          </w:rPr>
          <w:instrText>【摘要翻译】大语言模型</w:instrText>
        </w:r>
        <w:r w:rsidR="00901910">
          <w:rPr>
            <w:rFonts w:hint="eastAsia"/>
            <w:shd w:val="clear" w:color="auto" w:fill="FFFFFF"/>
          </w:rPr>
          <w:instrText xml:space="preserve"> (LLMs)(</w:instrText>
        </w:r>
        <w:r w:rsidR="00901910">
          <w:rPr>
            <w:rFonts w:hint="eastAsia"/>
            <w:shd w:val="clear" w:color="auto" w:fill="FFFFFF"/>
          </w:rPr>
          <w:instrText>如</w:instrText>
        </w:r>
        <w:r w:rsidR="00901910">
          <w:rPr>
            <w:rFonts w:hint="eastAsia"/>
            <w:shd w:val="clear" w:color="auto" w:fill="FFFFFF"/>
          </w:rPr>
          <w:instrText xml:space="preserve"> ChatGPT) </w:instrText>
        </w:r>
        <w:r w:rsidR="00901910">
          <w:rPr>
            <w:rFonts w:hint="eastAsia"/>
            <w:shd w:val="clear" w:color="auto" w:fill="FFFFFF"/>
          </w:rPr>
          <w:instrText>预计将显著重塑学习、技能获取和知识创造。它们对用户生成的知识共享问答</w:instrText>
        </w:r>
        <w:r w:rsidR="00901910">
          <w:rPr>
            <w:rFonts w:hint="eastAsia"/>
            <w:shd w:val="clear" w:color="auto" w:fill="FFFFFF"/>
          </w:rPr>
          <w:instrText xml:space="preserve"> (Q&amp;A) </w:instrText>
        </w:r>
        <w:r w:rsidR="00901910">
          <w:rPr>
            <w:rFonts w:hint="eastAsia"/>
            <w:shd w:val="clear" w:color="auto" w:fill="FFFFFF"/>
          </w:rPr>
          <w:instrText>平台的影响对</w:instrText>
        </w:r>
        <w:r w:rsidR="00901910">
          <w:rPr>
            <w:rFonts w:hint="eastAsia"/>
            <w:shd w:val="clear" w:color="auto" w:fill="FFFFFF"/>
          </w:rPr>
          <w:instrText xml:space="preserve"> Q&amp;A </w:instrText>
        </w:r>
        <w:r w:rsidR="00901910">
          <w:rPr>
            <w:rFonts w:hint="eastAsia"/>
            <w:shd w:val="clear" w:color="auto" w:fill="FFFFFF"/>
          </w:rPr>
          <w:instrText>平台和</w:instrText>
        </w:r>
        <w:r w:rsidR="00901910">
          <w:rPr>
            <w:rFonts w:hint="eastAsia"/>
            <w:shd w:val="clear" w:color="auto" w:fill="FFFFFF"/>
          </w:rPr>
          <w:instrText xml:space="preserve"> LLMs </w:instrText>
        </w:r>
        <w:r w:rsidR="00901910">
          <w:rPr>
            <w:rFonts w:hint="eastAsia"/>
            <w:shd w:val="clear" w:color="auto" w:fill="FFFFFF"/>
          </w:rPr>
          <w:instrText>的比较价值和未来协同演化以及</w:instrText>
        </w:r>
        <w:r w:rsidR="00901910">
          <w:rPr>
            <w:rFonts w:hint="eastAsia"/>
            <w:shd w:val="clear" w:color="auto" w:fill="FFFFFF"/>
          </w:rPr>
          <w:instrText xml:space="preserve"> LLMs </w:instrText>
        </w:r>
        <w:r w:rsidR="00901910">
          <w:rPr>
            <w:rFonts w:hint="eastAsia"/>
            <w:shd w:val="clear" w:color="auto" w:fill="FFFFFF"/>
          </w:rPr>
          <w:instrText>的未来学习具有重要意义。通过多种实证设计，我们估计</w:instrText>
        </w:r>
        <w:r w:rsidR="00901910">
          <w:rPr>
            <w:rFonts w:hint="eastAsia"/>
            <w:shd w:val="clear" w:color="auto" w:fill="FFFFFF"/>
          </w:rPr>
          <w:instrText xml:space="preserve"> ChatGPT </w:instrText>
        </w:r>
        <w:r w:rsidR="00901910">
          <w:rPr>
            <w:rFonts w:hint="eastAsia"/>
            <w:shd w:val="clear" w:color="auto" w:fill="FFFFFF"/>
          </w:rPr>
          <w:instrText>的推出导致</w:instrText>
        </w:r>
        <w:r w:rsidR="00901910">
          <w:rPr>
            <w:rFonts w:hint="eastAsia"/>
            <w:shd w:val="clear" w:color="auto" w:fill="FFFFFF"/>
          </w:rPr>
          <w:instrText xml:space="preserve"> Stack Overflow </w:instrText>
        </w:r>
        <w:r w:rsidR="00901910">
          <w:rPr>
            <w:rFonts w:hint="eastAsia"/>
            <w:shd w:val="clear" w:color="auto" w:fill="FFFFFF"/>
          </w:rPr>
          <w:instrText>上发布的问题数量平均减少了</w:instrText>
        </w:r>
        <w:r w:rsidR="00901910">
          <w:rPr>
            <w:rFonts w:hint="eastAsia"/>
            <w:shd w:val="clear" w:color="auto" w:fill="FFFFFF"/>
          </w:rPr>
          <w:instrText xml:space="preserve"> 14.09%</w:instrText>
        </w:r>
        <w:r w:rsidR="00901910">
          <w:rPr>
            <w:rFonts w:hint="eastAsia"/>
            <w:shd w:val="clear" w:color="auto" w:fill="FFFFFF"/>
          </w:rPr>
          <w:instrText>，这种影响随着时间的推移而加剧，到</w:instrText>
        </w:r>
        <w:r w:rsidR="00901910">
          <w:rPr>
            <w:rFonts w:hint="eastAsia"/>
            <w:shd w:val="clear" w:color="auto" w:fill="FFFFFF"/>
          </w:rPr>
          <w:instrText xml:space="preserve"> 2023 </w:instrText>
        </w:r>
        <w:r w:rsidR="00901910">
          <w:rPr>
            <w:rFonts w:hint="eastAsia"/>
            <w:shd w:val="clear" w:color="auto" w:fill="FFFFFF"/>
          </w:rPr>
          <w:instrText>年</w:instrText>
        </w:r>
        <w:r w:rsidR="00901910">
          <w:rPr>
            <w:rFonts w:hint="eastAsia"/>
            <w:shd w:val="clear" w:color="auto" w:fill="FFFFFF"/>
          </w:rPr>
          <w:instrText xml:space="preserve"> 5 </w:instrText>
        </w:r>
        <w:r w:rsidR="00901910">
          <w:rPr>
            <w:rFonts w:hint="eastAsia"/>
            <w:shd w:val="clear" w:color="auto" w:fill="FFFFFF"/>
          </w:rPr>
          <w:instrText>月达到</w:instrText>
        </w:r>
        <w:r w:rsidR="00901910">
          <w:rPr>
            <w:rFonts w:hint="eastAsia"/>
            <w:shd w:val="clear" w:color="auto" w:fill="FFFFFF"/>
          </w:rPr>
          <w:instrText xml:space="preserve"> 27.88% </w:instrText>
        </w:r>
        <w:r w:rsidR="00901910">
          <w:rPr>
            <w:rFonts w:hint="eastAsia"/>
            <w:shd w:val="clear" w:color="auto" w:fill="FFFFFF"/>
          </w:rPr>
          <w:instrText>的减少。有趣的是，这种数量的减少伴随着剩余问题平均质量的显著提高。进一步分析表明，这些数量和质量的变化可以用两种机制来解释</w:instrText>
        </w:r>
        <w:r w:rsidR="00901910">
          <w:rPr>
            <w:rFonts w:hint="eastAsia"/>
            <w:shd w:val="clear" w:color="auto" w:fill="FFFFFF"/>
          </w:rPr>
          <w:instrText xml:space="preserve">:(1) ChatGPT </w:instrText>
        </w:r>
        <w:r w:rsidR="00901910">
          <w:rPr>
            <w:rFonts w:hint="eastAsia"/>
            <w:shd w:val="clear" w:color="auto" w:fill="FFFFFF"/>
          </w:rPr>
          <w:instrText>的不均衡替代，其中更简单、中等到低质量的问题更容易消失</w:instrText>
        </w:r>
        <w:r w:rsidR="00901910">
          <w:rPr>
            <w:rFonts w:hint="eastAsia"/>
            <w:shd w:val="clear" w:color="auto" w:fill="FFFFFF"/>
          </w:rPr>
          <w:instrText xml:space="preserve">;(2) </w:instrText>
        </w:r>
        <w:r w:rsidR="00901910">
          <w:rPr>
            <w:rFonts w:hint="eastAsia"/>
            <w:shd w:val="clear" w:color="auto" w:fill="FFFFFF"/>
          </w:rPr>
          <w:instrText>在考虑数量减少后直接提高质量，表明</w:instrText>
        </w:r>
        <w:r w:rsidR="00901910">
          <w:rPr>
            <w:rFonts w:hint="eastAsia"/>
            <w:shd w:val="clear" w:color="auto" w:fill="FFFFFF"/>
          </w:rPr>
          <w:instrText xml:space="preserve"> ChatGPT </w:instrText>
        </w:r>
        <w:r w:rsidR="00901910">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901910">
          <w:rPr>
            <w:rFonts w:hint="eastAsia"/>
            <w:shd w:val="clear" w:color="auto" w:fill="FFFFFF"/>
          </w:rPr>
          <w:instrText>;</w:instrText>
        </w:r>
        <w:r w:rsidR="00901910">
          <w:rPr>
            <w:rFonts w:hint="eastAsia"/>
            <w:shd w:val="clear" w:color="auto" w:fill="FFFFFF"/>
          </w:rPr>
          <w:instrText>用户保留率和新用户获取率都显著下降</w:instrText>
        </w:r>
        <w:r w:rsidR="00901910">
          <w:rPr>
            <w:rFonts w:hint="eastAsia"/>
            <w:shd w:val="clear" w:color="auto" w:fill="FFFFFF"/>
          </w:rPr>
          <w:instrText>;</w:instrText>
        </w:r>
        <w:r w:rsidR="00901910">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shd w:val="clear" w:color="auto" w:fill="FFFFFF"/>
          </w:rPr>
          <w:instrText>;</w:instrText>
        </w:r>
        <w:r w:rsidR="00901910">
          <w:rPr>
            <w:rFonts w:hint="eastAsia"/>
            <w:shd w:val="clear" w:color="auto" w:fill="FFFFFF"/>
          </w:rPr>
          <w:instrText>助理编辑陈建清。资金：薛建清获得上海金融经济大学中央大学基础研究基金的支持。王立军获得中国国家自然科学基金会的支持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72301259]</w:instrText>
        </w:r>
        <w:r w:rsidR="00901910">
          <w:rPr>
            <w:rFonts w:hint="eastAsia"/>
            <w:shd w:val="clear" w:color="auto" w:fill="FFFFFF"/>
          </w:rPr>
          <w:instrText>。李建清获得中国国家自然科学基础的支持</w:instrText>
        </w:r>
        <w:r w:rsidR="00901910">
          <w:rPr>
            <w:rFonts w:hint="eastAsia"/>
            <w:shd w:val="clear" w:color="auto" w:fill="FFFFFF"/>
          </w:rPr>
          <w:instrText xml:space="preserve"> [</w:instrText>
        </w:r>
        <w:r w:rsidR="00901910">
          <w:rPr>
            <w:rFonts w:hint="eastAsia"/>
            <w:shd w:val="clear" w:color="auto" w:fill="FFFFFF"/>
          </w:rPr>
          <w:instrText>资助金额</w:instrText>
        </w:r>
        <w:r w:rsidR="00901910">
          <w:rPr>
            <w:rFonts w:hint="eastAsia"/>
            <w:shd w:val="clear" w:color="auto" w:fill="FFFFFF"/>
          </w:rPr>
          <w:instrText xml:space="preserve"> 72188101 </w:instrText>
        </w:r>
        <w:r w:rsidR="00901910">
          <w:rPr>
            <w:rFonts w:hint="eastAsia"/>
            <w:shd w:val="clear" w:color="auto" w:fill="FFFFFF"/>
          </w:rPr>
          <w:instrText>和</w:instrText>
        </w:r>
        <w:r w:rsidR="00901910">
          <w:rPr>
            <w:rFonts w:hint="eastAsia"/>
            <w:shd w:val="clear" w:color="auto" w:fill="FFFFFF"/>
          </w:rPr>
          <w:instrText xml:space="preserve"> 72595864]</w:instrText>
        </w:r>
        <w:r w:rsidR="00901910">
          <w:rPr>
            <w:rFonts w:hint="eastAsia"/>
            <w:shd w:val="clear" w:color="auto" w:fill="FFFFFF"/>
          </w:rPr>
          <w:instrText>。补充资料：在线附录可访问</w:instrText>
        </w:r>
        <w:r w:rsidR="00901910">
          <w:rPr>
            <w:rFonts w:hint="eastAsia"/>
            <w:shd w:val="clear" w:color="auto" w:fill="FFFFFF"/>
          </w:rPr>
          <w:instrText xml:space="preserve"> https://do</w:instrText>
        </w:r>
        <w:r w:rsidR="00901910">
          <w:rPr>
            <w:shd w:val="clear" w:color="auto" w:fill="FFFFFF"/>
          </w:rPr>
          <w:instrText>i.org/10.1287/isre.2023.0561</w:instrText>
        </w:r>
        <w:r w:rsidR="00901910">
          <w:rPr>
            <w:rFonts w:hint="eastAsia"/>
            <w:shd w:val="clear" w:color="auto" w:fill="FFFFFF"/>
          </w:rPr>
          <w:instrText>。</w:instrText>
        </w:r>
        <w:r w:rsidR="00901910">
          <w:rPr>
            <w:shd w:val="clear" w:color="auto" w:fill="FFFFFF"/>
          </w:rPr>
          <w:instrText>","call-number":"1","container-title":"Information Systems Research","DOI":"10.1287/isre.2023.0561","ISSN":"1047-7047","language":"en","note":"</w:instrText>
        </w:r>
        <w:r w:rsidR="00901910">
          <w:rPr>
            <w:rFonts w:ascii="Apple Color Emoji" w:hAnsi="Apple Color Emoji" w:cs="Apple Color Emoji"/>
            <w:shd w:val="clear" w:color="auto" w:fill="FFFFFF"/>
          </w:rPr>
          <w:instrText>🏷️</w:instrText>
        </w:r>
        <w:r w:rsidR="00901910">
          <w:rPr>
            <w:shd w:val="clear" w:color="auto" w:fill="FFFFFF"/>
          </w:rPr>
          <w:instrText xml:space="preserve"> /unread</w:instrText>
        </w:r>
        <w:r w:rsidR="00901910">
          <w:rPr>
            <w:rFonts w:hint="eastAsia"/>
            <w:shd w:val="clear" w:color="auto" w:fill="FFFFFF"/>
          </w:rPr>
          <w:instrText>、</w:instrText>
        </w:r>
        <w:r w:rsidR="00901910">
          <w:rPr>
            <w:shd w:val="clear" w:color="auto" w:fill="FFFFFF"/>
          </w:rPr>
          <w:instrText>generative AI</w:instrText>
        </w:r>
        <w:r w:rsidR="00901910">
          <w:rPr>
            <w:rFonts w:hint="eastAsia"/>
            <w:shd w:val="clear" w:color="auto" w:fill="FFFFFF"/>
          </w:rPr>
          <w:instrText>、</w:instrText>
        </w:r>
        <w:r w:rsidR="00901910">
          <w:rPr>
            <w:shd w:val="clear" w:color="auto" w:fill="FFFFFF"/>
          </w:rPr>
          <w:instrText>large language models</w:instrText>
        </w:r>
        <w:r w:rsidR="00901910">
          <w:rPr>
            <w:rFonts w:hint="eastAsia"/>
            <w:shd w:val="clear" w:color="auto" w:fill="FFFFFF"/>
          </w:rPr>
          <w:instrText>、</w:instrText>
        </w:r>
        <w:r w:rsidR="00901910">
          <w:rPr>
            <w:shd w:val="clear" w:color="auto" w:fill="FFFFFF"/>
          </w:rPr>
          <w:instrText>ChatGPT</w:instrText>
        </w:r>
        <w:r w:rsidR="00901910">
          <w:rPr>
            <w:rFonts w:hint="eastAsia"/>
            <w:shd w:val="clear" w:color="auto" w:fill="FFFFFF"/>
          </w:rPr>
          <w:instrText>、</w:instrText>
        </w:r>
        <w:r w:rsidR="00901910">
          <w:rPr>
            <w:shd w:val="clear" w:color="auto" w:fill="FFFFFF"/>
          </w:rPr>
          <w:instrText>Q&amp;A platform</w:instrText>
        </w:r>
        <w:r w:rsidR="00901910">
          <w:rPr>
            <w:rFonts w:hint="eastAsia"/>
            <w:shd w:val="clear" w:color="auto" w:fill="FFFFFF"/>
          </w:rPr>
          <w:instrText>、</w:instrText>
        </w:r>
        <w:r w:rsidR="00901910">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rsidRPr="0022223D">
          <w:rPr>
            <w:shd w:val="clear" w:color="auto" w:fill="FFFFFF"/>
          </w:rPr>
          <w:fldChar w:fldCharType="separate"/>
        </w:r>
        <w:r w:rsidR="00901910">
          <w:t>(Quinn &amp; Gutt 2025; Sanatizadeh et al. 2025; Xue et al. 2026)</w:t>
        </w:r>
        <w:r w:rsidR="00901910" w:rsidRPr="0022223D">
          <w:rPr>
            <w:shd w:val="clear" w:color="auto" w:fill="FFFFFF"/>
          </w:rPr>
          <w:fldChar w:fldCharType="end"/>
        </w:r>
      </w:ins>
      <w:del w:id="253" w:author="Dylan CHEN" w:date="2026-08-28T22:45:00Z" w16du:dateUtc="2026-08-28T14:45:00Z">
        <w:r w:rsidRPr="00D2526D" w:rsidDel="00901910">
          <w:delText>(Quinn &amp; Gutt 2025; Sanatizadeh et al. 2025; Xue et al. 2026)</w:delText>
        </w:r>
      </w:del>
      <w:r w:rsidRPr="00D2526D">
        <w:t xml:space="preserve">. In this stream AI is a competitor </w:t>
      </w:r>
      <w:r w:rsidRPr="00D2526D">
        <w:lastRenderedPageBreak/>
        <w:t xml:space="preserve">to the </w:t>
      </w:r>
      <w:r w:rsidRPr="00D2526D">
        <w:rPr>
          <w:i/>
          <w:iCs/>
        </w:rPr>
        <w:t>platform</w:t>
      </w:r>
      <w:r w:rsidRPr="00D2526D">
        <w:t>: it competes for the question itself and does not appear inside the community.</w:t>
      </w:r>
    </w:p>
    <w:p w14:paraId="69F48582" w14:textId="052BFDB3" w:rsidR="00B369E9" w:rsidRPr="00D2526D" w:rsidRDefault="00B369E9" w:rsidP="00D2526D">
      <w:pPr>
        <w:pStyle w:val="Paragraph0"/>
      </w:pPr>
      <w:r w:rsidRPr="00D2526D">
        <w:t xml:space="preserve">This stream establishes an important empirical baseline, and </w:t>
      </w:r>
      <w:ins w:id="254" w:author="Dylan CHEN" w:date="2026-08-28T22:45:00Z" w16du:dateUtc="2026-08-28T14:45:00Z">
        <w:r w:rsidR="00901910">
          <w:fldChar w:fldCharType="begin"/>
        </w:r>
        <w:r w:rsidR="00901910">
          <w:instrText xml:space="preserve"> ADDIN ZOTERO_ITEM CSL_CITATION {"citationID":"l4nr54S4","properties":{"unsorted":false,"formattedCitation":"(Xue et al. 2026)","plainCitation":"(Xue et al. 2026)","dontUpdate":true,"noteIndex":0},"citationItems":[{"id":147281,"uris":["http://zotero.org/users/8905122/items/FZ8X6AI3"],"itemData":{"id":147281,"type":"article-journal","abstract":"Large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w:instrText>
        </w:r>
        <w:r w:rsidR="00901910">
          <w:rPr>
            <w:rFonts w:hint="eastAsia"/>
          </w:rPr>
          <w:instrText xml:space="preserve"> Natural Science Foundation of China [Grants 72188101 and 72595864]. Supplemental Material: The online appendix is available at https://doi.org/10.1287/isre.2023.0561.\n\n</w:instrText>
        </w:r>
        <w:r w:rsidR="00901910">
          <w:rPr>
            <w:rFonts w:hint="eastAsia"/>
          </w:rPr>
          <w:instrText>【摘要翻译】大语言模型</w:instrText>
        </w:r>
        <w:r w:rsidR="00901910">
          <w:rPr>
            <w:rFonts w:hint="eastAsia"/>
          </w:rPr>
          <w:instrText xml:space="preserve"> (LLMs)(</w:instrText>
        </w:r>
        <w:r w:rsidR="00901910">
          <w:rPr>
            <w:rFonts w:hint="eastAsia"/>
          </w:rPr>
          <w:instrText>如</w:instrText>
        </w:r>
        <w:r w:rsidR="00901910">
          <w:rPr>
            <w:rFonts w:hint="eastAsia"/>
          </w:rPr>
          <w:instrText xml:space="preserve"> ChatGPT) </w:instrText>
        </w:r>
        <w:r w:rsidR="00901910">
          <w:rPr>
            <w:rFonts w:hint="eastAsia"/>
          </w:rPr>
          <w:instrText>预计将显著重塑学习、技能获取和知识创造。它们对用户生成的知识共享问答</w:instrText>
        </w:r>
        <w:r w:rsidR="00901910">
          <w:rPr>
            <w:rFonts w:hint="eastAsia"/>
          </w:rPr>
          <w:instrText xml:space="preserve"> (Q&amp;A) </w:instrText>
        </w:r>
        <w:r w:rsidR="00901910">
          <w:rPr>
            <w:rFonts w:hint="eastAsia"/>
          </w:rPr>
          <w:instrText>平台的影响对</w:instrText>
        </w:r>
        <w:r w:rsidR="00901910">
          <w:rPr>
            <w:rFonts w:hint="eastAsia"/>
          </w:rPr>
          <w:instrText xml:space="preserve"> Q&amp;A </w:instrText>
        </w:r>
        <w:r w:rsidR="00901910">
          <w:rPr>
            <w:rFonts w:hint="eastAsia"/>
          </w:rPr>
          <w:instrText>平台和</w:instrText>
        </w:r>
        <w:r w:rsidR="00901910">
          <w:rPr>
            <w:rFonts w:hint="eastAsia"/>
          </w:rPr>
          <w:instrText xml:space="preserve"> LLMs </w:instrText>
        </w:r>
        <w:r w:rsidR="00901910">
          <w:rPr>
            <w:rFonts w:hint="eastAsia"/>
          </w:rPr>
          <w:instrText>的比较价值和未来协同演化以及</w:instrText>
        </w:r>
        <w:r w:rsidR="00901910">
          <w:rPr>
            <w:rFonts w:hint="eastAsia"/>
          </w:rPr>
          <w:instrText xml:space="preserve"> LLMs </w:instrText>
        </w:r>
        <w:r w:rsidR="00901910">
          <w:rPr>
            <w:rFonts w:hint="eastAsia"/>
          </w:rPr>
          <w:instrText>的未来学习具有重要意义。通过多种实证设计，我们估计</w:instrText>
        </w:r>
        <w:r w:rsidR="00901910">
          <w:rPr>
            <w:rFonts w:hint="eastAsia"/>
          </w:rPr>
          <w:instrText xml:space="preserve"> ChatGPT </w:instrText>
        </w:r>
        <w:r w:rsidR="00901910">
          <w:rPr>
            <w:rFonts w:hint="eastAsia"/>
          </w:rPr>
          <w:instrText>的推出导致</w:instrText>
        </w:r>
        <w:r w:rsidR="00901910">
          <w:rPr>
            <w:rFonts w:hint="eastAsia"/>
          </w:rPr>
          <w:instrText xml:space="preserve"> Stack Overflow </w:instrText>
        </w:r>
        <w:r w:rsidR="00901910">
          <w:rPr>
            <w:rFonts w:hint="eastAsia"/>
          </w:rPr>
          <w:instrText>上发布的问题数量平均减少了</w:instrText>
        </w:r>
        <w:r w:rsidR="00901910">
          <w:rPr>
            <w:rFonts w:hint="eastAsia"/>
          </w:rPr>
          <w:instrText xml:space="preserve"> 14.09%</w:instrText>
        </w:r>
        <w:r w:rsidR="00901910">
          <w:rPr>
            <w:rFonts w:hint="eastAsia"/>
          </w:rPr>
          <w:instrText>，这种影响随着时间的推移而加剧，到</w:instrText>
        </w:r>
        <w:r w:rsidR="00901910">
          <w:rPr>
            <w:rFonts w:hint="eastAsia"/>
          </w:rPr>
          <w:instrText xml:space="preserve"> 2023 </w:instrText>
        </w:r>
        <w:r w:rsidR="00901910">
          <w:rPr>
            <w:rFonts w:hint="eastAsia"/>
          </w:rPr>
          <w:instrText>年</w:instrText>
        </w:r>
        <w:r w:rsidR="00901910">
          <w:rPr>
            <w:rFonts w:hint="eastAsia"/>
          </w:rPr>
          <w:instrText xml:space="preserve"> 5 </w:instrText>
        </w:r>
        <w:r w:rsidR="00901910">
          <w:rPr>
            <w:rFonts w:hint="eastAsia"/>
          </w:rPr>
          <w:instrText>月达到</w:instrText>
        </w:r>
        <w:r w:rsidR="00901910">
          <w:rPr>
            <w:rFonts w:hint="eastAsia"/>
          </w:rPr>
          <w:instrText xml:space="preserve"> 27.88% </w:instrText>
        </w:r>
        <w:r w:rsidR="00901910">
          <w:rPr>
            <w:rFonts w:hint="eastAsia"/>
          </w:rPr>
          <w:instrText>的减少。有趣的是，这种数量的减少伴随着剩余问题平均质量的显著提高。进一步分析表明，这些数量和质量的变化可以用两种机制来解释</w:instrText>
        </w:r>
        <w:r w:rsidR="00901910">
          <w:rPr>
            <w:rFonts w:hint="eastAsia"/>
          </w:rPr>
          <w:instrText xml:space="preserve">:(1) ChatGPT </w:instrText>
        </w:r>
        <w:r w:rsidR="00901910">
          <w:rPr>
            <w:rFonts w:hint="eastAsia"/>
          </w:rPr>
          <w:instrText>的不均衡替代，其中更简单、中等到低质量的问题更容易消失</w:instrText>
        </w:r>
        <w:r w:rsidR="00901910">
          <w:rPr>
            <w:rFonts w:hint="eastAsia"/>
          </w:rPr>
          <w:instrText xml:space="preserve">;(2) </w:instrText>
        </w:r>
        <w:r w:rsidR="00901910">
          <w:rPr>
            <w:rFonts w:hint="eastAsia"/>
          </w:rPr>
          <w:instrText>在考虑数量减少后直接提高质量，表明</w:instrText>
        </w:r>
        <w:r w:rsidR="00901910">
          <w:rPr>
            <w:rFonts w:hint="eastAsia"/>
          </w:rPr>
          <w:instrText xml:space="preserve"> ChatGPT </w:instrText>
        </w:r>
        <w:r w:rsidR="00901910">
          <w:rPr>
            <w:rFonts w:hint="eastAsia"/>
          </w:rPr>
          <w:instrText>帮助提供的时间和搜索成本节约对问题质量的改善具有积极外溢效应。进一步的异质性分析显示，这对缺乏经验的用户的问题数量和质量都有更强的影响</w:instrText>
        </w:r>
        <w:r w:rsidR="00901910">
          <w:rPr>
            <w:rFonts w:hint="eastAsia"/>
          </w:rPr>
          <w:instrText>;</w:instrText>
        </w:r>
        <w:r w:rsidR="00901910">
          <w:rPr>
            <w:rFonts w:hint="eastAsia"/>
          </w:rPr>
          <w:instrText>用户保留率和新用户获取率都显著下降</w:instrText>
        </w:r>
        <w:r w:rsidR="00901910">
          <w:rPr>
            <w:rFonts w:hint="eastAsia"/>
          </w:rPr>
          <w:instrText>;</w:instrText>
        </w:r>
        <w:r w:rsidR="00901910">
          <w:rPr>
            <w:rFonts w:hint="eastAsia"/>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901910">
          <w:rPr>
            <w:rFonts w:hint="eastAsia"/>
          </w:rPr>
          <w:instrText>;</w:instrText>
        </w:r>
        <w:r w:rsidR="00901910">
          <w:rPr>
            <w:rFonts w:hint="eastAsia"/>
          </w:rPr>
          <w:instrText>助理编辑陈建清。资金：薛建清获得上海金融经济大学中央大学基础研究基金的支持。王立军获得中国国家自然科学基金会的支持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72301259]</w:instrText>
        </w:r>
        <w:r w:rsidR="00901910">
          <w:rPr>
            <w:rFonts w:hint="eastAsia"/>
          </w:rPr>
          <w:instrText>。李建清获得中国国家自然科学基础的支持</w:instrText>
        </w:r>
        <w:r w:rsidR="00901910">
          <w:rPr>
            <w:rFonts w:hint="eastAsia"/>
          </w:rPr>
          <w:instrText xml:space="preserve"> [</w:instrText>
        </w:r>
        <w:r w:rsidR="00901910">
          <w:rPr>
            <w:rFonts w:hint="eastAsia"/>
          </w:rPr>
          <w:instrText>资助金额</w:instrText>
        </w:r>
        <w:r w:rsidR="00901910">
          <w:rPr>
            <w:rFonts w:hint="eastAsia"/>
          </w:rPr>
          <w:instrText xml:space="preserve"> 72188101 </w:instrText>
        </w:r>
        <w:r w:rsidR="00901910">
          <w:rPr>
            <w:rFonts w:hint="eastAsia"/>
          </w:rPr>
          <w:instrText>和</w:instrText>
        </w:r>
        <w:r w:rsidR="00901910">
          <w:rPr>
            <w:rFonts w:hint="eastAsia"/>
          </w:rPr>
          <w:instrText xml:space="preserve"> 72595864]</w:instrText>
        </w:r>
        <w:r w:rsidR="00901910">
          <w:rPr>
            <w:rFonts w:hint="eastAsia"/>
          </w:rPr>
          <w:instrText>。补充资料：在线附录可访问</w:instrText>
        </w:r>
        <w:r w:rsidR="00901910">
          <w:rPr>
            <w:rFonts w:hint="eastAsia"/>
          </w:rPr>
          <w:instrText xml:space="preserve"> https://doi.org/10.1287/isre.2023.0561</w:instrText>
        </w:r>
        <w:r w:rsidR="00901910">
          <w:rPr>
            <w:rFonts w:hint="eastAsia"/>
          </w:rPr>
          <w:instrText>。</w:instrText>
        </w:r>
        <w:r w:rsidR="00901910">
          <w:rPr>
            <w:rFonts w:hint="eastAsia"/>
          </w:rPr>
          <w:instrText>","call-number":"1","container-title":"Information Syst</w:instrText>
        </w:r>
        <w:r w:rsidR="00901910">
          <w:instrText>ems Research","DOI":"10.1287/isre.2023.0561","ISSN":"1047-7047","language":"en","note":"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large language models</w:instrText>
        </w:r>
        <w:r w:rsidR="00901910">
          <w:rPr>
            <w:rFonts w:hint="eastAsia"/>
          </w:rPr>
          <w:instrText>、</w:instrText>
        </w:r>
        <w:r w:rsidR="00901910">
          <w:instrText>ChatGPT</w:instrText>
        </w:r>
        <w:r w:rsidR="00901910">
          <w:rPr>
            <w:rFonts w:hint="eastAsia"/>
          </w:rPr>
          <w:instrText>、</w:instrText>
        </w:r>
        <w:r w:rsidR="00901910">
          <w:instrText>Q&amp;A platform</w:instrText>
        </w:r>
        <w:r w:rsidR="00901910">
          <w:rPr>
            <w:rFonts w:hint="eastAsia"/>
          </w:rPr>
          <w:instrText>、</w:instrText>
        </w:r>
        <w:r w:rsidR="00901910">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r w:rsidR="00901910">
          <w:fldChar w:fldCharType="separate"/>
        </w:r>
        <w:r w:rsidR="00901910">
          <w:rPr>
            <w:noProof/>
          </w:rPr>
          <w:t xml:space="preserve">Xue et al. </w:t>
        </w:r>
        <w:r w:rsidR="00901910">
          <w:rPr>
            <w:rFonts w:hint="eastAsia"/>
            <w:noProof/>
          </w:rPr>
          <w:t>(</w:t>
        </w:r>
        <w:r w:rsidR="00901910">
          <w:rPr>
            <w:noProof/>
          </w:rPr>
          <w:t>2026)</w:t>
        </w:r>
        <w:r w:rsidR="00901910">
          <w:fldChar w:fldCharType="end"/>
        </w:r>
        <w:r w:rsidR="00901910" w:rsidRPr="000E4EEB">
          <w:t xml:space="preserve"> </w:t>
        </w:r>
      </w:ins>
      <w:del w:id="255" w:author="Dylan CHEN" w:date="2026-08-28T22:45:00Z" w16du:dateUtc="2026-08-28T14:45:00Z">
        <w:r w:rsidRPr="00D2526D" w:rsidDel="00901910">
          <w:delText xml:space="preserve">Xue et al. (2026) </w:delText>
        </w:r>
      </w:del>
      <w:r w:rsidRPr="00D2526D">
        <w:t>show that the decline is sustained rather than transitory. By construction, however, it speaks to whether questions arrive, not to how answerers behave once a question has arrived. It also describes an environment that platforms cannot control, since users cannot be prevented from consulting external tools. The managerially tractable question, that is, what a platform should do about the questions that do arrive, lies outside its scope.</w:t>
      </w:r>
    </w:p>
    <w:p w14:paraId="614AAA6D" w14:textId="65D05055" w:rsidR="000E4EEB" w:rsidRPr="00015210" w:rsidRDefault="001471CF" w:rsidP="0049010E">
      <w:pPr>
        <w:pStyle w:val="Heading3"/>
        <w:rPr>
          <w:rFonts w:eastAsiaTheme="minorEastAsia" w:cs="Times New Roman"/>
        </w:rPr>
      </w:pPr>
      <w:r>
        <w:t xml:space="preserve">External </w:t>
      </w:r>
      <w:r w:rsidR="00B369E9">
        <w:rPr>
          <w:rFonts w:hint="eastAsia"/>
        </w:rPr>
        <w:t>Gen</w:t>
      </w:r>
      <w:r w:rsidR="000E4EEB" w:rsidRPr="00015210">
        <w:t>AI as the Answerer</w:t>
      </w:r>
      <w:r w:rsidR="00534D0B" w:rsidRPr="00015210">
        <w:t>’</w:t>
      </w:r>
      <w:r w:rsidR="000E4EEB" w:rsidRPr="00015210">
        <w:t>s Instrument</w:t>
      </w:r>
    </w:p>
    <w:p w14:paraId="23EFBA8F" w14:textId="25322B48" w:rsidR="000E4EEB" w:rsidRPr="00015210" w:rsidRDefault="000E4EEB" w:rsidP="00B369E9">
      <w:pPr>
        <w:pStyle w:val="Paragraph0"/>
      </w:pPr>
      <w:r w:rsidRPr="00015210">
        <w:t xml:space="preserve">A second stream </w:t>
      </w:r>
      <w:r w:rsidR="00B369E9">
        <w:rPr>
          <w:rFonts w:hint="eastAsia"/>
        </w:rPr>
        <w:t>examines</w:t>
      </w:r>
      <w:r w:rsidRPr="00015210">
        <w:t xml:space="preserve"> AI as an </w:t>
      </w:r>
      <w:r w:rsidRPr="00015210">
        <w:rPr>
          <w:i/>
          <w:iCs/>
        </w:rPr>
        <w:t>input</w:t>
      </w:r>
      <w:r w:rsidRPr="00015210">
        <w:t xml:space="preserve"> to human answers. Here AI lowers the cost of drafting a response, and the human retains authorship. The relationship is collaborative rather than competitive: human and AI work together in a single answering process. Several studies find that this raises answer supply</w:t>
      </w:r>
      <w:r w:rsidR="006C29A2" w:rsidRPr="00015210">
        <w:t xml:space="preserve"> </w:t>
      </w:r>
      <w:ins w:id="256" w:author="Dylan CHEN" w:date="2026-08-28T22:45:00Z" w16du:dateUtc="2026-08-28T14:45:00Z">
        <w:r w:rsidR="00901910" w:rsidRPr="0022223D">
          <w:fldChar w:fldCharType="begin" w:fldLock="1"/>
        </w:r>
        <w:r w:rsidR="00901910">
          <w: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w:instrText>
        </w:r>
        <w:r w:rsidR="00901910">
          <w:rPr>
            <w:rFonts w:hint="eastAsia"/>
          </w:rPr>
          <w:instrText xml:space="preserve"> and high-reputation users, respectively. In addition to contributing to the literature on content moderation of generative AI, our results provide practical insights for platforms on designing effective AIGC policies to manage user contributions.\n\n</w:instrText>
        </w:r>
        <w:r w:rsidR="00901910">
          <w:rPr>
            <w:rFonts w:hint="eastAsia"/>
          </w:rPr>
          <w:instrText>【摘要翻译】随着人工智能生成内容在在线知识共享平台上越来越普遍，用户往往犹豫披露其使用情况。为此，平台对人工智能生成内容实施了限制政策</w:instrText>
        </w:r>
        <w:r w:rsidR="00901910">
          <w:rPr>
            <w:rFonts w:hint="eastAsia"/>
          </w:rPr>
          <w:instrText xml:space="preserve"> (AIGC </w:instrText>
        </w:r>
        <w:r w:rsidR="00901910">
          <w:rPr>
            <w:rFonts w:hint="eastAsia"/>
          </w:rPr>
          <w:instrText>政策</w:instrText>
        </w:r>
        <w:r w:rsidR="00901910">
          <w:rPr>
            <w:rFonts w:hint="eastAsia"/>
          </w:rPr>
          <w:instrText>)</w:instrText>
        </w:r>
        <w:r w:rsidR="00901910">
          <w:rPr>
            <w:rFonts w:hint="eastAsia"/>
          </w:rPr>
          <w:instrText>，当用户不披露时，这些内容就会崩溃。为了确定</w:instrText>
        </w:r>
        <w:r w:rsidR="00901910">
          <w:rPr>
            <w:rFonts w:hint="eastAsia"/>
          </w:rPr>
          <w:instrText xml:space="preserve"> AIGC </w:instrText>
        </w:r>
        <w:r w:rsidR="00901910">
          <w:rPr>
            <w:rFonts w:hint="eastAsia"/>
          </w:rPr>
          <w:instrText>政策与用户答题贡献行为之间的因果关系，我们在中国领先的在线知识共享平台智湖上进行了准实验。结果表明，</w:instrText>
        </w:r>
        <w:r w:rsidR="00901910">
          <w:rPr>
            <w:rFonts w:hint="eastAsia"/>
          </w:rPr>
          <w:instrText xml:space="preserve">AIGC </w:instrText>
        </w:r>
        <w:r w:rsidR="00901910">
          <w:rPr>
            <w:rFonts w:hint="eastAsia"/>
          </w:rPr>
          <w:instrText>政策降低了答题量和主观质量，而提高了那些人工智能生成内容崩溃的用户</w:instrText>
        </w:r>
        <w:r w:rsidR="00901910">
          <w:rPr>
            <w:rFonts w:hint="eastAsia"/>
          </w:rPr>
          <w:instrText xml:space="preserve"> (</w:instrText>
        </w:r>
        <w:r w:rsidR="00901910">
          <w:rPr>
            <w:rFonts w:hint="eastAsia"/>
          </w:rPr>
          <w:instrText>人工智能崩溃用户</w:instrText>
        </w:r>
        <w:r w:rsidR="00901910">
          <w:rPr>
            <w:rFonts w:hint="eastAsia"/>
          </w:rPr>
          <w:instrText xml:space="preserve">) </w:instrText>
        </w:r>
        <w:r w:rsidR="00901910">
          <w:rPr>
            <w:rFonts w:hint="eastAsia"/>
          </w:rPr>
          <w:instrText>的客观质量。我们还考察了用户特征</w:instrText>
        </w:r>
        <w:r w:rsidR="00901910">
          <w:rPr>
            <w:rFonts w:hint="eastAsia"/>
          </w:rPr>
          <w:instrText xml:space="preserve"> (</w:instrText>
        </w:r>
        <w:r w:rsidR="00901910">
          <w:rPr>
            <w:rFonts w:hint="eastAsia"/>
          </w:rPr>
          <w:instrText>即</w:instrText>
        </w:r>
        <w:r w:rsidR="00901910">
          <w:rPr>
            <w:rFonts w:hint="eastAsia"/>
          </w:rPr>
          <w:instrText xml:space="preserve">) </w:instrText>
        </w:r>
        <w:r w:rsidR="00901910">
          <w:rPr>
            <w:rFonts w:hint="eastAsia"/>
          </w:rPr>
          <w:instrText>的调节作用。</w:instrText>
        </w:r>
        <w:r w:rsidR="00901910">
          <w:rPr>
            <w:rFonts w:hint="eastAsia"/>
          </w:rPr>
          <w:instrText xml:space="preserve">) </w:instrText>
        </w:r>
        <w:r w:rsidR="00901910">
          <w:rPr>
            <w:rFonts w:hint="eastAsia"/>
          </w:rPr>
          <w:instrText>对这些结果的影响。值得注意的是，该政策对高度活跃用户、短期用户和高声誉用户的影响分别更为显著。除了为生成式</w:instrText>
        </w:r>
        <w:r w:rsidR="00901910">
          <w:rPr>
            <w:rFonts w:hint="eastAsia"/>
          </w:rPr>
          <w:instrText xml:space="preserve"> AI </w:instrText>
        </w:r>
        <w:r w:rsidR="00901910">
          <w:rPr>
            <w:rFonts w:hint="eastAsia"/>
          </w:rPr>
          <w:instrText>的内容审核文献做出贡献外，我们的研究结果还为平台提供了实用的见解，帮助设计有效的</w:instrText>
        </w:r>
        <w:r w:rsidR="00901910">
          <w:rPr>
            <w:rFonts w:hint="eastAsia"/>
          </w:rPr>
          <w:instrText xml:space="preserve"> AIGC </w:instrText>
        </w:r>
        <w:r w:rsidR="00901910">
          <w:rPr>
            <w:rFonts w:hint="eastAsia"/>
          </w:rPr>
          <w:instrText>政策来管理用户贡献。</w:instrText>
        </w:r>
        <w:r w:rsidR="00901910">
          <w:rPr>
            <w:rFonts w:hint="eastAsia"/>
          </w:rPr>
          <w:instrText>","call-number":"1 (CCF C)","container-title":"Information &amp; Management","DOI":"10.1016/j.im.2026.104322","ISSN":"0378-7206","issue":"3","journalAbbreviation":"Informa</w:instrText>
        </w:r>
        <w:r w:rsidR="00901910">
          <w:instrText>tion &amp; Management","language":"en","note":"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AI-generated content</w:instrText>
        </w:r>
        <w:r w:rsidR="00901910">
          <w:rPr>
            <w:rFonts w:hint="eastAsia"/>
          </w:rPr>
          <w:instrText>、</w:instrText>
        </w:r>
        <w:r w:rsidR="00901910">
          <w:instrText>Content moderation</w:instrText>
        </w:r>
        <w:r w:rsidR="00901910">
          <w:rPr>
            <w:rFonts w:hint="eastAsia"/>
          </w:rPr>
          <w:instrText>、</w:instrText>
        </w:r>
        <w:r w:rsidR="00901910">
          <w:instrText>Knowledge-sharing platform</w:instrText>
        </w:r>
        <w:r w:rsidR="00901910">
          <w:rPr>
            <w:rFonts w:hint="eastAsia"/>
          </w:rPr>
          <w:instrText>、</w:instrText>
        </w:r>
        <w:r w:rsidR="009019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w:instrText>
        </w:r>
        <w:r w:rsidR="00901910">
          <w:rPr>
            <w:rFonts w:hint="eastAsia"/>
          </w:rPr>
          <w:instrText>egic development for integrating generative AI into their platforms. History: Wonseok Oh, Senior Editor; Khim Yong Goh, Associate Editor.\n\n</w:instrText>
        </w:r>
        <w:r w:rsidR="00901910">
          <w:rPr>
            <w:rFonts w:hint="eastAsia"/>
          </w:rPr>
          <w:instrText>【摘要翻译】在线平台上的自愿知识贡献对用户、平台和企业具有重大价值。生成式人工智能</w:instrText>
        </w:r>
        <w:r w:rsidR="00901910">
          <w:rPr>
            <w:rFonts w:hint="eastAsia"/>
          </w:rPr>
          <w:instrText xml:space="preserve"> (AI) </w:instrText>
        </w:r>
        <w:r w:rsidR="00901910">
          <w:rPr>
            <w:rFonts w:hint="eastAsia"/>
          </w:rPr>
          <w:instrText>技术的快速进步促进了问答</w:instrText>
        </w:r>
        <w:r w:rsidR="00901910">
          <w:rPr>
            <w:rFonts w:hint="eastAsia"/>
          </w:rPr>
          <w:instrText xml:space="preserve"> (Q&amp;A) </w:instrText>
        </w:r>
        <w:r w:rsidR="00901910">
          <w:rPr>
            <w:rFonts w:hint="eastAsia"/>
          </w:rPr>
          <w:instrText>平台上知识的自动生成。然而，生成式</w:instrText>
        </w:r>
        <w:r w:rsidR="00901910">
          <w:rPr>
            <w:rFonts w:hint="eastAsia"/>
          </w:rPr>
          <w:instrText xml:space="preserve"> AI </w:instrText>
        </w:r>
        <w:r w:rsidR="00901910">
          <w:rPr>
            <w:rFonts w:hint="eastAsia"/>
          </w:rPr>
          <w:instrText>对用户自愿知识贡献的影响仍然是一个实证问题。一方面，用户可能会从生成式</w:instrText>
        </w:r>
        <w:r w:rsidR="00901910">
          <w:rPr>
            <w:rFonts w:hint="eastAsia"/>
          </w:rPr>
          <w:instrText xml:space="preserve"> AI </w:instrText>
        </w:r>
        <w:r w:rsidR="00901910">
          <w:rPr>
            <w:rFonts w:hint="eastAsia"/>
          </w:rPr>
          <w:instrText>中学习，通过提供更有组织和逻辑的答案来改进他们的答案。另一方面，生成式</w:instrText>
        </w:r>
        <w:r w:rsidR="00901910">
          <w:rPr>
            <w:rFonts w:hint="eastAsia"/>
          </w:rPr>
          <w:instrText xml:space="preserve"> AI </w:instrText>
        </w:r>
        <w:r w:rsidR="00901910">
          <w:rPr>
            <w:rFonts w:hint="eastAsia"/>
          </w:rPr>
          <w:instrText>可能会产生虚假答案，而利用</w:instrText>
        </w:r>
        <w:r w:rsidR="00901910">
          <w:rPr>
            <w:rFonts w:hint="eastAsia"/>
          </w:rPr>
          <w:instrText xml:space="preserve"> AI </w:instrText>
        </w:r>
        <w:r w:rsidR="00901910">
          <w:rPr>
            <w:rFonts w:hint="eastAsia"/>
          </w:rPr>
          <w:instrText>辅助的加速响应速度可能会给理解输出带来额外的认知负担，潜在地减少整体贡献。我们的研究探讨了生成式人工智能</w:instrText>
        </w:r>
        <w:r w:rsidR="00901910">
          <w:rPr>
            <w:rFonts w:hint="eastAsia"/>
          </w:rPr>
          <w:instrText xml:space="preserve"> (</w:instrText>
        </w:r>
        <w:r w:rsidR="00901910">
          <w:rPr>
            <w:rFonts w:hint="eastAsia"/>
          </w:rPr>
          <w:instrText>尤其是</w:instrText>
        </w:r>
        <w:r w:rsidR="00901910">
          <w:rPr>
            <w:rFonts w:hint="eastAsia"/>
          </w:rPr>
          <w:instrText xml:space="preserve"> ChatGPT) </w:instrText>
        </w:r>
        <w:r w:rsidR="00901910">
          <w:rPr>
            <w:rFonts w:hint="eastAsia"/>
          </w:rPr>
          <w:instrText>对用户在</w:instrText>
        </w:r>
        <w:r w:rsidR="00901910">
          <w:rPr>
            <w:rFonts w:hint="eastAsia"/>
          </w:rPr>
          <w:instrText xml:space="preserve"> Stack Overflow(</w:instrText>
        </w:r>
        <w:r w:rsidR="00901910">
          <w:rPr>
            <w:rFonts w:hint="eastAsia"/>
          </w:rPr>
          <w:instrText>最大的问答平台之一</w:instrText>
        </w:r>
        <w:r w:rsidR="00901910">
          <w:rPr>
            <w:rFonts w:hint="eastAsia"/>
          </w:rPr>
          <w:instrText xml:space="preserve">) </w:instrText>
        </w:r>
        <w:r w:rsidR="00901910">
          <w:rPr>
            <w:rFonts w:hint="eastAsia"/>
          </w:rPr>
          <w:instrText>上自愿贡献知识的影响。利用自然实验，我们使用双重差分</w:instrText>
        </w:r>
        <w:r w:rsidR="00901910">
          <w:rPr>
            <w:rFonts w:hint="eastAsia"/>
          </w:rPr>
          <w:instrText xml:space="preserve"> (DID) </w:instrText>
        </w:r>
        <w:r w:rsidR="00901910">
          <w:rPr>
            <w:rFonts w:hint="eastAsia"/>
          </w:rPr>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901910">
          <w:rPr>
            <w:rFonts w:hint="eastAsia"/>
          </w:rPr>
          <w:instrText xml:space="preserve"> AI </w:instrText>
        </w:r>
        <w:r w:rsidR="00901910">
          <w:rPr>
            <w:rFonts w:hint="eastAsia"/>
          </w:rPr>
          <w:instrText>在问答平台背景下对用户自愿知识贡献的影响，为信息系统</w:instrText>
        </w:r>
        <w:r w:rsidR="00901910">
          <w:rPr>
            <w:rFonts w:hint="eastAsia"/>
          </w:rPr>
          <w:instrText xml:space="preserve"> (IS) </w:instrText>
        </w:r>
        <w:r w:rsidR="00901910">
          <w:rPr>
            <w:rFonts w:hint="eastAsia"/>
          </w:rPr>
          <w:instrText>文献做出了贡献。实际上，我们的研究结果为平台所有者和管理者提供了关于生成式</w:instrText>
        </w:r>
        <w:r w:rsidR="00901910">
          <w:rPr>
            <w:rFonts w:hint="eastAsia"/>
          </w:rPr>
          <w:instrText xml:space="preserve"> AI </w:instrText>
        </w:r>
        <w:r w:rsidR="00901910">
          <w:rPr>
            <w:rFonts w:hint="eastAsia"/>
          </w:rPr>
          <w:instrText>如何影响用户知识贡献行为、指导决策和战略制定的见解，以便将生成式</w:instrText>
        </w:r>
        <w:r w:rsidR="00901910">
          <w:rPr>
            <w:rFonts w:hint="eastAsia"/>
          </w:rPr>
          <w:instrText xml:space="preserve"> AI </w:instrText>
        </w:r>
        <w:r w:rsidR="00901910">
          <w:rPr>
            <w:rFonts w:hint="eastAsia"/>
          </w:rPr>
          <w:instrText>整合到他们的平台中。历史</w:instrText>
        </w:r>
        <w:r w:rsidR="00901910">
          <w:rPr>
            <w:rFonts w:hint="eastAsia"/>
          </w:rPr>
          <w:instrText>:Wonseok Oh</w:instrText>
        </w:r>
        <w:r w:rsidR="00901910">
          <w:rPr>
            <w:rFonts w:hint="eastAsia"/>
          </w:rPr>
          <w:instrText>，高级编辑</w:instrText>
        </w:r>
        <w:r w:rsidR="00901910">
          <w:rPr>
            <w:rFonts w:hint="eastAsia"/>
          </w:rPr>
          <w:instrText>;Kim Yong Goh</w:instrText>
        </w:r>
        <w:r w:rsidR="00901910">
          <w:rPr>
            <w:rFonts w:hint="eastAsia"/>
          </w:rPr>
          <w:instrText>，副编辑。</w:instrText>
        </w:r>
        <w:r w:rsidR="00901910">
          <w:rPr>
            <w:rFonts w:hint="eastAsia"/>
          </w:rPr>
          <w:instrText xml:space="preserve">","archive_location":"18 </w:instrText>
        </w:r>
        <w:r w:rsidR="00901910">
          <w:rPr>
            <w:rFonts w:ascii="Apple Color Emoji" w:hAnsi="Apple Color Emoji" w:cs="Apple Color Emoji"/>
          </w:rPr>
          <w:instrText>📊</w:instrText>
        </w:r>
        <w:r w:rsidR="00901910">
          <w:rPr>
            <w:rFonts w:hint="eastAsia"/>
          </w:rPr>
          <w:instrText>","call-number":"1","container-title":"Information Systems Research","DOI":"10.1287/isre.2023.0332","ISSN":"</w:instrText>
        </w:r>
        <w:r w:rsidR="00901910">
          <w:instrText>1047-7047","issue":"2","language":"en","note":"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generative AI</w:instrText>
        </w:r>
        <w:r w:rsidR="00901910">
          <w:rPr>
            <w:rFonts w:hint="eastAsia"/>
          </w:rPr>
          <w:instrText>、</w:instrText>
        </w:r>
        <w:r w:rsidR="00901910">
          <w:instrText>difference-in-differences</w:instrText>
        </w:r>
        <w:r w:rsidR="00901910">
          <w:rPr>
            <w:rFonts w:hint="eastAsia"/>
          </w:rPr>
          <w:instrText>、</w:instrText>
        </w:r>
        <w:r w:rsidR="00901910">
          <w:instrText>answer quality</w:instrText>
        </w:r>
        <w:r w:rsidR="00901910">
          <w:rPr>
            <w:rFonts w:hint="eastAsia"/>
          </w:rPr>
          <w:instrText>、</w:instrText>
        </w:r>
        <w:r w:rsidR="00901910">
          <w:instrText>answer quantity</w:instrText>
        </w:r>
        <w:r w:rsidR="00901910">
          <w:rPr>
            <w:rFonts w:hint="eastAsia"/>
          </w:rPr>
          <w:instrText>、</w:instrText>
        </w:r>
        <w:r w:rsidR="00901910">
          <w:instrText>voluntary Q&amp;A platforms</w:instrText>
        </w:r>
        <w:r w:rsidR="00901910">
          <w:rPr>
            <w:rFonts w:hint="eastAsia"/>
          </w:rPr>
          <w:instrText>、</w:instrText>
        </w:r>
        <w:r w:rsidR="009019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901910" w:rsidRPr="0022223D">
          <w:fldChar w:fldCharType="separate"/>
        </w:r>
        <w:r w:rsidR="00901910">
          <w:t>(Fang &amp; Zhou 2026; Shan &amp; Qiu 2026)</w:t>
        </w:r>
        <w:r w:rsidR="00901910" w:rsidRPr="0022223D">
          <w:fldChar w:fldCharType="end"/>
        </w:r>
      </w:ins>
      <w:del w:id="257"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{"citationID":"wz36rNQW","properties":{"unsorted":false,"formattedCitation":"(Fang &amp; Zhou 2026; Shan &amp; Qiu 2026)","plainCitation":"(Fang &amp; Zhou 2026; Shan &amp; Qiu 2026)","noteIndex":0},"citationItems":[{"id":152376,"uris":["http://zotero.org/users/8905122/items/JF2U4BBH"],"itemData":{"id":152376,"type":"article-journal","abstract":"As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delInstrText>
        </w:r>
        <w:r w:rsidR="006C29A2" w:rsidRPr="00015210" w:rsidDel="00901910">
          <w:delInstrText>【摘要翻译】随着人工智能生成内容在在线知识共享平台上越来越普遍，用户往往犹豫披露其使用情况。为此，平台对人工智能生成内容实施了限制政策</w:delInstrText>
        </w:r>
        <w:r w:rsidR="006C29A2" w:rsidRPr="00015210" w:rsidDel="00901910">
          <w:delInstrText xml:space="preserve"> (AIGC </w:delInstrText>
        </w:r>
        <w:r w:rsidR="006C29A2" w:rsidRPr="00015210" w:rsidDel="00901910">
          <w:delInstrText>政策</w:delInstrText>
        </w:r>
        <w:r w:rsidR="006C29A2" w:rsidRPr="00015210" w:rsidDel="00901910">
          <w:delInstrText>)</w:delInstrText>
        </w:r>
        <w:r w:rsidR="006C29A2" w:rsidRPr="00015210" w:rsidDel="00901910">
          <w:delInstrText>，当用户不披露时，这些内容就会崩溃。为了确定</w:delInstrText>
        </w:r>
        <w:r w:rsidR="006C29A2" w:rsidRPr="00015210" w:rsidDel="00901910">
          <w:delInstrText xml:space="preserve"> AIGC </w:delInstrText>
        </w:r>
        <w:r w:rsidR="006C29A2" w:rsidRPr="00015210" w:rsidDel="00901910">
          <w:delInstrText>政策与用户答题贡献行为之间的因果关系，我们在中国领先的在线知识共享平台智湖上进行了准实验。结果表明，</w:delInstrText>
        </w:r>
        <w:r w:rsidR="006C29A2" w:rsidRPr="00015210" w:rsidDel="00901910">
          <w:delInstrText xml:space="preserve">AIGC </w:delInstrText>
        </w:r>
        <w:r w:rsidR="006C29A2" w:rsidRPr="00015210" w:rsidDel="00901910">
          <w:delInstrText>政策降低了答题量和主观质量，而提高了那些人工智能生成内容崩溃的用户</w:delInstrText>
        </w:r>
        <w:r w:rsidR="006C29A2" w:rsidRPr="00015210" w:rsidDel="00901910">
          <w:delInstrText xml:space="preserve"> (</w:delInstrText>
        </w:r>
        <w:r w:rsidR="006C29A2" w:rsidRPr="00015210" w:rsidDel="00901910">
          <w:delInstrText>人工智能崩溃用户</w:delInstrText>
        </w:r>
        <w:r w:rsidR="006C29A2" w:rsidRPr="00015210" w:rsidDel="00901910">
          <w:delInstrText xml:space="preserve">) </w:delInstrText>
        </w:r>
        <w:r w:rsidR="006C29A2" w:rsidRPr="00015210" w:rsidDel="00901910">
          <w:delInstrText>的客观质量。我们还考察了用户特征</w:delInstrText>
        </w:r>
        <w:r w:rsidR="006C29A2" w:rsidRPr="00015210" w:rsidDel="00901910">
          <w:delInstrText xml:space="preserve"> (</w:delInstrText>
        </w:r>
        <w:r w:rsidR="006C29A2" w:rsidRPr="00015210" w:rsidDel="00901910">
          <w:delInstrText>即</w:delInstrText>
        </w:r>
        <w:r w:rsidR="006C29A2" w:rsidRPr="00015210" w:rsidDel="00901910">
          <w:delInstrText xml:space="preserve">) </w:delInstrText>
        </w:r>
        <w:r w:rsidR="006C29A2" w:rsidRPr="00015210" w:rsidDel="00901910">
          <w:delInstrText>的调节作用。</w:delInstrText>
        </w:r>
        <w:r w:rsidR="006C29A2" w:rsidRPr="00015210" w:rsidDel="00901910">
          <w:delInstrText xml:space="preserve">) </w:delInstrText>
        </w:r>
        <w:r w:rsidR="006C29A2" w:rsidRPr="00015210" w:rsidDel="00901910">
          <w:delInstrText>对这些结果的影响。值得注意的是，该政策对高度活跃用户、短期用户和高声誉用户的影响分别更为显著。除了为生成式</w:delInstrText>
        </w:r>
        <w:r w:rsidR="006C29A2" w:rsidRPr="00015210" w:rsidDel="00901910">
          <w:delInstrText xml:space="preserve"> AI </w:delInstrText>
        </w:r>
        <w:r w:rsidR="006C29A2" w:rsidRPr="00015210" w:rsidDel="00901910">
          <w:delInstrText>的内容审核文献做出贡献外，我们的研究结果还为平台提供了实用的见解，帮助设计有效的</w:delInstrText>
        </w:r>
        <w:r w:rsidR="006C29A2" w:rsidRPr="00015210" w:rsidDel="00901910">
          <w:delInstrText xml:space="preserve"> AIGC </w:delInstrText>
        </w:r>
        <w:r w:rsidR="006C29A2" w:rsidRPr="00015210" w:rsidDel="00901910">
          <w:delInstrText>政策来管理用户贡献。</w:delInstrText>
        </w:r>
        <w:r w:rsidR="006C29A2" w:rsidRPr="00015210" w:rsidDel="00901910">
          <w:delInstrText>","call-number":"1 (CCF C)","container-title":"Information &amp; Management","DOI":"10.1016/j.im.2026.104322","ISSN":"0378-7206","issue":"3","journalAbbreviation":"Information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Content moderation</w:delInstrText>
        </w:r>
        <w:r w:rsidR="006C29A2" w:rsidRPr="00015210" w:rsidDel="00901910">
          <w:delInstrText>、</w:delInstrText>
        </w:r>
        <w:r w:rsidR="006C29A2" w:rsidRPr="00015210" w:rsidDel="00901910">
          <w:delInstrText>Knowledge-sharing platform</w:delInstrText>
        </w:r>
        <w:r w:rsidR="006C29A2" w:rsidRPr="00015210" w:rsidDel="00901910">
          <w:delInstrText>、</w:delInstrText>
        </w:r>
        <w:r w:rsidR="006C29A2" w:rsidRPr="00015210" w:rsidDel="00901910">
          <w:del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delInstrText>
        </w:r>
        <w:r w:rsidR="006C29A2" w:rsidRPr="00015210" w:rsidDel="00901910">
          <w:delInstrText>【摘要翻译】在线平台上的自愿知识贡献对用户、平台和企业具有重大价值。生成式人工智能</w:delInstrText>
        </w:r>
        <w:r w:rsidR="006C29A2" w:rsidRPr="00015210" w:rsidDel="00901910">
          <w:delInstrText xml:space="preserve"> (AI) </w:delInstrText>
        </w:r>
        <w:r w:rsidR="006C29A2" w:rsidRPr="00015210" w:rsidDel="00901910">
          <w:delInstrText>技术的快速进步促进了问答</w:delInstrText>
        </w:r>
        <w:r w:rsidR="006C29A2" w:rsidRPr="00015210" w:rsidDel="00901910">
          <w:delInstrText xml:space="preserve"> (Q&amp;A) </w:delInstrText>
        </w:r>
        <w:r w:rsidR="006C29A2" w:rsidRPr="00015210" w:rsidDel="00901910">
          <w:delInstrText>平台上知识的自动生成。然而，生成式</w:delInstrText>
        </w:r>
        <w:r w:rsidR="006C29A2" w:rsidRPr="00015210" w:rsidDel="00901910">
          <w:delInstrText xml:space="preserve"> AI </w:delInstrText>
        </w:r>
        <w:r w:rsidR="006C29A2" w:rsidRPr="00015210" w:rsidDel="00901910">
          <w:delInstrText>对用户自愿知识贡献的影响仍然是一个实证问题。一方面，用户可能会从生成式</w:delInstrText>
        </w:r>
        <w:r w:rsidR="006C29A2" w:rsidRPr="00015210" w:rsidDel="00901910">
          <w:delInstrText xml:space="preserve"> AI </w:delInstrText>
        </w:r>
        <w:r w:rsidR="006C29A2" w:rsidRPr="00015210" w:rsidDel="00901910">
          <w:delInstrText>中学习，通过提供更有组织和逻辑的答案来改进他们的答案。另一方面，生成式</w:delInstrText>
        </w:r>
        <w:r w:rsidR="006C29A2" w:rsidRPr="00015210" w:rsidDel="00901910">
          <w:delInstrText xml:space="preserve"> AI </w:delInstrText>
        </w:r>
        <w:r w:rsidR="006C29A2" w:rsidRPr="00015210" w:rsidDel="00901910">
          <w:delInstrText>可能会产生虚假答案，而利用</w:delInstrText>
        </w:r>
        <w:r w:rsidR="006C29A2" w:rsidRPr="00015210" w:rsidDel="00901910">
          <w:delInstrText xml:space="preserve"> AI </w:delInstrText>
        </w:r>
        <w:r w:rsidR="006C29A2" w:rsidRPr="00015210" w:rsidDel="00901910">
          <w:delInstrText>辅助的加速响应速度可能会给理解输出带来额外的认知负担，潜在地减少整体贡献。我们的研究探讨了生成式人工智能</w:delInstrText>
        </w:r>
        <w:r w:rsidR="006C29A2" w:rsidRPr="00015210" w:rsidDel="00901910">
          <w:delInstrText xml:space="preserve"> (</w:delInstrText>
        </w:r>
        <w:r w:rsidR="006C29A2" w:rsidRPr="00015210" w:rsidDel="00901910">
          <w:delInstrText>尤其是</w:delInstrText>
        </w:r>
        <w:r w:rsidR="006C29A2" w:rsidRPr="00015210" w:rsidDel="00901910">
          <w:delInstrText xml:space="preserve"> ChatGPT) </w:delInstrText>
        </w:r>
        <w:r w:rsidR="006C29A2" w:rsidRPr="00015210" w:rsidDel="00901910">
          <w:delInstrText>对用户在</w:delInstrText>
        </w:r>
        <w:r w:rsidR="006C29A2" w:rsidRPr="00015210" w:rsidDel="00901910">
          <w:delInstrText xml:space="preserve"> Stack Overflow(</w:delInstrText>
        </w:r>
        <w:r w:rsidR="006C29A2" w:rsidRPr="00015210" w:rsidDel="00901910">
          <w:delInstrText>最大的问答平台之一</w:delInstrText>
        </w:r>
        <w:r w:rsidR="006C29A2" w:rsidRPr="00015210" w:rsidDel="00901910">
          <w:delInstrText xml:space="preserve">) </w:delInstrText>
        </w:r>
        <w:r w:rsidR="006C29A2" w:rsidRPr="00015210" w:rsidDel="00901910">
          <w:delInstrText>上自愿贡献知识的影响。利用自然实验，我们使用双重差分</w:delInstrText>
        </w:r>
        <w:r w:rsidR="006C29A2" w:rsidRPr="00015210" w:rsidDel="00901910">
          <w:delInstrText xml:space="preserve"> (DID) </w:delInstrText>
        </w:r>
        <w:r w:rsidR="006C29A2" w:rsidRPr="00015210" w:rsidDel="00901910">
          <w:del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delInstrText>
        </w:r>
        <w:r w:rsidR="006C29A2" w:rsidRPr="00015210" w:rsidDel="00901910">
          <w:delInstrText xml:space="preserve"> AI </w:delInstrText>
        </w:r>
        <w:r w:rsidR="006C29A2" w:rsidRPr="00015210" w:rsidDel="00901910">
          <w:delInstrText>在问答平台背景下对用户自愿知识贡献的影响，为信息系统</w:delInstrText>
        </w:r>
        <w:r w:rsidR="006C29A2" w:rsidRPr="00015210" w:rsidDel="00901910">
          <w:delInstrText xml:space="preserve"> (IS) </w:delInstrText>
        </w:r>
        <w:r w:rsidR="006C29A2" w:rsidRPr="00015210" w:rsidDel="00901910">
          <w:delInstrText>文献做出了贡献。实际上，我们的研究结果为平台所有者和管理者提供了关于生成式</w:delInstrText>
        </w:r>
        <w:r w:rsidR="006C29A2" w:rsidRPr="00015210" w:rsidDel="00901910">
          <w:delInstrText xml:space="preserve"> AI </w:delInstrText>
        </w:r>
        <w:r w:rsidR="006C29A2" w:rsidRPr="00015210" w:rsidDel="00901910">
          <w:delInstrText>如何影响用户知识贡献行为、指导决策和战略制定的见解，以便将生成式</w:delInstrText>
        </w:r>
        <w:r w:rsidR="006C29A2" w:rsidRPr="00015210" w:rsidDel="00901910">
          <w:delInstrText xml:space="preserve"> AI </w:delInstrText>
        </w:r>
        <w:r w:rsidR="006C29A2" w:rsidRPr="00015210" w:rsidDel="00901910">
          <w:delInstrText>整合到他们的平台中。历史</w:delInstrText>
        </w:r>
        <w:r w:rsidR="006C29A2" w:rsidRPr="00015210" w:rsidDel="00901910">
          <w:delInstrText>:Wonseok Oh</w:delInstrText>
        </w:r>
        <w:r w:rsidR="006C29A2" w:rsidRPr="00015210" w:rsidDel="00901910">
          <w:delInstrText>，高级编辑</w:delInstrText>
        </w:r>
        <w:r w:rsidR="006C29A2" w:rsidRPr="00015210" w:rsidDel="00901910">
          <w:delInstrText>;Kim Yong Goh</w:delInstrText>
        </w:r>
        <w:r w:rsidR="006C29A2" w:rsidRPr="00015210" w:rsidDel="00901910">
          <w:delInstrText>，副编辑。</w:delInstrText>
        </w:r>
        <w:r w:rsidR="006C29A2" w:rsidRPr="00015210" w:rsidDel="00901910">
          <w:delInstrText xml:space="preserve">","archive_location":"18 </w:delInstrText>
        </w:r>
        <w:r w:rsidR="006C29A2" w:rsidRPr="00015210" w:rsidDel="00901910">
          <w:rPr>
            <w:rFonts w:ascii="Apple Color Emoji" w:hAnsi="Apple Color Emoji" w:cs="Apple Color Emoji"/>
          </w:rPr>
          <w:delInstrText>📊</w:delInstrText>
        </w:r>
        <w:r w:rsidR="006C29A2" w:rsidRPr="00015210" w:rsidDel="00901910">
          <w:delInstrText>","call-number":"1","container-title":"Information Systems Research","DOI":"10.1287/isre.2023.0332","ISSN":"1047-7047","issue":"2","language":"en","note":"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difference-in-differences</w:delInstrText>
        </w:r>
        <w:r w:rsidR="006C29A2" w:rsidRPr="00015210" w:rsidDel="00901910">
          <w:delInstrText>、</w:delInstrText>
        </w:r>
        <w:r w:rsidR="006C29A2" w:rsidRPr="00015210" w:rsidDel="00901910">
          <w:delInstrText>answer quality</w:delInstrText>
        </w:r>
        <w:r w:rsidR="006C29A2" w:rsidRPr="00015210" w:rsidDel="00901910">
          <w:delInstrText>、</w:delInstrText>
        </w:r>
        <w:r w:rsidR="006C29A2" w:rsidRPr="00015210" w:rsidDel="00901910">
          <w:delInstrText>answer quantity</w:delInstrText>
        </w:r>
        <w:r w:rsidR="006C29A2" w:rsidRPr="00015210" w:rsidDel="00901910">
          <w:delInstrText>、</w:delInstrText>
        </w:r>
        <w:r w:rsidR="006C29A2" w:rsidRPr="00015210" w:rsidDel="00901910">
          <w:delInstrText>voluntary Q&amp;A platforms</w:delInstrText>
        </w:r>
        <w:r w:rsidR="006C29A2" w:rsidRPr="00015210" w:rsidDel="00901910">
          <w:delInstrText>、</w:delInstrText>
        </w:r>
        <w:r w:rsidR="006C29A2" w:rsidRPr="00015210" w:rsidDel="00901910">
          <w:del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delInstrText>
        </w:r>
        <w:r w:rsidR="006C29A2" w:rsidRPr="00015210" w:rsidDel="00901910">
          <w:fldChar w:fldCharType="separate"/>
        </w:r>
        <w:r w:rsidR="00546B58" w:rsidRPr="00015210" w:rsidDel="00901910">
          <w:delText>(Fang &amp; Zhou 2026; Shan &amp; Qiu 2026)</w:delText>
        </w:r>
        <w:r w:rsidR="006C29A2" w:rsidRPr="00015210" w:rsidDel="00901910">
          <w:fldChar w:fldCharType="end"/>
        </w:r>
      </w:del>
      <w:r w:rsidRPr="00015210">
        <w:t>, and evidence from the reverse direction points the same way, as bans on AI-generated content reduce both answer volume and acceptance rates</w:t>
      </w:r>
      <w:r w:rsidR="006C29A2" w:rsidRPr="00015210">
        <w:t xml:space="preserve"> </w:t>
      </w:r>
      <w:ins w:id="258" w:author="Dylan CHEN" w:date="2026-08-28T22:45:00Z" w16du:dateUtc="2026-08-28T14:45:00Z">
        <w:r w:rsidR="00901910" w:rsidRPr="0022223D">
          <w:fldChar w:fldCharType="begin" w:fldLock="1"/>
        </w:r>
        <w:r w:rsidR="00901910">
          <w: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w:instrText>
        </w:r>
        <w:r w:rsidR="00901910">
          <w:rPr>
            <w:rFonts w:hint="eastAsia"/>
          </w:rPr>
          <w:instrText xml:space="preserve">ced by a causal mechanism analysis. These findings offer valuable insights and cautionary notes for future AI strategies on two-sided platforms and moderation efforts on content platforms.  </w:instrText>
        </w:r>
        <w:r w:rsidR="00901910">
          <w:rPr>
            <w:rFonts w:hint="eastAsia"/>
          </w:rPr>
          <w:instrText>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\n\n</w:instrText>
        </w:r>
        <w:r w:rsidR="00901910">
          <w:rPr>
            <w:rFonts w:hint="eastAsia"/>
          </w:rPr>
          <w:instrText>【摘要翻译】以</w:instrText>
        </w:r>
        <w:r w:rsidR="00901910">
          <w:rPr>
            <w:rFonts w:hint="eastAsia"/>
          </w:rPr>
          <w:instrText>ChatGPT</w:instrText>
        </w:r>
        <w:r w:rsidR="00901910">
          <w:rPr>
            <w:rFonts w:hint="eastAsia"/>
          </w:rPr>
          <w:instrText>为例的大型语言模型（</w:instrText>
        </w:r>
        <w:r w:rsidR="00901910">
          <w:rPr>
            <w:rFonts w:hint="eastAsia"/>
          </w:rPr>
          <w:instrText>LLM</w:instrText>
        </w:r>
        <w:r w:rsidR="00901910">
          <w:rPr>
            <w:rFonts w:hint="eastAsia"/>
          </w:rPr>
          <w: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instrText>
        </w:r>
        <w:r w:rsidR="00901910">
          <w:rPr>
            <w:rFonts w:hint="eastAsia"/>
          </w:rPr>
          <w:instrText>Stack Exchange</w:instrText>
        </w:r>
        <w:r w:rsidR="00901910">
          <w:rPr>
            <w:rFonts w:hint="eastAsia"/>
          </w:rPr>
          <w: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instrText>
        </w:r>
        <w:r w:rsidR="00901910">
          <w:rPr>
            <w:rFonts w:hint="eastAsia"/>
          </w:rPr>
          <w:instrText xml:space="preserve"> ChatGPT </w:instrText>
        </w:r>
        <w:r w:rsidR="00901910">
          <w:rPr>
            <w:rFonts w:hint="eastAsia"/>
          </w:rPr>
          <w:instrText>为代表的大型语言模型</w:instrText>
        </w:r>
        <w:r w:rsidR="00901910">
          <w:rPr>
            <w:rFonts w:hint="eastAsia"/>
          </w:rPr>
          <w:instrText xml:space="preserve"> (LLMs) </w:instrText>
        </w:r>
        <w:r w:rsidR="00901910">
          <w:rPr>
            <w:rFonts w:hint="eastAsia"/>
          </w:rPr>
          <w:instrText>造成的破坏促使各个部门实施包括禁止政策在内的调节措施。其中，此类政策对用户生成内容的影响具有重大意义。用户生成的内容，特别是问答格式的内容，是</w:instrText>
        </w:r>
        <w:r w:rsidR="00901910">
          <w:rPr>
            <w:rFonts w:hint="eastAsia"/>
          </w:rPr>
          <w:instrText xml:space="preserve"> LLMs </w:instrText>
        </w:r>
        <w:r w:rsidR="00901910">
          <w:rPr>
            <w:rFonts w:hint="eastAsia"/>
          </w:rPr>
          <w:instrText>的重要学习资源，其质量和数量的任何变化都会影响这些模型未来的学习轨迹。本研究使用</w:instrText>
        </w:r>
        <w:r w:rsidR="00901910">
          <w:rPr>
            <w:rFonts w:hint="eastAsia"/>
          </w:rPr>
          <w:instrText xml:space="preserve"> Stack Exchange </w:instrText>
        </w:r>
        <w:r w:rsidR="00901910">
          <w:rPr>
            <w:rFonts w:hint="eastAsia"/>
          </w:rPr>
          <w: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instrText>
        </w:r>
        <w:r w:rsidR="00901910">
          <w:rPr>
            <w:rFonts w:hint="eastAsia"/>
          </w:rPr>
          <w:instrText xml:space="preserve">","archive_location":"1 </w:instrText>
        </w:r>
        <w:r w:rsidR="00901910">
          <w:rPr>
            <w:rFonts w:ascii="Apple Color Emoji" w:hAnsi="Apple Color Emoji" w:cs="Apple Color Emoji"/>
          </w:rPr>
          <w:instrText>📊</w:instrText>
        </w:r>
        <w:r w:rsidR="00901910">
          <w:rPr>
            <w:rFonts w:hint="eastAsia"/>
          </w:rPr>
          <w:instrText>","DOI":"10.2139/ssrn.4750326","genre":"SSRN Scholar</w:instrText>
        </w:r>
        <w:r w:rsidR="00901910">
          <w:instrText>ly Paper","language":"en","note":"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/reading</w:instrText>
        </w:r>
        <w:r w:rsidR="00901910">
          <w:rPr>
            <w:rFonts w:hint="eastAsia"/>
          </w:rPr>
          <w:instrText>、</w:instrText>
        </w:r>
        <w:r w:rsidR="00901910">
          <w:instrText>Q&amp;A platform</w:instrText>
        </w:r>
        <w:r w:rsidR="00901910">
          <w:rPr>
            <w:rFonts w:hint="eastAsia"/>
          </w:rPr>
          <w:instrText>、</w:instrText>
        </w:r>
        <w:r w:rsidR="00901910">
          <w:instrText>ChatGPT</w:instrText>
        </w:r>
        <w:r w:rsidR="00901910">
          <w:rPr>
            <w:rFonts w:hint="eastAsia"/>
          </w:rPr>
          <w:instrText>、</w:instrText>
        </w:r>
        <w:r w:rsidR="00901910">
          <w:instrText>AI-generated content</w:instrText>
        </w:r>
        <w:r w:rsidR="00901910">
          <w:rPr>
            <w:rFonts w:hint="eastAsia"/>
          </w:rPr>
          <w:instrText>、</w:instrText>
        </w:r>
        <w:r w:rsidR="00901910">
          <w:instrText>ban</w:instrText>
        </w:r>
        <w:r w:rsidR="00901910">
          <w:rPr>
            <w:rFonts w:hint="eastAsia"/>
          </w:rPr>
          <w:instrText>、</w:instrText>
        </w:r>
        <w:r w:rsidR="00901910">
          <w: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instrText>
        </w:r>
        <w:r w:rsidR="00901910" w:rsidRPr="0022223D">
          <w:fldChar w:fldCharType="separate"/>
        </w:r>
        <w:r w:rsidR="00901910">
          <w:t>(Wang &amp; Zheng 2024)</w:t>
        </w:r>
        <w:r w:rsidR="00901910" w:rsidRPr="0022223D">
          <w:fldChar w:fldCharType="end"/>
        </w:r>
      </w:ins>
      <w:del w:id="259"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{"citationID":"RtkwqVJs","properties":{"unsorted":false,"formattedCitation":"(Wang &amp; Zheng 2024)","plainCitation":"(Wang &amp; Zheng 2024)","noteIndex":0},"citationItems":[{"id":3668,"uris":["http://www.mendeley.com/documents/?uuid=8daf73f6-f565-4a9b-8736-d90d4817249b","http://zotero.org/users/8905122/items/ZIHIP89Z","http://zotero.org/users/local/bVGy23C0/items/VFSDXYHM"],"itemData":{"id":3668,"type":"article","abstract":"The disruptions caused by large language models (LLMs), exemplified by ChatGPT, has prompted the implementation of moderating actions, including banning policies, across various sectors. Among these, the impact of such policies on user-generated content carries significant implications. User-generated content, particularly in Q&amp;A formats, serves as a crucial learning resource for LLMs, making any changes to its quality and quantity influential in shaping the future learning trajectory of these models. This study investigates the effects of banning AI-generated content on online content platforms, using a natural experiment within the Stack Exchange network, where select forums enacted bans on AI-generated content. Through a generalized synthetic control approach, our analysis reveals adverse effects on platform vibrancy and usefulness, characterized by declines in both the volume and quality of questions and answers, as well as reduced instances of resolved questions. These outcomes can be attributed to a failure to consider two indirect effects in policy-making. First, the banning of AI-generated answers may lead to their partial replacement by human-generated answers of even lower average quality, as indicated by a comparison between changes in answers and the direct consequence of de-platforming answers with lower average quality.  Second, although not the direct target of the ban, the act of raising questions, particularly high-quality inquiries, can be dampened by the reduced quantity and deteriorating quality of answers in a dynamic interplay, as evidenced by a causal mechanism analysis. These findings offer valuable insights and cautionary notes for future AI strategies on two-sided platforms and moderation efforts on content platforms.  </w:delInstrText>
        </w:r>
        <w:r w:rsidR="006C29A2" w:rsidRPr="00015210" w:rsidDel="00901910">
          <w:delInstrText>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\n\n</w:delInstrText>
        </w:r>
        <w:r w:rsidR="006C29A2" w:rsidRPr="00015210" w:rsidDel="00901910">
          <w:delInstrText>【摘要翻译】以</w:delInstrText>
        </w:r>
        <w:r w:rsidR="006C29A2" w:rsidRPr="00015210" w:rsidDel="00901910">
          <w:delInstrText>ChatGPT</w:delInstrText>
        </w:r>
        <w:r w:rsidR="006C29A2" w:rsidRPr="00015210" w:rsidDel="00901910">
          <w:delInstrText>为例的大型语言模型（</w:delInstrText>
        </w:r>
        <w:r w:rsidR="006C29A2" w:rsidRPr="00015210" w:rsidDel="00901910">
          <w:delInstrText>LLM</w:delInstrText>
        </w:r>
        <w:r w:rsidR="006C29A2" w:rsidRPr="00015210" w:rsidDel="00901910">
          <w:delInstrText>）造成的破坏促使各部门实施缓和行动，包括禁止政策。其中，此类政策对用户生成内容的影响具有重大意义。用户生成的内容，尤其是问答形式的内容，是法学硕士的重要学习资源，其质量和数量的任何变化都会对塑造这些模型的未来学习轨迹产生影响。这项研究调查了在线内容平台上禁止人工智能生成内容的影响，使用了</w:delInstrText>
        </w:r>
        <w:r w:rsidR="006C29A2" w:rsidRPr="00015210" w:rsidDel="00901910">
          <w:delInstrText>Stack Exchange</w:delInstrText>
        </w:r>
        <w:r w:rsidR="006C29A2" w:rsidRPr="00015210" w:rsidDel="00901910">
          <w:delInstrText>网络内的自然实验，其中选定的论坛颁布了对人工智能生成内容的禁令。通过广义合成控制方法，我们的分析揭示了对平台活力和有用性的不利影响，其特征是问题和答案的数量和质量下降，以及解决问题的实例减少。这些结果可归因于在决策中未能考虑两个间接影响。首先，禁止人工智能生成的答案可能会导致它们被平均质量更低的人类生成的答案部分取代，正如答案变化与平均质量更低的答案去平台化的直接后果之间的比较所表明的那样。第二，虽然不是禁令的直接目标，但提出问题的行为，特别是高质量的询问，可以通过动态相互作用中答案数量的减少和质量的恶化而受到抑制，因果机制分析证明了这一点。这些发现为未来双面平台上的人工智能策略和内容平台上的审核工作提供了宝贵的见解和警示。以</w:delInstrText>
        </w:r>
        <w:r w:rsidR="006C29A2" w:rsidRPr="00015210" w:rsidDel="00901910">
          <w:delInstrText xml:space="preserve"> ChatGPT </w:delInstrText>
        </w:r>
        <w:r w:rsidR="006C29A2" w:rsidRPr="00015210" w:rsidDel="00901910">
          <w:delInstrText>为代表的大型语言模型</w:delInstrText>
        </w:r>
        <w:r w:rsidR="006C29A2" w:rsidRPr="00015210" w:rsidDel="00901910">
          <w:delInstrText xml:space="preserve"> (LLMs) </w:delInstrText>
        </w:r>
        <w:r w:rsidR="006C29A2" w:rsidRPr="00015210" w:rsidDel="00901910">
          <w:delInstrText>造成的破坏促使各个部门实施包括禁止政策在内的调节措施。其中，此类政策对用户生成内容的影响具有重大意义。用户生成的内容，特别是问答格式的内容，是</w:delInstrText>
        </w:r>
        <w:r w:rsidR="006C29A2" w:rsidRPr="00015210" w:rsidDel="00901910">
          <w:delInstrText xml:space="preserve"> LLMs </w:delInstrText>
        </w:r>
        <w:r w:rsidR="006C29A2" w:rsidRPr="00015210" w:rsidDel="00901910">
          <w:delInstrText>的重要学习资源，其质量和数量的任何变化都会影响这些模型未来的学习轨迹。本研究使用</w:delInstrText>
        </w:r>
        <w:r w:rsidR="006C29A2" w:rsidRPr="00015210" w:rsidDel="00901910">
          <w:delInstrText xml:space="preserve"> Stack Exchange </w:delInstrText>
        </w:r>
        <w:r w:rsidR="006C29A2" w:rsidRPr="00015210" w:rsidDel="00901910">
          <w:delInstrText>网络内的自然实验调查了在线内容平台上禁止人工智能生成内容的影响，其中选定的论坛对人工智能生成的内容颁布了禁令。通过广义的综合控制方法，我们的分析揭示了对平台活力和实用性的不利影响，其特点是问题和答案的数量和质量下降，以及已解决问题的实例减少。这些结果可归因于政策制定中未能考虑两种间接影响。首先，对人工智能生成的答案的禁止可能会导致其部分被平均质量更低的人类生成的答案所取代，正如答案变化与平均质量较低的去平台化答案的直接后果之间的比较所表明的那样。其次，虽然不是禁令的直接目标，但提出问题的行为，特别是高质量的询问，可能会因动态相互作用中答案数量的减少和质量的下降而受到抑制，正如因果机制分析所证明的那样。这些发现为双边平台上的未来人工智能策略和内容平台的审核工作提供了宝贵的见解和警示。</w:delInstrText>
        </w:r>
        <w:r w:rsidR="006C29A2" w:rsidRPr="00015210" w:rsidDel="00901910">
          <w:delInstrText xml:space="preserve">","archive_location":"1 </w:delInstrText>
        </w:r>
        <w:r w:rsidR="006C29A2" w:rsidRPr="00015210" w:rsidDel="00901910">
          <w:rPr>
            <w:rFonts w:ascii="Apple Color Emoji" w:hAnsi="Apple Color Emoji" w:cs="Apple Color Emoji"/>
          </w:rPr>
          <w:delInstrText>📊</w:delInstrText>
        </w:r>
        <w:r w:rsidR="006C29A2" w:rsidRPr="00015210" w:rsidDel="00901910">
          <w:delInstrText>","DOI":"10.2139/ssrn.4750326","genre":"SSRN Scholarly Paper","language":"en","note":"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/reading</w:delInstrText>
        </w:r>
        <w:r w:rsidR="006C29A2" w:rsidRPr="00015210" w:rsidDel="00901910">
          <w:delInstrText>、</w:delInstrText>
        </w:r>
        <w:r w:rsidR="006C29A2" w:rsidRPr="00015210" w:rsidDel="00901910">
          <w:delInstrText>Q&amp;A platform</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AI-generated content</w:delInstrText>
        </w:r>
        <w:r w:rsidR="006C29A2" w:rsidRPr="00015210" w:rsidDel="00901910">
          <w:delInstrText>、</w:delInstrText>
        </w:r>
        <w:r w:rsidR="006C29A2" w:rsidRPr="00015210" w:rsidDel="00901910">
          <w:delInstrText>ban</w:delInstrText>
        </w:r>
        <w:r w:rsidR="006C29A2" w:rsidRPr="00015210" w:rsidDel="00901910">
          <w:delInstrText>、</w:delInstrText>
        </w:r>
        <w:r w:rsidR="006C29A2" w:rsidRPr="00015210" w:rsidDel="00901910">
          <w:delInstrText xml:space="preserve">generalized synthetic control","number":"4750326","publisher-place":"Rochester, NY","source":"Social Science Research Network","title":"Can banning AI-generated content save user-generated Q&amp;A platforms?","URL":"https://papers.ssrn.com/abstract=4750326","author":[{"family":"Wang","given":"Xiaoxiao (Shawn)"},{"family":"Zheng","given":"Jinyang"}],"accessed":{"date-parts":[["2024",6,4]]},"issued":{"date-parts":[["2024",1,15]]}}}],"schema":"https://github.com/citation-style-language/schema/raw/master/csl-citation.json"} </w:delInstrText>
        </w:r>
        <w:r w:rsidR="006C29A2" w:rsidRPr="00015210" w:rsidDel="00901910">
          <w:fldChar w:fldCharType="separate"/>
        </w:r>
        <w:r w:rsidR="00546B58" w:rsidRPr="00015210" w:rsidDel="00901910">
          <w:delText>(Wang &amp; Zheng 2024)</w:delText>
        </w:r>
        <w:r w:rsidR="006C29A2" w:rsidRPr="00015210" w:rsidDel="00901910">
          <w:fldChar w:fldCharType="end"/>
        </w:r>
      </w:del>
      <w:r w:rsidRPr="00015210">
        <w:t xml:space="preserve">. Other studies report declines in qualified contributions </w:t>
      </w:r>
      <w:ins w:id="260" w:author="Dylan CHEN" w:date="2026-08-28T22:45:00Z" w16du:dateUtc="2026-08-28T14:45:00Z">
        <w:r w:rsidR="00901910" w:rsidRPr="0022223D">
          <w:fldChar w:fldCharType="begin" w:fldLock="1"/>
        </w:r>
        <w:r w:rsidR="00901910">
          <w: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instrText>
        </w:r>
        <w:r w:rsidR="00901910">
          <w:rPr>
            <w:rFonts w:ascii="Apple Color Emoji" w:hAnsi="Apple Color Emoji" w:cs="Apple Color Emoji"/>
          </w:rPr>
          <w:instrText>📊</w:instrText>
        </w:r>
        <w:r w:rsidR="00901910">
          <w:instrText>","call-number":"3","container-title":"Marketing Letters","DOI":"10.1007/s11002-024-09747-1","ISSN":"1573-059X","issue":"3","journalAbbreviation":"Mark Lett","language":"en","note":"</w:instrText>
        </w:r>
        <w:r w:rsidR="00901910">
          <w:rPr>
            <w:rFonts w:ascii="Apple Color Emoji" w:hAnsi="Apple Color Emoji" w:cs="Apple Color Emoji"/>
          </w:rPr>
          <w:instrText>🏷️</w:instrText>
        </w:r>
        <w:r w:rsidR="00901910">
          <w:instrText xml:space="preserve"> /reading</w:instrText>
        </w:r>
        <w:r w:rsidR="00901910">
          <w:rPr>
            <w:rFonts w:hint="eastAsia"/>
          </w:rPr>
          <w:instrText>、</w:instrText>
        </w:r>
        <w:r w:rsidR="00901910">
          <w:instrText>Generative AI</w:instrText>
        </w:r>
        <w:r w:rsidR="00901910">
          <w:rPr>
            <w:rFonts w:hint="eastAsia"/>
          </w:rPr>
          <w:instrText>、</w:instrText>
        </w:r>
        <w:r w:rsidR="00901910">
          <w:instrText>User contribution</w:instrText>
        </w:r>
        <w:r w:rsidR="00901910">
          <w:rPr>
            <w:rFonts w:hint="eastAsia"/>
          </w:rPr>
          <w:instrText>、</w:instrText>
        </w:r>
        <w:r w:rsidR="00901910">
          <w:instrText>Content policy</w:instrText>
        </w:r>
        <w:r w:rsidR="00901910">
          <w:rPr>
            <w:rFonts w:hint="eastAsia"/>
          </w:rPr>
          <w:instrText>、</w:instrText>
        </w:r>
        <w:r w:rsidR="00901910">
          <w: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901910">
          <w:rPr>
            <w:rFonts w:ascii="Apple Color Emoji" w:hAnsi="Apple Color Emoji" w:cs="Apple Color Emoji"/>
          </w:rPr>
          <w:instrText>📊</w:instrText>
        </w:r>
        <w:r w:rsidR="00901910">
          <w:instrText>","call-number":"1 (CCF C)","container-title":"Information &amp; Management","DOI":"10.1016/j.im.2025.104178","ISSN":"0378-7206","issue":"6","journalAbbreviation":"Information &amp; Management","language":"en","note":"</w:instrText>
        </w:r>
        <w:r w:rsidR="00901910">
          <w:rPr>
            <w:rFonts w:ascii="Apple Color Emoji" w:hAnsi="Apple Color Emoji" w:cs="Apple Color Emoji"/>
          </w:rPr>
          <w:instrText>🏷️</w:instrText>
        </w:r>
        <w:r w:rsidR="00901910">
          <w:instrText xml:space="preserve"> /unread</w:instrText>
        </w:r>
        <w:r w:rsidR="00901910">
          <w:rPr>
            <w:rFonts w:hint="eastAsia"/>
          </w:rPr>
          <w:instrText>、</w:instrText>
        </w:r>
        <w:r w:rsidR="00901910">
          <w:instrText>ChatG</w:instrText>
        </w:r>
        <w:r w:rsidR="00901910">
          <w:rPr>
            <w:rFonts w:hint="eastAsia"/>
          </w:rPr>
          <w:instrText>PT</w:instrText>
        </w:r>
        <w:r w:rsidR="00901910">
          <w:rPr>
            <w:rFonts w:hint="eastAsia"/>
          </w:rPr>
          <w:instrText>、</w:instrText>
        </w:r>
        <w:r w:rsidR="00901910">
          <w:rPr>
            <w:rFonts w:hint="eastAsia"/>
          </w:rPr>
          <w:instrText>Generative AI</w:instrText>
        </w:r>
        <w:r w:rsidR="00901910">
          <w:rPr>
            <w:rFonts w:hint="eastAsia"/>
          </w:rPr>
          <w:instrText>、</w:instrText>
        </w:r>
        <w:r w:rsidR="00901910">
          <w:rPr>
            <w:rFonts w:hint="eastAsia"/>
          </w:rPr>
          <w:instrText>Online knowledge exchange platforms</w:instrText>
        </w:r>
        <w:r w:rsidR="00901910">
          <w:rPr>
            <w:rFonts w:hint="eastAsia"/>
          </w:rPr>
          <w:instrText>、</w:instrText>
        </w:r>
        <w:r w:rsidR="00901910">
          <w:rPr>
            <w:rFonts w:hint="eastAsia"/>
          </w:rPr>
          <w:instrText>User engagement","page":"104178","source":"7 (Q1)","title":"Engagement or entanglement? The dual impact of generative artificial intelligence in online knowledge exchange platforms","title-short":"Engag</w:instrText>
        </w:r>
        <w:r w:rsidR="00901910">
          <w:instrText xml:space="preserve">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901910" w:rsidRPr="0022223D">
          <w:fldChar w:fldCharType="separate"/>
        </w:r>
        <w:r w:rsidR="00901910">
          <w:t>(Li &amp; Kim 2025; Sanatizadeh et al. 2025)</w:t>
        </w:r>
        <w:r w:rsidR="00901910" w:rsidRPr="0022223D">
          <w:fldChar w:fldCharType="end"/>
        </w:r>
      </w:ins>
      <w:del w:id="261" w:author="Dylan CHEN" w:date="2026-08-28T22:45:00Z" w16du:dateUtc="2026-08-28T14:45:00Z">
        <w:r w:rsidR="006C29A2" w:rsidRPr="00015210" w:rsidDel="00901910">
          <w:fldChar w:fldCharType="begin" w:fldLock="1"/>
        </w:r>
        <w:r w:rsidR="006C29A2" w:rsidRPr="00015210" w:rsidDel="00901910">
          <w:delInstrText xml:space="preserve"> ADDIN ZOTERO_ITEM CSL_CITATION {"citationID":"EL88j7Mb","properties":{"unsorted":false,"formattedCitation":"(Li &amp; Kim 2025; Sanatizadeh et al. 2025)","plainCitation":"(Li &amp; Kim 2025; Sanatizadeh et al. 2025)","noteIndex":0},"citationItems":[{"id":157714,"uris":["http://zotero.org/users/8905122/items/JH9WC5J8"],"itemData":{"id":157714,"type":"article-journal","abstract":"This study investigates the short-term impact of generative AI, exemplified by the introduction of ChatGPT, on user contributions in a coding Q&amp;A platform. We find that the introduction of ChatGPT led to a reduction in the number of high-quality answers provided by users, particularly among highly engaged contributors, despite an overall increase in answers. We identify two key mechanisms: (1) increased perceived question sophistication despite no actual change in content and (2) reduced motivation of loyal users in providing answers in the face of AI-generated alternatives. The findings suggest that while generative AI can facilitate value creation on user-generated content (UGC) platforms, it also poses challenges in retaining core contributors and managing content quality. The paper contributes to the literature on the impact of AI adoption on platforms and suggests practical implications for UGC platform management, such as the need for AI content disclosure measures to retain engaged users.","archive_location":"14 </w:delInstrText>
        </w:r>
        <w:r w:rsidR="006C29A2" w:rsidRPr="00015210" w:rsidDel="00901910">
          <w:rPr>
            <w:rFonts w:ascii="Apple Color Emoji" w:hAnsi="Apple Color Emoji" w:cs="Apple Color Emoji"/>
          </w:rPr>
          <w:delInstrText>📊</w:delInstrText>
        </w:r>
        <w:r w:rsidR="006C29A2" w:rsidRPr="00015210" w:rsidDel="00901910">
          <w:delInstrText>","call-number":"3","container-title":"Marketing Letters","DOI":"10.1007/s11002-024-09747-1","ISSN":"1573-059X","issue":"3","journalAbbreviation":"Mark Lett","language":"en","note":"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/reading</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User contribution</w:delInstrText>
        </w:r>
        <w:r w:rsidR="006C29A2" w:rsidRPr="00015210" w:rsidDel="00901910">
          <w:delInstrText>、</w:delInstrText>
        </w:r>
        <w:r w:rsidR="006C29A2" w:rsidRPr="00015210" w:rsidDel="00901910">
          <w:delInstrText>Content policy</w:delInstrText>
        </w:r>
        <w:r w:rsidR="006C29A2" w:rsidRPr="00015210" w:rsidDel="00901910">
          <w:delInstrText>、</w:delInstrText>
        </w:r>
        <w:r w:rsidR="006C29A2" w:rsidRPr="00015210" w:rsidDel="00901910">
          <w:delInstrText xml:space="preserve">UGC platform","page":"577-591","source":"1.7 (Q3)","title":"Impacts of generative AI on user contributions: evidence from a coding Q &amp;A platform","title-short":"Impacts of generative AI on user contributions","URL":"https://doi.org/10.1007/s11002-024-09747-1","volume":"36","author":[{"family":"Li","given":"Xinyu"},{"family":"Kim","given":"Keongtae"}],"accessed":{"date-parts":[["2026",7,22]]},"issued":{"date-parts":[["2025",9,1]]}}},{"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delInstrText>
        </w:r>
        <w:r w:rsidR="006C29A2" w:rsidRPr="00015210" w:rsidDel="00901910">
          <w:rPr>
            <w:rFonts w:ascii="Apple Color Emoji" w:hAnsi="Apple Color Emoji" w:cs="Apple Color Emoji"/>
          </w:rPr>
          <w:delInstrText>📊</w:delInstrText>
        </w:r>
        <w:r w:rsidR="006C29A2" w:rsidRPr="00015210" w:rsidDel="00901910">
          <w:delInstrText>","call-number":"1 (CCF C)","container-title":"Information &amp; Management","DOI":"10.1016/j.im.2025.104178","ISSN":"0378-7206","issue":"6","journalAbbreviation":"Information &amp; Management","language":"en","note":"</w:delInstrText>
        </w:r>
        <w:r w:rsidR="006C29A2" w:rsidRPr="00015210" w:rsidDel="00901910">
          <w:rPr>
            <w:rFonts w:ascii="Apple Color Emoji" w:hAnsi="Apple Color Emoji" w:cs="Apple Color Emoji"/>
          </w:rPr>
          <w:delInstrText>🏷️</w:delInstrText>
        </w:r>
        <w:r w:rsidR="006C29A2" w:rsidRPr="00015210" w:rsidDel="00901910">
          <w:delInstrText xml:space="preserve"> /unread</w:delInstrText>
        </w:r>
        <w:r w:rsidR="006C29A2" w:rsidRPr="00015210" w:rsidDel="00901910">
          <w:delInstrText>、</w:delInstrText>
        </w:r>
        <w:r w:rsidR="006C29A2" w:rsidRPr="00015210" w:rsidDel="00901910">
          <w:delInstrText>ChatGPT</w:delInstrText>
        </w:r>
        <w:r w:rsidR="006C29A2" w:rsidRPr="00015210" w:rsidDel="00901910">
          <w:delInstrText>、</w:delInstrText>
        </w:r>
        <w:r w:rsidR="006C29A2" w:rsidRPr="00015210" w:rsidDel="00901910">
          <w:delInstrText>Generative AI</w:delInstrText>
        </w:r>
        <w:r w:rsidR="006C29A2" w:rsidRPr="00015210" w:rsidDel="00901910">
          <w:delInstrText>、</w:delInstrText>
        </w:r>
        <w:r w:rsidR="006C29A2" w:rsidRPr="00015210" w:rsidDel="00901910">
          <w:delInstrText>Online knowledge exchange platforms</w:delInstrText>
        </w:r>
        <w:r w:rsidR="006C29A2" w:rsidRPr="00015210" w:rsidDel="00901910">
          <w:delInstrText>、</w:delInstrText>
        </w:r>
        <w:r w:rsidR="006C29A2" w:rsidRPr="00015210" w:rsidDel="00901910">
          <w:del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delInstrText>
        </w:r>
        <w:r w:rsidR="006C29A2" w:rsidRPr="00015210" w:rsidDel="00901910">
          <w:fldChar w:fldCharType="separate"/>
        </w:r>
        <w:r w:rsidR="00546B58" w:rsidRPr="00015210" w:rsidDel="00901910">
          <w:delText>(Li &amp; Kim 2025; Sanatizadeh et al. 2025)</w:delText>
        </w:r>
        <w:r w:rsidR="006C29A2" w:rsidRPr="00015210" w:rsidDel="00901910">
          <w:fldChar w:fldCharType="end"/>
        </w:r>
      </w:del>
      <w:r w:rsidR="006C29A2" w:rsidRPr="00015210">
        <w:t xml:space="preserve">, </w:t>
      </w:r>
      <w:r w:rsidRPr="00015210">
        <w:t>so the evidence is not uniform.</w:t>
      </w:r>
      <w:r w:rsidR="00B369E9">
        <w:rPr>
          <w:rFonts w:hint="eastAsia"/>
        </w:rPr>
        <w:t xml:space="preserve"> </w:t>
      </w:r>
      <w:r w:rsidRPr="00015210">
        <w:t xml:space="preserve">Findings on answer style are similarly divided, with </w:t>
      </w:r>
      <w:r w:rsidR="006C29A2" w:rsidRPr="00015210">
        <w:fldChar w:fldCharType="begin"/>
      </w:r>
      <w:r w:rsidR="00546B58" w:rsidRPr="00015210">
        <w:instrText xml:space="preserve"> ADDIN ZOTERO_ITEM CSL_CITATION {"citationID":"4H8Qfivs","properties":{"unsorted":false,"formattedCitation":"(Sanatizadeh et al. 2025)","plainCitation":"(Sanatizadeh et al. 2025)","dontUpdate":true,"noteIndex":0},"citationItems":[{"id":147219,"uris":["http://zotero.org/users/8905122/items/RNHQEGWT"],"itemData":{"id":147219,"type":"article-journal","abstract":"Generative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546B58" w:rsidRPr="00015210">
        <w:rPr>
          <w:rFonts w:ascii="Apple Color Emoji" w:hAnsi="Apple Color Emoji" w:cs="Apple Color Emoji"/>
        </w:rPr>
        <w:instrText>📊</w:instrText>
      </w:r>
      <w:r w:rsidR="00546B58" w:rsidRPr="00015210">
        <w:instrText>","call-number":"1 (CCF C)","container-title":"Information &amp; Management","DOI":"10.1016/j.im.2025.104178","ISSN":"0378-7206","issue":"6","journalAbbreviation":"Information &amp; Management","language":"en","note":"</w:instrText>
      </w:r>
      <w:r w:rsidR="00546B58" w:rsidRPr="00015210">
        <w:rPr>
          <w:rFonts w:ascii="Apple Color Emoji" w:hAnsi="Apple Color Emoji" w:cs="Apple Color Emoji"/>
        </w:rPr>
        <w:instrText>🏷️</w:instrText>
      </w:r>
      <w:r w:rsidR="00546B58" w:rsidRPr="00015210">
        <w:instrText xml:space="preserve"> /unread</w:instrText>
      </w:r>
      <w:r w:rsidR="00546B58" w:rsidRPr="00015210">
        <w:instrText>、</w:instrText>
      </w:r>
      <w:r w:rsidR="00546B58" w:rsidRPr="00015210">
        <w:instrText>ChatGPT</w:instrText>
      </w:r>
      <w:r w:rsidR="00546B58" w:rsidRPr="00015210">
        <w:instrText>、</w:instrText>
      </w:r>
      <w:r w:rsidR="00546B58" w:rsidRPr="00015210">
        <w:instrText>Generative AI</w:instrText>
      </w:r>
      <w:r w:rsidR="00546B58" w:rsidRPr="00015210">
        <w:instrText>、</w:instrText>
      </w:r>
      <w:r w:rsidR="00546B58" w:rsidRPr="00015210">
        <w:instrText>Online knowledge exchange platforms</w:instrText>
      </w:r>
      <w:r w:rsidR="00546B58" w:rsidRPr="00015210">
        <w:instrText>、</w:instrText>
      </w:r>
      <w:r w:rsidR="00546B58" w:rsidRPr="00015210">
        <w:instrText xml:space="preserve">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schema":"https://github.com/citation-style-language/schema/raw/master/csl-citation.json"} </w:instrText>
      </w:r>
      <w:r w:rsidR="006C29A2" w:rsidRPr="00015210">
        <w:fldChar w:fldCharType="separate"/>
      </w:r>
      <w:r w:rsidR="006C29A2" w:rsidRPr="00015210">
        <w:t>Sanatizadeh et al. (2025)</w:t>
      </w:r>
      <w:r w:rsidR="006C29A2" w:rsidRPr="00015210">
        <w:fldChar w:fldCharType="end"/>
      </w:r>
      <w:r w:rsidR="006C29A2" w:rsidRPr="00015210">
        <w:t xml:space="preserve"> </w:t>
      </w:r>
      <w:r w:rsidRPr="00015210">
        <w:t xml:space="preserve">reporting longer and </w:t>
      </w:r>
      <w:r w:rsidR="00FC06B5" w:rsidRPr="00015210">
        <w:t>less readable</w:t>
      </w:r>
      <w:r w:rsidRPr="00015210">
        <w:t xml:space="preserve"> answers and others shorter and more readable ones </w:t>
      </w:r>
      <w:r w:rsidR="006C29A2" w:rsidRPr="00015210">
        <w:fldChar w:fldCharType="begin" w:fldLock="1"/>
      </w:r>
      <w:r w:rsidR="006C29A2" w:rsidRPr="00015210">
        <w:instrText xml:space="preserve"> ADDIN ZOTERO_ITEM CSL_CITATION {"citationID":"dTpPRswp","properties":{"unsorted":false,"formattedCitation":"(Borwankar et al. 2026; Fang &amp; Zhou 2026; Shan &amp; Qiu 2026)","plainCitation":"(Borwankar et al. 2026; Fang &amp; Zhou 2026; Shan &amp; Qiu 2026)","noteIndex":0},"citationItems":[{"id":158643,"uris":["http://zotero.org/users/8905122/items/N9I5ULZE"],"itemData":{"id":158643,"type":"article","abstract":"&lt;div&gt; This study explores the implications of a policy change announced by Stack Overflow, a popular question-and-answer platform, to prohibit the use of ChatG","genre":"SSRN Scholarly Paper","language":"en","note":"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generative AI</w:instrText>
      </w:r>
      <w:r w:rsidR="006C29A2" w:rsidRPr="00015210">
        <w:instrText>、</w:instrText>
      </w:r>
      <w:r w:rsidR="006C29A2" w:rsidRPr="00015210">
        <w:instrText>ChatGPT</w:instrText>
      </w:r>
      <w:r w:rsidR="006C29A2" w:rsidRPr="00015210">
        <w:instrText>、</w:instrText>
      </w:r>
      <w:r w:rsidR="006C29A2" w:rsidRPr="00015210">
        <w:instrText>discussion platform</w:instrText>
      </w:r>
      <w:r w:rsidR="006C29A2" w:rsidRPr="00015210">
        <w:instrText>、</w:instrText>
      </w:r>
      <w:r w:rsidR="006C29A2" w:rsidRPr="00015210">
        <w:instrText>Reddit</w:instrText>
      </w:r>
      <w:r w:rsidR="006C29A2" w:rsidRPr="00015210">
        <w:instrText>、</w:instrText>
      </w:r>
      <w:r w:rsidR="006C29A2" w:rsidRPr="00015210">
        <w:instrText>Stack Overflow","number":"4481959","publisher":"Social Science Research Network","publisher-place":"Rochester, NY","source":"papers.ssrn.com","title":"Unraveling the Impact: An Empirical Investigation of ChatGPT's Exclusion from Stack Overflow","title-short":"Unraveling the Impact","URL":"https://papers.ssrn.com/abstract=4481959","author":[{"family":"Borwankar","given":"Sameer"},{"family":"Khern-am-nuai","given":"Warut"},{"family":"Pocheptsova Ghosh","given":"Anastasiya"},{"family":"Kannan","given":"Karthik Natarajan"}],"accessed":{"date-parts":[["2026",7,22]]},"issued":{"date-parts":[["2026",7,14]]}}},{"id":152376,"uris":["http://zotero.org/users/8905122/items/JF2U4BBH"],"itemData":{"id":152376,"type":"article-journal","abstract":"As AI-generated content becomes increasingly prevalent on online knowledge-sharing platforms, users often hesitate to disclose its use. In response, platforms have implemented restriction policies on AI-generated content (AIGC policies), collapsing such content when users do not disclose it. To identify the causal relationship between the AIGC policy and users’ answer contribution behaviors, we conduct a quasi-experiment on Zhihu, a leading online knowledge-sharing platform in China. Our results show that the AIGC policy decreases both answer quantity and subjective quality, while increasing its objective quality from users whose AI-generated content is collapsed (AI-collapsed users). We also examine the moderating effects of user characteristics (i.e., activeness, tenure, and reputation) on these outcomes. Notably, the policy’s impact is more pronounced for highly active users, short-tenure users, and high-reputation users, respectively. In addition to contributing to the literature on content moderation of generative AI, our results provide practical insights for platforms on designing effective AIGC policies to manage user contributions.\n\n</w:instrText>
      </w:r>
      <w:r w:rsidR="006C29A2" w:rsidRPr="00015210">
        <w:instrText>【摘要翻译】随着人工智能生成内容在在线知识共享平台上越来越普遍，用户往往犹豫披露其使用情况。为此，平台对人工智能生成内容实施了限制政策</w:instrText>
      </w:r>
      <w:r w:rsidR="006C29A2" w:rsidRPr="00015210">
        <w:instrText xml:space="preserve"> (AIGC </w:instrText>
      </w:r>
      <w:r w:rsidR="006C29A2" w:rsidRPr="00015210">
        <w:instrText>政策</w:instrText>
      </w:r>
      <w:r w:rsidR="006C29A2" w:rsidRPr="00015210">
        <w:instrText>)</w:instrText>
      </w:r>
      <w:r w:rsidR="006C29A2" w:rsidRPr="00015210">
        <w:instrText>，当用户不披露时，这些内容就会崩溃。为了确定</w:instrText>
      </w:r>
      <w:r w:rsidR="006C29A2" w:rsidRPr="00015210">
        <w:instrText xml:space="preserve"> AIGC </w:instrText>
      </w:r>
      <w:r w:rsidR="006C29A2" w:rsidRPr="00015210">
        <w:instrText>政策与用户答题贡献行为之间的因果关系，我们在中国领先的在线知识共享平台智湖上进行了准实验。结果表明，</w:instrText>
      </w:r>
      <w:r w:rsidR="006C29A2" w:rsidRPr="00015210">
        <w:instrText xml:space="preserve">AIGC </w:instrText>
      </w:r>
      <w:r w:rsidR="006C29A2" w:rsidRPr="00015210">
        <w:instrText>政策降低了答题量和主观质量，而提高了那些人工智能生成内容崩溃的用户</w:instrText>
      </w:r>
      <w:r w:rsidR="006C29A2" w:rsidRPr="00015210">
        <w:instrText xml:space="preserve"> (</w:instrText>
      </w:r>
      <w:r w:rsidR="006C29A2" w:rsidRPr="00015210">
        <w:instrText>人工智能崩溃用户</w:instrText>
      </w:r>
      <w:r w:rsidR="006C29A2" w:rsidRPr="00015210">
        <w:instrText xml:space="preserve">) </w:instrText>
      </w:r>
      <w:r w:rsidR="006C29A2" w:rsidRPr="00015210">
        <w:instrText>的客观质量。我们还考察了用户特征</w:instrText>
      </w:r>
      <w:r w:rsidR="006C29A2" w:rsidRPr="00015210">
        <w:instrText xml:space="preserve"> (</w:instrText>
      </w:r>
      <w:r w:rsidR="006C29A2" w:rsidRPr="00015210">
        <w:instrText>即</w:instrText>
      </w:r>
      <w:r w:rsidR="006C29A2" w:rsidRPr="00015210">
        <w:instrText xml:space="preserve">) </w:instrText>
      </w:r>
      <w:r w:rsidR="006C29A2" w:rsidRPr="00015210">
        <w:instrText>的调节作用。</w:instrText>
      </w:r>
      <w:r w:rsidR="006C29A2" w:rsidRPr="00015210">
        <w:instrText xml:space="preserve">) </w:instrText>
      </w:r>
      <w:r w:rsidR="006C29A2" w:rsidRPr="00015210">
        <w:instrText>对这些结果的影响。值得注意的是，该政策对高度活跃用户、短期用户和高声誉用户的影响分别更为显著。除了为生成式</w:instrText>
      </w:r>
      <w:r w:rsidR="006C29A2" w:rsidRPr="00015210">
        <w:instrText xml:space="preserve"> AI </w:instrText>
      </w:r>
      <w:r w:rsidR="006C29A2" w:rsidRPr="00015210">
        <w:instrText>的内容审核文献做出贡献外，我们的研究结果还为平台提供了实用的见解，帮助设计有效的</w:instrText>
      </w:r>
      <w:r w:rsidR="006C29A2" w:rsidRPr="00015210">
        <w:instrText xml:space="preserve"> AIGC </w:instrText>
      </w:r>
      <w:r w:rsidR="006C29A2" w:rsidRPr="00015210">
        <w:instrText>政策来管理用户贡献。</w:instrText>
      </w:r>
      <w:r w:rsidR="006C29A2" w:rsidRPr="00015210">
        <w:instrText>","call-number":"1 (CCF C)","container-title":"Information &amp; Management","DOI":"10.1016/j.im.2026.104322","ISSN":"0378-7206","issue":"3","journalAbbreviation":"Information &amp; Management","language":"en","note":"</w:instrText>
      </w:r>
      <w:r w:rsidR="006C29A2" w:rsidRPr="00015210">
        <w:rPr>
          <w:rFonts w:ascii="Apple Color Emoji" w:hAnsi="Apple Color Emoji" w:cs="Apple Color Emoji"/>
        </w:rPr>
        <w:instrText>🏷️</w:instrText>
      </w:r>
      <w:r w:rsidR="006C29A2" w:rsidRPr="00015210">
        <w:instrText xml:space="preserve"> /reading</w:instrText>
      </w:r>
      <w:r w:rsidR="006C29A2" w:rsidRPr="00015210">
        <w:instrText>、</w:instrText>
      </w:r>
      <w:r w:rsidR="006C29A2" w:rsidRPr="00015210">
        <w:instrText>AI-generated content</w:instrText>
      </w:r>
      <w:r w:rsidR="006C29A2" w:rsidRPr="00015210">
        <w:instrText>、</w:instrText>
      </w:r>
      <w:r w:rsidR="006C29A2" w:rsidRPr="00015210">
        <w:instrText>Content moderation</w:instrText>
      </w:r>
      <w:r w:rsidR="006C29A2" w:rsidRPr="00015210">
        <w:instrText>、</w:instrText>
      </w:r>
      <w:r w:rsidR="006C29A2" w:rsidRPr="00015210">
        <w:instrText>Knowledge-sharing platform</w:instrText>
      </w:r>
      <w:r w:rsidR="006C29A2" w:rsidRPr="00015210">
        <w:instrText>、</w:instrText>
      </w:r>
      <w:r w:rsidR="006C29A2" w:rsidRPr="00015210">
        <w:instrText>User contribution","page":"104322","source":"7 (Q1)","title":"Impact of AI-generated content restriction policy on user contribution: Evidence from an online knowledge-sharing platform","title-short":"Impact of AI-generated content restriction policy on user contribution","URL":"https://www.sciencedirect.com/science/article/pii/S0378720626000224","volume":"63","author":[{"family":"Fang","given":"Yuan"},{"family":"Zhou","given":"Tianlu"}],"accessed":{"date-parts":[["2026",7,22]]},"issued":{"date-parts":[["2026",4,1]]}}},{"id":147118,"uris":["http://zotero.org/users/8905122/items/5R2WU3RQ"],"itemData":{"id":147118,"type":"article-journal","abstract":"Voluntary knowledge contribution on online platforms holds significant value for users, platforms, and firms. Rapid advancements in generative artificial intelligence (AI) techniques have facilitated the automatic generation of knowledge on question-and-answer (Q&amp;A) platforms. However, the impact of generative AI on users’ voluntary knowledge contributions remains an empirical question. On the one hand, users may learn from generative AI, improving their answers by providing more organized and logical responses. On the other hand, generative AI can produce fabricated answers, and the accelerated pace of responding with AI assistance may impose additional cognitive burdens for comprehending the outputs, potentially reducing overall contributions. Our study examines the effects of generative AI, specifically ChatGPT, on users’ voluntary knowledge contributions on Stack Overflow, one of the largest Q&amp;A platforms. Utilizing a natural experiment, we employ difference-in-differences (DID) estimation to investigate the effects of generative AI on both the quantity and quality of user contributions, measured by the number of answers generated per day, answer length, and readability. Our findings reveal that the use of generative AI correlates with an increased number of answers generated by users, and these answers tend to be shorter in length and easier to read. We further explore the moderating effects of cumulative usage and usage intensity on the impacts of generative AI to test the mechanisms of learning and cognitive load. Our results indicate that users are learning from generative AI, enabling them to answer more questions while producing shorter and more digestible responses. Conversely, the additional cognitive burden associated with intensive AI usage negatively affects its impact on answer quantity. The implications of this study are both theoretical and practical. Theoretically, we contribute to the Information Systems (IS) literature by examining the influence of generative AI on users’ voluntary knowledge contributions within the context of Q&amp;A platforms. Practically, our findings provide platform owners and managers with insights into how generative AI affects users’ knowledge contribution behavior, guiding decision-making and strategic development for integrating generative AI into their platforms. History: Wonseok Oh, Senior Editor; Khim Yong Goh, Associate Editor.\n\n</w:instrText>
      </w:r>
      <w:r w:rsidR="006C29A2" w:rsidRPr="00015210">
        <w:instrText>【摘要翻译】在线平台上的自愿知识贡献对用户、平台和企业具有重大价值。生成式人工智能</w:instrText>
      </w:r>
      <w:r w:rsidR="006C29A2" w:rsidRPr="00015210">
        <w:instrText xml:space="preserve"> (AI) </w:instrText>
      </w:r>
      <w:r w:rsidR="006C29A2" w:rsidRPr="00015210">
        <w:instrText>技术的快速进步促进了问答</w:instrText>
      </w:r>
      <w:r w:rsidR="006C29A2" w:rsidRPr="00015210">
        <w:instrText xml:space="preserve"> (Q&amp;A) </w:instrText>
      </w:r>
      <w:r w:rsidR="006C29A2" w:rsidRPr="00015210">
        <w:instrText>平台上知识的自动生成。然而，生成式</w:instrText>
      </w:r>
      <w:r w:rsidR="006C29A2" w:rsidRPr="00015210">
        <w:instrText xml:space="preserve"> AI </w:instrText>
      </w:r>
      <w:r w:rsidR="006C29A2" w:rsidRPr="00015210">
        <w:instrText>对用户自愿知识贡献的影响仍然是一个实证问题。一方面，用户可能会从生成式</w:instrText>
      </w:r>
      <w:r w:rsidR="006C29A2" w:rsidRPr="00015210">
        <w:instrText xml:space="preserve"> AI </w:instrText>
      </w:r>
      <w:r w:rsidR="006C29A2" w:rsidRPr="00015210">
        <w:instrText>中学习，通过提供更有组织和逻辑的答案来改进他们的答案。另一方面，生成式</w:instrText>
      </w:r>
      <w:r w:rsidR="006C29A2" w:rsidRPr="00015210">
        <w:instrText xml:space="preserve"> AI </w:instrText>
      </w:r>
      <w:r w:rsidR="006C29A2" w:rsidRPr="00015210">
        <w:instrText>可能会产生虚假答案，而利用</w:instrText>
      </w:r>
      <w:r w:rsidR="006C29A2" w:rsidRPr="00015210">
        <w:instrText xml:space="preserve"> AI </w:instrText>
      </w:r>
      <w:r w:rsidR="006C29A2" w:rsidRPr="00015210">
        <w:instrText>辅助的加速响应速度可能会给理解输出带来额外的认知负担，潜在地减少整体贡献。我们的研究探讨了生成式人工智能</w:instrText>
      </w:r>
      <w:r w:rsidR="006C29A2" w:rsidRPr="00015210">
        <w:instrText xml:space="preserve"> (</w:instrText>
      </w:r>
      <w:r w:rsidR="006C29A2" w:rsidRPr="00015210">
        <w:instrText>尤其是</w:instrText>
      </w:r>
      <w:r w:rsidR="006C29A2" w:rsidRPr="00015210">
        <w:instrText xml:space="preserve"> ChatGPT) </w:instrText>
      </w:r>
      <w:r w:rsidR="006C29A2" w:rsidRPr="00015210">
        <w:instrText>对用户在</w:instrText>
      </w:r>
      <w:r w:rsidR="006C29A2" w:rsidRPr="00015210">
        <w:instrText xml:space="preserve"> Stack Overflow(</w:instrText>
      </w:r>
      <w:r w:rsidR="006C29A2" w:rsidRPr="00015210">
        <w:instrText>最大的问答平台之一</w:instrText>
      </w:r>
      <w:r w:rsidR="006C29A2" w:rsidRPr="00015210">
        <w:instrText xml:space="preserve">) </w:instrText>
      </w:r>
      <w:r w:rsidR="006C29A2" w:rsidRPr="00015210">
        <w:instrText>上自愿贡献知识的影响。利用自然实验，我们使用双重差分</w:instrText>
      </w:r>
      <w:r w:rsidR="006C29A2" w:rsidRPr="00015210">
        <w:instrText xml:space="preserve"> (DID) </w:instrText>
      </w:r>
      <w:r w:rsidR="006C29A2" w:rsidRPr="00015210">
        <w:instrText>估计来研究生成式人工智能对用户贡献量和质量的影响，测量方法是每天生成的答案数量、答案长度和可读性。我们的研究结果表明，生成式人工智能的使用与用户生成的答案数量增加相关，这些答案往往较短且更易于阅读。我们进一步探讨了累积使用和使用强度对生成式人工智能影响的调节作用，以测试学习和认知负荷的机制。我们的研究结果表明，用户正在从生成式人工智能中学习，使他们能够回答更多问题，同时生成更短、更易于理解的答案。相反，与人工智能密集使用相关的额外认知负担会对其对答案数量的影响产生负面影响。本研究的影响既是理论上的，也是实践上的。理论上，我们通过研究生成式</w:instrText>
      </w:r>
      <w:r w:rsidR="006C29A2" w:rsidRPr="00015210">
        <w:instrText xml:space="preserve"> AI </w:instrText>
      </w:r>
      <w:r w:rsidR="006C29A2" w:rsidRPr="00015210">
        <w:instrText>在问答平台背景下对用户自愿知识贡献的影响，为信息系统</w:instrText>
      </w:r>
      <w:r w:rsidR="006C29A2" w:rsidRPr="00015210">
        <w:instrText xml:space="preserve"> (IS) </w:instrText>
      </w:r>
      <w:r w:rsidR="006C29A2" w:rsidRPr="00015210">
        <w:instrText>文献做出了贡献。实际上，我们的研究结果为平台所有者和管理者提供了关于生成式</w:instrText>
      </w:r>
      <w:r w:rsidR="006C29A2" w:rsidRPr="00015210">
        <w:instrText xml:space="preserve"> AI </w:instrText>
      </w:r>
      <w:r w:rsidR="006C29A2" w:rsidRPr="00015210">
        <w:instrText>如何影响用户知识贡献行为、指导决策和战略制定的见解，以便将生成式</w:instrText>
      </w:r>
      <w:r w:rsidR="006C29A2" w:rsidRPr="00015210">
        <w:instrText xml:space="preserve"> AI </w:instrText>
      </w:r>
      <w:r w:rsidR="006C29A2" w:rsidRPr="00015210">
        <w:instrText>整合到他们的平台中。历史</w:instrText>
      </w:r>
      <w:r w:rsidR="006C29A2" w:rsidRPr="00015210">
        <w:instrText>:Wonseok Oh</w:instrText>
      </w:r>
      <w:r w:rsidR="006C29A2" w:rsidRPr="00015210">
        <w:instrText>，高级编辑</w:instrText>
      </w:r>
      <w:r w:rsidR="006C29A2" w:rsidRPr="00015210">
        <w:instrText>;Kim Yong Goh</w:instrText>
      </w:r>
      <w:r w:rsidR="006C29A2" w:rsidRPr="00015210">
        <w:instrText>，副编辑。</w:instrText>
      </w:r>
      <w:r w:rsidR="006C29A2" w:rsidRPr="00015210">
        <w:instrText xml:space="preserve">","archive_location":"18 </w:instrText>
      </w:r>
      <w:r w:rsidR="006C29A2" w:rsidRPr="00015210">
        <w:rPr>
          <w:rFonts w:ascii="Apple Color Emoji" w:hAnsi="Apple Color Emoji" w:cs="Apple Color Emoji"/>
        </w:rPr>
        <w:instrText>📊</w:instrText>
      </w:r>
      <w:r w:rsidR="006C29A2" w:rsidRPr="00015210">
        <w:instrText>","call-number":"1","container-title":"Information Systems Research","DOI":"10.1287/isre.2023.0332","ISSN":"1047-7047","issue":"2","language":"en","note":"</w:instrText>
      </w:r>
      <w:r w:rsidR="006C29A2" w:rsidRPr="00015210">
        <w:rPr>
          <w:rFonts w:ascii="Apple Color Emoji" w:hAnsi="Apple Color Emoji" w:cs="Apple Color Emoji"/>
        </w:rPr>
        <w:instrText>🏷️</w:instrText>
      </w:r>
      <w:r w:rsidR="006C29A2" w:rsidRPr="00015210">
        <w:instrText xml:space="preserve"> /unread</w:instrText>
      </w:r>
      <w:r w:rsidR="006C29A2" w:rsidRPr="00015210">
        <w:instrText>、</w:instrText>
      </w:r>
      <w:r w:rsidR="006C29A2" w:rsidRPr="00015210">
        <w:instrText>generative AI</w:instrText>
      </w:r>
      <w:r w:rsidR="006C29A2" w:rsidRPr="00015210">
        <w:instrText>、</w:instrText>
      </w:r>
      <w:r w:rsidR="006C29A2" w:rsidRPr="00015210">
        <w:instrText>difference-in-differences</w:instrText>
      </w:r>
      <w:r w:rsidR="006C29A2" w:rsidRPr="00015210">
        <w:instrText>、</w:instrText>
      </w:r>
      <w:r w:rsidR="006C29A2" w:rsidRPr="00015210">
        <w:instrText>answer quality</w:instrText>
      </w:r>
      <w:r w:rsidR="006C29A2" w:rsidRPr="00015210">
        <w:instrText>、</w:instrText>
      </w:r>
      <w:r w:rsidR="006C29A2" w:rsidRPr="00015210">
        <w:instrText>answer quantity</w:instrText>
      </w:r>
      <w:r w:rsidR="006C29A2" w:rsidRPr="00015210">
        <w:instrText>、</w:instrText>
      </w:r>
      <w:r w:rsidR="006C29A2" w:rsidRPr="00015210">
        <w:instrText>voluntary Q&amp;A platforms</w:instrText>
      </w:r>
      <w:r w:rsidR="006C29A2" w:rsidRPr="00015210">
        <w:instrText>、</w:instrText>
      </w:r>
      <w:r w:rsidR="006C29A2" w:rsidRPr="00015210">
        <w:instrText xml:space="preserve">knowledge contribution","page":"1021-1041","publisher":"INFORMS","source":"7.8 (Q1)","title":"Examining the Impact of Generative AI on Users’ Voluntary Knowledge Contribution: Evidence from a Natural Experiment on Stack Overflow","title-short":"Examining the Impact of Generative AI on Users’ Voluntary Knowledge Contribution","URL":"https://pubsonline.informs.org/doi/abs/10.1287/isre.2023.0332","volume":"37","author":[{"family":"Shan","given":"Guohou"},{"family":"Qiu","given":"Liangfei"}],"accessed":{"date-parts":[["2026",7,22]]},"issued":{"date-parts":[["2026",6]]}}}],"schema":"https://github.com/citation-style-language/schema/raw/master/csl-citation.json"} </w:instrText>
      </w:r>
      <w:r w:rsidR="006C29A2" w:rsidRPr="00015210">
        <w:fldChar w:fldCharType="separate"/>
      </w:r>
      <w:r w:rsidR="00546B58" w:rsidRPr="00015210">
        <w:t>(Borwankar et al. 2026; Fang &amp; Zhou 2026; Shan &amp; Qiu 2026)</w:t>
      </w:r>
      <w:r w:rsidR="006C29A2" w:rsidRPr="00015210">
        <w:fldChar w:fldCharType="end"/>
      </w:r>
      <w:r w:rsidR="006C29A2" w:rsidRPr="00015210">
        <w:t>.</w:t>
      </w:r>
    </w:p>
    <w:p w14:paraId="5604CB79" w14:textId="37DBACF2" w:rsidR="00B369E9" w:rsidRPr="00D2526D" w:rsidRDefault="00B369E9" w:rsidP="00D2526D">
      <w:pPr>
        <w:pStyle w:val="Paragraph0"/>
      </w:pPr>
      <w:r w:rsidRPr="00D2526D">
        <w:t xml:space="preserve">Part of this divergence might reflect differences in platform, unit of analysis, and how </w:t>
      </w:r>
      <w:r>
        <w:rPr>
          <w:rFonts w:hint="eastAsia"/>
        </w:rPr>
        <w:t xml:space="preserve">answer </w:t>
      </w:r>
      <w:r w:rsidRPr="00D2526D">
        <w:t>style is operationalized. Taken together, these studies establish an important and non-obvious result: AI adoption changes not only how much answerers write but how they write. This stream cannot pin down how AI produces these effects, however, because AI</w:t>
      </w:r>
      <w:r>
        <w:t>’</w:t>
      </w:r>
      <w:r w:rsidRPr="00D2526D">
        <w:t xml:space="preserve">s contribution is </w:t>
      </w:r>
      <w:r>
        <w:rPr>
          <w:rFonts w:hint="eastAsia"/>
        </w:rPr>
        <w:t>unobservable</w:t>
      </w:r>
      <w:r w:rsidRPr="00D2526D">
        <w:t>. A human answerer</w:t>
      </w:r>
      <w:r>
        <w:t>’</w:t>
      </w:r>
      <w:r w:rsidRPr="00D2526D">
        <w:t xml:space="preserve">s private use of AI cannot be observed by other community </w:t>
      </w:r>
      <w:r w:rsidRPr="00D2526D">
        <w:lastRenderedPageBreak/>
        <w:t xml:space="preserve">members, and in most cases cannot be observed by the researcher either. </w:t>
      </w:r>
      <w:r>
        <w:rPr>
          <w:rFonts w:hint="eastAsia"/>
        </w:rPr>
        <w:t>Therefore, s</w:t>
      </w:r>
      <w:r w:rsidRPr="00D2526D">
        <w:t xml:space="preserve">tudies here can detect that answering behavior changed, but cannot </w:t>
      </w:r>
      <w:r>
        <w:rPr>
          <w:rFonts w:hint="eastAsia"/>
        </w:rPr>
        <w:t>measure</w:t>
      </w:r>
      <w:r w:rsidRPr="00D2526D">
        <w:t xml:space="preserve"> how much of the answer the AI produced or connect that contribution to the observed change.</w:t>
      </w:r>
    </w:p>
    <w:p w14:paraId="2A68C4AB" w14:textId="1F4EB765" w:rsidR="000E4EEB" w:rsidRPr="00015210" w:rsidRDefault="001471CF" w:rsidP="0049010E">
      <w:pPr>
        <w:pStyle w:val="Heading3"/>
      </w:pPr>
      <w:r>
        <w:t xml:space="preserve">Internal </w:t>
      </w:r>
      <w:r w:rsidR="00B369E9">
        <w:rPr>
          <w:rFonts w:hint="eastAsia"/>
        </w:rPr>
        <w:t>Gen</w:t>
      </w:r>
      <w:r w:rsidR="000E4EEB" w:rsidRPr="00015210">
        <w:t xml:space="preserve">AI as </w:t>
      </w:r>
      <w:r w:rsidR="00B369E9">
        <w:rPr>
          <w:rFonts w:hint="eastAsia"/>
        </w:rPr>
        <w:t xml:space="preserve">the </w:t>
      </w:r>
      <w:r>
        <w:t>Answerer</w:t>
      </w:r>
      <w:r w:rsidR="00B369E9">
        <w:t>’</w:t>
      </w:r>
      <w:r w:rsidR="00B369E9">
        <w:rPr>
          <w:rFonts w:hint="eastAsia"/>
        </w:rPr>
        <w:t>s</w:t>
      </w:r>
      <w:r>
        <w:t xml:space="preserve"> Competitor</w:t>
      </w:r>
    </w:p>
    <w:p w14:paraId="536EC3ED" w14:textId="55E559C4" w:rsidR="00B369E9" w:rsidRPr="00D2526D" w:rsidRDefault="00B369E9" w:rsidP="00F85D5A">
      <w:pPr>
        <w:pStyle w:val="Paragraph0"/>
      </w:pPr>
      <w:r w:rsidRPr="00D2526D">
        <w:t xml:space="preserve">A third and much smaller stream examines </w:t>
      </w:r>
      <w:r>
        <w:rPr>
          <w:rFonts w:hint="eastAsia"/>
        </w:rPr>
        <w:t>Gen</w:t>
      </w:r>
      <w:r w:rsidRPr="00D2526D">
        <w:t xml:space="preserve">AI that posts answers under its own explicit label, alongside human contributors, on the same questions. Here </w:t>
      </w:r>
      <w:r>
        <w:rPr>
          <w:rFonts w:hint="eastAsia"/>
        </w:rPr>
        <w:t>Gen</w:t>
      </w:r>
      <w:r w:rsidRPr="00D2526D">
        <w:t xml:space="preserve">AI is a competitor to the </w:t>
      </w:r>
      <w:r w:rsidRPr="00D2526D">
        <w:rPr>
          <w:i/>
          <w:iCs/>
        </w:rPr>
        <w:t>human answerer</w:t>
      </w:r>
      <w:r w:rsidRPr="00D2526D">
        <w:t>, competing for the same viewers</w:t>
      </w:r>
      <w:r>
        <w:t>’</w:t>
      </w:r>
      <w:r w:rsidRPr="00D2526D">
        <w:t xml:space="preserve"> attention, and both the source and the content of its contribution are visible. Only Su et al. (2025) ha</w:t>
      </w:r>
      <w:del w:id="262" w:author="Dylan CHEN" w:date="2026-08-27T17:06:00Z" w16du:dateUtc="2026-08-27T09:06:00Z">
        <w:r w:rsidRPr="00D2526D" w:rsidDel="00190B9B">
          <w:rPr>
            <w:rFonts w:hint="eastAsia"/>
          </w:rPr>
          <w:delText>s</w:delText>
        </w:r>
      </w:del>
      <w:ins w:id="263" w:author="Dylan CHEN" w:date="2026-08-27T17:06:00Z" w16du:dateUtc="2026-08-27T09:06:00Z">
        <w:r w:rsidR="00190B9B">
          <w:rPr>
            <w:rFonts w:hint="eastAsia"/>
          </w:rPr>
          <w:t>ve</w:t>
        </w:r>
      </w:ins>
      <w:r w:rsidRPr="00D2526D">
        <w:t xml:space="preserve"> examined this configuration empirically. Studying Quora</w:t>
      </w:r>
      <w:r>
        <w:t>’</w:t>
      </w:r>
      <w:r w:rsidRPr="00D2526D">
        <w:t>s deployment of Sage, they report positive effects on human contribution, including increases in the number and length of answers. Two features of their setting d</w:t>
      </w:r>
      <w:r>
        <w:rPr>
          <w:rFonts w:hint="eastAsia"/>
        </w:rPr>
        <w:t>iffer</w:t>
      </w:r>
      <w:r w:rsidRPr="00D2526D">
        <w:t xml:space="preserve"> from</w:t>
      </w:r>
      <w:r>
        <w:rPr>
          <w:rFonts w:hint="eastAsia"/>
        </w:rPr>
        <w:t xml:space="preserve"> a </w:t>
      </w:r>
      <w:r>
        <w:t>“</w:t>
      </w:r>
      <w:r w:rsidRPr="00D2526D">
        <w:t>competit</w:t>
      </w:r>
      <w:r>
        <w:rPr>
          <w:rFonts w:hint="eastAsia"/>
        </w:rPr>
        <w:t>ion</w:t>
      </w:r>
      <w:r>
        <w:t>”</w:t>
      </w:r>
      <w:r w:rsidRPr="00D2526D">
        <w:t xml:space="preserve"> configuration in ways that plausibly determine the sign of the effect. First, </w:t>
      </w:r>
      <w:r w:rsidRPr="00D2526D">
        <w:rPr>
          <w:i/>
          <w:iCs/>
        </w:rPr>
        <w:t>timing</w:t>
      </w:r>
      <w:r w:rsidRPr="00D2526D">
        <w:t xml:space="preserve">: </w:t>
      </w:r>
      <w:ins w:id="264" w:author="Dylan CHEN" w:date="2026-08-27T18:08:00Z" w16du:dateUtc="2026-08-27T10:08:00Z">
        <w:r w:rsidR="00CB7D1A">
          <w:rPr>
            <w:rFonts w:hint="eastAsia"/>
          </w:rPr>
          <w:t>their</w:t>
        </w:r>
      </w:ins>
      <w:ins w:id="265" w:author="Dylan CHEN" w:date="2026-08-27T18:07:00Z" w16du:dateUtc="2026-08-27T10:07:00Z">
        <w:r w:rsidR="00453AAA" w:rsidRPr="00453AAA">
          <w:t xml:space="preserve"> AI answer is introduced </w:t>
        </w:r>
      </w:ins>
      <w:ins w:id="266" w:author="Dylan CHEN" w:date="2026-08-27T18:18:00Z" w16du:dateUtc="2026-08-27T10:18:00Z">
        <w:r w:rsidR="00F85D5A">
          <w:rPr>
            <w:rFonts w:hint="eastAsia"/>
          </w:rPr>
          <w:t xml:space="preserve">years </w:t>
        </w:r>
      </w:ins>
      <w:ins w:id="267" w:author="Dylan CHEN" w:date="2026-08-27T18:07:00Z" w16du:dateUtc="2026-08-27T10:07:00Z">
        <w:r w:rsidR="00453AAA" w:rsidRPr="00453AAA">
          <w:t xml:space="preserve">after the original question </w:t>
        </w:r>
      </w:ins>
      <w:ins w:id="268" w:author="Dylan CHEN" w:date="2026-08-27T18:34:00Z" w16du:dateUtc="2026-08-27T10:34:00Z">
        <w:r w:rsidR="007733CB">
          <w:rPr>
            <w:rFonts w:hint="eastAsia"/>
          </w:rPr>
          <w:t>posting</w:t>
        </w:r>
      </w:ins>
      <w:ins w:id="269" w:author="Dylan CHEN" w:date="2026-08-27T18:19:00Z" w16du:dateUtc="2026-08-27T10:19:00Z">
        <w:r w:rsidR="00F85D5A">
          <w:rPr>
            <w:rFonts w:hint="eastAsia"/>
          </w:rPr>
          <w:t xml:space="preserve"> </w:t>
        </w:r>
        <w:r w:rsidR="00F85D5A" w:rsidRPr="00F85D5A">
          <w:t xml:space="preserve">(treated-group mean </w:t>
        </w:r>
      </w:ins>
      <w:ins w:id="270" w:author="Dylan CHEN" w:date="2026-08-27T18:34:00Z" w16du:dateUtc="2026-08-27T10:34:00Z">
        <w:r w:rsidR="007733CB">
          <w:rPr>
            <w:rFonts w:hint="eastAsia"/>
          </w:rPr>
          <w:t xml:space="preserve">pre-policy </w:t>
        </w:r>
      </w:ins>
      <w:ins w:id="271" w:author="Dylan CHEN" w:date="2026-08-27T18:19:00Z" w16du:dateUtc="2026-08-27T10:19:00Z">
        <w:r w:rsidR="00F85D5A" w:rsidRPr="00F85D5A">
          <w:t>tenure ≈ 49 months)</w:t>
        </w:r>
      </w:ins>
      <w:ins w:id="272" w:author="Dylan CHEN" w:date="2026-08-27T18:10:00Z" w16du:dateUtc="2026-08-27T10:10:00Z">
        <w:r w:rsidR="00CB7D1A">
          <w:rPr>
            <w:rFonts w:hint="eastAsia"/>
          </w:rPr>
          <w:t>,</w:t>
        </w:r>
      </w:ins>
      <w:ins w:id="273" w:author="Dylan CHEN" w:date="2026-08-27T18:07:00Z" w16du:dateUtc="2026-08-27T10:07:00Z">
        <w:r w:rsidR="00453AAA" w:rsidRPr="00453AAA">
          <w:t xml:space="preserve"> and after </w:t>
        </w:r>
      </w:ins>
      <w:ins w:id="274" w:author="Dylan CHEN" w:date="2026-08-27T18:10:00Z" w16du:dateUtc="2026-08-27T10:10:00Z">
        <w:r w:rsidR="00CB7D1A">
          <w:rPr>
            <w:rFonts w:hint="eastAsia"/>
          </w:rPr>
          <w:t xml:space="preserve">at least one </w:t>
        </w:r>
      </w:ins>
      <w:ins w:id="275" w:author="Dylan CHEN" w:date="2026-08-27T18:07:00Z" w16du:dateUtc="2026-08-27T10:07:00Z">
        <w:r w:rsidR="00453AAA" w:rsidRPr="00453AAA">
          <w:t xml:space="preserve">human answer had already </w:t>
        </w:r>
      </w:ins>
      <w:ins w:id="276" w:author="Dylan CHEN" w:date="2026-08-27T18:10:00Z" w16du:dateUtc="2026-08-27T10:10:00Z">
        <w:r w:rsidR="00CB7D1A">
          <w:rPr>
            <w:rFonts w:hint="eastAsia"/>
          </w:rPr>
          <w:t>been present.</w:t>
        </w:r>
      </w:ins>
      <w:ins w:id="277" w:author="Dylan CHEN" w:date="2026-08-27T18:09:00Z" w16du:dateUtc="2026-08-27T10:09:00Z">
        <w:r w:rsidR="00CB7D1A">
          <w:rPr>
            <w:rFonts w:hint="eastAsia"/>
          </w:rPr>
          <w:t xml:space="preserve"> </w:t>
        </w:r>
      </w:ins>
      <w:del w:id="278" w:author="Dylan CHEN" w:date="2026-08-27T18:09:00Z" w16du:dateUtc="2026-08-27T10:09:00Z">
        <w:r w:rsidRPr="00D2526D" w:rsidDel="00CB7D1A">
          <w:delText xml:space="preserve">their AI answers are added roughly three months after the original post, </w:delText>
        </w:r>
      </w:del>
      <w:ins w:id="279" w:author="Dylan CHEN" w:date="2026-08-27T18:10:00Z" w16du:dateUtc="2026-08-27T10:10:00Z">
        <w:r w:rsidR="00CB7D1A">
          <w:rPr>
            <w:rFonts w:hint="eastAsia"/>
          </w:rPr>
          <w:t>S</w:t>
        </w:r>
      </w:ins>
      <w:del w:id="280" w:author="Dylan CHEN" w:date="2026-08-27T18:10:00Z" w16du:dateUtc="2026-08-27T10:10:00Z">
        <w:r w:rsidRPr="00D2526D" w:rsidDel="00CB7D1A">
          <w:delText>s</w:delText>
        </w:r>
      </w:del>
      <w:r w:rsidRPr="00D2526D">
        <w:t xml:space="preserve">o AI enters as a retrospective supplement to an established discussion rather than as a competitor whom human contributors encounter on arrival. Second, </w:t>
      </w:r>
      <w:r w:rsidRPr="00D2526D">
        <w:rPr>
          <w:i/>
          <w:iCs/>
        </w:rPr>
        <w:t>domain</w:t>
      </w:r>
      <w:r w:rsidRPr="00D2526D">
        <w:t>: Quora is a general-interest platform spanning philosophy, personal advice, and cultural discussion, where the value of a human contribution rests substantially on subjective interpretation and lived experience that AI cannot easily substitute for. In technical communities, where contributions are evaluated primarily on correctness</w:t>
      </w:r>
      <w:del w:id="281" w:author="Dylan CHEN" w:date="2026-08-28T22:11:00Z" w16du:dateUtc="2026-08-28T14:11:00Z">
        <w:r w:rsidRPr="00D2526D" w:rsidDel="00891DE3">
          <w:delText xml:space="preserve"> and efficiency</w:delText>
        </w:r>
      </w:del>
      <w:r w:rsidRPr="00D2526D">
        <w:t>, competition between the AI answer and human answers may be stronger. This possibility is not fully developed in the existing literature, and we investigate it in this study.</w:t>
      </w:r>
    </w:p>
    <w:p w14:paraId="05BEBF95" w14:textId="42386244" w:rsidR="00CF1F0C" w:rsidRDefault="00B369E9" w:rsidP="0049010E">
      <w:pPr>
        <w:pStyle w:val="Heading2"/>
      </w:pPr>
      <w:r>
        <w:rPr>
          <w:rFonts w:hint="eastAsia"/>
        </w:rPr>
        <w:t>How Content and Label Shape</w:t>
      </w:r>
      <w:r w:rsidR="00CF1F0C">
        <w:t xml:space="preserve"> Human Contribution </w:t>
      </w:r>
    </w:p>
    <w:p w14:paraId="6A4E53A4" w14:textId="53654F20" w:rsidR="003A2B8C" w:rsidRPr="00015210" w:rsidRDefault="003A2B8C" w:rsidP="0049010E">
      <w:pPr>
        <w:pStyle w:val="Heading3"/>
      </w:pPr>
      <w:r w:rsidRPr="00015210">
        <w:t>Human Responses to Prior Contributions in Online Q&amp;A Communities</w:t>
      </w:r>
    </w:p>
    <w:p w14:paraId="3A8BC442" w14:textId="572FDC51" w:rsidR="00B369E9" w:rsidRPr="00D2526D" w:rsidRDefault="00B369E9" w:rsidP="00D2526D">
      <w:pPr>
        <w:pStyle w:val="Paragraph0"/>
      </w:pPr>
      <w:r w:rsidRPr="00D2526D">
        <w:lastRenderedPageBreak/>
        <w:t xml:space="preserve">A broad body of work identifies determinants of participation. These include question formulation and formatting </w:t>
      </w:r>
      <w:ins w:id="282" w:author="Dylan CHEN" w:date="2026-08-28T23:10:00Z" w16du:dateUtc="2026-08-28T15:10:00Z">
        <w:r w:rsidR="00C83935" w:rsidRPr="000E4EEB">
          <w:fldChar w:fldCharType="begin"/>
        </w:r>
        <w:r w:rsidR="00C83935">
          <w:instrText xml:space="preserve"> ADDIN ZOTERO_ITEM CSL_CITATION {"citationID":"cFufHGgd","properties":{"unsorted":false,"formattedCitation":"(Burke et al. 2010; Calefato et al. 2018; Li et al. 2023)","plainCitation":"(Burke et al. 2010; Calefato et al. 2018; Li et al. 2023)","noteIndex":0},"citationItems":[{"id":226,"uris":["http://zotero.org/users/8905122/items/9I3VM4HZ","http://www.mendeley.com/documents/?uuid=715be277-182e-4e43-a83a-4faad2e3cbce","http://zotero.org/users/local/bVGy23C0/items/58GCB5IV"],"itemData":{"id":226,"type":"article-journal","abstract":"Early socialization experiences have a long-term impact on newcomers’ satisfaction, performance, and intention to stay in a group. We know that newcomers proactively shape their own socialization, but we know little about the behavioral tactics they employ, or how the words they choose affect their acceptance by the group. The present article highlights three common conversational strategies of newcomers to online groups: (a) group-based membership claims, in which newcomers describe initial participation in the group; (b) identity-based membership claims, in which they describe their similarity to the group’s focal social category; and (c) information requests, in which they ask for help. Using machine learning to identify these conversational strategies automatically in 12,000 newcomers’ messages to approximately 100 online groups, we find that they are correlated with increased group responsiveness. We follow this analysis with two controlled field experiments to demonstrate </w:instrText>
        </w:r>
        <w:r w:rsidR="00C83935">
          <w:rPr>
            <w:rFonts w:hint="eastAsia"/>
          </w:rPr>
          <w:instrText>that when individuals attest to previous group participation and make specific requests for information, community responsiveness increases, but claims of shared identity with the group have no impact.\n\n</w:instrText>
        </w:r>
        <w:r w:rsidR="00C83935">
          <w:rPr>
            <w:rFonts w:hint="eastAsia"/>
          </w:rPr>
          <w:instrText>【摘要翻译】早期的社交经历对新来者的满意度、表现和留在群体中的意愿有长期影响。我们知道新来者主动塑造自己的社交，但我们对他们采用的行为策略，或者他们选择的词语如何影响他们被群体接受的程度知之甚少。本文强调了在线群体新成员的三种常见会话策略：（</w:instrText>
        </w:r>
        <w:r w:rsidR="00C83935">
          <w:rPr>
            <w:rFonts w:hint="eastAsia"/>
          </w:rPr>
          <w:instrText>a</w:instrText>
        </w:r>
        <w:r w:rsidR="00C83935">
          <w:rPr>
            <w:rFonts w:hint="eastAsia"/>
          </w:rPr>
          <w:instrText>）基于群体的成员声明，其中新成员描述了最初参与群体的情况；</w:instrText>
        </w:r>
        <w:r w:rsidR="00C83935">
          <w:rPr>
            <w:rFonts w:hint="eastAsia"/>
          </w:rPr>
          <w:instrText>(b)</w:instrText>
        </w:r>
        <w:r w:rsidR="00C83935">
          <w:rPr>
            <w:rFonts w:hint="eastAsia"/>
          </w:rPr>
          <w:instrText>基于身份的成员资格声明，其中他们描述了他们与群体的焦点社会类别的相似性；以及（</w:instrText>
        </w:r>
        <w:r w:rsidR="00C83935">
          <w:rPr>
            <w:rFonts w:hint="eastAsia"/>
          </w:rPr>
          <w:instrText>c</w:instrText>
        </w:r>
        <w:r w:rsidR="00C83935">
          <w:rPr>
            <w:rFonts w:hint="eastAsia"/>
          </w:rPr>
          <w:instrText>）信息请求，其中他们寻求帮助。使用机器学习在大约</w:instrText>
        </w:r>
        <w:r w:rsidR="00C83935">
          <w:rPr>
            <w:rFonts w:hint="eastAsia"/>
          </w:rPr>
          <w:instrText>100</w:instrText>
        </w:r>
        <w:r w:rsidR="00C83935">
          <w:rPr>
            <w:rFonts w:hint="eastAsia"/>
          </w:rPr>
          <w:instrText>个在线群组的</w:instrText>
        </w:r>
        <w:r w:rsidR="00C83935">
          <w:rPr>
            <w:rFonts w:hint="eastAsia"/>
          </w:rPr>
          <w:instrText>12,000</w:instrText>
        </w:r>
        <w:r w:rsidR="00C83935">
          <w:rPr>
            <w:rFonts w:hint="eastAsia"/>
          </w:rPr>
          <w:instrText>条新来者消息中自动识别这些会话策略，我们发现它们与群组响应能力的提高相关。我们通过两个受控的实地实验进行了这一分析，以证明当个人证明以前的群体参与并提出具体的信息请求时，社区响应能力会增加，但声称与群体共享身份没有影响。</w:instrText>
        </w:r>
        <w:r w:rsidR="00C83935">
          <w:rPr>
            <w:rFonts w:hint="eastAsia"/>
          </w:rPr>
          <w:instrText xml:space="preserve">","archive_location":"82 </w:instrText>
        </w:r>
        <w:r w:rsidR="00C83935">
          <w:rPr>
            <w:rFonts w:ascii="Apple Color Emoji" w:hAnsi="Apple Color Emoji" w:cs="Apple Color Emoji"/>
          </w:rPr>
          <w:instrText>📊</w:instrText>
        </w:r>
        <w:r w:rsidR="00C83935">
          <w:rPr>
            <w:rFonts w:hint="eastAsia"/>
          </w:rPr>
          <w:instrText>","call-number":"3","container-title":"Small Group Research","DOI":"10.1177/1046496409351936","ISSN":"1046-4964","issue":"9","journalAbbreviation":"Small Gr. Res.","language":"en","note":"</w:instrText>
        </w:r>
        <w:r w:rsidR="00C83935">
          <w:rPr>
            <w:rFonts w:ascii="Apple Color Emoji" w:hAnsi="Apple Color Emoji" w:cs="Apple Color Emoji"/>
          </w:rPr>
          <w:instrText>🏷️</w:instrText>
        </w:r>
        <w:r w:rsidR="00C83935">
          <w:instrText xml:space="preserve"> /unread","page":"1600-1631","source":"3.7 (Q2)","title":"Membership Claims and Requests: Conversation-Level Newcomer Socialization Strategies in Online Groups","title-short":"Membership claims and requests","URL":"http://journals.sagepub.com/doi/10.1177/1046496409351936","volume":"32","author":[{"family":"Burke","given":"Moira"},{"family":"Kraut","given":"Robert"},{"family":"Joyce","given":"Elisabeth"}],"accessed":{"date-parts":[["2024",4,4]]},"issued":{"date-parts":[["2010",2]]}}},{"id":2892,"uris":["http://www.mendeley.com/documents/?uuid=291fa34f-f5b2-446d-a406-4693a1c00f92","http://zotero.org/users/8905122/items/A8ETITIC","http://zotero.org/users/local/bVGy23C0/items/IEE933TE"],"itemData":{"id":2892,"type":"article-journal","abstract":"Context The success of Stack Overflow and other community-based question-and-answer (Q&amp;A) sites depends mainly on the will of their members to answer others' questions. In fact, when formulating requests on Q&amp;A sites, we are not simply seeking for information. Instead, we are also asking for other people's help and feedback. Understanding the dynamics of the participation in Q&amp;A communities is essential to improve the value of crowdsourced knowledge. Objective: In this paper, we investigate how information seekers can increase the chance of eliciting a successful answer to their questions on Stack Overflow by focusing on the following actionable factors: affect, presentation quality, and time. Method: We develop a conceptual framework of factors potentially influencing the success of questions in Stack Overflow. We quantitatively analyze a set of over 87 K questions from the official Stack Overflow dump to assess the impact of actionable factors on the success of technical requests. The information seeker reputation is included as a control factor. Furthermore, to understand the role played by affective states in the success of questions, we qualitatively analyze questions containing positive and negative emotions. Finally, a survey is conducted to understand how Stack Overflow users perceive the guideline suggestions for writing questions. Results: We found that regardless of user reputation, successful questions are short, contain code snippets, and do not abuse with uppercase characters. As regards affect, successful questions adopt a neutral emotional style. Conclusion: We provide evidence-based guidelines for writing effective questions on Stack Overflow that software engineers can follow to increase the chance of getting technical help. As for the role of affect</w:instrText>
        </w:r>
        <w:r w:rsidR="00C83935">
          <w:rPr>
            <w:rFonts w:hint="eastAsia"/>
          </w:rPr>
          <w:instrText>, we empirically confirmed community guidelines that suggest avoiding rudeness in question writing.\n\n</w:instrText>
        </w:r>
        <w:r w:rsidR="00C83935">
          <w:rPr>
            <w:rFonts w:hint="eastAsia"/>
          </w:rPr>
          <w:instrText>【摘要翻译】</w:instrText>
        </w:r>
        <w:r w:rsidR="00C83935">
          <w:rPr>
            <w:rFonts w:hint="eastAsia"/>
          </w:rPr>
          <w:instrText>Stack Overflow</w:instrText>
        </w:r>
        <w:r w:rsidR="00C83935">
          <w:rPr>
            <w:rFonts w:hint="eastAsia"/>
          </w:rPr>
          <w:instrText>和其他基于社区的问答（</w:instrText>
        </w:r>
        <w:r w:rsidR="00C83935">
          <w:rPr>
            <w:rFonts w:hint="eastAsia"/>
          </w:rPr>
          <w:instrText>Q&amp;A</w:instrText>
        </w:r>
        <w:r w:rsidR="00C83935">
          <w:rPr>
            <w:rFonts w:hint="eastAsia"/>
          </w:rPr>
          <w:instrText>）网站的成功主要取决于其成员回答他人问题的意愿。事实上，在问答网站上制定请求时，我们不仅仅是在寻找信息。相反，我们也在寻求他人的帮助和反馈。了解参与问答社区的动态对于提高众包知识的价值至关重要。目的：在本文中，我们研究了信息搜索者如何通过关注以下可操作的因素来增加成功回答他们关于堆栈溢出的问题的机会：情感、演示质量和时间。方法：我们开发了一个潜在影响堆栈溢出问题成功的因素的概念框架。我们定量分析了来自官方堆栈溢出转储的一组超过</w:instrText>
        </w:r>
        <w:r w:rsidR="00C83935">
          <w:rPr>
            <w:rFonts w:hint="eastAsia"/>
          </w:rPr>
          <w:instrText>87 K</w:instrText>
        </w:r>
        <w:r w:rsidR="00C83935">
          <w:rPr>
            <w:rFonts w:hint="eastAsia"/>
          </w:rPr>
          <w:instrText>个问题，以评估可操作因素对技术请求成功的影响。信息搜索者的声誉作为一个控制因素被包括在内。此外，为了理解情感状态在问题成功中的作用，我们定性分析了包含积极和消极情绪的问题。最后，进行了一项调查，以了解堆栈溢出用户如何看待编写问题的指导建议。结果：我们发现，无论用户信誉如何，成功的问题都很短，包含代码片段，并且不滥用大写字母。关于情感，成功的问题采用中性的情感风格。结论：我们为编写关于堆栈溢出的有效问题提供了基于证据的指南，软件工程师可以遵循这些指南来增加获得技术帮助的机会。至于情感的作用，我们从经验上证实了社区指南，建议在问题写作中避免粗鲁。</w:instrText>
        </w:r>
        <w:r w:rsidR="00C83935">
          <w:rPr>
            <w:rFonts w:hint="eastAsia"/>
          </w:rPr>
          <w:instrText xml:space="preserve">","archive_location":"106 </w:instrText>
        </w:r>
        <w:r w:rsidR="00C83935">
          <w:rPr>
            <w:rFonts w:ascii="Apple Color Emoji" w:hAnsi="Apple Color Emoji" w:cs="Apple Color Emoji"/>
          </w:rPr>
          <w:instrText>📊</w:instrText>
        </w:r>
        <w:r w:rsidR="00C83935">
          <w:rPr>
            <w:rFonts w:hint="eastAsia"/>
          </w:rPr>
          <w:instrText>","call-number":"2","container-title":"Information and Software Technology","DOI":"10.1016/j.infsof.2017.10</w:instrText>
        </w:r>
        <w:r w:rsidR="00C83935">
          <w:instrText>.009","ISSN":"0950-5849","journalAbbreviation":"Inform. Software Tech.","language":"en","note":"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instrText>Crowdsourcing</w:instrText>
        </w:r>
        <w:r w:rsidR="00C83935">
          <w:rPr>
            <w:rFonts w:hint="eastAsia"/>
          </w:rPr>
          <w:instrText>、</w:instrText>
        </w:r>
        <w:r w:rsidR="00C83935">
          <w:instrText>Emotion mining</w:instrText>
        </w:r>
        <w:r w:rsidR="00C83935">
          <w:rPr>
            <w:rFonts w:hint="eastAsia"/>
          </w:rPr>
          <w:instrText>、</w:instrText>
        </w:r>
        <w:r w:rsidR="00C83935">
          <w:instrText>Question answering</w:instrText>
        </w:r>
        <w:r w:rsidR="00C83935">
          <w:rPr>
            <w:rFonts w:hint="eastAsia"/>
          </w:rPr>
          <w:instrText>、</w:instrText>
        </w:r>
        <w:r w:rsidR="00C83935">
          <w:instrText>Sentiment analysis</w:instrText>
        </w:r>
        <w:r w:rsidR="00C83935">
          <w:rPr>
            <w:rFonts w:hint="eastAsia"/>
          </w:rPr>
          <w:instrText>、</w:instrText>
        </w:r>
        <w:r w:rsidR="00C83935">
          <w:instrText>Social software engineering</w:instrText>
        </w:r>
        <w:r w:rsidR="00C83935">
          <w:rPr>
            <w:rFonts w:hint="eastAsia"/>
          </w:rPr>
          <w:instrText>、</w:instrText>
        </w:r>
        <w:r w:rsidR="00C83935">
          <w:instrText>Stack Overflow","page":"186-207","source":"3.9 (Q2)","title":"How to ask for technical help? Evidence-based guidelines for writing questions on Stack Overflow","title-short":"How to ask for technical help?","URL":"https://linkinghub.elsevier.com/retrieve/pii/S0950584917301167","volume":"94","author":[{"family":"Calefato","given":"Fabio"},{"family":"Lanubile","given":"Filippo"},{"family":"Novielli","given":"Nicole"}],"accessed":{"date-parts":[["2024",3,2]]},"issued":{"date-parts":[["2018",2]]}}},{"id":2885,"uris":["http://zotero.org/users/8905122/items/LAWB48MK","http://www.mendeley.com/documents/?uuid=bcd86822-a218-4ca1-b3e5-5d58abab5af0","http://zotero.org/users/local/bVGy23C0/items/GXSMVCD9"],"itemData":{"id":2885,"type":"article-journal","abstract":"PurposeAs academic social Q&amp;A networking websites become more popular, scholars are increasingly using them to meet their information needs by asking academic questions. However, compared with other types of social media, scholars are less active on these sites, resulting in a lower response quantity for some questions. This paper explores the factors that help explain how to ask questions that generate more responses and examines the impact of different disciplines on response quantity.Design/methodology/approachThe study examines 1,968 questions in five disciplines on the academic social Q&amp;A platform ResearchGate Q&amp;A and explores how the linguistic characteristics of these questions affect the number of responses. It uses a range of methods to statistically analyze the relationship between these linguistic characteristics and the number of responses, and conducts comparisons between disciplines.FindingsThe findings indicate that some linguistic characteristics, such as sadness, positive emotion and second-person pronouns, have a positive effect on response quantity; conversely, a high level of function words and first-person pronouns has a negative effect. However, the impacts of these linguistic characteristics vary across disciplines.Originality/valueThis study provides support for academic s</w:instrText>
        </w:r>
        <w:r w:rsidR="00C83935">
          <w:rPr>
            <w:rFonts w:hint="eastAsia"/>
          </w:rPr>
          <w:instrText>ocial Q&amp;A platforms to assist scholars in asking richer questions that are likely to generate more answers across disciplines, thereby promoting improved academic communication among scholars.\n\n</w:instrText>
        </w:r>
        <w:r w:rsidR="00C83935">
          <w:rPr>
            <w:rFonts w:hint="eastAsia"/>
          </w:rPr>
          <w:instrText>【摘要翻译】目的随着学术社交问答网站越来越受欢迎，学者越来越多地使用它们通过提出学术问题来满足他们的信息需求。然而，与其他类型的社交媒体相比，学者在这些网站上的活跃度较低，导致一些问题的回答量较低。本文探讨了有助于解释如何提出产生更多回答的问题的因素，并考察了不同学科对回答的影响</w:instrText>
        </w:r>
        <w:r w:rsidR="00C83935">
          <w:rPr>
            <w:rFonts w:hint="eastAsia"/>
          </w:rPr>
          <w:instrText>quantity.Design/methodology/approachThe</w:instrText>
        </w:r>
        <w:r w:rsidR="00C83935">
          <w:rPr>
            <w:rFonts w:hint="eastAsia"/>
          </w:rPr>
          <w:instrText>研究在学术社交问答平台</w:instrText>
        </w:r>
        <w:r w:rsidR="00C83935">
          <w:rPr>
            <w:rFonts w:hint="eastAsia"/>
          </w:rPr>
          <w:instrText>Research chGate Q&amp;A</w:instrText>
        </w:r>
        <w:r w:rsidR="00C83935">
          <w:rPr>
            <w:rFonts w:hint="eastAsia"/>
          </w:rPr>
          <w:instrText>上考察了五个学科的</w:instrText>
        </w:r>
        <w:r w:rsidR="00C83935">
          <w:rPr>
            <w:rFonts w:hint="eastAsia"/>
          </w:rPr>
          <w:instrText>1,968</w:instrText>
        </w:r>
        <w:r w:rsidR="00C83935">
          <w:rPr>
            <w:rFonts w:hint="eastAsia"/>
          </w:rPr>
          <w:instrText>个问题，并探讨了这些问题的语言特征如何影响回答的数量。研究结果表明，一些语言特征，如悲伤、积极情绪和第二人称代词，对回答数量有积极影响；相反，高水平的虚词和第一人称代词有消极影响。然而，这些语言特征的影响因学科而异。原创性</w:instrText>
        </w:r>
        <w:r w:rsidR="00C83935">
          <w:rPr>
            <w:rFonts w:hint="eastAsia"/>
          </w:rPr>
          <w:instrText>/</w:instrText>
        </w:r>
        <w:r w:rsidR="00C83935">
          <w:rPr>
            <w:rFonts w:hint="eastAsia"/>
          </w:rPr>
          <w:instrText>价值本研究为学术社会问答平台提供支持，以帮助学者提出更丰富的问题，这些问题可能会产生更多的跨学科答案，从而促进学者之间改善学术交流。</w:instrText>
        </w:r>
        <w:r w:rsidR="00C83935">
          <w:rPr>
            <w:rFonts w:hint="eastAsia"/>
          </w:rPr>
          <w:instrText xml:space="preserve">","archive_location":"8 </w:instrText>
        </w:r>
        <w:r w:rsidR="00C83935">
          <w:rPr>
            <w:rFonts w:ascii="Apple Color Emoji" w:hAnsi="Apple Color Emoji" w:cs="Apple Color Emoji"/>
          </w:rPr>
          <w:instrText>📊</w:instrText>
        </w:r>
        <w:r w:rsidR="00C83935">
          <w:rPr>
            <w:rFonts w:hint="eastAsia"/>
          </w:rPr>
          <w:instrText>","call-number":"3","container-title":"Library Hi Tech","DOI":"10.1108/LHT-05-2021-0161","ISSN":"0737-8831","issue":"3","journalAbbreviation":</w:instrText>
        </w:r>
        <w:r w:rsidR="00C83935">
          <w:instrText>"Libr. Hi Tech","language":"en","note":"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Information seeking</w:instrText>
        </w:r>
        <w:r w:rsidR="00C83935">
          <w:rPr>
            <w:rFonts w:hint="eastAsia"/>
          </w:rPr>
          <w:instrText>、</w:instrText>
        </w:r>
        <w:r w:rsidR="00C83935">
          <w:instrText>Academic questions</w:instrText>
        </w:r>
        <w:r w:rsidR="00C83935">
          <w:rPr>
            <w:rFonts w:hint="eastAsia"/>
          </w:rPr>
          <w:instrText>、</w:instrText>
        </w:r>
        <w:r w:rsidR="00C83935">
          <w:instrText>Academic social Q&amp;A</w:instrText>
        </w:r>
        <w:r w:rsidR="00C83935">
          <w:rPr>
            <w:rFonts w:hint="eastAsia"/>
          </w:rPr>
          <w:instrText>、</w:instrText>
        </w:r>
        <w:r w:rsidR="00C83935">
          <w:instrText>COMMUNITIES</w:instrText>
        </w:r>
        <w:r w:rsidR="00C83935">
          <w:rPr>
            <w:rFonts w:hint="eastAsia"/>
          </w:rPr>
          <w:instrText>、</w:instrText>
        </w:r>
        <w:r w:rsidR="00C83935">
          <w:instrText>Information communication</w:instrText>
        </w:r>
        <w:r w:rsidR="00C83935">
          <w:rPr>
            <w:rFonts w:hint="eastAsia"/>
          </w:rPr>
          <w:instrText>、</w:instrText>
        </w:r>
        <w:r w:rsidR="00C83935">
          <w:instrText>KNOWLEDGE</w:instrText>
        </w:r>
        <w:r w:rsidR="00C83935">
          <w:rPr>
            <w:rFonts w:hint="eastAsia"/>
          </w:rPr>
          <w:instrText>、</w:instrText>
        </w:r>
        <w:r w:rsidR="00C83935">
          <w:instrText>Linguistic characteristics</w:instrText>
        </w:r>
        <w:r w:rsidR="00C83935">
          <w:rPr>
            <w:rFonts w:hint="eastAsia"/>
          </w:rPr>
          <w:instrText>、</w:instrText>
        </w:r>
        <w:r w:rsidR="00C83935">
          <w:instrText>LIWC</w:instrText>
        </w:r>
        <w:r w:rsidR="00C83935">
          <w:rPr>
            <w:rFonts w:hint="eastAsia"/>
          </w:rPr>
          <w:instrText>、</w:instrText>
        </w:r>
        <w:r w:rsidR="00C83935">
          <w:instrText>NETWORKING</w:instrText>
        </w:r>
        <w:r w:rsidR="00C83935">
          <w:rPr>
            <w:rFonts w:hint="eastAsia"/>
          </w:rPr>
          <w:instrText>、</w:instrText>
        </w:r>
        <w:r w:rsidR="00C83935">
          <w:instrText>QUALITY</w:instrText>
        </w:r>
        <w:r w:rsidR="00C83935">
          <w:rPr>
            <w:rFonts w:hint="eastAsia"/>
          </w:rPr>
          <w:instrText>、</w:instrText>
        </w:r>
        <w:r w:rsidR="00C83935">
          <w:instrText xml:space="preserve">Response quantity","page":"921-938","source":"3.4 (Q2)","title":"Characterizing response quantity on academic social Q&amp;A sites: A multidiscipline comparison of linguistic characteristics of questions","title-short":"Characterizing response quantity on academic social Q&amp;A sites","URL":"https://www.emerald.com/insight/content/doi/10.1108/LHT-05-2021-0161/full/html","volume":"41","author":[{"family":"Li","given":"Lei"},{"family":"Li","given":"Anrunze"},{"family":"Song","given":"Xue"},{"family":"Li","given":"Xinran"},{"family":"Huang","given":"Kun"},{"family":"Ye","given":"Edwin Mouda"}],"accessed":{"date-parts":[["2024",3,2]]},"issued":{"date-parts":[["2023",7,11]]}}}],"schema":"https://github.com/citation-style-language/schema/raw/master/csl-citation.json"} </w:instrText>
        </w:r>
        <w:r w:rsidR="00C83935" w:rsidRPr="000E4EEB">
          <w:fldChar w:fldCharType="separate"/>
        </w:r>
        <w:r w:rsidR="00C83935">
          <w:rPr>
            <w:noProof/>
          </w:rPr>
          <w:t>(Burke et al. 2010; Calefato et al. 2018; Li et al. 2023)</w:t>
        </w:r>
        <w:r w:rsidR="00C83935" w:rsidRPr="000E4EEB">
          <w:fldChar w:fldCharType="end"/>
        </w:r>
      </w:ins>
      <w:del w:id="283" w:author="Dylan CHEN" w:date="2026-08-28T23:10:00Z" w16du:dateUtc="2026-08-28T15:10:00Z">
        <w:r w:rsidRPr="00D2526D" w:rsidDel="00C83935">
          <w:delText>(Burke et al. 2010; Calefato et al. 2018; Li et al. 2023)</w:delText>
        </w:r>
      </w:del>
      <w:r w:rsidRPr="00D2526D">
        <w:t xml:space="preserve">, monetary and non-monetary incentives </w:t>
      </w:r>
      <w:ins w:id="284" w:author="Dylan CHEN" w:date="2026-08-28T23:10:00Z" w16du:dateUtc="2026-08-28T15:10:00Z">
        <w:r w:rsidR="00C83935" w:rsidRPr="000E4EEB">
          <w:fldChar w:fldCharType="begin"/>
        </w:r>
        <w:r w:rsidR="00C83935">
          <w:instrText xml:space="preserve"> ADDIN ZOTERO_ITEM CSL_CITATION {"citationID":"x2ytwZOQ","properties":{"unsorted":false,"formattedCitation":"(Berger et al. 2016; Jiang et al. 2024; Wang et al. 2022)","plainCitation":"(Berger et al. 2016; Jiang et al. 2024; Wang et al. 2022)","noteIndex":0},"citationItems":[{"id":3554,"uris":["http://zotero.org/users/8905122/items/U9EENK6X","http://www.mendeley.com/documents/?uuid=9e13ef74-4f98-4efb-b8b7-79150212a0cb","http://zotero.org/users/local/bVGy23C0/items/MNQA8586"],"itemData":{"id":3554,"type":"paper-conference","abstract":"Question and Answering (Q&amp;A) platforms are an important source for information and a first place to go when searching for help. Q&amp;A sites, like StackOverflow (SO), use reward systems to incentivize users to answer fast and accurately. In this paper we study and predict the response time for those questions on StackOverflow, that benefit from an additional incentive through so called bounties. Shaped by different motivations and rules these questions perform unlike regular questions. As our key finding we note that topic related factors provide a much stronger evidence than previously found factors for these questions. Finally, we compare models based on these features predicting the response time in the context of bounty ques</w:instrText>
        </w:r>
        <w:r w:rsidR="00C83935">
          <w:rPr>
            <w:rFonts w:hint="eastAsia"/>
          </w:rPr>
          <w:instrText>tions.\n\n</w:instrText>
        </w:r>
        <w:r w:rsidR="00C83935">
          <w:rPr>
            <w:rFonts w:hint="eastAsia"/>
          </w:rPr>
          <w:instrText>【摘要翻译】问答（</w:instrText>
        </w:r>
        <w:r w:rsidR="00C83935">
          <w:rPr>
            <w:rFonts w:hint="eastAsia"/>
          </w:rPr>
          <w:instrText>Q&amp;a</w:instrText>
        </w:r>
        <w:r w:rsidR="00C83935">
          <w:rPr>
            <w:rFonts w:hint="eastAsia"/>
          </w:rPr>
          <w:instrText>）平台是重要的信息来源，也是寻求帮助的首选。像</w:instrText>
        </w:r>
        <w:r w:rsidR="00C83935">
          <w:rPr>
            <w:rFonts w:hint="eastAsia"/>
          </w:rPr>
          <w:instrText>StackOverflow</w:instrText>
        </w:r>
        <w:r w:rsidR="00C83935">
          <w:rPr>
            <w:rFonts w:hint="eastAsia"/>
          </w:rPr>
          <w:instrText>（</w:instrText>
        </w:r>
        <w:r w:rsidR="00C83935">
          <w:rPr>
            <w:rFonts w:hint="eastAsia"/>
          </w:rPr>
          <w:instrText>SO</w:instrText>
        </w:r>
        <w:r w:rsidR="00C83935">
          <w:rPr>
            <w:rFonts w:hint="eastAsia"/>
          </w:rPr>
          <w:instrText>）这样的问答网站使用奖励系统来激励用户快速准确地回答问题。在本文中，我们研究并预测了</w:instrText>
        </w:r>
        <w:r w:rsidR="00C83935">
          <w:rPr>
            <w:rFonts w:hint="eastAsia"/>
          </w:rPr>
          <w:instrText>StackOverflow</w:instrText>
        </w:r>
        <w:r w:rsidR="00C83935">
          <w:rPr>
            <w:rFonts w:hint="eastAsia"/>
          </w:rPr>
          <w:instrText>上那些问题的响应时间，这些问题通过所谓的奖金受益于额外的激励。由不同的动机和规则形成，这些问题的表现不同于普通问题。作为我们的关键发现，我们注意到主题相关因素为这些问题提供了比以前发现的因素更强有力的证据。最后，我们比较了基于这些特征的模型，这些模型预测了赏金问题背景下的响应时间。</w:instrText>
        </w:r>
        <w:r w:rsidR="00C83935">
          <w:instrText>","container-title":"2016 IEEE/WIC/ACM International Conference on Web Intelligence (WI)","DOI":"10.1109/WI.2016.0114","event-title":"IEEE/WIC/ACM International Conference on Web Intelligence","ISBN":"978-1-5090-4470-2","language":"en","note":"</w:instrText>
        </w:r>
        <w:r w:rsidR="00C83935">
          <w:rPr>
            <w:rFonts w:ascii="Apple Color Emoji" w:hAnsi="Apple Color Emoji" w:cs="Apple Color Emoji"/>
          </w:rPr>
          <w:instrText>🏷️</w:instrText>
        </w:r>
        <w:r w:rsidR="00C83935">
          <w:instrText xml:space="preserve"> /unread","page":"644-649","publisher-place":"New York, USA","source":"Clarivate Analytics Web of Science","title":"A Journey of Bounty Hunters: Analyzing the Influence of Reward Systems on StackOverflow Question Response Times","title-short":"A journey of bounty hunters","URL":"http://ieeexplore.ieee.org/document/7817131/","author":[{"family":"Berger","given":"Philipp"},{"family":"Hennig","given":"Patrick"},{"family":"Bocklisch","given":"Tom"},{"family":"Herold","given":"Tom"},{"family":"Meinel","given":"Christoph"}],"accessed":{"date-parts":[["2024",3,2]]},"issued":{"date-parts":[["2016",10]]}}},{"id":2888,"uris":["http://zotero.org/users/8905122/items/XRVG8QSP","http://www.mendeley.com/documents/?uuid=461dc6d1-896e-46b6-a755-983b2e9f1803","http://zotero.org/users/local/bVGy23C0/items/Q3Z7NG9L"],"itemData":{"id":2888,"type":"article-journal","abstract":"PurposeIn the hybrid knowledge-sharing platform where paid and nonpaid (\"free\") knowledge activities coexist, users' free knowledge contribution may be influenced by financial factors. From the perspective of opportunity cost, this study investigates the direct effect of how the amount of monetary income from users' contribution to paid knowledge activities influences their free knowledge contribution behavior in the future. Further, this study aims to verify the interaction effect of financial and nonfinancial factors (i.e. the experience of free knowledge contribution and social recognition) on free knowledge contribution. Design/methodology/approachObjective data was collected from a hybrid knowledge-sharing platform in China and then analyzed by using zero-inflated negative binomial regression model. FindingsResults show that the amount of monetary income that knowledge suppliers gain from paid knowledge contribution negatively influences their free knowledge contribution. Experience of free knowledge contribution strengthens the negatively main effect, while social recognition has the weakening moderating role. Originality/valueAlthough some studies have explored and verified the positive spillover effect of financial incentives on free knowledge contribution, the quantity dimension is ignored. This study examines the hindering influence of the quantity of monetary income from the perspective of opportu</w:instrText>
        </w:r>
        <w:r w:rsidR="00C83935">
          <w:rPr>
            <w:rFonts w:hint="eastAsia"/>
          </w:rPr>
          <w:instrText>nity cost. By taking the characteristic of knowledge suppliers and platforms as moderators, this study deepens the understanding of the influence of monetary income on free knowledge contribution in the hybrid knowledge-sharing platform.\n\n</w:instrText>
        </w:r>
        <w:r w:rsidR="00C83935">
          <w:rPr>
            <w:rFonts w:hint="eastAsia"/>
          </w:rPr>
          <w:instrText>【摘要翻译】目的在有偿和非有偿（“免费”）知识活动共存的混合知识共享平台中，用户的免费知识贡献可能会受到财务因素的影响。本研究从机会成本的角度考察了用户对有偿知识活动贡献的货币收入数量如何影响他们未来的免费知识贡献行为。此外，本研究旨在验证财务和非财务因素（即自由知识贡献的经验和社会认可）对自由知识贡献的交互作用。设计</w:instrText>
        </w:r>
        <w:r w:rsidR="00C83935">
          <w:rPr>
            <w:rFonts w:hint="eastAsia"/>
          </w:rPr>
          <w:instrText>/</w:instrText>
        </w:r>
        <w:r w:rsidR="00C83935">
          <w:rPr>
            <w:rFonts w:hint="eastAsia"/>
          </w:rPr>
          <w:instrText>方法</w:instrText>
        </w:r>
        <w:r w:rsidR="00C83935">
          <w:rPr>
            <w:rFonts w:hint="eastAsia"/>
          </w:rPr>
          <w:instrText>/</w:instrText>
        </w:r>
        <w:r w:rsidR="00C83935">
          <w:rPr>
            <w:rFonts w:hint="eastAsia"/>
          </w:rPr>
          <w:instrText>途径从中国的一个混合知识共享平台收集目标数据，然后使用零膨胀负二项式回归模型进行分析。研究结果表明，知识提供者从有偿知识贡献中获得的货币收入对他们的免费知识贡献有负面影响。自由知识贡献的经验增强了负主效应，而社会认可的调节作用减弱。原创性</w:instrText>
        </w:r>
        <w:r w:rsidR="00C83935">
          <w:rPr>
            <w:rFonts w:hint="eastAsia"/>
          </w:rPr>
          <w:instrText>/</w:instrText>
        </w:r>
        <w:r w:rsidR="00C83935">
          <w:rPr>
            <w:rFonts w:hint="eastAsia"/>
          </w:rPr>
          <w:instrText>价值尽管一些研究已经探索并验证了财务激励对免费知识贡献的积极溢出效应，但数量维度被忽略了。本研究从机会成本的角度考察了货币收入数量的阻碍性影响。本研究以知识提供者和平台的特征为调节因子，加深了对混合知识共享平台中货币收入对自由知识贡献影响的理解。</w:instrText>
        </w:r>
        <w:r w:rsidR="00C83935">
          <w:rPr>
            <w:rFonts w:hint="eastAsia"/>
          </w:rPr>
          <w:instrText>","call-number":"2","container-title":"Journal of Knowledge Management","DOI":"10.1108/JKM-09-2022-0694","ISSN":"1367</w:instrText>
        </w:r>
        <w:r w:rsidR="00C83935">
          <w:instrText>-3270","issue":"2","journalAbbreviation":"JKM","language":"en","note":"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INCENTIVES</w:instrText>
        </w:r>
        <w:r w:rsidR="00C83935">
          <w:rPr>
            <w:rFonts w:hint="eastAsia"/>
          </w:rPr>
          <w:instrText>、</w:instrText>
        </w:r>
        <w:r w:rsidR="00C83935">
          <w:instrText>MODEL</w:instrText>
        </w:r>
        <w:r w:rsidR="00C83935">
          <w:rPr>
            <w:rFonts w:hint="eastAsia"/>
          </w:rPr>
          <w:instrText>、</w:instrText>
        </w:r>
        <w:r w:rsidR="00C83935">
          <w:instrText>SELF-DETERMINATION</w:instrText>
        </w:r>
        <w:r w:rsidR="00C83935">
          <w:rPr>
            <w:rFonts w:hint="eastAsia"/>
          </w:rPr>
          <w:instrText>、</w:instrText>
        </w:r>
        <w:r w:rsidR="00C83935">
          <w:instrText>DESIGN</w:instrText>
        </w:r>
        <w:r w:rsidR="00C83935">
          <w:rPr>
            <w:rFonts w:hint="eastAsia"/>
          </w:rPr>
          <w:instrText>、</w:instrText>
        </w:r>
        <w:r w:rsidR="00C83935">
          <w:instrText>DETERMINANTS</w:instrText>
        </w:r>
        <w:r w:rsidR="00C83935">
          <w:rPr>
            <w:rFonts w:hint="eastAsia"/>
          </w:rPr>
          <w:instrText>、</w:instrText>
        </w:r>
        <w:r w:rsidR="00C83935">
          <w:instrText>ENGAGEMENT</w:instrText>
        </w:r>
        <w:r w:rsidR="00C83935">
          <w:rPr>
            <w:rFonts w:hint="eastAsia"/>
          </w:rPr>
          <w:instrText>、</w:instrText>
        </w:r>
        <w:r w:rsidR="00C83935">
          <w:instrText>Experience</w:instrText>
        </w:r>
        <w:r w:rsidR="00C83935">
          <w:rPr>
            <w:rFonts w:hint="eastAsia"/>
          </w:rPr>
          <w:instrText>、</w:instrText>
        </w:r>
        <w:r w:rsidR="00C83935">
          <w:instrText>Free knowledge contribution</w:instrText>
        </w:r>
        <w:r w:rsidR="00C83935">
          <w:rPr>
            <w:rFonts w:hint="eastAsia"/>
          </w:rPr>
          <w:instrText>、</w:instrText>
        </w:r>
        <w:r w:rsidR="00C83935">
          <w:instrText>Hybrid knowledge-sharing platforms</w:instrText>
        </w:r>
        <w:r w:rsidR="00C83935">
          <w:rPr>
            <w:rFonts w:hint="eastAsia"/>
          </w:rPr>
          <w:instrText>、</w:instrText>
        </w:r>
        <w:r w:rsidR="00C83935">
          <w:instrText>IMPACT</w:instrText>
        </w:r>
        <w:r w:rsidR="00C83935">
          <w:rPr>
            <w:rFonts w:hint="eastAsia"/>
          </w:rPr>
          <w:instrText>、</w:instrText>
        </w:r>
        <w:r w:rsidR="00C83935">
          <w:instrText>INFORMATION</w:instrText>
        </w:r>
        <w:r w:rsidR="00C83935">
          <w:rPr>
            <w:rFonts w:hint="eastAsia"/>
          </w:rPr>
          <w:instrText>、</w:instrText>
        </w:r>
        <w:r w:rsidR="00C83935">
          <w:instrText>Monetary inc</w:instrText>
        </w:r>
        <w:r w:rsidR="00C83935">
          <w:rPr>
            <w:rFonts w:hint="eastAsia"/>
          </w:rPr>
          <w:instrText>ome</w:instrText>
        </w:r>
        <w:r w:rsidR="00C83935">
          <w:rPr>
            <w:rFonts w:hint="eastAsia"/>
          </w:rPr>
          <w:instrText>、</w:instrText>
        </w:r>
        <w:r w:rsidR="00C83935">
          <w:rPr>
            <w:rFonts w:hint="eastAsia"/>
          </w:rPr>
          <w:instrText>MOTIVATION</w:instrText>
        </w:r>
        <w:r w:rsidR="00C83935">
          <w:rPr>
            <w:rFonts w:hint="eastAsia"/>
          </w:rPr>
          <w:instrText>、</w:instrText>
        </w:r>
        <w:r w:rsidR="00C83935">
          <w:rPr>
            <w:rFonts w:hint="eastAsia"/>
          </w:rPr>
          <w:instrText>ONLINE COMMUNITIES</w:instrText>
        </w:r>
        <w:r w:rsidR="00C83935">
          <w:rPr>
            <w:rFonts w:hint="eastAsia"/>
          </w:rPr>
          <w:instrText>、</w:instrText>
        </w:r>
        <w:r w:rsidR="00C83935">
          <w:rPr>
            <w:rFonts w:hint="eastAsia"/>
          </w:rPr>
          <w:instrText>Social recognition","page":"440-462","source":"7 (Q1)","title":"Monetary income as opportunity cost: exploring the negative effect on free knowledge contribution of knowledge suppliers","title-short":"Monetary income as o</w:instrText>
        </w:r>
        <w:r w:rsidR="00C83935">
          <w:instrText>pportunity cost","URL":"https://www.emerald.com/insight/content/doi/10.1108/JKM-09-2022-0694/full/html","volume":"28","author":[{"family":"Jiang","given":"Shan"},{"family":"Nguyen","given":"Duc Khuong"},{"family":"Dai","given":"Peng-Fei"},{"family":"Meng","given":"Qingxin"}],"accessed":{"date-parts":[["2024",3,1]]},"issued":{"date-parts":[["2024",3,4]]}}},{"id":103,"uris":["http://zotero.org/users/8905122/items/DPBS3UGJ","http://www.mendeley.com/documents/?uuid=ed704cec-f0de-412b-bbef-73e24282c1c4","http://zotero.org/users/local/bVGy23C0/items/SHL2DFIK"],"itemData":{"id":103,"type":"article-journal","abstract":"With the growing popularity of online Q&amp;A communities, motivating continuous high-quality knowledge contribution is a key challenge for sustainable community development. Although feedback mechanisms are designed to meet this challenge, there is still no comprehensive understanding of the impact of feedback. Most previous research focuses on feedback valence (i.e., positive or negative) but ignores potential differences associated with the expression of feedback (i.e., textual or nontextual). To address this research gap, we classify community feedback into four types on the dimension of expression and valence to examine their effects on continuous high-quality knowledge contribution. Using a longitudinal knowledge contribution dataset collected from a leading online Q&amp;A community, our empirical results with a series of robustness checks show that (1) positive nontextual feedback is negatively correlated with the continuous contribution of high-quality knowl-edge, whereas the other three types of feedback generate positive effects; (2) textual and nontextual positive feedback generates significantly opposite effects, but there is no statistically significant difference between textual and nontextual negative feedback. The additional analyses generate a deeper understanding of feedback effects, including disassembling feedback effects on the knowledge quantity and quality, and verifying the moderati</w:instrText>
        </w:r>
        <w:r w:rsidR="00C83935">
          <w:rPr>
            <w:rFonts w:hint="eastAsia"/>
          </w:rPr>
          <w:instrText>ng effects of user reputation values on feedback effects. This study extends research concerning feed-back and continuous knowledge contribution and generates important managerial implications for the online Q&amp;A community.\n\n</w:instrText>
        </w:r>
        <w:r w:rsidR="00C83935">
          <w:rPr>
            <w:rFonts w:hint="eastAsia"/>
          </w:rPr>
          <w:instrText>【摘要翻译】随着在线问答社区的日益普及，激励持续的高质量知识贡献是社区可持续发展的关键挑战。尽管反馈机制旨在应对这一挑战，但对反馈的影响仍然没有全面的认识。以往的大多数研究侧重于反馈效价（即积极或消极），但忽略了与反馈表达相关的潜在差异（即文本或非文本）。为了解决这一研究差距，我们在表达和效价维度上将社区反馈分为四种类型，以检查它们对持续高质量知识贡献的影响。使用从领先的在线问答社区收集的纵向知识贡献数据集，我们通过一系列稳健性检查的实证结果表明：（</w:instrText>
        </w:r>
        <w:r w:rsidR="00C83935">
          <w:rPr>
            <w:rFonts w:hint="eastAsia"/>
          </w:rPr>
          <w:instrText>1</w:instrText>
        </w:r>
        <w:r w:rsidR="00C83935">
          <w:rPr>
            <w:rFonts w:hint="eastAsia"/>
          </w:rPr>
          <w:instrText>）正非文本反馈与高质量知识边缘的持续贡献负相关，而其他三种类型的反馈产生正效应；（</w:instrText>
        </w:r>
        <w:r w:rsidR="00C83935">
          <w:rPr>
            <w:rFonts w:hint="eastAsia"/>
          </w:rPr>
          <w:instrText>2</w:instrText>
        </w:r>
        <w:r w:rsidR="00C83935">
          <w:rPr>
            <w:rFonts w:hint="eastAsia"/>
          </w:rPr>
          <w:instrText>）文本和非文本正反馈产生显著相反的效应，但文本和非文本负反馈之间没有统计学上的显著差异。额外的分析使我们对反馈效应有了更深入的理解，包括拆解反馈对知识数量和质量的影响，并验证用户声誉值对反馈效应的调节作用。本研究扩展了关于反馈和持续知识贡献的研究，并为在线问答社区产生了重要的管理意义。</w:instrText>
        </w:r>
        <w:r w:rsidR="00C83935">
          <w:rPr>
            <w:rFonts w:hint="eastAsia"/>
          </w:rPr>
          <w:instrText xml:space="preserve">","archive_location":"11 </w:instrText>
        </w:r>
        <w:r w:rsidR="00C83935">
          <w:rPr>
            <w:rFonts w:ascii="Apple Color Emoji" w:hAnsi="Apple Color Emoji" w:cs="Apple Color Emoji"/>
          </w:rPr>
          <w:instrText>📊</w:instrText>
        </w:r>
        <w:r w:rsidR="00C83935">
          <w:rPr>
            <w:rFonts w:hint="eastAsia"/>
          </w:rPr>
          <w:instrText>","call-number":"1","container-title":"Decision Support Systems","DOI":"10.1016/j.dss.2022.113750",</w:instrText>
        </w:r>
        <w:r w:rsidR="00C83935">
          <w:instrText>"ISSN":"0167-9236","journalAbbreviation":"Decis. Support Syst.","language":"en","note":"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VIRTUAL COMMUNITIES</w:instrText>
        </w:r>
        <w:r w:rsidR="00C83935">
          <w:rPr>
            <w:rFonts w:hint="eastAsia"/>
          </w:rPr>
          <w:instrText>、</w:instrText>
        </w:r>
        <w:r w:rsidR="00C83935">
          <w:instrText>BEHAVIOR</w:instrText>
        </w:r>
        <w:r w:rsidR="00C83935">
          <w:rPr>
            <w:rFonts w:hint="eastAsia"/>
          </w:rPr>
          <w:instrText>、</w:instrText>
        </w:r>
        <w:r w:rsidR="00C83935">
          <w:instrText>SELF-EFFICACY</w:instrText>
        </w:r>
        <w:r w:rsidR="00C83935">
          <w:rPr>
            <w:rFonts w:hint="eastAsia"/>
          </w:rPr>
          <w:instrText>、</w:instrText>
        </w:r>
        <w:r w:rsidR="00C83935">
          <w:instrText>Continuous knowledge contribution</w:instrText>
        </w:r>
        <w:r w:rsidR="00C83935">
          <w:rPr>
            <w:rFonts w:hint="eastAsia"/>
          </w:rPr>
          <w:instrText>、</w:instrText>
        </w:r>
        <w:r w:rsidR="00C83935">
          <w:instrText>CREDIBILITY</w:instrText>
        </w:r>
        <w:r w:rsidR="00C83935">
          <w:rPr>
            <w:rFonts w:hint="eastAsia"/>
          </w:rPr>
          <w:instrText>、</w:instrText>
        </w:r>
        <w:r w:rsidR="00C83935">
          <w:instrText>ELECTRONIC NETWORKS</w:instrText>
        </w:r>
        <w:r w:rsidR="00C83935">
          <w:rPr>
            <w:rFonts w:hint="eastAsia"/>
          </w:rPr>
          <w:instrText>、</w:instrText>
        </w:r>
        <w:r w:rsidR="00C83935">
          <w:instrText>Feedback expressions</w:instrText>
        </w:r>
        <w:r w:rsidR="00C83935">
          <w:rPr>
            <w:rFonts w:hint="eastAsia"/>
          </w:rPr>
          <w:instrText>、</w:instrText>
        </w:r>
        <w:r w:rsidR="00C83935">
          <w:instrText>Feedback mechanism</w:instrText>
        </w:r>
        <w:r w:rsidR="00C83935">
          <w:rPr>
            <w:rFonts w:hint="eastAsia"/>
          </w:rPr>
          <w:instrText>、</w:instrText>
        </w:r>
        <w:r w:rsidR="00C83935">
          <w:instrText>Feedba</w:instrText>
        </w:r>
        <w:r w:rsidR="00C83935">
          <w:rPr>
            <w:rFonts w:hint="eastAsia"/>
          </w:rPr>
          <w:instrText>ck valence</w:instrText>
        </w:r>
        <w:r w:rsidR="00C83935">
          <w:rPr>
            <w:rFonts w:hint="eastAsia"/>
          </w:rPr>
          <w:instrText>、</w:instrText>
        </w:r>
        <w:r w:rsidR="00C83935">
          <w:rPr>
            <w:rFonts w:hint="eastAsia"/>
          </w:rPr>
          <w:instrText>High-quality knowledge</w:instrText>
        </w:r>
        <w:r w:rsidR="00C83935">
          <w:rPr>
            <w:rFonts w:hint="eastAsia"/>
          </w:rPr>
          <w:instrText>、</w:instrText>
        </w:r>
        <w:r w:rsidR="00C83935">
          <w:rPr>
            <w:rFonts w:hint="eastAsia"/>
          </w:rPr>
          <w:instrText>MECHANISMS</w:instrText>
        </w:r>
        <w:r w:rsidR="00C83935">
          <w:rPr>
            <w:rFonts w:hint="eastAsia"/>
          </w:rPr>
          <w:instrText>、</w:instrText>
        </w:r>
        <w:r w:rsidR="00C83935">
          <w:rPr>
            <w:rFonts w:hint="eastAsia"/>
          </w:rPr>
          <w:instrText>OnlineQ&amp;A community</w:instrText>
        </w:r>
        <w:r w:rsidR="00C83935">
          <w:rPr>
            <w:rFonts w:hint="eastAsia"/>
          </w:rPr>
          <w:instrText>、</w:instrText>
        </w:r>
        <w:r w:rsidR="00C83935">
          <w:rPr>
            <w:rFonts w:hint="eastAsia"/>
          </w:rPr>
          <w:instrText>PERFORMANCE FEEDBACK</w:instrText>
        </w:r>
        <w:r w:rsidR="00C83935">
          <w:rPr>
            <w:rFonts w:hint="eastAsia"/>
          </w:rPr>
          <w:instrText>、</w:instrText>
        </w:r>
        <w:r w:rsidR="00C83935">
          <w:rPr>
            <w:rFonts w:hint="eastAsia"/>
          </w:rPr>
          <w:instrText>SIGN</w:instrText>
        </w:r>
        <w:r w:rsidR="00C83935">
          <w:rPr>
            <w:rFonts w:hint="eastAsia"/>
          </w:rPr>
          <w:instrText>、</w:instrText>
        </w:r>
        <w:r w:rsidR="00C83935">
          <w:rPr>
            <w:rFonts w:hint="eastAsia"/>
          </w:rPr>
          <w:instrText>USER-GENERATED CONTENT","page":"113750","source":"7.5 (Q1)","title":"Which feedback matters? The role of expressions and valence in continuous high-quality knowledg</w:instrText>
        </w:r>
        <w:r w:rsidR="00C83935">
          <w:instrText xml:space="preserve">e contribution in the online Q&amp;A community","title-short":"Which feedback matters?","URL":"https://linkinghub.elsevier.com/retrieve/pii/S0167923622000215","volume":"156","author":[{"family":"Wang","given":"Ning"},{"family":"Liu","given":"Yang"},{"family":"Xiao","given":"Shengsheng"}],"accessed":{"date-parts":[["2024",3,2]]},"issued":{"date-parts":[["2022",5]]}}}],"schema":"https://github.com/citation-style-language/schema/raw/master/csl-citation.json"} </w:instrText>
        </w:r>
        <w:r w:rsidR="00C83935" w:rsidRPr="000E4EEB">
          <w:fldChar w:fldCharType="separate"/>
        </w:r>
        <w:r w:rsidR="00C83935">
          <w:rPr>
            <w:noProof/>
          </w:rPr>
          <w:t>(Berger et al. 2016; Jiang et al. 2024; Wang et al. 2022)</w:t>
        </w:r>
        <w:r w:rsidR="00C83935" w:rsidRPr="000E4EEB">
          <w:fldChar w:fldCharType="end"/>
        </w:r>
      </w:ins>
      <w:del w:id="285" w:author="Dylan CHEN" w:date="2026-08-28T23:10:00Z" w16du:dateUtc="2026-08-28T15:10:00Z">
        <w:r w:rsidRPr="00D2526D" w:rsidDel="00C83935">
          <w:delText>(Berger et al. 2016; Jiang et al. 2024; Wang et al. 2022)</w:delText>
        </w:r>
      </w:del>
      <w:r w:rsidRPr="00D2526D">
        <w:t xml:space="preserve">, feedback and reciprocity </w:t>
      </w:r>
      <w:ins w:id="286" w:author="Dylan CHEN" w:date="2026-08-28T23:10:00Z" w16du:dateUtc="2026-08-28T15:10:00Z">
        <w:r w:rsidR="00C83935" w:rsidRPr="000E4EEB">
          <w:fldChar w:fldCharType="begin"/>
        </w:r>
        <w:r w:rsidR="00C83935">
          <w:instrText xml:space="preserve"> ADDIN ZOTERO_ITEM CSL_CITATION {"citationID":"2dEheXRH","properties":{"unsorted":false,"formattedCitation":"(Li et al. 2020; Moon &amp; Sproull 2008)","plainCitation":"(Li et al. 2020; Moon &amp; Sproull 2008)","noteIndex":0},"citationItems":[{"id":2910,"uris":["http://zotero.org/users/8905122/items/AQ36K4UN","http://www.mendeley.com/documents/?uuid=4ec04646-5a45-464c-8019-47503d876822","http://zotero.org/users/local/bVGy23C0/items/6L4NTYU6"],"itemData":{"id":2910,"type":"article-journal","abstract":"Online communities that curate knowledge critically depend on high-quality contributions from anonymous expert users. Understanding users' motivation to contribute knowledge helps practitioners design such websites for optimal user contribution and user benefits. Researchers have studied reciprocity as a motivation for users to share knowledge online. In this study, we focus on two different types of reciprocity as drivers of online contribution: ex-post and ex-ante reciprocity. Ex-post reciprocity refers to users who received help from others in the past and pay back by helping others at present. Using a quasi-experiment performed via the instrumental variable method as the identification strategy, we test whether users who received more answers last week answer more questions in the current week on StackOverflow.com. We find a significant positive relationship between ex-post reciprocity and knowledge contribution, and such a reciprocal motivation diminishes with time. Ex-ante reciprocity refers to people helping others in expectation of future help from others. Using data from StackOverflow.com, we take advantage of a natural experiment with a difference-indifferences analysis and find evidence supporting the existence of ex-ante reciprocity. This study offers a </w:instrText>
        </w:r>
        <w:r w:rsidR="00C83935">
          <w:rPr>
            <w:rFonts w:hint="eastAsia"/>
          </w:rPr>
          <w:instrText>new taxonomy for reciprocity and new insights on how reciprocity drives online knowledge sharing.\n\n</w:instrText>
        </w:r>
        <w:r w:rsidR="00C83935">
          <w:rPr>
            <w:rFonts w:hint="eastAsia"/>
          </w:rPr>
          <w:instrText>【摘要翻译】管理知识的在线社区主要依赖于匿名专家用户的高质量贡献。了解用户贡献知识的动机有助于从业者设计这样的网站，以获得最佳的用户贡献和用户利益。研究人员研究了互惠作为用户在线分享知识的动机。在这项研究中，我们关注两种不同类型的互惠作为在线贡献的驱动因素：事后互惠和事前互惠。事后互惠是指过去接受过他人帮助，现在通过帮助他人来回报的用户。使用通过工具变量方法进行的准实验作为识别策略，我们测试上周收到更多答案的用户是否在本周回答了更多关于</w:instrText>
        </w:r>
        <w:r w:rsidR="00C83935">
          <w:rPr>
            <w:rFonts w:hint="eastAsia"/>
          </w:rPr>
          <w:instrText>StackOverflow.com</w:instrText>
        </w:r>
        <w:r w:rsidR="00C83935">
          <w:rPr>
            <w:rFonts w:hint="eastAsia"/>
          </w:rPr>
          <w:instrText>的问题。我们发现事后互惠和知识贡献之间存在显著的正相关关系，并且这种互惠动机随着时间的推移而减弱。事前互惠是指人们帮助他人，期望将来得到他人的帮助。利用来自</w:instrText>
        </w:r>
        <w:r w:rsidR="00C83935">
          <w:rPr>
            <w:rFonts w:hint="eastAsia"/>
          </w:rPr>
          <w:instrText>StackOverflow.com</w:instrText>
        </w:r>
        <w:r w:rsidR="00C83935">
          <w:rPr>
            <w:rFonts w:hint="eastAsia"/>
          </w:rPr>
          <w:instrText>的数据，我们利用差异——无差异分析的自然实验，找到支持事前互惠存在的证据。这项研究为互惠提供了一个新的分类法，并对互惠如何推动在线知识共享提供了新的见解。</w:instrText>
        </w:r>
        <w:r w:rsidR="00C83935">
          <w:instrText xml:space="preserve">","archive_location":"5 </w:instrText>
        </w:r>
        <w:r w:rsidR="00C83935">
          <w:rPr>
            <w:rFonts w:ascii="Apple Color Emoji" w:hAnsi="Apple Color Emoji" w:cs="Apple Color Emoji"/>
          </w:rPr>
          <w:instrText>📊</w:instrText>
        </w:r>
        <w:r w:rsidR="00C83935">
          <w:instrText>","container-title":"ACM Transactions on Management Information Systems","DOI":"10.1145/3371388","ISSN":"2158-656X","issue":"1","journalAbbreviation":"ACM Trans. Manage. Inf. Syst.","language":"en","note":"</w:instrText>
        </w:r>
        <w:r w:rsidR="00C83935">
          <w:rPr>
            <w:rFonts w:ascii="Apple Color Emoji" w:hAnsi="Apple Color Emoji" w:cs="Apple Color Emoji"/>
          </w:rPr>
          <w:instrText>🏷️</w:instrText>
        </w:r>
        <w:r w:rsidR="00C83935">
          <w:instrText xml:space="preserve"> /reading</w:instrText>
        </w:r>
        <w:r w:rsidR="00C83935">
          <w:rPr>
            <w:rFonts w:hint="eastAsia"/>
          </w:rPr>
          <w:instrText>、</w:instrText>
        </w:r>
        <w:r w:rsidR="00C83935">
          <w:instrText>/unread</w:instrText>
        </w:r>
        <w:r w:rsidR="00C83935">
          <w:rPr>
            <w:rFonts w:hint="eastAsia"/>
          </w:rPr>
          <w:instrText>、</w:instrText>
        </w:r>
        <w:r w:rsidR="00C83935">
          <w:rPr>
            <w:rFonts w:ascii="Apple Color Emoji" w:hAnsi="Apple Color Emoji" w:cs="Apple Color Emoji"/>
          </w:rPr>
          <w:instrText>📒</w:instrText>
        </w:r>
        <w:r w:rsidR="00C83935">
          <w:rPr>
            <w:rFonts w:hint="eastAsia"/>
          </w:rPr>
          <w:instrText>、</w:instrText>
        </w:r>
        <w:r w:rsidR="00C83935">
          <w:rPr>
            <w:rFonts w:hint="eastAsia"/>
          </w:rPr>
          <w:instrText>ex-ante</w:instrText>
        </w:r>
        <w:r w:rsidR="00C83935">
          <w:rPr>
            <w:rFonts w:hint="eastAsia"/>
          </w:rPr>
          <w:instrText>、</w:instrText>
        </w:r>
        <w:r w:rsidR="00C83935">
          <w:rPr>
            <w:rFonts w:hint="eastAsia"/>
          </w:rPr>
          <w:instrText>Ex-post</w:instrText>
        </w:r>
        <w:r w:rsidR="00C83935">
          <w:rPr>
            <w:rFonts w:hint="eastAsia"/>
          </w:rPr>
          <w:instrText>、</w:instrText>
        </w:r>
        <w:r w:rsidR="00C83935">
          <w:rPr>
            <w:rFonts w:hint="eastAsia"/>
          </w:rPr>
          <w:instrText>knowledge sharing</w:instrText>
        </w:r>
        <w:r w:rsidR="00C83935">
          <w:rPr>
            <w:rFonts w:hint="eastAsia"/>
          </w:rPr>
          <w:instrText>、</w:instrText>
        </w:r>
        <w:r w:rsidR="00C83935">
          <w:rPr>
            <w:rFonts w:hint="eastAsia"/>
          </w:rPr>
          <w:instrText>Q&amp;A website</w:instrText>
        </w:r>
        <w:r w:rsidR="00C83935">
          <w:rPr>
            <w:rFonts w:hint="eastAsia"/>
          </w:rPr>
          <w:instrText>、</w:instrText>
        </w:r>
        <w:r w:rsidR="00C83935">
          <w:rPr>
            <w:rFonts w:hint="eastAsia"/>
          </w:rPr>
          <w:instrText>reciprocity</w:instrText>
        </w:r>
        <w:r w:rsidR="00C83935">
          <w:rPr>
            <w:rFonts w:hint="eastAsia"/>
          </w:rPr>
          <w:instrText>、</w:instrText>
        </w:r>
        <w:r w:rsidR="00C83935">
          <w:rPr>
            <w:rFonts w:hint="eastAsia"/>
          </w:rPr>
          <w:instrText>SUPPORT</w:instrText>
        </w:r>
        <w:r w:rsidR="00C83935">
          <w:rPr>
            <w:rFonts w:hint="eastAsia"/>
          </w:rPr>
          <w:instrText>、</w:instrText>
        </w:r>
        <w:r w:rsidR="00C83935">
          <w:rPr>
            <w:rFonts w:hint="eastAsia"/>
          </w:rPr>
          <w:instrText>USERS","page":"1-26","source":"2.5","title":"Invested or indebted: Ex-ante and ex-post reciprocity in online knowledge sharing communities","title-short":"Invested or indebted","URL":"http</w:instrText>
        </w:r>
        <w:r w:rsidR="00C83935">
          <w:instrText>s://dl.acm.org/doi/10.1145/3371388","volume":"11","author":[{"family":"Li","given":"Hongfei"},{"family":"Shankar","given":"Ramesh"},{"family":"Stallaert","given":"Jan"}],"accessed":{"date-parts":[["2024",3,2]]},"issued":{"date-parts":[["2020",3,31]]}}},{"id":156,"uris":["http://zotero.org/users/8905122/items/FDZ49AED","http://www.mendeley.com/documents/?uuid=620ecc34-6cd1-4a8a-a4f5-ab2dca7bb322","http://zotero.org/users/local/bVGy23C0/items/AZA3J3HS"],"itemData":{"id":156,"type":"article-journal","abstract":"This paper explores a new phenomenon at the intersection of digital networks and organizations—the Internet-based volunteer work force—people who use Internet applications to pursue a personal interest through volunteering contributions of time and talent that may create value for organizations and their customers or members. This work force is not centrally organized, managed, or measured. It is an emergent phenomenon resulting from discretionary small actions taken by large numbers of people, enabled by technology and human initiative. This paper proposes a general framework for understanding the phenomenon and offers an empirical investigation of one component of it—the role of feedback in producing and sustaining high-quality contributions from this work force. In a comparative study of Internet-based voluntary technical support groups for software problems, we found that in groups who implement systematic quality feedback systems (compared to those that do not), question askers return over a longer duration, answer providers contribute more often, and technical problem resolution is more effective. We also found that with systematic feedback, volunteers who produce higher quality contributions have longer participation duration, and participation</w:instrText>
        </w:r>
        <w:r w:rsidR="00C83935">
          <w:rPr>
            <w:rFonts w:hint="eastAsia"/>
          </w:rPr>
          <w:instrText xml:space="preserve"> duration is positively associated with community maintenance contributions.\n\n</w:instrText>
        </w:r>
        <w:r w:rsidR="00C83935">
          <w:rPr>
            <w:rFonts w:hint="eastAsia"/>
          </w:rPr>
          <w:instrText>【摘要翻译】本文探讨了数字网络和组织交叉点上的一种新现象——基于互联网的志愿者劳动力——使用互联网应用程序通过志愿贡献时间和才能来追求个人兴趣的人，这可能为组织及其客户或成员创造价值。这种劳动力不是集中组织、管理或衡量的。这是一种新兴现象，由技术和人类主动性促成的大量人随意采取的小行动造成。本文提出了一个理解这一现象的总体框架，并对其中一个组成部分——反馈在产生和维持劳动力高质量贡献中的作用——进行了实证研究。在一项基于互联网的软件问题自愿技术支持小组的比较研究中，我们发现，在实施系统质量反馈系统的小组中（与不实施系统的小组相比），提问者返回的时间更长，答案提供者贡献的频率更高，技术问题解决更有效。我们还发现，有了系统的反馈，做出更高质量贡献的志愿者有更长的参与持续时间，参与持续时间与社区维护贡献正相关。</w:instrText>
        </w:r>
        <w:r w:rsidR="00C83935">
          <w:rPr>
            <w:rFonts w:hint="eastAsia"/>
          </w:rPr>
          <w:instrText xml:space="preserve">","archive_location":"153 </w:instrText>
        </w:r>
        <w:r w:rsidR="00C83935">
          <w:rPr>
            <w:rFonts w:ascii="Apple Color Emoji" w:hAnsi="Apple Color Emoji" w:cs="Apple Color Emoji"/>
          </w:rPr>
          <w:instrText>📊</w:instrText>
        </w:r>
        <w:r w:rsidR="00C83935">
          <w:rPr>
            <w:rFonts w:hint="eastAsia"/>
          </w:rPr>
          <w:instrText>","call-number":"3","container-title":"Inform</w:instrText>
        </w:r>
        <w:r w:rsidR="00C83935">
          <w:instrText>ation Systems Research","DOI":"10.1287/isre.1080.0208","ISSN":"1047-7047","issue":"4","journalAbbreviation":"Inform. Syst. Res.","language":"en","note":"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feedback</w:instrText>
        </w:r>
        <w:r w:rsidR="00C83935">
          <w:rPr>
            <w:rFonts w:hint="eastAsia"/>
          </w:rPr>
          <w:instrText>、</w:instrText>
        </w:r>
        <w:r w:rsidR="00C83935">
          <w:instrText>systematic quality feedback system</w:instrText>
        </w:r>
        <w:r w:rsidR="00C83935">
          <w:rPr>
            <w:rFonts w:hint="eastAsia"/>
          </w:rPr>
          <w:instrText>、</w:instrText>
        </w:r>
        <w:r w:rsidR="00C83935">
          <w:instrText>voluntary technical support group</w:instrText>
        </w:r>
        <w:r w:rsidR="00C83935">
          <w:rPr>
            <w:rFonts w:hint="eastAsia"/>
          </w:rPr>
          <w:instrText>、</w:instrText>
        </w:r>
        <w:r w:rsidR="00C83935">
          <w:instrText>volunteer tu</w:instrText>
        </w:r>
        <w:r w:rsidR="00C83935">
          <w:rPr>
            <w:rFonts w:hint="eastAsia"/>
          </w:rPr>
          <w:instrText>rnover</w:instrText>
        </w:r>
        <w:r w:rsidR="00C83935">
          <w:rPr>
            <w:rFonts w:hint="eastAsia"/>
          </w:rPr>
          <w:instrText>、</w:instrText>
        </w:r>
        <w:r w:rsidR="00C83935">
          <w:rPr>
            <w:rFonts w:hint="eastAsia"/>
          </w:rPr>
          <w:instrText>volunteer work force","page":"494-515","source":"4.9 (Q1)","title":"The role of feedback in managing the Internet-based volunteer work force","URL":"https://pubsonline.informs.org/doi/10.1287/isre.1080.0208","volume":"19","author":[{"family":"Moon"</w:instrText>
        </w:r>
        <w:r w:rsidR="00C83935">
          <w:instrText xml:space="preserve">,"given":"Jae Yun"},{"family":"Sproull","given":"Lee S."}],"accessed":{"date-parts":[["2024",4,4]]},"issued":{"date-parts":[["2008",12]]}}}],"schema":"https://github.com/citation-style-language/schema/raw/master/csl-citation.json"} </w:instrText>
        </w:r>
        <w:r w:rsidR="00C83935" w:rsidRPr="000E4EEB">
          <w:fldChar w:fldCharType="separate"/>
        </w:r>
        <w:r w:rsidR="00C83935">
          <w:rPr>
            <w:noProof/>
          </w:rPr>
          <w:t>(Li et al. 2020; Moon &amp; Sproull 2008)</w:t>
        </w:r>
        <w:r w:rsidR="00C83935" w:rsidRPr="000E4EEB">
          <w:fldChar w:fldCharType="end"/>
        </w:r>
      </w:ins>
      <w:del w:id="287" w:author="Dylan CHEN" w:date="2026-08-28T23:10:00Z" w16du:dateUtc="2026-08-28T15:10:00Z">
        <w:r w:rsidRPr="00D2526D" w:rsidDel="00C83935">
          <w:delText>(Li et al. 2020; Moon &amp; Sproull 2008)</w:delText>
        </w:r>
      </w:del>
      <w:r w:rsidRPr="00D2526D">
        <w:t xml:space="preserve">, and gamification </w:t>
      </w:r>
      <w:ins w:id="288" w:author="Dylan CHEN" w:date="2026-08-28T23:11:00Z" w16du:dateUtc="2026-08-28T15:11:00Z">
        <w:r w:rsidR="00C83935" w:rsidRPr="000E4EEB">
          <w:fldChar w:fldCharType="begin"/>
        </w:r>
        <w:r w:rsidR="00C83935">
          <w:instrText xml:space="preserve"> ADDIN ZOTERO_ITEM CSL_CITATION {"citationID":"bhG7NcUc","properties":{"unsorted":false,"formattedCitation":"(Chen et al. 2022; Meng et al. 2013)","plainCitation":"(Chen et al. 2022; Meng et al. 2013)","noteIndex":0},"citationItems":[{"id":2897,"uris":["http://zotero.org/users/8905122/items/J44QYVNE","http://www.mendeley.com/documents/?uuid=4265454e-c38d-47cf-92b9-c9ae58bc424f","http://zotero.org/users/local/bVGy23C0/items/WK699KZE"],"itemData":{"id":2897,"type":"article-journal","abstract":"Many online question-and-answer (Q&amp;A) communities have tried to motivate knowledge contribution through the implementation of gamification mechanisms. We know little, though, about the effectiveness of specific hierarchical privilege levels (a.k.a. “leveling up”) and non-hierarchical incentives (e.g., independent reputation gains and achievement badges) in promoting knowledge contribution. Drawing on goal-setting theory, expectancy-value theory, and other related theories, this study models how hierarchical privilege levels and nonhierarchical incentives serve as motivational goals stimulating continued knowledge contribution. By analyzing a rich dataset collected from an online Q&amp;A platform, we find that closeness to the next hierarchical privilege level does, indeed, have a curvilinear relationship with continued knowledge contribution. Interestingly, nonhierarchical incentives, including reputation gains and granted badges, help to maintain continued knowledge contribution. Notably, user reputation diminishes the effects of both privilege levels and granted badges on future knowledge contribution. This implies that these gamification mechanisms, while potentially powerful for incentivizing user engagement in knowledge contribution, might not work as effectively for</w:instrText>
        </w:r>
        <w:r w:rsidR="00C83935">
          <w:rPr>
            <w:rFonts w:hint="eastAsia"/>
          </w:rPr>
          <w:instrText xml:space="preserve"> participants with already established reputations in the online community. This research provides theoretical and practical implications for motivating continued user knowledge contribution in online Q&amp;A communities.\n\n</w:instrText>
        </w:r>
        <w:r w:rsidR="00C83935">
          <w:rPr>
            <w:rFonts w:hint="eastAsia"/>
          </w:rPr>
          <w:instrText>【摘要翻译】</w:instrText>
        </w:r>
        <w:r w:rsidR="00C83935">
          <w:rPr>
            <w:rFonts w:hint="eastAsia"/>
          </w:rPr>
          <w:instrText>undefined","archive_location</w:instrText>
        </w:r>
        <w:r w:rsidR="00C83935">
          <w:instrText xml:space="preserve">":"25 </w:instrText>
        </w:r>
        <w:r w:rsidR="00C83935">
          <w:rPr>
            <w:rFonts w:ascii="Apple Color Emoji" w:hAnsi="Apple Color Emoji" w:cs="Apple Color Emoji"/>
          </w:rPr>
          <w:instrText>📊</w:instrText>
        </w:r>
        <w:r w:rsidR="00C83935">
          <w:instrText>","call-number":"1","container-title":"Decision Support Systems","DOI":"10.1016/j.dss.2021.113667","ISSN":"0167-9236","journalAbbreviation":"Decis. Support Syst.","language":"en","license":"</w:instrText>
        </w:r>
        <w:r w:rsidR="00C83935">
          <w:rPr>
            <w:rFonts w:ascii="Apple Color Emoji" w:hAnsi="Apple Color Emoji" w:cs="Apple Color Emoji"/>
          </w:rPr>
          <w:instrText>⭐⭐⭐</w:instrText>
        </w:r>
        <w:r w:rsidR="00C83935">
          <w:instrText>","note":"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/reading","page":"113667","source":"7.5 (Q1)","title":"The impact of hierarchical privilege levels and non-hierarchical incentives on continued contribution in online Q&amp;A communities: A motivational model of gamification goals","title-short":"The impact of hierarchical privilege levels and non-hierarchical incentives on continued contribution in online Q&amp;a communities","URL":"https://linkinghub.elsevier.com/retrieve/pii/S0167923621001779","volume":"153","author":[{"family":"Chen","given":"Langtao"},{"family":"Baird","given":"Aaron"},{"family":"Straub","given":"Detmar"}],"accessed":{"date-parts":[["2024",3,2]]},"issued":{"date-parts":[["2022",2]]}}},{"id":3551,"uris":["http://zotero.org/users/8905122/items/Y3CVARAU","http://www.mendeley.com/documents/?uuid=1f851625-9123-4b58-88b8-e1519c4e3dc4","http://zotero.org/users/local/bVGy23C0/items/BN3QJKHY"],"itemData":{"id":3551,"type":"paper-conference","abstract":"Open, online social question and answer sites (SQAs) have captured the public attention in recent years. As SQAs become increasingly popular knowledge sharing platforms, issues about how open online community systems will evolve are becoming vital to our understanding of these systems. In this paper, we outline how an SQA site functions as a social learning community. The success of an SQA site depends not only on effectively organizing and delivering information, but also on whether it can attract participants and motivate them to contribute. We present early work investigating the effect of badges on users' participation in an onli</w:instrText>
        </w:r>
        <w:r w:rsidR="00C83935">
          <w:rPr>
            <w:rFonts w:hint="eastAsia"/>
          </w:rPr>
          <w:instrText>ne SQAs community, Stack Exchange. This research-in-progress paper highlights factors that help users develop into literate and productive community contributors in social platforms and considers the design implications of these observations.\n\n</w:instrText>
        </w:r>
        <w:r w:rsidR="00C83935">
          <w:rPr>
            <w:rFonts w:hint="eastAsia"/>
          </w:rPr>
          <w:instrText>【摘要翻译】近年来，开放的在线社交问答网站（</w:instrText>
        </w:r>
        <w:r w:rsidR="00C83935">
          <w:rPr>
            <w:rFonts w:hint="eastAsia"/>
          </w:rPr>
          <w:instrText>SQAs</w:instrText>
        </w:r>
        <w:r w:rsidR="00C83935">
          <w:rPr>
            <w:rFonts w:hint="eastAsia"/>
          </w:rPr>
          <w:instrText>）吸引了公众的注意力。随着</w:instrText>
        </w:r>
        <w:r w:rsidR="00C83935">
          <w:rPr>
            <w:rFonts w:hint="eastAsia"/>
          </w:rPr>
          <w:instrText>SQAs</w:instrText>
        </w:r>
        <w:r w:rsidR="00C83935">
          <w:rPr>
            <w:rFonts w:hint="eastAsia"/>
          </w:rPr>
          <w:instrText>成为越来越受欢迎的知识共享平台，关于开放在线社区系统将如何发展的问题对于我们理解这些系统变得至关重要。在本文中，我们概述了</w:instrText>
        </w:r>
        <w:r w:rsidR="00C83935">
          <w:rPr>
            <w:rFonts w:hint="eastAsia"/>
          </w:rPr>
          <w:instrText>SQA</w:instrText>
        </w:r>
        <w:r w:rsidR="00C83935">
          <w:rPr>
            <w:rFonts w:hint="eastAsia"/>
          </w:rPr>
          <w:instrText>网站如何作为一个社会学习社区运作。</w:instrText>
        </w:r>
        <w:r w:rsidR="00C83935">
          <w:rPr>
            <w:rFonts w:hint="eastAsia"/>
          </w:rPr>
          <w:instrText>SQA</w:instrText>
        </w:r>
        <w:r w:rsidR="00C83935">
          <w:rPr>
            <w:rFonts w:hint="eastAsia"/>
          </w:rPr>
          <w:instrText>网站的成功不仅取决于有效地组织和传递信息，还取决于它是否能吸引参与者并激励他们做出贡献。我们介绍了早期的工作，调查徽章对用户参与在线</w:instrText>
        </w:r>
        <w:r w:rsidR="00C83935">
          <w:rPr>
            <w:rFonts w:hint="eastAsia"/>
          </w:rPr>
          <w:instrText>SQAs</w:instrText>
        </w:r>
        <w:r w:rsidR="00C83935">
          <w:rPr>
            <w:rFonts w:hint="eastAsia"/>
          </w:rPr>
          <w:instrText>社区</w:instrText>
        </w:r>
        <w:r w:rsidR="00C83935">
          <w:rPr>
            <w:rFonts w:hint="eastAsia"/>
          </w:rPr>
          <w:instrText>Stack Exchange</w:instrText>
        </w:r>
        <w:r w:rsidR="00C83935">
          <w:rPr>
            <w:rFonts w:hint="eastAsia"/>
          </w:rPr>
          <w:instrText>的影响。这篇正在进行的研究论文强调了帮助用户在社交平台中发展成为有文化和有生产力的社区贡献者的因素，并考虑了这些观察结果的设计含义。</w:instrText>
        </w:r>
        <w:r w:rsidR="00C83935">
          <w:instrText>","container-title":"Proceedings of Americas Conference on Information Systems","event-title":"19th Americas Conference on Information Systems (AMCIS)","ISBN":"978-0-615-55907-0","language":"en","note":"</w:instrText>
        </w:r>
        <w:r w:rsidR="00C83935">
          <w:rPr>
            <w:rFonts w:ascii="Apple Color Emoji" w:hAnsi="Apple Color Emoji" w:cs="Apple Color Emoji"/>
          </w:rPr>
          <w:instrText>🏷️</w:instrText>
        </w:r>
        <w:r w:rsidR="00C83935">
          <w:instrText xml:space="preserve"> /unread</w:instrText>
        </w:r>
        <w:r w:rsidR="00C83935">
          <w:rPr>
            <w:rFonts w:hint="eastAsia"/>
          </w:rPr>
          <w:instrText>、</w:instrText>
        </w:r>
        <w:r w:rsidR="00C83935">
          <w:instrText>participation</w:instrText>
        </w:r>
        <w:r w:rsidR="00C83935">
          <w:rPr>
            <w:rFonts w:hint="eastAsia"/>
          </w:rPr>
          <w:instrText>、</w:instrText>
        </w:r>
        <w:r w:rsidR="00C83935">
          <w:instrText>badge syste</w:instrText>
        </w:r>
        <w:r w:rsidR="00C83935">
          <w:rPr>
            <w:rFonts w:hint="eastAsia"/>
          </w:rPr>
          <w:instrText>m</w:instrText>
        </w:r>
        <w:r w:rsidR="00C83935">
          <w:rPr>
            <w:rFonts w:hint="eastAsia"/>
          </w:rPr>
          <w:instrText>、</w:instrText>
        </w:r>
        <w:r w:rsidR="00C83935">
          <w:rPr>
            <w:rFonts w:hint="eastAsia"/>
          </w:rPr>
          <w:instrText>motivation and incentives</w:instrText>
        </w:r>
        <w:r w:rsidR="00C83935">
          <w:rPr>
            <w:rFonts w:hint="eastAsia"/>
          </w:rPr>
          <w:instrText>、</w:instrText>
        </w:r>
        <w:r w:rsidR="00C83935">
          <w:rPr>
            <w:rFonts w:hint="eastAsia"/>
          </w:rPr>
          <w:instrText>SQAs","page":"2478-2484","publisher-place":"Atlanta, USA","source":"Clarivate Analytics Web of Science","title":"Motivational effects of badge systems on participation in Stack Exchange social Q&amp;A online community","URL":"https</w:instrText>
        </w:r>
        <w:r w:rsidR="00C83935">
          <w:instrText xml:space="preserve">://aisel.aisnet.org/amcis2013/VirtualCommunities/RoundTablePresentations/2","volume":"4","author":[{"family":"Meng","given":"Xu"},{"family":"Webster","given":"Sarah A."},{"family":"Butler","given":"Brian S."}],"accessed":{"date-parts":[["2024",3,2]]},"issued":{"date-parts":[["2013"]]}}}],"schema":"https://github.com/citation-style-language/schema/raw/master/csl-citation.json"} </w:instrText>
        </w:r>
        <w:r w:rsidR="00C83935" w:rsidRPr="000E4EEB">
          <w:fldChar w:fldCharType="separate"/>
        </w:r>
        <w:r w:rsidR="00C83935">
          <w:rPr>
            <w:noProof/>
          </w:rPr>
          <w:t>(Chen et al. 2022; Meng et al. 2013)</w:t>
        </w:r>
        <w:r w:rsidR="00C83935" w:rsidRPr="000E4EEB">
          <w:fldChar w:fldCharType="end"/>
        </w:r>
      </w:ins>
      <w:del w:id="289" w:author="Dylan CHEN" w:date="2026-08-28T23:11:00Z" w16du:dateUtc="2026-08-28T15:11:00Z">
        <w:r w:rsidRPr="00D2526D" w:rsidDel="00C83935">
          <w:delText>(Chen et al. 2022; Meng et al. 2013)</w:delText>
        </w:r>
      </w:del>
      <w:r w:rsidRPr="00D2526D">
        <w:t>. Because internal GenAI acts as an answerer, we focus on the dynamics of answering rather than on this broader set of determinants. In particular, when a potential contributor arrives at a question, that question usually already displays some prior answers, which shape the response of subsequent human answerers.</w:t>
      </w:r>
    </w:p>
    <w:p w14:paraId="5DC5F3E8" w14:textId="29B15ABF" w:rsidR="003A2B8C" w:rsidRDefault="003A2B8C" w:rsidP="003A2B8C">
      <w:pPr>
        <w:pStyle w:val="Paragraph0"/>
      </w:pPr>
      <w:r w:rsidRPr="00015210">
        <w:t xml:space="preserve">Prior work suggests that existing content shapes subsequent answering through four features: presence, volume, quality, and source. The first two features concern whether a new answer is still needed. The mere presence of prior answers can reduce a potential contributor’s perceived marginal value, because the question appears at least partially solved; this logic is consistent with classic free-riding arguments, in which individual incentives decline as others have already contributed </w:t>
      </w:r>
      <w:r w:rsidRPr="00015210">
        <w:fldChar w:fldCharType="begin"/>
      </w:r>
      <w:r w:rsidRPr="00015210">
        <w:instrText xml:space="preserve"> ADDIN ZOTERO_ITEM CSL_CITATION {"citationID":"4fyTnoJv","properties":{"unsorted":false,"formattedCitation":"(Olson Jr 1971; Zhang &amp; Zhu 2011)","plainCitation":"(Olson Jr 1971; Zhang &amp; Zhu 2011)","noteIndex":0},"citationItems":[{"id":202595,"uris":["http://zotero.org/users/8905122/items/M7R7CKJ2"],"itemData":{"id":202595,"type":"book","language":"en","note":"</w:instrText>
      </w:r>
      <w:r w:rsidRPr="00015210">
        <w:rPr>
          <w:rFonts w:ascii="Apple Color Emoji" w:hAnsi="Apple Color Emoji" w:cs="Apple Color Emoji"/>
        </w:rPr>
        <w:instrText>🏷️</w:instrText>
      </w:r>
      <w:r w:rsidRPr="00015210">
        <w:instrText xml:space="preserve"> /unread","publisher":"harvard university press","title":"The Logic of Collective Action: Public Goods and the Theory of Groups, with a new preface and appendix","volume":"124","author":[{"family":"Olson Jr","given":"Mancur"}],"issued":{"date-parts":[["1971"]]}}},{"id":201890,"uris":["http://zotero.org/users/8905122/items/857NUB9I"],"itemData":{"id":201890,"type":"article-journal","abstract":"The literature on the private provision of public goods suggests an inverse relationship between incentives to contribute and group size. We find, however, that after an exogenous reduction of group size at Chinese Wikipedia, the nonblocked contributors decrease their contributions by 42.8 percent on average. We attribute the cause to social effects: contributors receive social benefits that increase with both the amount of their contributions and group size, and the shrinking group size weakens these social benefits. Consistent with our explanation, we find that the more contributors value social benefits, the more they reduce their contributions after the block.  (JEL H41, L17, L82)","archive_location":"418 </w:instrText>
      </w:r>
      <w:r w:rsidRPr="00015210">
        <w:rPr>
          <w:rFonts w:ascii="Apple Color Emoji" w:hAnsi="Apple Color Emoji" w:cs="Apple Color Emoji"/>
        </w:rPr>
        <w:instrText>📊</w:instrText>
      </w:r>
      <w:r w:rsidRPr="00015210">
        <w:instrText>","call-number":"1","container-title":"American Economic Review","DOI":"10.1257/aer.101.4.1601","ISSN":"0002-8282","issue":"4","language":"en","note":"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Entertainment; Media</w:instrText>
      </w:r>
      <w:r w:rsidRPr="00015210">
        <w:instrText>、</w:instrText>
      </w:r>
      <w:r w:rsidRPr="00015210">
        <w:instrText>Media</w:instrText>
      </w:r>
      <w:r w:rsidRPr="00015210">
        <w:instrText>、</w:instrText>
      </w:r>
      <w:r w:rsidRPr="00015210">
        <w:instrText>Public Goods</w:instrText>
      </w:r>
      <w:r w:rsidRPr="00015210">
        <w:instrText>、</w:instrText>
      </w:r>
      <w:r w:rsidRPr="00015210">
        <w:instrText>Open Source Products and Markets</w:instrText>
      </w:r>
      <w:r w:rsidRPr="00015210">
        <w:instrText>、</w:instrText>
      </w:r>
      <w:r w:rsidRPr="00015210">
        <w:instrText>Public Goods, Open Source Products and Markets, Entertainment</w:instrText>
      </w:r>
      <w:r w:rsidRPr="00015210">
        <w:instrText>、公共物品、娱乐；媒体、开源产品和市场</w:instrText>
      </w:r>
      <w:r w:rsidRPr="00015210">
        <w:instrText xml:space="preserve">","page":"1601-1615","source":"9.5 (Q1)","title":"Group Size and Incentives to Contribute: A Natural Experiment at Chinese Wikipedia","title-short":"Group Size and Incentives to Contribute","URL":"https://www.aeaweb.org/articles?id=10.1257/aer.101.4.1601","volume":"101","author":[{"family":"Zhang","given":"Xiaoquan (Michael)"},{"family":"Zhu","given":"Feng"}],"accessed":{"date-parts":[["2026",8,10]]},"issued":{"date-parts":[["2011",6]]}}}],"schema":"https://github.com/citation-style-language/schema/raw/master/csl-citation.json"} </w:instrText>
      </w:r>
      <w:r w:rsidRPr="00015210">
        <w:fldChar w:fldCharType="separate"/>
      </w:r>
      <w:r w:rsidRPr="00015210">
        <w:t>(Olson Jr 1971; Zhang &amp; Zhu 2011)</w:t>
      </w:r>
      <w:r w:rsidRPr="00015210">
        <w:fldChar w:fldCharType="end"/>
      </w:r>
      <w:r w:rsidRPr="00015210">
        <w:t xml:space="preserve">. Beyond presence, the amount of existing content further affects the perceived room for contribution. As answers accumulate, each additional answer tends to add less new information, and threads with more prior answers may therefore offer fewer opportunities for a newcomer to make a distinctive contribution </w:t>
      </w:r>
      <w:r w:rsidRPr="00015210">
        <w:fldChar w:fldCharType="begin"/>
      </w:r>
      <w:r w:rsidRPr="00015210">
        <w:instrText xml:space="preserve"> ADDIN ZOTERO_ITEM CSL_CITATION {"citationID":"tDVr9bd9","properties":{"unsorted":false,"formattedCitation":"(Zhang et al. 2022)","plainCitation":"(Zhang et al. 2022)","noteIndex":0},"citationItems":[{"id":200498,"uris":["http://zotero.org/users/8905122/items/NE4Q9Q6W"],"itemData":{"id":200498,"type":"article-journal","abstract":"This study examined how the knowledge market promotes knowledge construction on question-and-answer (Q&amp;A) websites. Data were collected from Zhihu, one of the largest Q&amp;A sites in China. Hierarchical linear modeling was employed to estimate the dynamics of information accumulation, that is, the provision of informative content as factual construction. By employing information accumulation as the objective measure of knowledge construction, we determined that online knowledge construction was facilitated by a competitive marketplace of ideas. In addition, participation, temporal, and discourse features affected the dynamics of information accumulation. In specific, active users contributed significantly less to information accumulation than did ordinary users. Information accumulation shows a naturally decaying process represented as a function of answer order. The time interval between answers at the two preceding time points reduced the informativeness of answers at the subsequent time point. Answers with a higher readability score reduced the informativeness of subsequent answers. The results indicate that knowledge construction on Q&amp;A sites unfolds as a process of mass collaboration among users.","archive_location":"11 </w:instrText>
      </w:r>
      <w:r w:rsidRPr="00015210">
        <w:rPr>
          <w:rFonts w:ascii="Apple Color Emoji" w:hAnsi="Apple Color Emoji" w:cs="Apple Color Emoji"/>
        </w:rPr>
        <w:instrText>📊</w:instrText>
      </w:r>
      <w:r w:rsidRPr="00015210">
        <w:instrText>","call-number":"2","container-title":"EPJ Data Science","DOI":"10.1140/epjds/s13688-022-00346-6","ISSN":"2193-1127","issue":"1","journalAbbreviation":"EPJ Data Sci.","language":"en","note":"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Knowledge construction</w:instrText>
      </w:r>
      <w:r w:rsidRPr="00015210">
        <w:instrText>、</w:instrText>
      </w:r>
      <w:r w:rsidRPr="00015210">
        <w:instrText>Marketplace of ideas</w:instrText>
      </w:r>
      <w:r w:rsidRPr="00015210">
        <w:instrText>、</w:instrText>
      </w:r>
      <w:r w:rsidRPr="00015210">
        <w:instrText xml:space="preserve">Mass collaboration","page":"35","source":"3.1 (Q1)","title":"Dynamics of the social construction of knowledge: an empirical study of Zhihu in China","title-short":"Dynamics of the social construction of knowledge","URL":"https://doi.org/10.1140/epjds/s13688-022-00346-6","volume":"11","author":[{"family":"Zhang","given":"Lun"},{"family":"Li","given":"Yong-Ning"},{"family":"Peng","given":"Tai-Quan"},{"family":"Wu","given":"Ye"}],"accessed":{"date-parts":[["2026",8,10]]},"issued":{"date-parts":[["2022",6,4]]}}}],"schema":"https://github.com/citation-style-language/schema/raw/master/csl-citation.json"} </w:instrText>
      </w:r>
      <w:r w:rsidRPr="00015210">
        <w:fldChar w:fldCharType="separate"/>
      </w:r>
      <w:r w:rsidRPr="00015210">
        <w:t>(Zhang et al. 2022)</w:t>
      </w:r>
      <w:r w:rsidRPr="00015210">
        <w:fldChar w:fldCharType="end"/>
      </w:r>
      <w:r w:rsidRPr="00015210">
        <w:t xml:space="preserve">. The </w:t>
      </w:r>
      <w:r>
        <w:t>third</w:t>
      </w:r>
      <w:r w:rsidRPr="00015210">
        <w:t xml:space="preserve"> feature concern</w:t>
      </w:r>
      <w:r>
        <w:t>s</w:t>
      </w:r>
      <w:r w:rsidRPr="00015210">
        <w:t xml:space="preserve"> the evaluative standard created by prior content. High-quality answers signal the level of effort and expertise expected in the thread, thereby shaping the quality of subsequent contributions </w:t>
      </w:r>
      <w:r w:rsidRPr="00015210">
        <w:fldChar w:fldCharType="begin" w:fldLock="1"/>
      </w:r>
      <w:r w:rsidRPr="00015210">
        <w:instrText xml:space="preserve"> ADDIN ZOTERO_ITEM CSL_CITATION {"citationID":"4bwjyWRF","properties":{"unsorted":false,"formattedCitation":"(Shi et al. 2024)","plainCitation":"(Shi et al. 2024)","noteIndex":0},"citationItems":[{"id":151,"uris":["http://zotero.org/users/8905122/items/BN4WLAL9","http://www.mendeley.com/documents/?uuid=3f472a94-529c-416d-8fea-cc5538b0dcb0","http://zotero.org/users/local/bVGy23C0/items/5A5I769X"],"itemData":{"id":151,"type":"article-journal","abstract":"PurposeUsers' knowledge contribution behaviors are critical for online Q&amp;A communities to thrive. Well-organized question threads in online Q&amp;A communities enable users to clearly read existing answers and their evaluations before contributing. Based on the social comparison and peer influence literature, the authors examine peer influence on the informativeness of knowledge contributions in competitive settings. The authors also consider three levels of moderating factors concerning individuals' perception of competitiveness: question level, thread level and contributor level.Design/methodology/approachThe authors collected data from one of the largest online Q&amp;A communities in China. The hypotheses were validated using hierarchical linear models with cross-classified random effects. The generalized propensity score weighting method was employed for the robustness check.FindingsThe authors demonstrate the peer influence due to social comparison concerns among knowledge contribution behaviors in the same question thread. If more prior knowledge contributors choose to contribute long answers in the question thread, the subsequent contributions are more informative. This peer influence is stronger for factual questions and questions with higher popularity of answering but weaker in recommendation-type and well-answered questions and for contributors with higher social status.Originality/valueThis research provides a new cue of peer influence on online UGC contributions in competitive settings initiated by social comparison concerns. Additionally, the authors identify three levels of moderating factors (question level, thread level and contributor level) that are specific to online Q&amp;A settings and are related to a contributor's perception of competitiveness, which affect the direct effect of peer influence on knowledge contributions. Rather than focus on motivation and quality evaluation, the authors concentrate on the specific content of online knowledge contributions. Peer influence here is not based on an actual acquaintance or a following relationship but on answering the same question. The authors also illustrate the competitive peer influence in subjective and personalized behaviors in online UGC communities.\n\n</w:instrText>
      </w:r>
      <w:r w:rsidRPr="00015210">
        <w:instrText>【摘要翻译】目的用户的知识贡献行为对于在线问答社区的蓬勃发展至关重要。在线问答社区中组织良好的问题线索使用户能够在投稿前清楚地阅读现有答案及其评价。基于社会比较和同伴影响文献，作者考察了竞争环境中同伴对知识贡献信息量的影响。作者还考虑了与个人竞争力感知相关的三个层次的调节因素：问题层次、线索层次和贡献者层次。</w:instrText>
      </w:r>
      <w:r w:rsidRPr="00015210">
        <w:instrText>Design/methodology/approach</w:instrText>
      </w:r>
      <w:r w:rsidRPr="00015210">
        <w:instrText>作者从中国最大的在线问答社区之一收集了数据。使用具有交叉分类随机效应的分层线性模型验证了假设。采用广义倾向得分加权法进行稳健性检验。结果作者证明了在同一问题线索中，知识贡献行为之间由于社会比较关注而产生的同伴影响。如果更多的先验知识贡献者选择在问题线程中贡献长答案，则后续贡献的信息量更大。对于事实问题和回答受欢迎程度较高的问题，这种同伴影响较强，但对于推荐型和回答良好的问题，以及对于社会地位较高的贡献者，这种同伴影响较弱。原创性</w:instrText>
      </w:r>
      <w:r w:rsidRPr="00015210">
        <w:instrText>/</w:instrText>
      </w:r>
      <w:r w:rsidRPr="00015210">
        <w:instrText>价值这项研究提供了一个新的线索，即在由社会比较关注引发的竞争环境中，同伴对在线</w:instrText>
      </w:r>
      <w:r w:rsidRPr="00015210">
        <w:instrText>UGC</w:instrText>
      </w:r>
      <w:r w:rsidRPr="00015210">
        <w:instrText>贡献的影响。此外，作者确定了在线问答环境特有的三个层次的调节因素（问题层次、线索层次和贡献者层次），这些因素与贡献者对竞争力的看法有关，影响同伴影响对知识贡献的直接影响。作者没有关注动机和质量评估，而是专注于在线知识贡献的具体内容。这里的同伴影响不是基于实际的熟人或追随关系，而是基于对同一个问题的回答。作者还说明了在线</w:instrText>
      </w:r>
      <w:r w:rsidRPr="00015210">
        <w:instrText>UGC</w:instrText>
      </w:r>
      <w:r w:rsidRPr="00015210">
        <w:instrText>社区中主观和个性化行为中的竞争性同伴影响。</w:instrText>
      </w:r>
      <w:r w:rsidRPr="00015210">
        <w:instrText>","call-number":"3","container-title":"Internet Research","DOI":"10.1108/INTR-07-2022-0510","ISSN":"1066-2243","issue":"5","journalAbbreviation":"Internet Res.","language":"en","note":"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Knowledge contribution</w:instrText>
      </w:r>
      <w:r w:rsidRPr="00015210">
        <w:instrText>、</w:instrText>
      </w:r>
      <w:r w:rsidRPr="00015210">
        <w:instrText>Online Q&amp;A community</w:instrText>
      </w:r>
      <w:r w:rsidRPr="00015210">
        <w:instrText>、</w:instrText>
      </w:r>
      <w:r w:rsidRPr="00015210">
        <w:instrText>Peer influence</w:instrText>
      </w:r>
      <w:r w:rsidRPr="00015210">
        <w:instrText>、</w:instrText>
      </w:r>
      <w:r w:rsidRPr="00015210">
        <w:instrText xml:space="preserve">Social comparison","page":"1577-1601","source":"5.9 (Q1)","title":"Competitive peer influence on knowledge contribution behaviors in online Q&amp;A communities: A social comparison perspective","title-short":"Competitive peer influence on knowledge contribution behaviors in online Q&amp;A communities","URL":"https://www.emerald.com/insight/content/doi/10.1108/INTR-07-2022-0510/full/html","volume":"34","author":[{"family":"Shi","given":"Chencheng"},{"family":"Hu","given":"Ping"},{"family":"Fan","given":"Weiguo"},{"family":"Qiu","given":"Liangfei"}],"accessed":{"date-parts":[["2024",6,10]]},"issued":{"date-parts":[["2024",9,30]]}}}],"schema":"https://github.com/citation-style-language/schema/raw/master/csl-citation.json"} </w:instrText>
      </w:r>
      <w:r w:rsidRPr="00015210">
        <w:fldChar w:fldCharType="separate"/>
      </w:r>
      <w:r w:rsidRPr="00015210">
        <w:t>(Shi et al. 2024)</w:t>
      </w:r>
      <w:r w:rsidRPr="00015210">
        <w:fldChar w:fldCharType="end"/>
      </w:r>
      <w:r w:rsidRPr="00015210">
        <w:t xml:space="preserve">. </w:t>
      </w:r>
    </w:p>
    <w:p w14:paraId="40FF5822" w14:textId="0198CB90" w:rsidR="003A2B8C" w:rsidRPr="00015210" w:rsidRDefault="003A2B8C" w:rsidP="00963733">
      <w:pPr>
        <w:pStyle w:val="Paragraph0"/>
      </w:pPr>
      <w:r w:rsidRPr="00015210">
        <w:t xml:space="preserve">Finally, the source of a prior answer provides a social cue about who has already spoken. A contributor’s identity or standing can affect how newcomers assess their own relative position and whether their contribution is likely to be valued; consistent with this comparison logic, </w:t>
      </w:r>
      <w:r w:rsidRPr="00015210">
        <w:fldChar w:fldCharType="begin"/>
      </w:r>
      <w:r w:rsidRPr="00015210">
        <w:instrText xml:space="preserve"> ADDIN ZOTERO_ITEM CSL_CITATION {"citationID":"0rrionAl","properties":{"unsorted":false,"formattedCitation":"(Chen et al. 2010)","plainCitation":"(Chen et al. 2010)","dontUpdate":true,"noteIndex":0},"citationItems":[{"id":200661,"uris":["http://zotero.org/users/8905122/items/EALZHW2R"],"itemData":{"id":200661,"type":"article-journal","abstract":"We design a field experiment to explore the use of social comparison to increase contributions to an online community. We find that, after receiving behavioral information about the median user's total number of movie ratings, users below the median demonstrate a 530 percent increase in the number of monthly movie ratings, while those above the median decrease their ratings by 62 percent. When given outcome information about the average user's net benefit score, above-average users mainly engage in activities that help others. Our findings suggest that effective personalized social information can increase the level of public goods provision. (JEL C93, H41, L82)","archive_location":"380 </w:instrText>
      </w:r>
      <w:r w:rsidRPr="00015210">
        <w:rPr>
          <w:rFonts w:ascii="Apple Color Emoji" w:hAnsi="Apple Color Emoji" w:cs="Apple Color Emoji"/>
        </w:rPr>
        <w:instrText>📊</w:instrText>
      </w:r>
      <w:r w:rsidRPr="00015210">
        <w:instrText>","call-number":"1","container-title":"American Economic Review","DOI":"10.1257/aer.100.4.1358","ISSN":"0002-8282","issue":"4","journalAbbreviation":"American Economic Review","language":"en","note":"</w:instrText>
      </w:r>
      <w:r w:rsidRPr="00015210">
        <w:rPr>
          <w:rFonts w:ascii="Apple Color Emoji" w:hAnsi="Apple Color Emoji" w:cs="Apple Color Emoji"/>
        </w:rPr>
        <w:instrText>🏷️</w:instrText>
      </w:r>
      <w:r w:rsidRPr="00015210">
        <w:instrText xml:space="preserve"> /reading","page":"1358-1398","source":"9.5 (Q1)","title":"Social Comparisons and Contributions to Online Communities: A Field Experiment on MovieLens","title-short":"Social Comparisons and Contributions to Online Communities","URL":"https://pubs.aeaweb.org/doi/10.1257/aer.100.4.1358","volume":"100","author":[{"family":"Chen","given":"Yan"},{"family":"Harper","given":"F. Maxwell"},{"family":"Konstan","given":"Joseph"},{"family":"Li","given":"Sherry Xin"}],"accessed":{"date-parts":[["2026",8,10]]},"issued":{"date-parts":[["2010",9,1]]}}}],"schema":"https://github.com/citation-style-language/schema/raw/master/csl-citation.json"} </w:instrText>
      </w:r>
      <w:r w:rsidRPr="00015210">
        <w:fldChar w:fldCharType="separate"/>
      </w:r>
      <w:r w:rsidRPr="00015210">
        <w:t xml:space="preserve">Chen </w:t>
      </w:r>
      <w:r w:rsidRPr="00015210">
        <w:lastRenderedPageBreak/>
        <w:t>et al. (2010)</w:t>
      </w:r>
      <w:r w:rsidRPr="00015210">
        <w:fldChar w:fldCharType="end"/>
      </w:r>
      <w:r w:rsidRPr="00015210">
        <w:t xml:space="preserve"> show that information about one’s standing relative to peers changes subsequent contribution behavior. Together, this literature shows that prior contributions matter not only because they provide information, but also because they alter the perceived need, opportunity, benchmark, and social meaning of adding another answer.</w:t>
      </w:r>
    </w:p>
    <w:p w14:paraId="7EA3A70A" w14:textId="7A76B5BA" w:rsidR="00B369E9" w:rsidRPr="00D2526D" w:rsidRDefault="00B369E9" w:rsidP="00D2526D">
      <w:pPr>
        <w:pStyle w:val="Paragraph0"/>
      </w:pPr>
      <w:r w:rsidRPr="00D2526D">
        <w:t xml:space="preserve">Relevant to the source effect is the labeling of a prior contribution as human or AI. </w:t>
      </w:r>
      <w:r>
        <w:rPr>
          <w:rFonts w:hint="eastAsia"/>
        </w:rPr>
        <w:t>Because a</w:t>
      </w:r>
      <w:r w:rsidRPr="00D2526D">
        <w:t>cross this literature</w:t>
      </w:r>
      <w:del w:id="290" w:author="Dylan CHEN" w:date="2026-08-27T17:08:00Z" w16du:dateUtc="2026-08-27T09:08:00Z">
        <w:r w:rsidRPr="00D2526D" w:rsidDel="003F35AE">
          <w:delText>,</w:delText>
        </w:r>
      </w:del>
      <w:r w:rsidRPr="00D2526D">
        <w:t xml:space="preserve"> the prior contributor is another human, it leaves open whether presence, volume, and quality carry the same meaning when that contributor is identified as an AI.</w:t>
      </w:r>
    </w:p>
    <w:p w14:paraId="40980B42" w14:textId="205CEC62" w:rsidR="00B369E9" w:rsidRDefault="00BD7DAA" w:rsidP="0049010E">
      <w:pPr>
        <w:pStyle w:val="Heading3"/>
      </w:pPr>
      <w:r w:rsidRPr="00015210">
        <w:t>Human Responses to Identified Machine Agents</w:t>
      </w:r>
    </w:p>
    <w:p w14:paraId="7871D071" w14:textId="27E535DB" w:rsidR="00B369E9" w:rsidRDefault="00BD7DAA" w:rsidP="00BD7DAA">
      <w:pPr>
        <w:pStyle w:val="Paragraph0"/>
      </w:pPr>
      <w:r w:rsidRPr="00015210">
        <w:t xml:space="preserve">Because internal GenAI is explicitly labeled, our setting activates a literature on how people respond to machine agents they know to be machines. This work establishes that disclosure alone changes behavior. People discount algorithmic advice after observing it err, even when the algorithm outperforms humans </w:t>
      </w:r>
      <w:r w:rsidRPr="00015210">
        <w:fldChar w:fldCharType="begin"/>
      </w:r>
      <w:r w:rsidRPr="00015210">
        <w:instrText xml:space="preserve"> ADDIN ZOTERO_ITEM CSL_CITATION {"citationID":"9bhg8xO4","properties":{"unsorted":false,"formattedCitation":"(Dietvorst et al. 2015)","plainCitation":"(Dietvorst et al. 2015)","noteIndex":0},"citationItems":[{"id":203396,"uris":["http://zotero.org/users/8905122/items/9NRIIXP8"],"itemData":{"id":203396,"type":"article-journal","abstract":"Research shows that evidence-based algorithms more accurately predict the future than do human forecasters. Yet when forecasters are deciding whether to use a human forecaster or a statistical algorithm, they often choose the human forecaster. This phenomenon, which we call algorithm aversion, is costly, and it is important to understand its causes. We show that people are especially averse to algorithmic forecasters after seeing them perform, even when they see them outperform a human forecaster. This is because people more quickly lose confidence in algorithmic than human forecasters after seeing them make the same mistake. In 5 studies, participants either saw an algorithm make forecasts, a human make forecasts, both, or neither. They then decided whether to tie their incentives to the future predictions of the algorithm or the human. Participants who saw the algorithm perform were less confident in it, and less likely to choose it over an inferior human forecaster. This was true even among those who saw the algorithm outperform the human. (PsycInfo Database Record (c) 2025 APA, all rights reserved)","archive_location":"2407 </w:instrText>
      </w:r>
      <w:r w:rsidRPr="00015210">
        <w:rPr>
          <w:rFonts w:ascii="Apple Color Emoji" w:hAnsi="Apple Color Emoji" w:cs="Apple Color Emoji"/>
        </w:rPr>
        <w:instrText>📊</w:instrText>
      </w:r>
      <w:r w:rsidRPr="00015210">
        <w:instrText>","container-title":"Journal of Experimental Psychology: General","DOI":"10.1037/xge0000033","ISSN":"1939-2222","issue":"1","language":"en","note":"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Decision Making</w:instrText>
      </w:r>
      <w:r w:rsidRPr="00015210">
        <w:instrText>、</w:instrText>
      </w:r>
      <w:r w:rsidRPr="00015210">
        <w:instrText>Aversion</w:instrText>
      </w:r>
      <w:r w:rsidRPr="00015210">
        <w:instrText>、</w:instrText>
      </w:r>
      <w:r w:rsidRPr="00015210">
        <w:instrText>Heuristics</w:instrText>
      </w:r>
      <w:r w:rsidRPr="00015210">
        <w:instrText>、</w:instrText>
      </w:r>
      <w:r w:rsidRPr="00015210">
        <w:instrText xml:space="preserve">Self-Confidence","page":"114-126","publisher":"American Psychological Association","publisher-place":"US","source":"APA PsycNet","title":"Algorithm aversion: People erroneously avoid algorithms after seeing them err","title-short":"Algorithm aversion","volume":"144","author":[{"family":"Dietvorst","given":"Berkeley J."},{"family":"Simmons","given":"Joseph P."},{"family":"Massey","given":"Cade"}],"issued":{"date-parts":[["2015"]]}}}],"schema":"https://github.com/citation-style-language/schema/raw/master/csl-citation.json"} </w:instrText>
      </w:r>
      <w:r w:rsidRPr="00015210">
        <w:fldChar w:fldCharType="separate"/>
      </w:r>
      <w:r w:rsidRPr="00015210">
        <w:t>(Dietvorst et al. 2015)</w:t>
      </w:r>
      <w:r w:rsidRPr="00015210">
        <w:fldChar w:fldCharType="end"/>
      </w:r>
      <w:r w:rsidRPr="00015210">
        <w:t xml:space="preserve">, while over-weighting algorithmic judgment relative to human judgment in other conditions </w:t>
      </w:r>
      <w:r w:rsidRPr="00015210">
        <w:fldChar w:fldCharType="begin"/>
      </w:r>
      <w:r w:rsidRPr="00015210">
        <w:instrText xml:space="preserve"> ADDIN ZOTERO_ITEM CSL_CITATION {"citationID":"3MQRr5m5","properties":{"unsorted":false,"formattedCitation":"(Logg et al. 2019)","plainCitation":"(Logg et al. 2019)","noteIndex":0},"citationItems":[{"id":203498,"uris":["http://zotero.org/users/8905122/items/TFSZKW6M"],"itemData":{"id":203498,"type":"article-journal","abstract":"Even though computational algorithms often outperform human judgment, received wisdom suggests that people may be skeptical of relying on them (Dawes, 1979). Counter to this notion, results from six experiments show that lay people adhere more to advice when they think it comes from an algorithm than from a person. People showed this effect, what we call algorithm appreciation, when making numeric estimates about a visual stimulus (Experiment 1A) and forecasts about the popularity of songs and romantic attraction (Experiments 1B and 1C). Yet, researchers predicted the opposite result (Experiment 1D). Algorithm appreciation persisted when advice appeared jointly or separately (Experiment 2). However, algorithm appreciation waned when: people chose between an algorithm’s estimate and their own (versus an external advisor’s; Experiment 3) and they had expertise in forecasting (Experiment 4). Paradoxically, experienced professionals, who make forecasts on a regular basis, relied less on algorithmic advice than lay people did, which hurt their accuracy. These results shed light on the important question of when people rely on algorithmic advice over advice from people and have implications for the use of “big data” and algorithmic advice it generates.","archive_location":"1597 </w:instrText>
      </w:r>
      <w:r w:rsidRPr="00015210">
        <w:rPr>
          <w:rFonts w:ascii="Apple Color Emoji" w:hAnsi="Apple Color Emoji" w:cs="Apple Color Emoji"/>
        </w:rPr>
        <w:instrText>📊</w:instrText>
      </w:r>
      <w:r w:rsidRPr="00015210">
        <w:instrText>","call-number":"1","container-title":"Organizational Behavior and Human Decision Processes","DOI":"10.1016/j.obhdp.2018.12.005","ISSN":"0749-5978","journalAbbreviation":"Organizational Behavior and Human Decision Processes","language":"en","note":"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Algorithms</w:instrText>
      </w:r>
      <w:r w:rsidRPr="00015210">
        <w:instrText>、</w:instrText>
      </w:r>
      <w:r w:rsidRPr="00015210">
        <w:instrText>Accuracy</w:instrText>
      </w:r>
      <w:r w:rsidRPr="00015210">
        <w:instrText>、</w:instrText>
      </w:r>
      <w:r w:rsidRPr="00015210">
        <w:instrText>Forecasting</w:instrText>
      </w:r>
      <w:r w:rsidRPr="00015210">
        <w:instrText>、</w:instrText>
      </w:r>
      <w:r w:rsidRPr="00015210">
        <w:instrText>Advice-taking</w:instrText>
      </w:r>
      <w:r w:rsidRPr="00015210">
        <w:instrText>、</w:instrText>
      </w:r>
      <w:r w:rsidRPr="00015210">
        <w:instrText>Decision-making</w:instrText>
      </w:r>
      <w:r w:rsidRPr="00015210">
        <w:instrText>、</w:instrText>
      </w:r>
      <w:r w:rsidRPr="00015210">
        <w:instrText xml:space="preserve">Theory of machine","page":"90-103","source":"5 (Q2)","title":"Algorithm appreciation: People prefer algorithmic to human judgment","title-short":"Algorithm appreciation","URL":"https://www.sciencedirect.com/science/article/pii/S0749597818303388","volume":"151","author":[{"family":"Logg","given":"Jennifer M."},{"family":"Minson","given":"Julia A."},{"family":"Moore","given":"Don A."}],"accessed":{"date-parts":[["2026",8,10]]},"issued":{"date-parts":[["2019",3,1]]}}}],"schema":"https://github.com/citation-style-language/schema/raw/master/csl-citation.json"} </w:instrText>
      </w:r>
      <w:r w:rsidRPr="00015210">
        <w:fldChar w:fldCharType="separate"/>
      </w:r>
      <w:r w:rsidRPr="00015210">
        <w:t>(Logg et al. 2019)</w:t>
      </w:r>
      <w:r w:rsidRPr="00015210">
        <w:fldChar w:fldCharType="end"/>
      </w:r>
      <w:r w:rsidRPr="00015210">
        <w:t xml:space="preserve">. The direction of the effect depends on how subjective or human-dependent the task is perceived to be </w:t>
      </w:r>
      <w:r w:rsidRPr="00015210">
        <w:fldChar w:fldCharType="begin"/>
      </w:r>
      <w:r w:rsidRPr="00015210">
        <w:instrText xml:space="preserve"> ADDIN ZOTERO_ITEM CSL_CITATION {"citationID":"lTMh2eNw","properties":{"unsorted":false,"formattedCitation":"(Castelo et al. 2019)","plainCitation":"(Castelo et al. 2019)","noteIndex":0},"citationItems":[{"id":203681,"uris":["http://zotero.org/users/8905122/items/F7D4H9PM"],"itemData":{"id":203681,"type":"article-journal","abstract":"</w:instrText>
      </w:r>
      <w:r w:rsidRPr="00015210">
        <w:instrText>抽象的</w:instrText>
      </w:r>
      <w:r w:rsidRPr="00015210">
        <w:instrText>Research suggests that consumers are averse to relying on algorithms to perform tasks that are typically done by humans, despite the fact that algorithms often perform better. The authors explore when and why this is true in a wide variety of domains. They find that algorithms are trusted and relied on less for tasks that seem subjective (vs. objective) in nature. However, they show that perceived task objectivity is malleable and that increasing a task’s perceived objectivity increases trust in and use of algorithms for that task. Consumers mistakenly believe that algorithms lack the abilities required to perform subjective tasks. Increasing algorithms’ perceived affective human-likeness is therefore effective at increasing the use of algorithms for subjective tasks. These findings are supported by the results of four online lab studies with over 1,400 participants and two online field studies with over 56,000 participants. The results provide insights into when and why consumers are likely to use algorithms and how marketers can increase their use when they outperform humans.</w:instrText>
      </w:r>
      <w:r w:rsidRPr="00015210">
        <w:instrText>研究表明，尽管算法通常表现更佳，但消费者仍然不愿依赖算法来完成通常由人类完成的任务。作者探讨了这一现象在各种领域中出现的原因和时机。他们发现，对于看似主观（而非客观）的任务，人们对算法的信任度和依赖度较低。然而，研究表明，人们对任务客观性的感知是可塑的，提高任务的客观性感知可以增强人们对算法的信任和使用。消费者误以为算法缺乏执行主观任务所需的能力。因此，提高算法在情感上与人类的相似度可以有效提升用户在主观任务中使用算法的意愿。这些发现得到了四项在线实验室研究（超过</w:instrText>
      </w:r>
      <w:r w:rsidRPr="00015210">
        <w:instrText>1400</w:instrText>
      </w:r>
      <w:r w:rsidRPr="00015210">
        <w:instrText>名参与者）和两项在线实地研究（超过</w:instrText>
      </w:r>
      <w:r w:rsidRPr="00015210">
        <w:instrText>56000</w:instrText>
      </w:r>
      <w:r w:rsidRPr="00015210">
        <w:instrText>名参与者）的支持。研究结</w:instrText>
      </w:r>
      <w:r w:rsidRPr="00015210">
        <w:instrText>​​</w:instrText>
      </w:r>
      <w:r w:rsidRPr="00015210">
        <w:instrText>果深入揭示了消费者何时以及为何可能使用算法，以及营销人员如何在算法表现优于人类时提高其使用率。</w:instrText>
      </w:r>
      <w:r w:rsidRPr="00015210">
        <w:instrText xml:space="preserve">","archive_location":"1274 </w:instrText>
      </w:r>
      <w:r w:rsidRPr="00015210">
        <w:rPr>
          <w:rFonts w:ascii="Apple Color Emoji" w:hAnsi="Apple Color Emoji" w:cs="Apple Color Emoji"/>
        </w:rPr>
        <w:instrText>📊</w:instrText>
      </w:r>
      <w:r w:rsidRPr="00015210">
        <w:instrText>","call-number":"1","container-title":"Journal of Marketing Research","DOI":"10.1177/0022243719851788","ISSN":"0022-2437","issue":"5","language":"en","note":"</w:instrText>
      </w:r>
      <w:r w:rsidRPr="00015210">
        <w:rPr>
          <w:rFonts w:ascii="Apple Color Emoji" w:hAnsi="Apple Color Emoji" w:cs="Apple Color Emoji"/>
        </w:rPr>
        <w:instrText>🏷️</w:instrText>
      </w:r>
      <w:r w:rsidRPr="00015210">
        <w:instrText xml:space="preserve"> /unread","page":"809-825","publisher":"SAGE Publications Inc","source":"6.3 (Q1)","title":"Task-Dependent Algorithm Aversion","URL":"https://doi.org/10.1177/0022243719851788","volume":"56","author":[{"family":"Castelo","given":"Noah"},{"family":"Bos","given":"Maarten W."},{"family":"Lehmann","given":"Donald R."}],"accessed":{"date-parts":[["2026",8,10]]},"issued":{"date-parts":[["2019",10,1]]}}}],"schema":"https://github.com/citation-style-language/schema/raw/master/csl-citation.json"} </w:instrText>
      </w:r>
      <w:r w:rsidRPr="00015210">
        <w:fldChar w:fldCharType="separate"/>
      </w:r>
      <w:r w:rsidRPr="00015210">
        <w:t>(Castelo et al. 2019)</w:t>
      </w:r>
      <w:r w:rsidRPr="00015210">
        <w:fldChar w:fldCharType="end"/>
      </w:r>
      <w:r w:rsidRPr="00015210">
        <w:t xml:space="preserve">, which implies that the meaning of an AI label is domain-specific rather than fixed. Related literature shows that responses to capable machines are not confined to substitution or withdrawal: exposure to AI has been shown to increase the novelty of subsequent human decisions </w:t>
      </w:r>
      <w:r w:rsidRPr="00015210">
        <w:fldChar w:fldCharType="begin"/>
      </w:r>
      <w:r w:rsidRPr="00015210">
        <w:instrText xml:space="preserve"> ADDIN ZOTERO_ITEM CSL_CITATION {"citationID":"asVWc2FT","properties":{"unsorted":false,"formattedCitation":"(Shin et al. 2023)","plainCitation":"(Shin et al. 2023)","noteIndex":0},"citationItems":[{"id":203783,"uris":["http://zotero.org/users/8905122/items/QPIVFPCK"],"itemData":{"id":203783,"type":"article-journal","abstract":"How will superhuman artificial intelligence (AI) affect human decision-making? And what will be the mechanisms behind this effect? We address these questions in a domain where AI already exceeds human performance, analyzing more than 5.8 million move decisions made by professional Go players over the past 71 y (1950 to 2021). To address the first question, we use a superhuman AI program to estimate the quality of human decisions across time, generating 58 billion counterfactual game patterns and comparing the win rates of actual human decisions with those of counterfactual AI decisions. We find that humans began to make significantly better decisions following the advent of superhuman AI. We then examine human players’ strategies across time and find that novel decisions (i.e., previously unobserved moves) occurred more frequently and became associated with higher decision quality after the advent of superhuman AI. Our findings suggest that the development of superhuman AI programs may have prompted human players to break away from traditional strategies and induced them to explore novel moves, which in turn may have improved their decision-making.","archive_location":"79 </w:instrText>
      </w:r>
      <w:r w:rsidRPr="00015210">
        <w:rPr>
          <w:rFonts w:ascii="Apple Color Emoji" w:hAnsi="Apple Color Emoji" w:cs="Apple Color Emoji"/>
        </w:rPr>
        <w:instrText>📊</w:instrText>
      </w:r>
      <w:r w:rsidRPr="00015210">
        <w:instrText>","call-number":"1","container-title":"Proceedings of the National Academy of Sciences","DOI":"10.1073/pnas.2214840120","issue":"12","language":"en","note":"</w:instrText>
      </w:r>
      <w:r w:rsidRPr="00015210">
        <w:rPr>
          <w:rFonts w:ascii="Apple Color Emoji" w:hAnsi="Apple Color Emoji" w:cs="Apple Color Emoji"/>
        </w:rPr>
        <w:instrText>🏷️</w:instrText>
      </w:r>
      <w:r w:rsidRPr="00015210">
        <w:instrText xml:space="preserve"> /unread","page":"e2214840120","publisher":"Proceedings of the National Academy of Sciences","source":"9.5 (Q1)","title":"Superhuman artificial intelligence can improve human decision-making by increasing novelty","URL":"https://www.pnas.org/doi/10.1073/pnas.2214840120","volume":"120","author":[{"family":"Shin","given":"Minkyu"},{"family":"Kim","given":"Jin"},{"family":"Opheusden","given":"Bas","non-dropping-particle":"van"},{"family":"Griffiths","given":"Thomas L."}],"accessed":{"date-parts":[["2026",8,10]]},"issued":{"date-parts":[["2023",3,21]]}}}],"schema":"https://github.com/citation-style-language/schema/raw/master/csl-citation.json"} </w:instrText>
      </w:r>
      <w:r w:rsidRPr="00015210">
        <w:fldChar w:fldCharType="separate"/>
      </w:r>
      <w:r w:rsidRPr="00015210">
        <w:t>(Shin et al. 2023)</w:t>
      </w:r>
      <w:r w:rsidRPr="00015210">
        <w:fldChar w:fldCharType="end"/>
      </w:r>
      <w:r w:rsidRPr="00015210">
        <w:t xml:space="preserve">, and studies of AI-exposed labor markets document both displacement and adaptive repositioning toward tasks where human value is distinctive </w:t>
      </w:r>
      <w:r w:rsidRPr="00015210">
        <w:fldChar w:fldCharType="begin"/>
      </w:r>
      <w:r w:rsidRPr="00015210">
        <w:instrText xml:space="preserve"> ADDIN ZOTERO_ITEM CSL_CITATION {"citationID":"xeK2Ymvs","properties":{"unsorted":false,"formattedCitation":"(Demirci et al. 2024; Hui et al. 2024; Yiu et al. 2026)","plainCitation":"(Demirci et al. 2024; Hui et al. 2024; Yiu et al. 2026)","noteIndex":0},"citationItems":[{"id":204267,"uris":["http://zotero.org/users/8905122/items/ASF5P2YB"],"itemData":{"id":204267,"type":"article-journal","call-number":"1","container-title":"Management Science","language":"en","note":"</w:instrText>
      </w:r>
      <w:r w:rsidRPr="00015210">
        <w:rPr>
          <w:rFonts w:ascii="Apple Color Emoji" w:hAnsi="Apple Color Emoji" w:cs="Apple Color Emoji"/>
        </w:rPr>
        <w:instrText>🏷️</w:instrText>
      </w:r>
      <w:r w:rsidRPr="00015210">
        <w:instrText xml:space="preserve"> /unread","source":"5.7 (Q1)","title":"Who is AI replacing? the impact of GenAI on online freelancing platforms","title-short":"Who is AI replacing?","URL":"https://mimanizalesdelalma.com/wp-content/uploads/2024/06/ssrn_id4733572_code6219651.pdf","author":[{"family":"Demirci","given":"Ozge"},{"family":"Hannane","given":"Jonas"},{"family":"Zhu","given":"Xinrong"}],"accessed":{"date-parts":[["2026",8,10]]},"issued":{"date-parts":[["2024"]]}}},{"id":204166,"uris":["http://zotero.org/users/8905122/items/LCGGLTYH"],"itemData":{"id":204166,"type":"article-journal","abstract":"Generative artificial intelligence (AI) holds the potential to either complement workers by enhancing their productivity or substitute them. We examine the short-term effects of the recently released generative AI models (ChatGPT, DALL-E 2, and Midjourney) on the employment outcomes of freelancers on a large online platform. We find that freelancers in highly affected occupations suffer from the introduction of generative AI, experiencing reductions in both employment and earnings. We find similar effects studying the release of other image-based generative AI models. Exploring the heterogeneity by freelancers’ employment history, we do not find evidence that high-quality service, measured by their past performance and employment, moderates the adverse effects on employment. In fact, we find suggestive evidence that top freelancers are disproportionately affected by AI. These results suggest that generative AI may transform the role of human capital in the organization and reduce overall demand for workers.</w:instrText>
      </w:r>
      <w:r w:rsidRPr="00015210">
        <w:instrText>生成式人工智能（</w:instrText>
      </w:r>
      <w:r w:rsidRPr="00015210">
        <w:instrText>AI</w:instrText>
      </w:r>
      <w:r w:rsidRPr="00015210">
        <w:instrText>）既有可能通过提高生产力来辅助劳动者，也有可能取代他们。我们研究了近期发布的生成式</w:instrText>
      </w:r>
      <w:r w:rsidRPr="00015210">
        <w:instrText xml:space="preserve"> AI </w:instrText>
      </w:r>
      <w:r w:rsidRPr="00015210">
        <w:instrText>模型（</w:instrText>
      </w:r>
      <w:r w:rsidRPr="00015210">
        <w:instrText>ChatGPT</w:instrText>
      </w:r>
      <w:r w:rsidRPr="00015210">
        <w:instrText>、</w:instrText>
      </w:r>
      <w:r w:rsidRPr="00015210">
        <w:instrText xml:space="preserve">DALL-E 2 </w:instrText>
      </w:r>
      <w:r w:rsidRPr="00015210">
        <w:instrText>和</w:instrText>
      </w:r>
      <w:r w:rsidRPr="00015210">
        <w:instrText xml:space="preserve"> Midjourney</w:instrText>
      </w:r>
      <w:r w:rsidRPr="00015210">
        <w:instrText>）对大型在线平台上自由职业者就业结果的短期影响。我们发现，受影响较大的职业领域的自由职业者受到生成式</w:instrText>
      </w:r>
      <w:r w:rsidRPr="00015210">
        <w:instrText xml:space="preserve"> AI </w:instrText>
      </w:r>
      <w:r w:rsidRPr="00015210">
        <w:instrText>引入的影响，就业和收入均有所下降。研究其他基于图像的生成式</w:instrText>
      </w:r>
      <w:r w:rsidRPr="00015210">
        <w:instrText xml:space="preserve"> AI </w:instrText>
      </w:r>
      <w:r w:rsidRPr="00015210">
        <w:instrText>模型的发布也发现了类似的影响。通过分析自由职业者就业经历的异质性，我们发现，以过往业绩和就业情况衡</w:instrText>
      </w:r>
      <w:r w:rsidRPr="00015210">
        <w:instrText>​​</w:instrText>
      </w:r>
      <w:r w:rsidRPr="00015210">
        <w:instrText>量的高质量服务并不能缓解</w:instrText>
      </w:r>
      <w:r w:rsidRPr="00015210">
        <w:instrText xml:space="preserve"> AI </w:instrText>
      </w:r>
      <w:r w:rsidRPr="00015210">
        <w:instrText>对就业的负面影响。事实上，我们发现有迹象表明，顶尖自由职业者受</w:instrText>
      </w:r>
      <w:r w:rsidRPr="00015210">
        <w:instrText xml:space="preserve"> AI </w:instrText>
      </w:r>
      <w:r w:rsidRPr="00015210">
        <w:instrText>的影响尤为严重。这些结果表明，生成式</w:instrText>
      </w:r>
      <w:r w:rsidRPr="00015210">
        <w:instrText xml:space="preserve"> AI </w:instrText>
      </w:r>
      <w:r w:rsidRPr="00015210">
        <w:instrText>可能会改变人力资本在组织中的作用，并降低对劳动力的整体需求。</w:instrText>
      </w:r>
      <w:r w:rsidRPr="00015210">
        <w:instrText xml:space="preserve"> Supplemental Material: The online appendices are available at https://doi.org/10.1287/orsc.2023.18441.</w:instrText>
      </w:r>
      <w:r w:rsidRPr="00015210">
        <w:instrText>补充材料：</w:instrText>
      </w:r>
      <w:r w:rsidRPr="00015210">
        <w:instrText xml:space="preserve"> </w:instrText>
      </w:r>
      <w:r w:rsidRPr="00015210">
        <w:instrText>在线附录可在以下网址获取：</w:instrText>
      </w:r>
      <w:r w:rsidRPr="00015210">
        <w:instrText xml:space="preserve"> https://doi.org/10.1287/orsc.2023.18441 </w:instrText>
      </w:r>
      <w:r w:rsidRPr="00015210">
        <w:instrText>。</w:instrText>
      </w:r>
      <w:r w:rsidRPr="00015210">
        <w:instrText xml:space="preserve">","archive_location":"174 </w:instrText>
      </w:r>
      <w:r w:rsidRPr="00015210">
        <w:rPr>
          <w:rFonts w:ascii="Apple Color Emoji" w:hAnsi="Apple Color Emoji" w:cs="Apple Color Emoji"/>
        </w:rPr>
        <w:instrText>📊</w:instrText>
      </w:r>
      <w:r w:rsidRPr="00015210">
        <w:instrText>","call-number":"1","container-title":"Organization Science","DOI":"10.1287/orsc.2023.18441","ISSN":"1047-7039","issue":"6","language":"en","note":"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generative AI</w:instrText>
      </w:r>
      <w:r w:rsidRPr="00015210">
        <w:instrText>、</w:instrText>
      </w:r>
      <w:r w:rsidRPr="00015210">
        <w:instrText>artificial intelligence</w:instrText>
      </w:r>
      <w:r w:rsidRPr="00015210">
        <w:instrText>、</w:instrText>
      </w:r>
      <w:r w:rsidRPr="00015210">
        <w:instrText>online labor markets</w:instrText>
      </w:r>
      <w:r w:rsidRPr="00015210">
        <w:instrText>、</w:instrText>
      </w:r>
      <w:r w:rsidRPr="00015210">
        <w:instrText>large language model","page":"1977-1989","publisher":"INFORMS","source":"5.7 (Q1)","title":"The Short-Term Effects of Generative Artificial Intelligence on Employment: Evidence from an Online Labor Market","title-short":"The Short-Term Effects of Generative Artificial Intelligence on Employment","URL":"https://pubsonline.informs.org/doi/abs/10.1287/orsc.2023.18441","volume":"35","author":[{"family":"Hui","given":"Xiang"},{"family":"Reshef","given":"Oren"},{"family":"Zhou","given":"Luofeng"}],"accessed":{"date-parts":[["2026",8,10]]},"issued":{"date-parts":[["2024",11]]}}},{"id":204065,"uris":["http://zotero.org/users/8905122/items/H2BLLMRW"],"itemData":{"id":204065,"type":"article-journal","abstract":"Technological change reshapes labor markets not only by changing labor demand but also by altering labor supply, as workers reallocate effort across tasks and opportunities in response to technological advances. Yet research has focused more on demand-side effects than on how workers themselves adapt. In this research, we examine worker repositioning on a large online labor market following the launch of ChatGPT in November 2022. We argue that the launch of ChatGPT reduced expected returns to labor in exposed skill domains and develop and test a series of hypotheses regarding how this shock is associated with participation, horizontal positioning, and vertical positioning among workers on the platform. Using proprietary data on incumbent freelancers and a difference-in-differences design that leverages cross-sectional variation in pre-period AI exposure and skill-level, we show that freelancers more exposed to AI shift away from prior domains and reorient bidding toward higher-value contracts. In contrast, high skill-level freelancers, who face greater adjustment costs, are less likely to reduce participation on the platform, reposition across domains, and move upmarket. These findings highlight how technological shocks reshape labor markets through supply-side adaptation and how domain-specific human capital constrains worker responses.</w:instrText>
      </w:r>
      <w:r w:rsidRPr="00015210">
        <w:instrText>技术变革不仅通过改变劳动力需求重塑劳动力市场，也通过改变劳动力供给来改变劳动力市场，因为劳动者会根据技术进步重新分配精力，在不同的任务和机会之间切换。然而，以往的研究更多地关注需求侧的影响，而较少关注劳动者自身的适应过程。本研究考察了</w:instrText>
      </w:r>
      <w:r w:rsidRPr="00015210">
        <w:instrText xml:space="preserve"> 2022 </w:instrText>
      </w:r>
      <w:r w:rsidRPr="00015210">
        <w:instrText>年</w:instrText>
      </w:r>
      <w:r w:rsidRPr="00015210">
        <w:instrText xml:space="preserve"> 11 </w:instrText>
      </w:r>
      <w:r w:rsidRPr="00015210">
        <w:instrText>月</w:instrText>
      </w:r>
      <w:r w:rsidRPr="00015210">
        <w:instrText xml:space="preserve"> ChatGPT </w:instrText>
      </w:r>
      <w:r w:rsidRPr="00015210">
        <w:instrText>上线后，大型在线劳动力市场上的劳动者重新定位情况。我们认为，</w:instrText>
      </w:r>
      <w:r w:rsidRPr="00015210">
        <w:instrText xml:space="preserve">ChatGPT </w:instrText>
      </w:r>
      <w:r w:rsidRPr="00015210">
        <w:instrText>的上线降低了劳动者在已受人工智能影响的技能领域的预期劳动回报，并针对这一冲击如何与平台上的劳动者参与度、横向定位和纵向定位相关联，提出了一系列假设并进行了检验。我们利用现有自由职业者的专有数据，并采用双重差分法，利用了人工智能应用前期的横截面差异，结果表明，受人工智能影响较大的自由职业者会逐渐放弃原有领域，并将竞标目标转向更高价值的合同。相比之下，技能水平较高的自由职业者由于面临更大的调整成本，不太可能减少在平台上的参与度，也不太可能在不同领域之间重新定位，更不太可能向高端市场转型。这些研究结果突显了技术冲击如何通过供给侧调整重塑劳动力市场，以及特定领域的人力资本如何制约工人的反应。</w:instrText>
      </w:r>
      <w:r w:rsidRPr="00015210">
        <w:instrText>","call-number":"1","container-title":"Organization Science","DOI":"10.1287/orsc.2025.20566","ISSN":"1047-7039","language":"en","note":"</w:instrText>
      </w:r>
      <w:r w:rsidRPr="00015210">
        <w:rPr>
          <w:rFonts w:ascii="Apple Color Emoji" w:hAnsi="Apple Color Emoji" w:cs="Apple Color Emoji"/>
        </w:rPr>
        <w:instrText>🏷️</w:instrText>
      </w:r>
      <w:r w:rsidRPr="00015210">
        <w:instrText xml:space="preserve"> /unread</w:instrText>
      </w:r>
      <w:r w:rsidRPr="00015210">
        <w:instrText>、</w:instrText>
      </w:r>
      <w:r w:rsidRPr="00015210">
        <w:instrText>Information Technology</w:instrText>
      </w:r>
      <w:r w:rsidRPr="00015210">
        <w:instrText>、</w:instrText>
      </w:r>
      <w:r w:rsidRPr="00015210">
        <w:instrText>Competitive Strategy</w:instrText>
      </w:r>
      <w:r w:rsidRPr="00015210">
        <w:instrText>、</w:instrText>
      </w:r>
      <w:r w:rsidRPr="00015210">
        <w:instrText>Digital Technology</w:instrText>
      </w:r>
      <w:r w:rsidRPr="00015210">
        <w:instrText>、</w:instrText>
      </w:r>
      <w:r w:rsidRPr="00015210">
        <w:instrText>Labor markets</w:instrText>
      </w:r>
      <w:r w:rsidRPr="00015210">
        <w:instrText>、</w:instrText>
      </w:r>
      <w:r w:rsidRPr="00015210">
        <w:instrText>Organization Communication and Information Systems</w:instrText>
      </w:r>
      <w:r w:rsidRPr="00015210">
        <w:instrText>、</w:instrText>
      </w:r>
      <w:r w:rsidRPr="00015210">
        <w:instrText>Strategy and Policy</w:instrText>
      </w:r>
      <w:r w:rsidRPr="00015210">
        <w:instrText>、</w:instrText>
      </w:r>
      <w:r w:rsidRPr="00015210">
        <w:instrText>Technological Change</w:instrText>
      </w:r>
      <w:r w:rsidRPr="00015210">
        <w:instrText>、</w:instrText>
      </w:r>
      <w:r w:rsidRPr="00015210">
        <w:instrText xml:space="preserve">Technology and Innovation Management","publisher":"INFORMS","source":"5.7 (Q1)","title":"Worker Repositioning and Technological Change: Evidence from an Online Labor Market","title-short":"Worker Repositioning and Technological Change","URL":"https://pubsonline.informs.org/doi/abs/10.1287/orsc.2025.20566","author":[{"family":"Yiu","given":"Shun"},{"family":"Seamans","given":"Robert"},{"family":"Raj","given":"Manav"},{"family":"Liu","given":"Teng"}],"accessed":{"date-parts":[["2026",8,10]]},"issued":{"date-parts":[["2026",7,31]]}}}],"schema":"https://github.com/citation-style-language/schema/raw/master/csl-citation.json"} </w:instrText>
      </w:r>
      <w:r w:rsidRPr="00015210">
        <w:fldChar w:fldCharType="separate"/>
      </w:r>
      <w:r w:rsidRPr="00015210">
        <w:t>(Demirci et al. 2024; Hui et al. 2024; Yiu et al. 2026)</w:t>
      </w:r>
      <w:r w:rsidRPr="00015210">
        <w:fldChar w:fldCharType="end"/>
      </w:r>
      <w:r w:rsidRPr="00015210">
        <w:t>.</w:t>
      </w:r>
      <w:r w:rsidR="00B9323A">
        <w:t xml:space="preserve"> </w:t>
      </w:r>
    </w:p>
    <w:p w14:paraId="6DE0C4E5" w14:textId="5CC30B36" w:rsidR="00B369E9" w:rsidRPr="00D2526D" w:rsidRDefault="00B369E9" w:rsidP="00D2526D">
      <w:pPr>
        <w:pStyle w:val="Paragraph0"/>
      </w:pPr>
      <w:r w:rsidRPr="00D2526D">
        <w:t>Two implications follow for online Q&amp;A communities. First, an AI label may carry motivational content in its own right, independent of what the AI actually wrote. Second, a capable AI competitor may induce humans</w:t>
      </w:r>
      <w:r>
        <w:t>’</w:t>
      </w:r>
      <w:r w:rsidRPr="00D2526D">
        <w:t xml:space="preserve"> motivation to </w:t>
      </w:r>
      <w:r>
        <w:rPr>
          <w:rFonts w:hint="eastAsia"/>
        </w:rPr>
        <w:t>outperform</w:t>
      </w:r>
      <w:r w:rsidRPr="00D2526D">
        <w:t xml:space="preserve">, and it may raise rather </w:t>
      </w:r>
      <w:r w:rsidRPr="00D2526D">
        <w:lastRenderedPageBreak/>
        <w:t>than lower the quality of human contributions. Whether these implications hold in online Q&amp;A communities remains to be tested, which is the task we take up.</w:t>
      </w:r>
    </w:p>
    <w:p w14:paraId="5FFB7739" w14:textId="0597BBFB" w:rsidR="000E4EEB" w:rsidRPr="00015210" w:rsidRDefault="00B369E9">
      <w:pPr>
        <w:pStyle w:val="Heading2"/>
        <w:pPrChange w:id="291" w:author="Dylan CHEN" w:date="2026-08-28T13:19:00Z" w16du:dateUtc="2026-08-28T05:19:00Z">
          <w:pPr>
            <w:pStyle w:val="Heading2"/>
            <w:keepNext/>
          </w:pPr>
        </w:pPrChange>
      </w:pPr>
      <w:r>
        <w:rPr>
          <w:rFonts w:hint="eastAsia"/>
        </w:rPr>
        <w:t>Positioning and Contribution of Our Study</w:t>
      </w:r>
    </w:p>
    <w:p w14:paraId="6AB48EC4" w14:textId="63144D71" w:rsidR="00B369E9" w:rsidRPr="00D2526D" w:rsidRDefault="00B369E9" w:rsidP="00D2526D">
      <w:pPr>
        <w:pStyle w:val="Paragraph0"/>
      </w:pPr>
      <w:r w:rsidRPr="00D2526D">
        <w:t>As reviewed in Section 2.1, the focus of this study is the competition between internal GenAI and human answerers, whereas prior studies on external GenAI examine competition with the platform and the (invisible) facilitation of human answers. To further highlight how our study differs from prior work, Table A</w:t>
      </w:r>
      <w:del w:id="292" w:author="Dylan CHEN" w:date="2026-08-27T15:29:00Z" w16du:dateUtc="2026-08-27T07:29:00Z">
        <w:r w:rsidRPr="00D2526D" w:rsidDel="001C20E5">
          <w:delText>1</w:delText>
        </w:r>
      </w:del>
      <w:r w:rsidRPr="00D2526D">
        <w:t xml:space="preserve"> in the Appendix positions our study against the three most closely related studies along the dimensions that drive this identification. In particular, four features of our setting make our findings unique to the literature. First, the </w:t>
      </w:r>
      <w:r>
        <w:rPr>
          <w:rFonts w:hint="eastAsia"/>
        </w:rPr>
        <w:t>Gen</w:t>
      </w:r>
      <w:r w:rsidRPr="00D2526D">
        <w:t xml:space="preserve">AI is deployed by the platform under direct governance, so its presence is a design choice rather than an uncontrollable environmental shift, as it is in Xue et al. (2026) and Shan &amp; Qiu (2026); this places the findings within managerial reach. Second, the </w:t>
      </w:r>
      <w:r>
        <w:rPr>
          <w:rFonts w:hint="eastAsia"/>
        </w:rPr>
        <w:t>Gen</w:t>
      </w:r>
      <w:r w:rsidRPr="00D2526D">
        <w:t>AI responds almost immediately, before any human contributor arrives, which places human contributors in the most competitively demanding configuration, in contrast to Su et al. (2025). Third, the AI responses are explicitly labeled, making it possible to estimate the effect of the AI label separately from the effects of content attributes such as length and quality. Fourth, the assignment of AI answers is randomized at the question level, which permits clean causal inference and allows us to compare questions whose earliest answer is AI-generated with otherwise identical questions whose earliest answer is human-generated.</w:t>
      </w:r>
    </w:p>
    <w:p w14:paraId="558D9B4A" w14:textId="4FDA5A94" w:rsidR="00963733" w:rsidRPr="00015210" w:rsidRDefault="00B369E9">
      <w:pPr>
        <w:pStyle w:val="Paragraph0"/>
        <w:pPrChange w:id="293" w:author="Dylan CHEN" w:date="2026-08-28T23:09:00Z" w16du:dateUtc="2026-08-28T15:09:00Z">
          <w:pPr>
            <w:pStyle w:val="Paragraph0"/>
            <w:ind w:firstLine="0"/>
          </w:pPr>
        </w:pPrChange>
      </w:pPr>
      <w:r>
        <w:rPr>
          <w:rFonts w:hint="eastAsia"/>
        </w:rPr>
        <w:t>Our</w:t>
      </w:r>
      <w:r w:rsidRPr="00D2526D">
        <w:t xml:space="preserve"> study therefore directly answers a question central to platform design and community management: how platform-deployed internal GenAI, layered on top of existing external GenAI availability, affects human contribution in an online Q&amp;A community.</w:t>
      </w:r>
      <w:bookmarkStart w:id="294" w:name="OLE_LINK8"/>
    </w:p>
    <w:p w14:paraId="3F530575" w14:textId="4079908B" w:rsidR="00DA0533" w:rsidRPr="00015210" w:rsidRDefault="00DA0533" w:rsidP="00E912B4">
      <w:pPr>
        <w:pStyle w:val="Heading1"/>
      </w:pPr>
      <w:r w:rsidRPr="00015210">
        <w:lastRenderedPageBreak/>
        <w:t>Theoretical Development</w:t>
      </w:r>
    </w:p>
    <w:p w14:paraId="57B62DAD" w14:textId="718DB13B" w:rsidR="00CA69FF" w:rsidRDefault="007450BA" w:rsidP="0049010E">
      <w:pPr>
        <w:pStyle w:val="Heading2"/>
      </w:pPr>
      <w:bookmarkStart w:id="295" w:name="OLE_LINK2"/>
      <w:r>
        <w:t xml:space="preserve">Two Decisions in </w:t>
      </w:r>
      <w:r w:rsidR="001945B2" w:rsidRPr="00015210">
        <w:t xml:space="preserve">a Competitive </w:t>
      </w:r>
      <w:r w:rsidRPr="00015210">
        <w:t xml:space="preserve">Encounter </w:t>
      </w:r>
    </w:p>
    <w:p w14:paraId="49413C2F" w14:textId="4B6CFE8B" w:rsidR="005C375D" w:rsidRPr="00D2526D" w:rsidRDefault="005C375D" w:rsidP="00D2526D">
      <w:pPr>
        <w:pStyle w:val="Paragraph0"/>
      </w:pPr>
      <w:r w:rsidRPr="00D2526D">
        <w:t xml:space="preserve">Consider the following situation, which mirrors the domain we examine. A member of a technical Q&amp;A platform posts a question seeking a solution to a concrete problem. Shortly afterward, and typically before any human has responded, the platform attaches an answer generated by its own </w:t>
      </w:r>
      <w:r>
        <w:rPr>
          <w:rFonts w:hint="eastAsia"/>
        </w:rPr>
        <w:t>Gen</w:t>
      </w:r>
      <w:r w:rsidRPr="00D2526D">
        <w:t>AI system. A human answerer who arrives at the thread later sees that a machine has already responded and must decide two things: whether to answer at all, and, if so, how much effort to invest.</w:t>
      </w:r>
    </w:p>
    <w:p w14:paraId="66AEC105" w14:textId="2D5D1E8B" w:rsidR="005C375D" w:rsidRPr="00D2526D" w:rsidRDefault="005C375D" w:rsidP="00D2526D">
      <w:pPr>
        <w:pStyle w:val="Paragraph0"/>
      </w:pPr>
      <w:r w:rsidRPr="00D2526D">
        <w:t xml:space="preserve">We restate this as two concrete decisions and use the labels throughout. First, the answerer makes an </w:t>
      </w:r>
      <w:r>
        <w:t>“</w:t>
      </w:r>
      <w:r w:rsidRPr="00D2526D">
        <w:t>entry</w:t>
      </w:r>
      <w:r>
        <w:t>”</w:t>
      </w:r>
      <w:r w:rsidRPr="00D2526D">
        <w:t xml:space="preserve"> decision, a yes-or-no choice about whether to contribute an answer that the AI has already addressed. Second, </w:t>
      </w:r>
      <w:del w:id="296" w:author="Dylan CHEN" w:date="2026-08-27T17:08:00Z" w16du:dateUtc="2026-08-27T09:08:00Z">
        <w:r w:rsidRPr="00D2526D" w:rsidDel="003F35AE">
          <w:delText xml:space="preserve">If </w:delText>
        </w:r>
      </w:del>
      <w:ins w:id="297" w:author="Dylan CHEN" w:date="2026-08-27T17:08:00Z" w16du:dateUtc="2026-08-27T09:08:00Z">
        <w:r w:rsidR="003F35AE">
          <w:rPr>
            <w:rFonts w:hint="eastAsia"/>
          </w:rPr>
          <w:t>i</w:t>
        </w:r>
        <w:r w:rsidR="003F35AE" w:rsidRPr="00D2526D">
          <w:t xml:space="preserve">f </w:t>
        </w:r>
      </w:ins>
      <w:r w:rsidRPr="00D2526D">
        <w:t xml:space="preserve">they choose to enter, the answerer then makes a </w:t>
      </w:r>
      <w:r>
        <w:t>“</w:t>
      </w:r>
      <w:r w:rsidRPr="00D2526D">
        <w:t>quality</w:t>
      </w:r>
      <w:r>
        <w:t>”</w:t>
      </w:r>
      <w:r w:rsidRPr="00D2526D">
        <w:t xml:space="preserve"> decision about how much effort the answer will embody.</w:t>
      </w:r>
      <w:r>
        <w:rPr>
          <w:rFonts w:hint="eastAsia"/>
        </w:rPr>
        <w:t xml:space="preserve"> </w:t>
      </w:r>
      <w:r w:rsidRPr="00D2526D">
        <w:t>Entry can be settled quickly, before the AI answer has been read closely; the quality decision is a matter of degree and is where the answerer</w:t>
      </w:r>
      <w:r>
        <w:t>’</w:t>
      </w:r>
      <w:r w:rsidRPr="00D2526D">
        <w:t>s time and knowledge are actually committed.</w:t>
      </w:r>
    </w:p>
    <w:p w14:paraId="592FD6E0" w14:textId="77777777" w:rsidR="005C375D" w:rsidRPr="00D2526D" w:rsidRDefault="005C375D" w:rsidP="00D2526D">
      <w:pPr>
        <w:pStyle w:val="Paragraph0"/>
      </w:pPr>
      <w:r w:rsidRPr="00D2526D">
        <w:t>Two features of the encounter organize the theory that follows. First, the AI answer is explicitly labeled, so its source is apparent at a glance. Second, the length of the answer is likewise apparent before its substance is read. Thus the answerer can register both who produced the existing answer and how much has been written before engaging with what it actually says. Its content, by contrast, becomes available only through the effort of reading.</w:t>
      </w:r>
    </w:p>
    <w:p w14:paraId="1B532518" w14:textId="0BD7EDF3" w:rsidR="005C375D" w:rsidRPr="00D2526D" w:rsidRDefault="005C375D" w:rsidP="00D2526D">
      <w:pPr>
        <w:pStyle w:val="Paragraph0"/>
      </w:pPr>
      <w:r w:rsidRPr="00D2526D">
        <w:t>We treat this encounter as a competitive episode. We adopt a competition lens because it matches the situation the platform has created: the AI answer sits in the same thread and on the same screen as any human answer that follows, so a later human answer must be worth reading in the presence of the AI answer</w:t>
      </w:r>
      <w:del w:id="298" w:author="Dylan CHEN" w:date="2026-08-28T23:14:00Z" w16du:dateUtc="2026-08-28T15:14:00Z">
        <w:r w:rsidRPr="00D2526D" w:rsidDel="000E3138">
          <w:delText xml:space="preserve"> (Chen et al. 2007; Chen 2009)</w:delText>
        </w:r>
      </w:del>
      <w:r w:rsidRPr="00D2526D">
        <w:t xml:space="preserve">. The competition lens also generates richer predictions than a </w:t>
      </w:r>
      <w:r w:rsidRPr="00D2526D">
        <w:lastRenderedPageBreak/>
        <w:t>substitution account. Prior work treating generative AI as a substitute for human labor establishes something important</w:t>
      </w:r>
      <w:r>
        <w:rPr>
          <w:rFonts w:hint="eastAsia"/>
        </w:rPr>
        <w:t xml:space="preserve">: </w:t>
      </w:r>
      <w:r w:rsidRPr="00D2526D">
        <w:t xml:space="preserve">these systems can perform much of the routine work human contributors once did </w:t>
      </w:r>
      <w:ins w:id="299" w:author="Dylan CHEN" w:date="2026-08-28T23:16:00Z" w16du:dateUtc="2026-08-28T15:16:00Z">
        <w:r w:rsidR="000E3138" w:rsidRPr="0022223D">
          <w:rPr>
            <w:shd w:val="clear" w:color="auto" w:fill="FFFFFF"/>
          </w:rPr>
          <w:fldChar w:fldCharType="begin" w:fldLock="1"/>
        </w:r>
      </w:ins>
      <w:r w:rsidR="00DC684C">
        <w:rPr>
          <w:shd w:val="clear" w:color="auto" w:fill="FFFFFF"/>
        </w:rPr>
        <w:instrText xml:space="preserve"> ADDIN ZOTERO_ITEM CSL_CITATION {"citationID":"aWrqOPk2","properties":{"unsorted":false,"formattedCitation":"(Burtch et al. 2024; Quinn &amp; Gutt 2025; del Rio-Chanona et al. 2024; Sanatizadeh et al. 2025; Xue et al. 2026)","plainCitation":"(Burtch et al. 2024; Quinn &amp; Gutt 2025; del Rio-Chanona et al. 2024; Sanatizadeh et al. 2025; Xue et al. 2026)","noteIndex":0},"citationItems":[{"id":158561,"uris":["http://zotero.org/users/8905122/items/9U4LUIEL"],"itemData":{"id":158561,"type":"article-journal","abstract":"Generative artificial intelligence technologies, especially large language models (LLMs) like ChatGPT, are revolutionizing information acquisition and content production across a variety of domains. These technologies have a significant potential to impact participation and content production in online knowledge communities. We provide initial evidence of this, analyzing data from Stack Overflow and Reddit developer communities between October 2021 and March 2023, documenting ChatGPT’s influence on user activity in the former. We observe significant declines in both website visits and question volumes at Stack Overflow, particularly around topics where ChatGPT excels. By contrast, activity in Reddit communities shows no evidence of decline, suggesting the importance of social fabric as a buffer against the community-degrading effects of LLMs. Finally, the decline in participation on Stack Overflow is found to be concentrated among newer users, indicating that more junior, less socially embedded users are particularly likely to exit.","archive_location":"77 </w:instrText>
      </w:r>
      <w:r w:rsidR="00DC684C">
        <w:rPr>
          <w:rFonts w:ascii="Apple Color Emoji" w:hAnsi="Apple Color Emoji" w:cs="Apple Color Emoji"/>
          <w:shd w:val="clear" w:color="auto" w:fill="FFFFFF"/>
        </w:rPr>
        <w:instrText>📊</w:instrText>
      </w:r>
      <w:r w:rsidR="00DC684C">
        <w:rPr>
          <w:shd w:val="clear" w:color="auto" w:fill="FFFFFF"/>
        </w:rPr>
        <w:instrText>","call-number":"3","container-title":"Scientific Reports","DOI":"10.1038/s41598-024-61221-0","ISSN":"2045-2322","issue":"1","journalAbbreviation":"Sci Rep","language":"en","license":"2024 The Author(s)","note":"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Human behaviour</w:instrText>
      </w:r>
      <w:r w:rsidR="00DC684C">
        <w:rPr>
          <w:rFonts w:hint="eastAsia"/>
          <w:shd w:val="clear" w:color="auto" w:fill="FFFFFF"/>
        </w:rPr>
        <w:instrText>、</w:instrText>
      </w:r>
      <w:r w:rsidR="00DC684C">
        <w:rPr>
          <w:shd w:val="clear" w:color="auto" w:fill="FFFFFF"/>
        </w:rPr>
        <w:instrText xml:space="preserve">Psychology and behaviour","page":"10413","publisher":"Nature Publishing Group","source":"4.9 (Q1)","title":"The consequences of generative AI for online knowledge communities","URL":"https://www.nature.com/articles/s41598-024-61221-0","volume":"14","author":[{"family":"Burtch","given":"Gordon"},{"family":"Lee","given":"Dokyun"},{"family":"Chen","given":"Zhichen"}],"accessed":{"date-parts":[["2026",7,22]]},"issued":{"date-parts":[["2024",5,6]]}}},{"id":158359,"uris":["http://zotero.org/users/8905122/items/X4INW3PN"],"itemData":{"id":158359,"type":"article-journal","abstract":"Large language models (LLMs) are a potential substitute for human-generated data and knowledge resources. This substitution, however, can present a significant problem for the training data needed to develop future models if it leads to a reduction of human-generated content. In this work, we document a reduction in activity on Stack Overflow coinciding with the release of ChatGPT, a popular LLM. To test whether this reduction in activity is specific to the introduction of this LLM, we use counterfactuals involving similar human-generated knowledge resources that should not be affected by the introduction of ChatGPT to such extent. Within 6 months of ChatGPT’s release, activity on Stack Overflow decreased by 25% relative to its Russian and Chinese counterparts, where access to ChatGPT is limited, and to similar forums for mathematics, where ChatGPT is less capable. We interpret this estimate as a lower bound of the true impact of ChatGPT on Stack Overflow. The decline is larger for posts related to the most widely used programming languages. We find no significant change in post quality, measured by peer feedback, and observe similar decreases in content creation by more and less experienced users alike. Thus, LLMs are not only displacing duplicate, low-quality, or beginner-level content. Our findings suggest that the rapid adoption of LLMs reduces the production of public data needed to train them, with significant consequences.","archive_location":"34 </w:instrText>
      </w:r>
      <w:r w:rsidR="00DC684C">
        <w:rPr>
          <w:rFonts w:ascii="Apple Color Emoji" w:hAnsi="Apple Color Emoji" w:cs="Apple Color Emoji"/>
          <w:shd w:val="clear" w:color="auto" w:fill="FFFFFF"/>
        </w:rPr>
        <w:instrText>📊</w:instrText>
      </w:r>
      <w:r w:rsidR="00DC684C">
        <w:rPr>
          <w:shd w:val="clear" w:color="auto" w:fill="FFFFFF"/>
        </w:rPr>
        <w:instrText>","call-number":"2","container-title":"PNAS Nexus","DOI":"10.1093/pnasnexus/pgae400","ISSN":"2752-6542","issue":"9","journalAbbreviation":"PNAS Nexus","language":"en","note":"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/unread","page":"pgae400","source":"4.8 (Q1)","title":"Large language models reduce public knowledge sharing on online Q&amp;A platforms","URL":"https://doi.org/10.1093/pnasnexus/pgae400","volume":"3","author":[{"family":"Rio-Chanona","given":"R Maria","non-dropping-particle":"del"},{"family":"Laurentsyeva","given":"Nadzeya"},{"family":"Wachs","given":"Johannes"}],"accessed":{"date-parts":[["2026",7,22]]},"issued":{"date-parts":[["2024",9,1]]}}},{"id":147382,"uris":["http://zotero.org/users/8905122/items/SQ4Y2ZGV"],"itemData":{"id":147382,"type":"article-journal","abstract":"Generative AI (GenAI) may fundamentally reshape how users seek knowledge in online knowledge sharing communities. Although prior work found an overall decrease in knowledge seeking in online communities upon the availability of GenAI, the underlying dynamics across user groups have remained unexplored. This study addresses that gap. Drawing on commitment-based theory, we hypothesize that casual users—motivated by cost-benefit considerations—are more likely to reduce their question-posting activity than highly committed members. Using a difference-in-differences analysis, we find that ChatGPT’s arrival leads to a substantial drop in questions on StackExchange, primarily driven by casual users (about 18.2%). Motivated by information foraging theory, we reveal heterogeneous downstream effects of GenAI on question characteristics. In particular, we find that the questions by casual users become more complex and novel, while those by intensive and top users do not. These results highlight the importance of heterogeneous user motivations in shaping platform dynamics, underscoring that while GenAI may diminish overall participation, it may also increase the value of the remaining content. Our study offers insights for knowledge sharing communities, managers, and stakeholders reliant on user-generated data, providing a nuanced view of GenAI’s disruptive influence.","archive_location":"35 </w:instrText>
      </w:r>
      <w:r w:rsidR="00DC684C">
        <w:rPr>
          <w:rFonts w:ascii="Apple Color Emoji" w:hAnsi="Apple Color Emoji" w:cs="Apple Color Emoji"/>
          <w:shd w:val="clear" w:color="auto" w:fill="FFFFFF"/>
        </w:rPr>
        <w:instrText>📊</w:instrText>
      </w:r>
      <w:r w:rsidR="00DC684C">
        <w:rPr>
          <w:shd w:val="clear" w:color="auto" w:fill="FFFFFF"/>
        </w:rPr>
        <w:instrText>","call-number":"1","container-title":"Journal of Management Information Systems","DOI":"10.1080/07421222.2025.2487313","ISSN":"0742-1222","issue":"2","language":"en","note":"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GAI</w:instrText>
      </w:r>
      <w:r w:rsidR="00DC684C">
        <w:rPr>
          <w:rFonts w:hint="eastAsia"/>
          <w:shd w:val="clear" w:color="auto" w:fill="FFFFFF"/>
        </w:rPr>
        <w:instrText>、</w:instrText>
      </w:r>
      <w:r w:rsidR="00DC684C">
        <w:rPr>
          <w:shd w:val="clear" w:color="auto" w:fill="FFFFFF"/>
        </w:rPr>
        <w:instrText>knowledge seeking</w:instrText>
      </w:r>
      <w:r w:rsidR="00DC684C">
        <w:rPr>
          <w:rFonts w:hint="eastAsia"/>
          <w:shd w:val="clear" w:color="auto" w:fill="FFFFFF"/>
        </w:rPr>
        <w:instrText>、</w:instrText>
      </w:r>
      <w:r w:rsidR="00DC684C">
        <w:rPr>
          <w:shd w:val="clear" w:color="auto" w:fill="FFFFFF"/>
        </w:rPr>
        <w:instrText>commitment-based theory</w:instrText>
      </w:r>
      <w:r w:rsidR="00DC684C">
        <w:rPr>
          <w:rFonts w:hint="eastAsia"/>
          <w:shd w:val="clear" w:color="auto" w:fill="FFFFFF"/>
        </w:rPr>
        <w:instrText>、</w:instrText>
      </w:r>
      <w:r w:rsidR="00DC684C">
        <w:rPr>
          <w:shd w:val="clear" w:color="auto" w:fill="FFFFFF"/>
        </w:rPr>
        <w:instrText>GenAI</w:instrText>
      </w:r>
      <w:r w:rsidR="00DC684C">
        <w:rPr>
          <w:rFonts w:hint="eastAsia"/>
          <w:shd w:val="clear" w:color="auto" w:fill="FFFFFF"/>
        </w:rPr>
        <w:instrText>、</w:instrText>
      </w:r>
      <w:r w:rsidR="00DC684C">
        <w:rPr>
          <w:shd w:val="clear" w:color="auto" w:fill="FFFFFF"/>
        </w:rPr>
        <w:instrText>information foraging theory</w:instrText>
      </w:r>
      <w:r w:rsidR="00DC684C">
        <w:rPr>
          <w:rFonts w:hint="eastAsia"/>
          <w:shd w:val="clear" w:color="auto" w:fill="FFFFFF"/>
        </w:rPr>
        <w:instrText>、</w:instrText>
      </w:r>
      <w:r w:rsidR="00DC684C">
        <w:rPr>
          <w:shd w:val="clear" w:color="auto" w:fill="FFFFFF"/>
        </w:rPr>
        <w:instrText xml:space="preserve">knowledge-sharing communities","page":"370-399","publisher":"Routledge","source":"7.2 (Q1)","title":"Heterogeneous Effects of Generative artificial intelligence (GenAI) on Knowledge Seeking in Online Communities","URL":"https://doi.org/10.1080/07421222.2025.2487313","volume":"42","author":[{"family":"Quinn","given":"Martin"},{"family":"Gutt","given":"Dominik"}],"accessed":{"date-parts":[["2026",7,22]]},"issued":{"date-parts":[["2025",4,3]]}}},{"id":147219,"uris":["http://zotero.org/users/8905122/items/RNHQEGWT"],"itemData":{"id":147219,"type":"article-journal","abstract":"Generative artificial intelligence (AI) tools, such as ChatGPT and Gemini, have the potential to substantially transform various domains, particularly platforms centered on information exchange. This study investigates the impact of generative AI on content contribution and knowledge-seeking behavior within online knowledge exchange platforms by leveraging a comprehensive dataset from a leading Q&amp;A community. The results indicate a decrease in engagement levels, as evidenced by fewer posts and users, especially within the technology sector. However, this decline is accompanied by a notable benefit: an enhancement in the quality and complexity of questions, leading to an increased number of visits to these types of posts. Furthermore, our findings show a reduction in the number of questions and answers contributed by users with lower expertise, making communities more efficient. Our research highlights the importance of generative AI tools in the dynamics of knowledge exchange and offers suggestions for platform designers to revitalize their ecosystems to enhance user engagement.","archive_location":"11 </w:instrText>
      </w:r>
      <w:r w:rsidR="00DC684C">
        <w:rPr>
          <w:rFonts w:ascii="Apple Color Emoji" w:hAnsi="Apple Color Emoji" w:cs="Apple Color Emoji"/>
          <w:shd w:val="clear" w:color="auto" w:fill="FFFFFF"/>
        </w:rPr>
        <w:instrText>📊</w:instrText>
      </w:r>
      <w:r w:rsidR="00DC684C">
        <w:rPr>
          <w:shd w:val="clear" w:color="auto" w:fill="FFFFFF"/>
        </w:rPr>
        <w:instrText>","call-number":"1 (CCF C)","container-title":"Information &amp; Management","DOI":"10.1016/j.im.2025.104178","ISSN":"0378-7206","issue":"6","journalAbbreviation":"Information &amp; Management","language":"en","note":"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Online knowledge exchange platforms</w:instrText>
      </w:r>
      <w:r w:rsidR="00DC684C">
        <w:rPr>
          <w:rFonts w:hint="eastAsia"/>
          <w:shd w:val="clear" w:color="auto" w:fill="FFFFFF"/>
        </w:rPr>
        <w:instrText>、</w:instrText>
      </w:r>
      <w:r w:rsidR="00DC684C">
        <w:rPr>
          <w:shd w:val="clear" w:color="auto" w:fill="FFFFFF"/>
        </w:rPr>
        <w:instrText>User engagement","page":"104178","source":"7 (Q1)","title":"Engagement or entanglement? The dual impact of generative artificial intelligence in online knowledge exchange platforms","title-short":"Engagement or entanglement?","URL":"https://www.sciencedirect.com/science/article/pii/S0378720625000813","volume":"62","author":[{"family":"Sanatizadeh","given":"Aida"},{"family":"Lu","given":"Yingda"},{"family":"Zhao","given":"Keran"},{"family":"Hu","given":"Yuheng"}],"accessed":{"date-parts":[["2026",7,22]]},"issued":{"date-parts":[["2025",9,1]]}}},{"id":147281,"uris":["http://zotero.org/users/8905122/items/FZ8X6AI3"],"itemData":{"id":147281,"type":"article-journal","abstract":"Large language models (LLMs), such as ChatGPT, are expected to significantly reshape learning, skill acquisition, and knowledge creation. Their impact on user-generated knowledge-sharing question and answer (Q&amp;A) platforms has important implications for the comparative value and future coevolution of Q&amp;A platforms and LLMs as well as for the future learning of LLMs. Using multiple empirical designs, we estimate that the launch of ChatGPT led to an average 14.09% reduction in the number of questions posted on Stack Overflow, an effect that intensifies over time and reaches a 27.88% decline by May 2023. Intriguingly, this decrease in quantity is accompanied by a substantial increase in the average quality of the remaining questions. Further analysis shows that these quantity and quality changes can be explained by two mechanisms: (1) uneven substitution by ChatGPT, where simpler and mid- to low-quality questions are more likely to disappear, and (2) direct quality improvement after accounting for the quantity reduction, suggesting positive spillovers from the time and search cost savings provided by ChatGPT assistance to improvements in question quality. Additional heterogeneity analyses reveal stronger effects on both question quantity and quality among inexperienced users; significant declines in both user retention and new user acquisition; and systematic variation across topics characterized by tenure, broadness, and depth. These findings delineate the coexistence boundary between LLMs and Q&amp;A platforms, suggesting an evolution toward smaller but more specialized, high-expertise Q&amp;A communities alongside growing welfare gains and value transfer to LLMs. They also offer actionable insights for platform managers and LLM developers on sustaining the value of user-generated content ecosystems while supporting long-run model improvement. History: Juan Feng, Senior Editor; Jianqing Chen, Associate Editor. Funding: J. Xue was supported by the Fundamental Research Funds for the Central Universities of Shanghai University of Finance and Economics. L. Wang was supported by the National Natural Science Foundation of China [Grant 72301259]. Y. Li was supported by the National Natural Science Fo</w:instrText>
      </w:r>
      <w:r w:rsidR="00DC684C">
        <w:rPr>
          <w:rFonts w:hint="eastAsia"/>
          <w:shd w:val="clear" w:color="auto" w:fill="FFFFFF"/>
        </w:rPr>
        <w:instrText>undation of China [Grants 72188101 and 72595864]. Supplemental Material: The online appendix is available at https://doi.org/10.1287/isre.2023.0561.\n\n</w:instrText>
      </w:r>
      <w:r w:rsidR="00DC684C">
        <w:rPr>
          <w:rFonts w:hint="eastAsia"/>
          <w:shd w:val="clear" w:color="auto" w:fill="FFFFFF"/>
        </w:rPr>
        <w:instrText>【摘要翻译】大语言模型</w:instrText>
      </w:r>
      <w:r w:rsidR="00DC684C">
        <w:rPr>
          <w:rFonts w:hint="eastAsia"/>
          <w:shd w:val="clear" w:color="auto" w:fill="FFFFFF"/>
        </w:rPr>
        <w:instrText xml:space="preserve"> (LLMs)(</w:instrText>
      </w:r>
      <w:r w:rsidR="00DC684C">
        <w:rPr>
          <w:rFonts w:hint="eastAsia"/>
          <w:shd w:val="clear" w:color="auto" w:fill="FFFFFF"/>
        </w:rPr>
        <w:instrText>如</w:instrText>
      </w:r>
      <w:r w:rsidR="00DC684C">
        <w:rPr>
          <w:rFonts w:hint="eastAsia"/>
          <w:shd w:val="clear" w:color="auto" w:fill="FFFFFF"/>
        </w:rPr>
        <w:instrText xml:space="preserve"> ChatGPT) </w:instrText>
      </w:r>
      <w:r w:rsidR="00DC684C">
        <w:rPr>
          <w:rFonts w:hint="eastAsia"/>
          <w:shd w:val="clear" w:color="auto" w:fill="FFFFFF"/>
        </w:rPr>
        <w:instrText>预计将显著重塑学习、技能获取和知识创造。它们对用户生成的知识共享问答</w:instrText>
      </w:r>
      <w:r w:rsidR="00DC684C">
        <w:rPr>
          <w:rFonts w:hint="eastAsia"/>
          <w:shd w:val="clear" w:color="auto" w:fill="FFFFFF"/>
        </w:rPr>
        <w:instrText xml:space="preserve"> (Q&amp;A) </w:instrText>
      </w:r>
      <w:r w:rsidR="00DC684C">
        <w:rPr>
          <w:rFonts w:hint="eastAsia"/>
          <w:shd w:val="clear" w:color="auto" w:fill="FFFFFF"/>
        </w:rPr>
        <w:instrText>平台的影响对</w:instrText>
      </w:r>
      <w:r w:rsidR="00DC684C">
        <w:rPr>
          <w:rFonts w:hint="eastAsia"/>
          <w:shd w:val="clear" w:color="auto" w:fill="FFFFFF"/>
        </w:rPr>
        <w:instrText xml:space="preserve"> Q&amp;A </w:instrText>
      </w:r>
      <w:r w:rsidR="00DC684C">
        <w:rPr>
          <w:rFonts w:hint="eastAsia"/>
          <w:shd w:val="clear" w:color="auto" w:fill="FFFFFF"/>
        </w:rPr>
        <w:instrText>平台和</w:instrText>
      </w:r>
      <w:r w:rsidR="00DC684C">
        <w:rPr>
          <w:rFonts w:hint="eastAsia"/>
          <w:shd w:val="clear" w:color="auto" w:fill="FFFFFF"/>
        </w:rPr>
        <w:instrText xml:space="preserve"> LLMs </w:instrText>
      </w:r>
      <w:r w:rsidR="00DC684C">
        <w:rPr>
          <w:rFonts w:hint="eastAsia"/>
          <w:shd w:val="clear" w:color="auto" w:fill="FFFFFF"/>
        </w:rPr>
        <w:instrText>的比较价值和未来协同演化以及</w:instrText>
      </w:r>
      <w:r w:rsidR="00DC684C">
        <w:rPr>
          <w:rFonts w:hint="eastAsia"/>
          <w:shd w:val="clear" w:color="auto" w:fill="FFFFFF"/>
        </w:rPr>
        <w:instrText xml:space="preserve"> LLMs </w:instrText>
      </w:r>
      <w:r w:rsidR="00DC684C">
        <w:rPr>
          <w:rFonts w:hint="eastAsia"/>
          <w:shd w:val="clear" w:color="auto" w:fill="FFFFFF"/>
        </w:rPr>
        <w:instrText>的未来学习具有重要意义。通过多种实证设计，我们估计</w:instrText>
      </w:r>
      <w:r w:rsidR="00DC684C">
        <w:rPr>
          <w:rFonts w:hint="eastAsia"/>
          <w:shd w:val="clear" w:color="auto" w:fill="FFFFFF"/>
        </w:rPr>
        <w:instrText xml:space="preserve"> ChatGPT </w:instrText>
      </w:r>
      <w:r w:rsidR="00DC684C">
        <w:rPr>
          <w:rFonts w:hint="eastAsia"/>
          <w:shd w:val="clear" w:color="auto" w:fill="FFFFFF"/>
        </w:rPr>
        <w:instrText>的推出导致</w:instrText>
      </w:r>
      <w:r w:rsidR="00DC684C">
        <w:rPr>
          <w:rFonts w:hint="eastAsia"/>
          <w:shd w:val="clear" w:color="auto" w:fill="FFFFFF"/>
        </w:rPr>
        <w:instrText xml:space="preserve"> Stack Overflow </w:instrText>
      </w:r>
      <w:r w:rsidR="00DC684C">
        <w:rPr>
          <w:rFonts w:hint="eastAsia"/>
          <w:shd w:val="clear" w:color="auto" w:fill="FFFFFF"/>
        </w:rPr>
        <w:instrText>上发布的问题数量平均减少了</w:instrText>
      </w:r>
      <w:r w:rsidR="00DC684C">
        <w:rPr>
          <w:rFonts w:hint="eastAsia"/>
          <w:shd w:val="clear" w:color="auto" w:fill="FFFFFF"/>
        </w:rPr>
        <w:instrText xml:space="preserve"> 14.09%</w:instrText>
      </w:r>
      <w:r w:rsidR="00DC684C">
        <w:rPr>
          <w:rFonts w:hint="eastAsia"/>
          <w:shd w:val="clear" w:color="auto" w:fill="FFFFFF"/>
        </w:rPr>
        <w:instrText>，这种影响随着时间的推移而加剧，到</w:instrText>
      </w:r>
      <w:r w:rsidR="00DC684C">
        <w:rPr>
          <w:rFonts w:hint="eastAsia"/>
          <w:shd w:val="clear" w:color="auto" w:fill="FFFFFF"/>
        </w:rPr>
        <w:instrText xml:space="preserve"> 2023 </w:instrText>
      </w:r>
      <w:r w:rsidR="00DC684C">
        <w:rPr>
          <w:rFonts w:hint="eastAsia"/>
          <w:shd w:val="clear" w:color="auto" w:fill="FFFFFF"/>
        </w:rPr>
        <w:instrText>年</w:instrText>
      </w:r>
      <w:r w:rsidR="00DC684C">
        <w:rPr>
          <w:rFonts w:hint="eastAsia"/>
          <w:shd w:val="clear" w:color="auto" w:fill="FFFFFF"/>
        </w:rPr>
        <w:instrText xml:space="preserve"> 5 </w:instrText>
      </w:r>
      <w:r w:rsidR="00DC684C">
        <w:rPr>
          <w:rFonts w:hint="eastAsia"/>
          <w:shd w:val="clear" w:color="auto" w:fill="FFFFFF"/>
        </w:rPr>
        <w:instrText>月达到</w:instrText>
      </w:r>
      <w:r w:rsidR="00DC684C">
        <w:rPr>
          <w:rFonts w:hint="eastAsia"/>
          <w:shd w:val="clear" w:color="auto" w:fill="FFFFFF"/>
        </w:rPr>
        <w:instrText xml:space="preserve"> 27.88% </w:instrText>
      </w:r>
      <w:r w:rsidR="00DC684C">
        <w:rPr>
          <w:rFonts w:hint="eastAsia"/>
          <w:shd w:val="clear" w:color="auto" w:fill="FFFFFF"/>
        </w:rPr>
        <w:instrText>的减少。有趣的是，这种数量的减少伴随着剩余问题平均质量的显著提高。进一步分析表明，这些数量和质量的变化可以用两种机制来解释</w:instrText>
      </w:r>
      <w:r w:rsidR="00DC684C">
        <w:rPr>
          <w:rFonts w:hint="eastAsia"/>
          <w:shd w:val="clear" w:color="auto" w:fill="FFFFFF"/>
        </w:rPr>
        <w:instrText xml:space="preserve">:(1) ChatGPT </w:instrText>
      </w:r>
      <w:r w:rsidR="00DC684C">
        <w:rPr>
          <w:rFonts w:hint="eastAsia"/>
          <w:shd w:val="clear" w:color="auto" w:fill="FFFFFF"/>
        </w:rPr>
        <w:instrText>的不均衡替代，其中更简单、中等到低质量的问题更容易消失</w:instrText>
      </w:r>
      <w:r w:rsidR="00DC684C">
        <w:rPr>
          <w:rFonts w:hint="eastAsia"/>
          <w:shd w:val="clear" w:color="auto" w:fill="FFFFFF"/>
        </w:rPr>
        <w:instrText xml:space="preserve">;(2) </w:instrText>
      </w:r>
      <w:r w:rsidR="00DC684C">
        <w:rPr>
          <w:rFonts w:hint="eastAsia"/>
          <w:shd w:val="clear" w:color="auto" w:fill="FFFFFF"/>
        </w:rPr>
        <w:instrText>在考虑数量减少后直接提高质量，表明</w:instrText>
      </w:r>
      <w:r w:rsidR="00DC684C">
        <w:rPr>
          <w:rFonts w:hint="eastAsia"/>
          <w:shd w:val="clear" w:color="auto" w:fill="FFFFFF"/>
        </w:rPr>
        <w:instrText xml:space="preserve"> ChatGPT </w:instrText>
      </w:r>
      <w:r w:rsidR="00DC684C">
        <w:rPr>
          <w:rFonts w:hint="eastAsia"/>
          <w:shd w:val="clear" w:color="auto" w:fill="FFFFFF"/>
        </w:rPr>
        <w:instrText>帮助提供的时间和搜索成本节约对问题质量的改善具有积极外溢效应。进一步的异质性分析显示，这对缺乏经验的用户的问题数量和质量都有更强的影响</w:instrText>
      </w:r>
      <w:r w:rsidR="00DC684C">
        <w:rPr>
          <w:rFonts w:hint="eastAsia"/>
          <w:shd w:val="clear" w:color="auto" w:fill="FFFFFF"/>
        </w:rPr>
        <w:instrText>;</w:instrText>
      </w:r>
      <w:r w:rsidR="00DC684C">
        <w:rPr>
          <w:rFonts w:hint="eastAsia"/>
          <w:shd w:val="clear" w:color="auto" w:fill="FFFFFF"/>
        </w:rPr>
        <w:instrText>用户保留率和新用户获取率都显著下降</w:instrText>
      </w:r>
      <w:r w:rsidR="00DC684C">
        <w:rPr>
          <w:rFonts w:hint="eastAsia"/>
          <w:shd w:val="clear" w:color="auto" w:fill="FFFFFF"/>
        </w:rPr>
        <w:instrText>;</w:instrText>
      </w:r>
      <w:r w:rsidR="00DC684C">
        <w:rPr>
          <w:rFonts w:hint="eastAsia"/>
          <w:shd w:val="clear" w:color="auto" w:fill="FFFFFF"/>
        </w:rPr>
        <w:instrText>以及不同主题之间的系统差异，这些主题以任期、广度和深度为特征。这些发现描绘了有限责任公司和问答平台之间的共存边界，表明随着福利收益的增长和价值转移到有限责任公司，问答社区将向规模更小但更专业化、高专业知识的方向发展。这些发现还为平台管理者和有限责任公司开发人员提供了可行的见解，以维护用户生成内容生态系统的价值，同时支持长期的模型改进。历史：高级编辑胡安·冯</w:instrText>
      </w:r>
      <w:r w:rsidR="00DC684C">
        <w:rPr>
          <w:rFonts w:hint="eastAsia"/>
          <w:shd w:val="clear" w:color="auto" w:fill="FFFFFF"/>
        </w:rPr>
        <w:instrText>;</w:instrText>
      </w:r>
      <w:r w:rsidR="00DC684C">
        <w:rPr>
          <w:rFonts w:hint="eastAsia"/>
          <w:shd w:val="clear" w:color="auto" w:fill="FFFFFF"/>
        </w:rPr>
        <w:instrText>助理编辑陈建清。资金：薛建清获得上海金融经济大学中央大学基础研究基金的支持。王立军获得中国国家自然科学基金会的支持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72301259]</w:instrText>
      </w:r>
      <w:r w:rsidR="00DC684C">
        <w:rPr>
          <w:rFonts w:hint="eastAsia"/>
          <w:shd w:val="clear" w:color="auto" w:fill="FFFFFF"/>
        </w:rPr>
        <w:instrText>。李建清获得中国国家自然科学基础的支持</w:instrText>
      </w:r>
      <w:r w:rsidR="00DC684C">
        <w:rPr>
          <w:rFonts w:hint="eastAsia"/>
          <w:shd w:val="clear" w:color="auto" w:fill="FFFFFF"/>
        </w:rPr>
        <w:instrText xml:space="preserve"> [</w:instrText>
      </w:r>
      <w:r w:rsidR="00DC684C">
        <w:rPr>
          <w:rFonts w:hint="eastAsia"/>
          <w:shd w:val="clear" w:color="auto" w:fill="FFFFFF"/>
        </w:rPr>
        <w:instrText>资助金额</w:instrText>
      </w:r>
      <w:r w:rsidR="00DC684C">
        <w:rPr>
          <w:rFonts w:hint="eastAsia"/>
          <w:shd w:val="clear" w:color="auto" w:fill="FFFFFF"/>
        </w:rPr>
        <w:instrText xml:space="preserve"> 72188101 </w:instrText>
      </w:r>
      <w:r w:rsidR="00DC684C">
        <w:rPr>
          <w:rFonts w:hint="eastAsia"/>
          <w:shd w:val="clear" w:color="auto" w:fill="FFFFFF"/>
        </w:rPr>
        <w:instrText>和</w:instrText>
      </w:r>
      <w:r w:rsidR="00DC684C">
        <w:rPr>
          <w:rFonts w:hint="eastAsia"/>
          <w:shd w:val="clear" w:color="auto" w:fill="FFFFFF"/>
        </w:rPr>
        <w:instrText xml:space="preserve"> 72595864]</w:instrText>
      </w:r>
      <w:r w:rsidR="00DC684C">
        <w:rPr>
          <w:rFonts w:hint="eastAsia"/>
          <w:shd w:val="clear" w:color="auto" w:fill="FFFFFF"/>
        </w:rPr>
        <w:instrText>。补充资料：在线附录可访问</w:instrText>
      </w:r>
      <w:r w:rsidR="00DC684C">
        <w:rPr>
          <w:rFonts w:hint="eastAsia"/>
          <w:shd w:val="clear" w:color="auto" w:fill="FFFFFF"/>
        </w:rPr>
        <w:instrText xml:space="preserve"> https://doi.org/10.1287/isre.2023.0561</w:instrText>
      </w:r>
      <w:r w:rsidR="00DC684C">
        <w:rPr>
          <w:rFonts w:hint="eastAsia"/>
          <w:shd w:val="clear" w:color="auto" w:fill="FFFFFF"/>
        </w:rPr>
        <w:instrText>。</w:instrText>
      </w:r>
      <w:r w:rsidR="00DC684C">
        <w:rPr>
          <w:rFonts w:hint="eastAsia"/>
          <w:shd w:val="clear" w:color="auto" w:fill="FFFFFF"/>
        </w:rPr>
        <w:instrText>","call-number":"1","container-title":"Information Systems Research","DOI"</w:instrText>
      </w:r>
      <w:r w:rsidR="00DC684C">
        <w:rPr>
          <w:shd w:val="clear" w:color="auto" w:fill="FFFFFF"/>
        </w:rPr>
        <w:instrText>:"10.1287/isre.2023.0561","ISSN":"1047-7047","language":"en","note":"</w:instrText>
      </w:r>
      <w:r w:rsidR="00DC684C">
        <w:rPr>
          <w:rFonts w:ascii="Apple Color Emoji" w:hAnsi="Apple Color Emoji" w:cs="Apple Color Emoji"/>
          <w:shd w:val="clear" w:color="auto" w:fill="FFFFFF"/>
        </w:rPr>
        <w:instrText>🏷️</w:instrText>
      </w:r>
      <w:r w:rsidR="00DC684C">
        <w:rPr>
          <w:shd w:val="clear" w:color="auto" w:fill="FFFFFF"/>
        </w:rPr>
        <w:instrText xml:space="preserve"> /unread</w:instrText>
      </w:r>
      <w:r w:rsidR="00DC684C">
        <w:rPr>
          <w:rFonts w:hint="eastAsia"/>
          <w:shd w:val="clear" w:color="auto" w:fill="FFFFFF"/>
        </w:rPr>
        <w:instrText>、</w:instrText>
      </w:r>
      <w:r w:rsidR="00DC684C">
        <w:rPr>
          <w:shd w:val="clear" w:color="auto" w:fill="FFFFFF"/>
        </w:rPr>
        <w:instrText>generative AI</w:instrText>
      </w:r>
      <w:r w:rsidR="00DC684C">
        <w:rPr>
          <w:rFonts w:hint="eastAsia"/>
          <w:shd w:val="clear" w:color="auto" w:fill="FFFFFF"/>
        </w:rPr>
        <w:instrText>、</w:instrText>
      </w:r>
      <w:r w:rsidR="00DC684C">
        <w:rPr>
          <w:shd w:val="clear" w:color="auto" w:fill="FFFFFF"/>
        </w:rPr>
        <w:instrText>large language models</w:instrText>
      </w:r>
      <w:r w:rsidR="00DC684C">
        <w:rPr>
          <w:rFonts w:hint="eastAsia"/>
          <w:shd w:val="clear" w:color="auto" w:fill="FFFFFF"/>
        </w:rPr>
        <w:instrText>、</w:instrText>
      </w:r>
      <w:r w:rsidR="00DC684C">
        <w:rPr>
          <w:shd w:val="clear" w:color="auto" w:fill="FFFFFF"/>
        </w:rPr>
        <w:instrText>ChatGPT</w:instrText>
      </w:r>
      <w:r w:rsidR="00DC684C">
        <w:rPr>
          <w:rFonts w:hint="eastAsia"/>
          <w:shd w:val="clear" w:color="auto" w:fill="FFFFFF"/>
        </w:rPr>
        <w:instrText>、</w:instrText>
      </w:r>
      <w:r w:rsidR="00DC684C">
        <w:rPr>
          <w:shd w:val="clear" w:color="auto" w:fill="FFFFFF"/>
        </w:rPr>
        <w:instrText>Q&amp;A platform</w:instrText>
      </w:r>
      <w:r w:rsidR="00DC684C">
        <w:rPr>
          <w:rFonts w:hint="eastAsia"/>
          <w:shd w:val="clear" w:color="auto" w:fill="FFFFFF"/>
        </w:rPr>
        <w:instrText>、</w:instrText>
      </w:r>
      <w:r w:rsidR="00DC684C">
        <w:rPr>
          <w:shd w:val="clear" w:color="auto" w:fill="FFFFFF"/>
        </w:rPr>
        <w:instrText xml:space="preserve">user-generated content","publisher":"INFORMS","source":"7.8 (Q1)","title":"Can ChatGPT Kill User-Generated Q&amp;A Platforms?","URL":"https://pubsonline.informs.org/doi/abs/10.1287/isre.2023.0561","author":[{"family":"Xue","given":"Junzhi"},{"family":"Wang","given":"Lizheng"},{"family":"Zheng","given":"Jinyang"},{"family":"Li","given":"Yongjun"},{"family":"Tan","given":"Yong"}],"accessed":{"date-parts":[["2026",7,22]]},"issued":{"date-parts":[["2026",5,21]]}}}],"schema":"https://github.com/citation-style-language/schema/raw/master/csl-citation.json"} </w:instrText>
      </w:r>
      <w:ins w:id="300" w:author="Dylan CHEN" w:date="2026-08-28T23:16:00Z" w16du:dateUtc="2026-08-28T15:16:00Z">
        <w:r w:rsidR="000E3138" w:rsidRPr="0022223D">
          <w:rPr>
            <w:shd w:val="clear" w:color="auto" w:fill="FFFFFF"/>
          </w:rPr>
          <w:fldChar w:fldCharType="separate"/>
        </w:r>
        <w:r w:rsidR="000E3138">
          <w:t>(Burtch et al. 2024; Quinn &amp; Gutt 2025; del Rio-Chanona et al. 2024; Sanatizadeh et al. 2025; Xue et al. 2026)</w:t>
        </w:r>
        <w:r w:rsidR="000E3138" w:rsidRPr="0022223D">
          <w:rPr>
            <w:shd w:val="clear" w:color="auto" w:fill="FFFFFF"/>
          </w:rPr>
          <w:fldChar w:fldCharType="end"/>
        </w:r>
      </w:ins>
      <w:del w:id="301" w:author="Dylan CHEN" w:date="2026-08-28T23:16:00Z" w16du:dateUtc="2026-08-28T15:16:00Z">
        <w:r w:rsidRPr="00D2526D" w:rsidDel="000E3138">
          <w:delText>(del Rio-Chanona et al. 2024; Sanatizadeh et al. 2025)</w:delText>
        </w:r>
      </w:del>
      <w:r w:rsidRPr="00D2526D">
        <w:t>, but that account predicts only decline, because if the AI does the work the answerer would otherwise have done, the answerer has less left to do and writes less. It offers no route by which an AI answer could lead an answerer to write more, or to write better. We would argue that a competitive framing supplies exactly those routes.</w:t>
      </w:r>
    </w:p>
    <w:p w14:paraId="3C6ED05D" w14:textId="1E8AECE1" w:rsidR="005C375D" w:rsidRDefault="005C375D" w:rsidP="0049010E">
      <w:pPr>
        <w:pStyle w:val="Heading2"/>
      </w:pPr>
      <w:r w:rsidRPr="00D2526D">
        <w:t>The AI Answer as a Profile of Three Signals</w:t>
      </w:r>
    </w:p>
    <w:p w14:paraId="6492D544" w14:textId="79F1784E" w:rsidR="005C375D" w:rsidRPr="00D2526D" w:rsidRDefault="005C375D" w:rsidP="00D2526D">
      <w:pPr>
        <w:pStyle w:val="Paragraph0"/>
      </w:pPr>
      <w:r w:rsidRPr="00D2526D">
        <w:t xml:space="preserve">Research on competitive interaction holds that how an actor responds to a competitor depends on how the actor appraises that competitor, and that this appraisal is built from observable features: who the competitor is, how capable it appears, and how much effort it appears to have invested </w:t>
      </w:r>
      <w:ins w:id="302" w:author="Dylan CHEN" w:date="2026-08-28T23:13:00Z" w16du:dateUtc="2026-08-28T15:13:00Z">
        <w:r w:rsidR="000E3138" w:rsidRPr="00E55C5E">
          <w:fldChar w:fldCharType="begin"/>
        </w:r>
        <w:r w:rsidR="000E3138">
          <w:instrText xml:space="preserve"> ADDIN ZOTERO_ITEM CSL_CITATION {"citationID":"9TerOK9Z","properties":{"unsorted":false,"formattedCitation":"(Chen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0E3138">
          <w:rPr>
            <w:rFonts w:hint="eastAsia"/>
          </w:rPr>
          <w:instrText>hree factors: relative scale, rival's attack volume, and rival's capability to contest. Our results provide a new avenue for studying competitors and the relationship between competitor analysis and interfirm rivalry.</w:instrText>
        </w:r>
        <w:r w:rsidR="000E3138">
          <w:rPr>
            <w:rFonts w:hint="eastAsia"/>
          </w:rPr>
          <w:instrText>本文研究竞争紧张度，即目标企业与其特定竞争对手之间的紧张关系，这种紧张关系可能导致目标企业采取行动对抗竞争对手。基于认知</w:instrText>
        </w:r>
        <w:r w:rsidR="000E3138">
          <w:rPr>
            <w:rFonts w:hint="eastAsia"/>
          </w:rPr>
          <w:instrText>-</w:instrText>
        </w:r>
        <w:r w:rsidR="000E3138">
          <w:rPr>
            <w:rFonts w:hint="eastAsia"/>
          </w:rPr>
          <w:instrText>动机</w:instrText>
        </w:r>
        <w:r w:rsidR="000E3138">
          <w:rPr>
            <w:rFonts w:hint="eastAsia"/>
          </w:rPr>
          <w:instrText>-</w:instrText>
        </w:r>
        <w:r w:rsidR="000E3138">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0E3138">
          <w:rPr>
            <w:rFonts w:hint="eastAsia"/>
          </w:rPr>
          <w:instrText xml:space="preserve">","archive_location":"491 </w:instrText>
        </w:r>
        <w:r w:rsidR="000E3138">
          <w:rPr>
            <w:rFonts w:ascii="Apple Color Emoji" w:hAnsi="Apple Color Emoji" w:cs="Apple Color Emoji"/>
          </w:rPr>
          <w:instrText>📊</w:instrText>
        </w:r>
        <w:r w:rsidR="000E3138">
          <w:rPr>
            <w:rFonts w:hint="eastAsia"/>
          </w:rPr>
          <w:instrText>","call-number":"1","container-title":"Academy of Management Journal","DOI"</w:instrText>
        </w:r>
        <w:r w:rsidR="000E3138">
          <w:instrText>:"10.5465/amj.2007.24162081","ISSN":"0001-4273","issue":"1","journalAbbreviation":"AMJ","language":"en","note":"</w:instrText>
        </w:r>
        <w:r w:rsidR="000E3138">
          <w:rPr>
            <w:rFonts w:ascii="Apple Color Emoji" w:hAnsi="Apple Color Emoji" w:cs="Apple Color Emoji"/>
          </w:rPr>
          <w:instrText>🏷️</w:instrText>
        </w:r>
        <w:r w:rsidR="000E3138">
          <w:instrText xml:space="preserve"> /unread</w:instrText>
        </w:r>
        <w:r w:rsidR="000E3138">
          <w:rPr>
            <w:rFonts w:hint="eastAsia"/>
          </w:rPr>
          <w:instrText>、</w:instrText>
        </w:r>
        <w:r w:rsidR="000E3138">
          <w:instrText>COMPETITION</w:instrText>
        </w:r>
        <w:r w:rsidR="000E3138">
          <w:rPr>
            <w:rFonts w:hint="eastAsia"/>
          </w:rPr>
          <w:instrText>、</w:instrText>
        </w:r>
        <w:r w:rsidR="000E3138">
          <w:instrText>MANAGEMENT</w:instrText>
        </w:r>
        <w:r w:rsidR="000E3138">
          <w:rPr>
            <w:rFonts w:hint="eastAsia"/>
          </w:rPr>
          <w:instrText>、</w:instrText>
        </w:r>
        <w:r w:rsidR="000E3138">
          <w:instrText>BUSINESS enterprises</w:instrText>
        </w:r>
        <w:r w:rsidR="000E3138">
          <w:rPr>
            <w:rFonts w:hint="eastAsia"/>
          </w:rPr>
          <w:instrText>、</w:instrText>
        </w:r>
        <w:r w:rsidR="000E3138">
          <w:instrText>COMMERCE</w:instrText>
        </w:r>
        <w:r w:rsidR="000E3138">
          <w:rPr>
            <w:rFonts w:hint="eastAsia"/>
          </w:rPr>
          <w:instrText>、</w:instrText>
        </w:r>
        <w:r w:rsidR="000E3138">
          <w:instrText>DATA analysis</w:instrText>
        </w:r>
        <w:r w:rsidR="000E3138">
          <w:rPr>
            <w:rFonts w:hint="eastAsia"/>
          </w:rPr>
          <w:instrText>、</w:instrText>
        </w:r>
        <w:r w:rsidR="000E3138">
          <w:instrText>MOTIVATION (Psychology)</w:instrText>
        </w:r>
        <w:r w:rsidR="000E3138">
          <w:rPr>
            <w:rFonts w:hint="eastAsia"/>
          </w:rPr>
          <w:instrText>、</w:instrText>
        </w:r>
        <w:r w:rsidR="000E3138">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0E3138">
          <w:rPr>
            <w:rFonts w:hint="eastAsia"/>
          </w:rPr>
          <w:instrText>—</w:instrText>
        </w:r>
        <w:r w:rsidR="000E3138">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0E3138">
          <w:rPr>
            <w:rFonts w:ascii="Apple Color Emoji" w:hAnsi="Apple Color Emoji" w:cs="Apple Color Emoji"/>
          </w:rPr>
          <w:instrText>📊</w:instrText>
        </w:r>
        <w:r w:rsidR="000E3138">
          <w:instrText>","call-number":"3","container-title":"Asia Pacific Journal of Management","DOI":"10.1007/s10490-008-9110-7","ISSN":"1572-9958","issue":"1","journalAbbreviation":"Asia Pac J Manag","language":"en","note":"</w:instrText>
        </w:r>
        <w:r w:rsidR="000E3138">
          <w:rPr>
            <w:rFonts w:ascii="Apple Color Emoji" w:hAnsi="Apple Color Emoji" w:cs="Apple Color Emoji"/>
          </w:rPr>
          <w:instrText>🏷️</w:instrText>
        </w:r>
        <w:r w:rsidR="000E3138">
          <w:instrText xml:space="preserve"> /reading</w:instrText>
        </w:r>
        <w:r w:rsidR="000E3138">
          <w:rPr>
            <w:rFonts w:hint="eastAsia"/>
          </w:rPr>
          <w:instrText>、</w:instrText>
        </w:r>
        <w:r w:rsidR="000E3138">
          <w:instrText>Research</w:instrText>
        </w:r>
        <w:r w:rsidR="000E3138">
          <w:rPr>
            <w:rFonts w:hint="eastAsia"/>
          </w:rPr>
          <w:instrText>、</w:instrText>
        </w:r>
        <w:r w:rsidR="000E3138">
          <w:rPr>
            <w:rFonts w:ascii="Apple Color Emoji" w:hAnsi="Apple Color Emoji" w:cs="Apple Color Emoji"/>
          </w:rPr>
          <w:instrText>🤖️</w:instrText>
        </w:r>
        <w:r w:rsidR="000E3138">
          <w:rPr>
            <w:rFonts w:hint="eastAsia"/>
          </w:rPr>
          <w:instrText>、</w:instrText>
        </w:r>
        <w:r w:rsidR="000E3138">
          <w:instrText>Competitive dynamics</w:instrText>
        </w:r>
        <w:r w:rsidR="000E3138">
          <w:rPr>
            <w:rFonts w:hint="eastAsia"/>
          </w:rPr>
          <w:instrText>、</w:instrText>
        </w:r>
        <w:r w:rsidR="000E3138">
          <w:instrText>Publishing</w:instrText>
        </w:r>
        <w:r w:rsidR="000E3138">
          <w:rPr>
            <w:rFonts w:hint="eastAsia"/>
          </w:rPr>
          <w:instrText>、</w:instrText>
        </w:r>
        <w:r w:rsidR="000E3138">
          <w:instrText>Strategic</w:instrText>
        </w:r>
        <w:r w:rsidR="000E3138">
          <w:rPr>
            <w:rFonts w:hint="eastAsia"/>
          </w:rPr>
          <w:instrText xml:space="preserve"> management</w:instrText>
        </w:r>
        <w:r w:rsidR="000E3138">
          <w:rPr>
            <w:rFonts w:hint="eastAsia"/>
          </w:rPr>
          <w:instrText>、</w:instrText>
        </w:r>
        <w:r w:rsidR="000E3138">
          <w:rPr>
            <w:rFonts w:hint="eastAsia"/>
          </w:rPr>
          <w:instrText>U.S.-based journal","page":"5-25","source":"9.7 (Q1)","title":"Competitive dynamics research: An insider</w:instrText>
        </w:r>
        <w:r w:rsidR="000E3138">
          <w:rPr>
            <w:rFonts w:hint="eastAsia"/>
          </w:rPr>
          <w:instrText>’</w:instrText>
        </w:r>
        <w:r w:rsidR="000E3138">
          <w:rPr>
            <w:rFonts w:hint="eastAsia"/>
          </w:rPr>
          <w:instrText>s odyssey","title-short":"Competitive dynamics research","URL":"https://doi.org/10.1007/s10490-008-9110-7","volume":"26","author":[{"famil</w:instrText>
        </w:r>
        <w:r w:rsidR="000E3138">
          <w:instrText xml:space="preserve">y":"Chen","given":"Ming-Jer"}],"accessed":{"date-parts":[["2026",7,27]]},"issued":{"date-parts":[["2009",3,1]]}}}],"schema":"https://github.com/citation-style-language/schema/raw/master/csl-citation.json"} </w:instrText>
        </w:r>
        <w:r w:rsidR="000E3138" w:rsidRPr="00E55C5E">
          <w:fldChar w:fldCharType="separate"/>
        </w:r>
        <w:r w:rsidR="000E3138">
          <w:rPr>
            <w:noProof/>
          </w:rPr>
          <w:t>(Chen et al. 2007; Chen 2009)</w:t>
        </w:r>
        <w:r w:rsidR="000E3138" w:rsidRPr="00E55C5E">
          <w:fldChar w:fldCharType="end"/>
        </w:r>
      </w:ins>
      <w:del w:id="303" w:author="Dylan CHEN" w:date="2026-08-28T23:13:00Z" w16du:dateUtc="2026-08-28T15:13:00Z">
        <w:r w:rsidRPr="00D2526D" w:rsidDel="000E3138">
          <w:delText>(Chen et al. 2007; Chen 2009)</w:delText>
        </w:r>
      </w:del>
      <w:r w:rsidRPr="00D2526D">
        <w:t>. It follows that the effect of an AI answer cannot be summarized by a single quantity. The AI answer must instead be read as a profile of signals.</w:t>
      </w:r>
    </w:p>
    <w:p w14:paraId="700C792D" w14:textId="10A54324" w:rsidR="005C375D" w:rsidRDefault="005C375D" w:rsidP="005C375D">
      <w:pPr>
        <w:pStyle w:val="Paragraph0"/>
      </w:pPr>
      <w:r w:rsidRPr="00D2526D">
        <w:t xml:space="preserve">We take the AI answer to carry three signals. The source, which we call the </w:t>
      </w:r>
      <w:r>
        <w:t>“</w:t>
      </w:r>
      <w:r w:rsidRPr="00D2526D">
        <w:t>AI label,</w:t>
      </w:r>
      <w:r>
        <w:t>”</w:t>
      </w:r>
      <w:r w:rsidRPr="00D2526D">
        <w:t xml:space="preserve"> tells the answerer what kind of competitor this is</w:t>
      </w:r>
      <w:r>
        <w:rPr>
          <w:rFonts w:hint="eastAsia"/>
        </w:rPr>
        <w:t xml:space="preserve"> (i.e</w:t>
      </w:r>
      <w:ins w:id="304" w:author="Dylan CHEN" w:date="2026-08-27T17:08:00Z" w16du:dateUtc="2026-08-27T09:08:00Z">
        <w:r w:rsidR="003F35AE">
          <w:rPr>
            <w:rFonts w:hint="eastAsia"/>
          </w:rPr>
          <w:t>.</w:t>
        </w:r>
      </w:ins>
      <w:r>
        <w:rPr>
          <w:rFonts w:hint="eastAsia"/>
        </w:rPr>
        <w:t>,</w:t>
      </w:r>
      <w:r w:rsidRPr="00D2526D">
        <w:t xml:space="preserve"> machine authorship is present</w:t>
      </w:r>
      <w:r>
        <w:rPr>
          <w:rFonts w:hint="eastAsia"/>
        </w:rPr>
        <w:t>)</w:t>
      </w:r>
      <w:r w:rsidRPr="00D2526D">
        <w:t xml:space="preserve">. The </w:t>
      </w:r>
      <w:r>
        <w:t>“</w:t>
      </w:r>
      <w:r w:rsidRPr="00D2526D">
        <w:t>AI content</w:t>
      </w:r>
      <w:r>
        <w:t>”</w:t>
      </w:r>
      <w:r w:rsidRPr="00D2526D">
        <w:t xml:space="preserve"> is what the AI actually wrote, and we decompose it into two measurable features: length signals how much of the answerable ground the competitor appears to have taken, and quality signals the standard, or benchmark, that a new contribution must meet to be worth reading. The AI label does not vary in degree, so it produces a level effect. Length and quality vary continuously from one answer to the next, so they produce slopes that determine how the consequence of an AI answer changes as its content changes. Our central claim, then, is that as AI answers grow longer, and as they grow better, the consequence of having one under a </w:t>
      </w:r>
      <w:r w:rsidRPr="00D2526D">
        <w:lastRenderedPageBreak/>
        <w:t>question changes in ways that a single average cannot capture.</w:t>
      </w:r>
    </w:p>
    <w:p w14:paraId="3F0A28C9" w14:textId="5585E20B" w:rsidR="005C375D" w:rsidRPr="00D2526D" w:rsidRDefault="005C375D" w:rsidP="0049010E">
      <w:pPr>
        <w:pStyle w:val="Heading2"/>
      </w:pPr>
      <w:r w:rsidRPr="00D2526D">
        <w:t>Linking Signals to Decisions Through Fast and Slow Thinking</w:t>
      </w:r>
    </w:p>
    <w:p w14:paraId="03CB8821" w14:textId="363E7CF0" w:rsidR="005C375D" w:rsidRPr="00D2526D" w:rsidRDefault="005C375D" w:rsidP="00D2526D">
      <w:pPr>
        <w:pStyle w:val="Paragraph0"/>
      </w:pPr>
      <w:r w:rsidRPr="00D2526D">
        <w:t xml:space="preserve">The three signals do not all arrive at the same moment relative to the two decisions, and this timing is what ties each signal to a particular decision. Source and length are </w:t>
      </w:r>
      <w:r>
        <w:t>“</w:t>
      </w:r>
      <w:r w:rsidRPr="00D2526D">
        <w:t>glance</w:t>
      </w:r>
      <w:r>
        <w:t>”</w:t>
      </w:r>
      <w:r>
        <w:rPr>
          <w:rFonts w:hint="eastAsia"/>
        </w:rPr>
        <w:t xml:space="preserve"> </w:t>
      </w:r>
      <w:r w:rsidRPr="00D2526D">
        <w:t>signals: the AI label is plainly visible, and so is the physical size of the answer, and neither requires reading. Quality is different in kind. An answerer learns how good an AI answer is only by reading it and checking its reasoning or its code against the specific problem the questioner posed. To connect signals to decisions, we draw on the two-systems account of thinkin</w:t>
      </w:r>
      <w:r>
        <w:rPr>
          <w:rFonts w:hint="eastAsia"/>
        </w:rPr>
        <w:t>g</w:t>
      </w:r>
      <w:r w:rsidRPr="00D2526D">
        <w:t xml:space="preserve"> </w:t>
      </w:r>
      <w:ins w:id="305" w:author="Dylan CHEN" w:date="2026-08-28T23:16:00Z" w16du:dateUtc="2026-08-28T15:16:00Z">
        <w:r w:rsidR="000E3138" w:rsidRPr="00E55C5E">
          <w:fldChar w:fldCharType="begin"/>
        </w:r>
        <w:r w:rsidR="000E3138">
          <w:instrText xml:space="preserve"> ADDIN ZOTERO_ITEM CSL_CITATION {"citationID":"VLexjOts","properties":{"unsorted":false,"formattedCitation":"(Evans &amp; Stanovich 2013; Kahneman 2003, 2011)","plainCitation":"(Evans &amp; Stanovich 2013; Kahneman 2003, 2011)","noteIndex":0},"citationItems":[{"i</w:instrText>
        </w:r>
        <w:r w:rsidR="000E3138">
          <w:rPr>
            <w:rFonts w:hint="eastAsia"/>
          </w:rPr>
          <w:instrText>d":167162,"uris":["http://zotero.org/users/8905122/items/MLPZAYYR"],"itemData":{"id":167162,"type":"article-journal","abstract":"</w:instrText>
        </w:r>
        <w:r w:rsidR="000E3138">
          <w:rPr>
            <w:rFonts w:hint="eastAsia"/>
          </w:rPr>
          <w:instrText>抽象的</w:instrText>
        </w:r>
        <w:r w:rsidR="000E3138">
          <w:rPr>
            <w:rFonts w:hint="eastAsia"/>
          </w:rPr>
          <w:instrText>Dual-process and dual-system theories in both cognitive and social psychology have been subjected to a number of recently p</w:instrText>
        </w:r>
        <w:r w:rsidR="000E3138">
          <w:instrText>ublished criticisms. However, they have been attacked as a category, incorrectly assuming there is a generic version that applies to all. We identify and respond to 5 main lines of argument made by such critics. We agree that some of these arguments have force against some of the theories in the literature but believe them to be overstated. We argue that the dual-processing distinction is supported by much recent evidence in cognitive science. Our preferred theoretical approach is one in which rapid autonomous processes (Type 1) are assumed to yield default responses unless intervened on by distinctive higher order reasoning processes (Type 2). What defines the difference is that Type 2 processing supports hypothetical thinking and load heavily on working</w:instrText>
        </w:r>
        <w:r w:rsidR="000E3138">
          <w:rPr>
            <w:rFonts w:hint="eastAsia"/>
          </w:rPr>
          <w:instrText xml:space="preserve"> memory.</w:instrText>
        </w:r>
        <w:r w:rsidR="000E3138">
          <w:rPr>
            <w:rFonts w:hint="eastAsia"/>
          </w:rPr>
          <w:instrText>认知心理学和社会心理学中的双加工理论和双系统理论近期受到了诸多批评。然而，这些理论被当作一个整体来批判，错误地假设存在一个适用于所有情况的通用版本。我们识别并回应了这些批评者提出的五大主要论点。我们承认其中一些论点对文献中的某些理论具有一定的说服力，但我们认为这些论点被夸大了。我们认为，认知科学领域的大量最新证据支持双加工区分。我们倾向于采用的理论方法是：快速自主加工（类型</w:instrText>
        </w:r>
        <w:r w:rsidR="000E3138">
          <w:rPr>
            <w:rFonts w:hint="eastAsia"/>
          </w:rPr>
          <w:instrText>1</w:instrText>
        </w:r>
        <w:r w:rsidR="000E3138">
          <w:rPr>
            <w:rFonts w:hint="eastAsia"/>
          </w:rPr>
          <w:instrText>）默认产生默认反应，除非受到独特的、更高阶的推理加工（类型</w:instrText>
        </w:r>
        <w:r w:rsidR="000E3138">
          <w:rPr>
            <w:rFonts w:hint="eastAsia"/>
          </w:rPr>
          <w:instrText>2</w:instrText>
        </w:r>
        <w:r w:rsidR="000E3138">
          <w:rPr>
            <w:rFonts w:hint="eastAsia"/>
          </w:rPr>
          <w:instrText>）的干预。二者的区别在于，类型</w:instrText>
        </w:r>
        <w:r w:rsidR="000E3138">
          <w:rPr>
            <w:rFonts w:hint="eastAsia"/>
          </w:rPr>
          <w:instrText>2</w:instrText>
        </w:r>
        <w:r w:rsidR="000E3138">
          <w:rPr>
            <w:rFonts w:hint="eastAsia"/>
          </w:rPr>
          <w:instrText>加工支持假设性思维，并且会大量占用工作记忆。</w:instrText>
        </w:r>
        <w:r w:rsidR="000E3138">
          <w:instrText xml:space="preserve">","archive_location":"3296 </w:instrText>
        </w:r>
        <w:r w:rsidR="000E3138">
          <w:rPr>
            <w:rFonts w:ascii="Apple Color Emoji" w:hAnsi="Apple Color Emoji" w:cs="Apple Color Emoji"/>
          </w:rPr>
          <w:instrText>📊</w:instrText>
        </w:r>
        <w:r w:rsidR="000E3138">
          <w:instrText>","call-number":"1","container-title":"Perspectives on Psychological Science","DOI":"10.1177/1745691612460685","ISSN":"1745-6916","issue":"3","journalAbbreviation":"Perspect Psychol Sci","language":"en","note":"</w:instrText>
        </w:r>
        <w:r w:rsidR="000E3138">
          <w:rPr>
            <w:rFonts w:ascii="Apple Color Emoji" w:hAnsi="Apple Color Emoji" w:cs="Apple Color Emoji"/>
          </w:rPr>
          <w:instrText>🏷️</w:instrText>
        </w:r>
        <w:r w:rsidR="000E3138">
          <w:instrText xml:space="preserve"> /reading</w:instrText>
        </w:r>
        <w:r w:rsidR="000E3138">
          <w:rPr>
            <w:rFonts w:hint="eastAsia"/>
          </w:rPr>
          <w:instrText>、</w:instrText>
        </w:r>
        <w:r w:rsidR="000E3138">
          <w:rPr>
            <w:rFonts w:ascii="Apple Color Emoji" w:hAnsi="Apple Color Emoji" w:cs="Apple Color Emoji"/>
          </w:rPr>
          <w:instrText>🤖️</w:instrText>
        </w:r>
        <w:r w:rsidR="000E3138">
          <w:instrText xml:space="preserve">","page":"223-241","publisher":"SAGE Publications Inc","source":"9.5 (Q1)","title":"Dual-Process Theories of Higher Cognition: Advancing the Debate","title-short":"Dual-Process Theories of Higher Cognition","URL":"https://doi.org/10.1177/1745691612460685","volume":"8","author":[{"family":"Evans","given":"Jonathan St. B. T."},{"family":"Stanovich","given":"Keith E."}],"accessed":{"date-parts":[["2026",7,24]]},"issued":{"date-parts":[["2013",5,1]]}}},{"id":168830,"uris":["http://zotero.org/users/8905122/items/2MGTN9NQ"],"itemData":{"id":168830,"type":"article-journal","abstract":"Early studies of intuitive judgment and decision making conducted with the late Amos Tversky are reviewed in the context of two related concepts: an analysis of accessibility, the ease with which thoughts come to mind; a distinction between effortless intuition and deliberate reasoning. Intuitive thoughts, like percepts, are highly accessible. Determinants and consequences of accessibility help explain the central results of prospect theory, framing effects, the heuristic process of attribute substitution, and the characteristic biases that result from the substitution of nonextensional for extensional attributes. Variations in the accessibility of rules explain the occasional corrections of intuitive judgments. The study of biases is compatible with a view of intuitive thinking and decision making as generally skilled and successful. (PsycInfo Database Record (c) 2025 APA, all rights reserved)","archive_location":"3729 </w:instrText>
        </w:r>
        <w:r w:rsidR="000E3138">
          <w:rPr>
            <w:rFonts w:ascii="Apple Color Emoji" w:hAnsi="Apple Color Emoji" w:cs="Apple Color Emoji"/>
          </w:rPr>
          <w:instrText>📊</w:instrText>
        </w:r>
        <w:r w:rsidR="000E3138">
          <w:instrText>","call-number":"1","container-title":"American Psychologist","DOI":"10.1037/0003-066X.58.9.697","ISSN":"1935-990X","issue":"9","language":"en","note":"</w:instrText>
        </w:r>
        <w:r w:rsidR="000E3138">
          <w:rPr>
            <w:rFonts w:ascii="Apple Color Emoji" w:hAnsi="Apple Color Emoji" w:cs="Apple Color Emoji"/>
          </w:rPr>
          <w:instrText>🏷️</w:instrText>
        </w:r>
        <w:r w:rsidR="000E3138">
          <w:instrText xml:space="preserve"> /unread</w:instrText>
        </w:r>
        <w:r w:rsidR="000E3138">
          <w:rPr>
            <w:rFonts w:hint="eastAsia"/>
          </w:rPr>
          <w:instrText>、</w:instrText>
        </w:r>
        <w:r w:rsidR="000E3138">
          <w:instrText>Choice Behavior</w:instrText>
        </w:r>
        <w:r w:rsidR="000E3138">
          <w:rPr>
            <w:rFonts w:hint="eastAsia"/>
          </w:rPr>
          <w:instrText>、</w:instrText>
        </w:r>
        <w:r w:rsidR="000E3138">
          <w:instrText>Decision Making</w:instrText>
        </w:r>
        <w:r w:rsidR="000E3138">
          <w:rPr>
            <w:rFonts w:hint="eastAsia"/>
          </w:rPr>
          <w:instrText>、</w:instrText>
        </w:r>
        <w:r w:rsidR="000E3138">
          <w:instrText>Judgment</w:instrText>
        </w:r>
        <w:r w:rsidR="000E3138">
          <w:rPr>
            <w:rFonts w:hint="eastAsia"/>
          </w:rPr>
          <w:instrText>、</w:instrText>
        </w:r>
        <w:r w:rsidR="000E3138">
          <w:instrText>Intuition</w:instrText>
        </w:r>
        <w:r w:rsidR="000E3138">
          <w:rPr>
            <w:rFonts w:hint="eastAsia"/>
          </w:rPr>
          <w:instrText>、</w:instrText>
        </w:r>
        <w:r w:rsidR="000E3138">
          <w:instrText>Rationality</w:instrText>
        </w:r>
        <w:r w:rsidR="000E3138">
          <w:rPr>
            <w:rFonts w:hint="eastAsia"/>
          </w:rPr>
          <w:instrText>、</w:instrText>
        </w:r>
        <w:r w:rsidR="000E3138">
          <w:instrText>Reasoning","page":"697-720","publisher":"American Psychological Association","publisher-place":"US","source":"6.6 (Q1)","title":"A perspective on judgment and choice: Mapping bounded rationality","title-short":"A perspective on judgment and choice","volume":"58","author":[{"family":"Kahneman","given":"Daniel"}],"issued":{"date-parts":[["2003"]]}}},{"id":80829,"uris":["http://zotero.org/users/8905122/items/YSCWE6LK"],"itemData":{"id":80829,"type":"article-journal","container-title":"Farrar, Straus and Giroux","note":"</w:instrText>
        </w:r>
        <w:r w:rsidR="000E3138">
          <w:rPr>
            <w:rFonts w:ascii="Apple Color Emoji" w:hAnsi="Apple Color Emoji" w:cs="Apple Color Emoji"/>
          </w:rPr>
          <w:instrText>🏷️</w:instrText>
        </w:r>
        <w:r w:rsidR="000E3138">
          <w:instrText xml:space="preserve"> /reading","title":"Thinking, fast and slow","author":[{"family":"Kahneman","given":"Daniel"}],"issued":{"date-parts":[["2011"]]}}}],"schema":"https://github.com/citation-style-language/schema/raw/master/csl-citation.json"} </w:instrText>
        </w:r>
        <w:r w:rsidR="000E3138" w:rsidRPr="00E55C5E">
          <w:fldChar w:fldCharType="separate"/>
        </w:r>
        <w:r w:rsidR="000E3138">
          <w:rPr>
            <w:noProof/>
          </w:rPr>
          <w:t>(Evans &amp; Stanovich 2013; Kahneman 2003, 2011)</w:t>
        </w:r>
        <w:r w:rsidR="000E3138" w:rsidRPr="00E55C5E">
          <w:fldChar w:fldCharType="end"/>
        </w:r>
      </w:ins>
      <w:del w:id="306" w:author="Dylan CHEN" w:date="2026-08-28T23:16:00Z" w16du:dateUtc="2026-08-28T15:16:00Z">
        <w:r w:rsidRPr="00D2526D" w:rsidDel="000E3138">
          <w:delText>(Evans &amp; Stanovich 2013; Kahneman 2003, 2011)</w:delText>
        </w:r>
      </w:del>
      <w:r w:rsidRPr="00D2526D">
        <w:t>.</w:t>
      </w:r>
    </w:p>
    <w:p w14:paraId="32321D0D" w14:textId="7977CD00" w:rsidR="005C375D" w:rsidRPr="00D2526D" w:rsidRDefault="005C375D" w:rsidP="00D2526D">
      <w:pPr>
        <w:pStyle w:val="Paragraph0"/>
      </w:pPr>
      <w:r w:rsidRPr="00D2526D">
        <w:t>In that account, System 1 operates automatically, demands almost no effort, and responds to surface cues, whereas System 2 is deliberate and effortful and engages only when the situation appears to justify the cost (Kahneman 2011). The two systems classify both the signals and the decisions. Among the signals, the AI label and length are surface cues available at a glance and are thus processed by System 1, while quality can be established only through the deliberate evaluation characteristic of System 2. Among the decisions, entry is settled quickly and before close reading, so it is a System 1 decision, whereas the quality decision commits the answerer</w:t>
      </w:r>
      <w:r>
        <w:t>’</w:t>
      </w:r>
      <w:r w:rsidRPr="00D2526D">
        <w:t>s time and knowledge and is thus a System 2 decision.</w:t>
      </w:r>
    </w:p>
    <w:p w14:paraId="780D29D1" w14:textId="03176B29" w:rsidR="005C375D" w:rsidRPr="00D2526D" w:rsidRDefault="005C375D" w:rsidP="00D2526D">
      <w:pPr>
        <w:pStyle w:val="Paragraph0"/>
      </w:pPr>
      <w:r w:rsidRPr="00D2526D">
        <w:t xml:space="preserve">This classification yields a single organizing principle, which we label the </w:t>
      </w:r>
      <w:r>
        <w:t>“</w:t>
      </w:r>
      <w:r w:rsidRPr="00D2526D">
        <w:t>same-level</w:t>
      </w:r>
      <w:r>
        <w:t>”</w:t>
      </w:r>
      <w:r w:rsidRPr="00D2526D">
        <w:t xml:space="preserve"> principle: a signal moves a decision when the two occupy the same level of processing, and cross-level effects are null. To state this another way, a glance signal bears on the glance decision, and a reading signal bears on the reading decision, but a signal processed at one level does not systematically shape a decision made at the other. Note that this principle commits us in advance to specific null predictions. A framework that predicted an effect in every combination </w:t>
      </w:r>
      <w:r w:rsidRPr="00D2526D">
        <w:lastRenderedPageBreak/>
        <w:t>of signal and decision could not be wrong in any interesting way, so the null cells matter as much as the others: they are tests the account must pass.</w:t>
      </w:r>
    </w:p>
    <w:p w14:paraId="2B110391" w14:textId="437E8A88" w:rsidR="005C375D" w:rsidRPr="00D2526D" w:rsidRDefault="005C375D" w:rsidP="00224C3C">
      <w:pPr>
        <w:pStyle w:val="Paragraph0"/>
      </w:pPr>
      <w:r w:rsidRPr="00D2526D">
        <w:t xml:space="preserve">The remainder of this section develops six hypotheses from this principle. Figure </w:t>
      </w:r>
      <w:ins w:id="307" w:author="Dylan CHEN" w:date="2026-08-27T15:29:00Z" w16du:dateUtc="2026-08-27T07:29:00Z">
        <w:r w:rsidR="001C20E5">
          <w:rPr>
            <w:rFonts w:hint="eastAsia"/>
          </w:rPr>
          <w:t>2</w:t>
        </w:r>
      </w:ins>
      <w:del w:id="308" w:author="Dylan CHEN" w:date="2026-08-27T15:29:00Z" w16du:dateUtc="2026-08-27T07:29:00Z">
        <w:r w:rsidRPr="00D2526D" w:rsidDel="001C20E5">
          <w:delText>3</w:delText>
        </w:r>
      </w:del>
      <w:r w:rsidRPr="00D2526D">
        <w:t xml:space="preserve"> arranges them, with the three signals down the rows and the two decisions across the columns. </w:t>
      </w:r>
    </w:p>
    <w:p w14:paraId="47E31CA7" w14:textId="042D48C4" w:rsidR="00C76F53" w:rsidRPr="00015210" w:rsidRDefault="00BE1845" w:rsidP="00C76F53">
      <w:pPr>
        <w:jc w:val="center"/>
      </w:pPr>
      <w:r>
        <w:rPr>
          <w:noProof/>
        </w:rPr>
        <w:drawing>
          <wp:inline distT="0" distB="0" distL="0" distR="0" wp14:anchorId="5E813B38" wp14:editId="6225E973">
            <wp:extent cx="5943600" cy="1661975"/>
            <wp:effectExtent l="0" t="0" r="0" b="0"/>
            <wp:docPr id="97477501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43600" cy="1661975"/>
                    </a:xfrm>
                    <a:prstGeom prst="rect">
                      <a:avLst/>
                    </a:prstGeom>
                    <a:noFill/>
                  </pic:spPr>
                </pic:pic>
              </a:graphicData>
            </a:graphic>
          </wp:inline>
        </w:drawing>
      </w:r>
    </w:p>
    <w:p w14:paraId="1CFD711F" w14:textId="6EDA490C" w:rsidR="004E34BE" w:rsidRPr="00015210" w:rsidRDefault="00C76F53" w:rsidP="00D2526D">
      <w:pPr>
        <w:pStyle w:val="TableFiguretitle"/>
      </w:pPr>
      <w:r w:rsidRPr="00015210">
        <w:t xml:space="preserve">Figure </w:t>
      </w:r>
      <w:ins w:id="309" w:author="Dylan CHEN" w:date="2026-08-27T15:29:00Z" w16du:dateUtc="2026-08-27T07:29:00Z">
        <w:r w:rsidR="001C20E5">
          <w:rPr>
            <w:rFonts w:hint="eastAsia"/>
          </w:rPr>
          <w:t>2</w:t>
        </w:r>
      </w:ins>
      <w:del w:id="310" w:author="Dylan CHEN" w:date="2026-08-27T15:29:00Z" w16du:dateUtc="2026-08-27T07:29:00Z">
        <w:r w:rsidR="00270DFC" w:rsidDel="001C20E5">
          <w:delText>3</w:delText>
        </w:r>
      </w:del>
      <w:r w:rsidRPr="00015210">
        <w:t xml:space="preserve">. Conceptual </w:t>
      </w:r>
      <w:r w:rsidR="002B3B5F" w:rsidRPr="00015210">
        <w:t>f</w:t>
      </w:r>
      <w:r w:rsidRPr="00015210">
        <w:t>ramework</w:t>
      </w:r>
      <w:bookmarkStart w:id="311" w:name="_Hlk165812433"/>
    </w:p>
    <w:p w14:paraId="45D3D3BA" w14:textId="0EE0F816" w:rsidR="00E55C5E" w:rsidRPr="00015210" w:rsidRDefault="00A63984" w:rsidP="0049010E">
      <w:pPr>
        <w:pStyle w:val="Heading2"/>
      </w:pPr>
      <w:r>
        <w:t xml:space="preserve">Hypotheses on </w:t>
      </w:r>
      <w:r w:rsidR="00E55C5E" w:rsidRPr="00015210">
        <w:t>The Entry Decision</w:t>
      </w:r>
    </w:p>
    <w:p w14:paraId="260809BB" w14:textId="77777777" w:rsidR="005C375D" w:rsidRPr="00D2526D" w:rsidRDefault="005C375D" w:rsidP="0049010E">
      <w:pPr>
        <w:pStyle w:val="Heading3"/>
        <w:rPr>
          <w:lang w:eastAsia="en-US"/>
        </w:rPr>
      </w:pPr>
      <w:r w:rsidRPr="00D2526D">
        <w:rPr>
          <w:lang w:eastAsia="en-US"/>
        </w:rPr>
        <w:t>Label and Length Shape Entry (System 1)</w:t>
      </w:r>
    </w:p>
    <w:p w14:paraId="67A29E6E" w14:textId="471A8880" w:rsidR="005C375D" w:rsidRPr="00D2526D" w:rsidRDefault="005C375D" w:rsidP="00D2526D">
      <w:pPr>
        <w:pStyle w:val="Paragraph0"/>
      </w:pPr>
      <w:r w:rsidRPr="00D2526D">
        <w:t xml:space="preserve">The AI label can shape entry because it is available before any content is read. We would argue that the label leads the answerer to appraise the AI, and that a </w:t>
      </w:r>
      <w:r>
        <w:t>“</w:t>
      </w:r>
      <w:r w:rsidRPr="00D2526D">
        <w:t>weak-competitor</w:t>
      </w:r>
      <w:r>
        <w:t>”</w:t>
      </w:r>
      <w:r w:rsidRPr="00D2526D">
        <w:t xml:space="preserve"> appraisal strengthens the incentive to enter.</w:t>
      </w:r>
    </w:p>
    <w:p w14:paraId="5AAA938E" w14:textId="1A18AA94" w:rsidR="005C375D" w:rsidRDefault="005C375D" w:rsidP="005C375D">
      <w:pPr>
        <w:pStyle w:val="Paragraph0"/>
      </w:pPr>
      <w:r w:rsidRPr="00D2526D">
        <w:t>Noticing a simple visual marker is enough to know that the answer came from the platform</w:t>
      </w:r>
      <w:r>
        <w:t>’</w:t>
      </w:r>
      <w:r w:rsidRPr="00D2526D">
        <w:t>s AI system. System 1 then judges the competitor</w:t>
      </w:r>
      <w:r>
        <w:t>’</w:t>
      </w:r>
      <w:r w:rsidRPr="00D2526D">
        <w:t xml:space="preserve">s capability through the availability heuristic, so the judgment rests on whatever beliefs about machine-generated answers come to mind most readily </w:t>
      </w:r>
      <w:ins w:id="312" w:author="Dylan CHEN" w:date="2026-08-28T23:17:00Z" w16du:dateUtc="2026-08-28T15:17:00Z">
        <w:r w:rsidR="00C454A0" w:rsidRPr="00E55C5E">
          <w:fldChar w:fldCharType="begin"/>
        </w:r>
        <w:r w:rsidR="00C454A0">
          <w:instrText xml:space="preserve"> ADDIN ZOTERO_ITEM CSL_CITATION {"citationID":"QugXClw0","properties":{"unsorted":false,"formattedCitation":"(Tversky &amp; Kahneman 1973)","plainCitation":"(Tversky &amp; Kahneman 1973)","noteIndex":0},"citationItems":[{"id":167344,"uris":["http://zotero.org/users/8905122/items/B7SY7Z77"],"itemData":{"id":167344,"type":"article-journal","call-number":"1","container-title":"Cognitive psychology","DOI":"10.1016/0010-0285(73)90033-9","issue":"2","language":"en","note":"</w:instrText>
        </w:r>
        <w:r w:rsidR="00C454A0">
          <w:rPr>
            <w:rFonts w:ascii="Apple Color Emoji" w:hAnsi="Apple Color Emoji" w:cs="Apple Color Emoji"/>
          </w:rPr>
          <w:instrText>🏷️</w:instrText>
        </w:r>
        <w:r w:rsidR="00C454A0">
          <w:instrText xml:space="preserve"> /unread","page":"207–232","publisher":"Elsevier","source":"2.8 (Q2)","title":"Availability: A heuristic for judging frequency and probability","title-short":"Availability","URL":"https://www.sciencedirect.com/science/article/pii/0010028573900339","volume":"5","author":[{"family":"Tversky","given":"Amos"},{"family":"Kahneman","given":"Daniel"}],"accessed":{"date-parts":[["2026",7,24]]},"issued":{"date-parts":[["1973"]]}}}],"schema":"https://github.com/citation-style-language/schema/raw/master/csl-citation.json"} </w:instrText>
        </w:r>
        <w:r w:rsidR="00C454A0" w:rsidRPr="00E55C5E">
          <w:fldChar w:fldCharType="separate"/>
        </w:r>
        <w:r w:rsidR="00C454A0">
          <w:rPr>
            <w:noProof/>
          </w:rPr>
          <w:t>(Tversky &amp; Kahneman 1973)</w:t>
        </w:r>
        <w:r w:rsidR="00C454A0" w:rsidRPr="00E55C5E">
          <w:fldChar w:fldCharType="end"/>
        </w:r>
      </w:ins>
      <w:del w:id="313" w:author="Dylan CHEN" w:date="2026-08-28T23:17:00Z" w16du:dateUtc="2026-08-28T15:17:00Z">
        <w:r w:rsidRPr="00D2526D" w:rsidDel="00C454A0">
          <w:delText>(Tversky &amp; Kahneman 1973)</w:delText>
        </w:r>
      </w:del>
      <w:r w:rsidRPr="00D2526D">
        <w:t>. AI</w:t>
      </w:r>
      <w:r>
        <w:t>’</w:t>
      </w:r>
      <w:r w:rsidRPr="00D2526D">
        <w:t xml:space="preserve">s capability may change over time, but in the early period of </w:t>
      </w:r>
      <w:r>
        <w:rPr>
          <w:rFonts w:hint="eastAsia"/>
        </w:rPr>
        <w:t>Gen</w:t>
      </w:r>
      <w:r w:rsidRPr="00D2526D">
        <w:t xml:space="preserve">AI during which our study was conducted, two beliefs are relevant. </w:t>
      </w:r>
    </w:p>
    <w:p w14:paraId="59D9F3CF" w14:textId="77777777" w:rsidR="005C375D" w:rsidRPr="00015210" w:rsidRDefault="005C375D" w:rsidP="005C375D">
      <w:pPr>
        <w:pStyle w:val="Paragraph0"/>
      </w:pPr>
      <w:r w:rsidRPr="00015210">
        <w:t xml:space="preserve">The first belief is a general impression that generative text is bland and formulaic, a quality that popular discussion captures with the phrase “AI slop.” The evidence is consistent with this impression. Readers and trained evaluators tend to rate machine-generated writing as generic and lacking a distinctive voice, and automated text is marked by repetitive, low-variability phrasing </w:t>
      </w:r>
      <w:r w:rsidRPr="00015210">
        <w:lastRenderedPageBreak/>
        <w:t xml:space="preserve">that makes it recognizable as machine-produced </w:t>
      </w:r>
      <w:r w:rsidRPr="00015210">
        <w:fldChar w:fldCharType="begin"/>
      </w:r>
      <w:r w:rsidRPr="00015210">
        <w:instrText xml:space="preserve"> ADDIN ZOTERO_ITEM CSL_CITATION {"citationID":"5R3fwF59","properties":{"unsorted":false,"formattedCitation":"(Anderson et al. 2024; Doshi &amp; Hauser 2024)","plainCitation":"(Anderson et al. 2024; Doshi &amp; Hauser 2024)","noteIndex":0},"citationItems":[{"id":196600,"uris":["http://zotero.org/users/8905122/items/422DASYS"],"itemData":{"id":196600,"type":"paper-conference","abstract":"Large language models (LLMs) are now being used in a wide variety of contexts, including as creativity support tools (CSTs) intended to help their users come up with new ideas. But do LLMs actually support user creativity? We hypothesized that the use of an LLM as a CST might make the LLM’s users feel more creative, and even broaden the range of ideas suggested by each individual user, but also homogenize the ideas suggested by different users. We conducted a 36-participant comparative user study and found, in accordance with the homogenization hypothesis, that different users tended to produce less semantically distinct ideas with ChatGPT than with an alternative CST. Additionally, ChatGPT users generated a greater number of more detailed ideas, but felt less responsible for the ideas they generated. We discuss potential implications of these findings for users, designers, and developers of LLM-based CSTs.","archive_location":"162 </w:instrText>
      </w:r>
      <w:r w:rsidRPr="00015210">
        <w:rPr>
          <w:rFonts w:ascii="Apple Color Emoji" w:hAnsi="Apple Color Emoji" w:cs="Apple Color Emoji"/>
        </w:rPr>
        <w:instrText>📊</w:instrText>
      </w:r>
      <w:r w:rsidRPr="00015210">
        <w:instrText>","collection-title":"C&amp;amp;C '24","container-title":"Proceedings of the 16th Conference on Creativity &amp; Cognition","DOI":"10.1145/3635636.3656204","ISBN":"979-8-4007-0485-7","language":"en","note":"</w:instrText>
      </w:r>
      <w:r w:rsidRPr="00015210">
        <w:rPr>
          <w:rFonts w:ascii="Apple Color Emoji" w:hAnsi="Apple Color Emoji" w:cs="Apple Color Emoji"/>
        </w:rPr>
        <w:instrText>🏷️</w:instrText>
      </w:r>
      <w:r w:rsidRPr="00015210">
        <w:instrText xml:space="preserve"> /unread","page":"413–425","publisher":"Association for Computing Machinery","publisher-place":"New York, NY, USA","source":"ACM Digital Library","title":"Homogenization Effects of Large Language Models on Human Creative Ideation","URL":"https://doi.org/10.1145/3635636.3656204","author":[{"family":"Anderson","given":"Barrett R"},{"family":"Shah","given":"Jash Hemant"},{"family":"Kreminski","given":"Max"}],"accessed":{"date-parts":[["2026",8,9]]},"issued":{"date-parts":[["2024",6,23]]}}},{"id":196498,"uris":["http://zotero.org/users/8905122/items/TNL4II4R"],"itemData":{"id":196498,"type":"article-journal","abstract":"Creativity is core to being human. Generative artificial intelligence (AI)—including powerful large language models (LLMs)—holds promise for humans to be more creative by offering new ideas, or less creative by anchoring on generative AI ideas. We study the causal impact of generative AI ideas on the production of short stories in an online experiment where some writers obtained story ideas from an LLM. We find that access to generative AI ideas causes stories to be evaluated as more creative, better written, and more enjoyable, especially among less creative writers. However, generative AI–enabled stories are more similar to each other than stories by humans alone. These results point to an increase in individual creativity at the risk of losing collective novelty. This dynamic resembles a social dilemma: With generative AI, writers are individually better off, but collectively a narrower scope of novel content is produced. Our results have implications for researchers, policy-makers, and practitioners interested in bolstering creativity.","archive_location":"610 </w:instrText>
      </w:r>
      <w:r w:rsidRPr="00015210">
        <w:rPr>
          <w:rFonts w:ascii="Apple Color Emoji" w:hAnsi="Apple Color Emoji" w:cs="Apple Color Emoji"/>
        </w:rPr>
        <w:instrText>📊</w:instrText>
      </w:r>
      <w:r w:rsidRPr="00015210">
        <w:instrText>","call-number":"1","container-title":"Science Advances","DOI":"10.1126/sciadv.adn5290","issue":"28","language":"en","note":"</w:instrText>
      </w:r>
      <w:r w:rsidRPr="00015210">
        <w:rPr>
          <w:rFonts w:ascii="Apple Color Emoji" w:hAnsi="Apple Color Emoji" w:cs="Apple Color Emoji"/>
        </w:rPr>
        <w:instrText>🏷️</w:instrText>
      </w:r>
      <w:r w:rsidRPr="00015210">
        <w:instrText xml:space="preserve"> /unread","page":"eadn5290","publisher":"American Association for the Advancement of Science","source":"13.9 (Q1)","title":"Generative AI enhances individual creativity but reduces the collective diversity of novel content","URL":"https://www.science.org/doi/10.1126/sciadv.adn5290","volume":"10","author":[{"family":"Doshi","given":"Anil R."},{"family":"Hauser","given":"Oliver P."}],"accessed":{"date-parts":[["2026",8,9]]},"issued":{"date-parts":[["2024",7,12]]}}}],"schema":"https://github.com/citation-style-language/schema/raw/master/csl-citation.json"} </w:instrText>
      </w:r>
      <w:r w:rsidRPr="00015210">
        <w:fldChar w:fldCharType="separate"/>
      </w:r>
      <w:r w:rsidRPr="00015210">
        <w:t>(Anderson et al. 2024; Doshi &amp; Hauser 2024)</w:t>
      </w:r>
      <w:r w:rsidRPr="00015210">
        <w:fldChar w:fldCharType="end"/>
      </w:r>
      <w:r w:rsidRPr="00015210">
        <w:t>. The sense conveyed by “AI slop” is thus that the output follows a predictable template rather than saying anything sharp or particular.</w:t>
      </w:r>
      <w:r w:rsidRPr="00015210">
        <w:rPr>
          <w:rStyle w:val="FootnoteReference"/>
          <w:color w:val="000000"/>
          <w:sz w:val="22"/>
        </w:rPr>
        <w:footnoteReference w:id="2"/>
      </w:r>
    </w:p>
    <w:p w14:paraId="20AE6742" w14:textId="73262D11" w:rsidR="005C375D" w:rsidRPr="00D2526D" w:rsidRDefault="005C375D" w:rsidP="00D2526D">
      <w:pPr>
        <w:pStyle w:val="Paragraph0"/>
      </w:pPr>
      <w:r w:rsidRPr="00D2526D">
        <w:t xml:space="preserve">The second belief is specific to technical Q&amp;A, and it is the one our argument rests on. Members of technical communities were openly skeptical of AI-generated answers when </w:t>
      </w:r>
      <w:r>
        <w:rPr>
          <w:rFonts w:hint="eastAsia"/>
        </w:rPr>
        <w:t>Gen</w:t>
      </w:r>
      <w:r w:rsidRPr="00D2526D">
        <w:t>AI appeared, and their skepticism has an empirical basis</w:t>
      </w:r>
      <w:r>
        <w:rPr>
          <w:rFonts w:hint="eastAsia"/>
        </w:rPr>
        <w:t xml:space="preserve">. </w:t>
      </w:r>
      <w:ins w:id="316" w:author="Dylan CHEN" w:date="2026-08-28T23:17:00Z" w16du:dateUtc="2026-08-28T15:17:00Z">
        <w:r w:rsidR="00C454A0" w:rsidRPr="00E55C5E">
          <w:rPr>
            <w:color w:val="000000"/>
          </w:rPr>
          <w:fldChar w:fldCharType="begin"/>
        </w:r>
        <w:r w:rsidR="00C454A0" w:rsidRPr="00E55C5E">
          <w:rPr>
            <w:color w:val="000000"/>
          </w:rPr>
          <w:instrText xml:space="preserve"> ADDIN ZOTERO_ITEM CSL_CITATION {"citationID":"EQjJQFXo","properties":{"unsorted":false,"formattedCitation":"(Kabir et al. 2024)","plainCitation":"(Kabir et al. 2024)","dontUpdate":true,"noteIndex":0},"citationItems":[{"id":196702,"uris":["http://zotero.org/users/8905122/items/4IYKJJ7L"],"itemData":{"id":196702,"type":"paper-conference","abstract":"Q&amp;amp;A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C454A0" w:rsidRPr="00E55C5E">
          <w:rPr>
            <w:rFonts w:ascii="Apple Color Emoji" w:hAnsi="Apple Color Emoji" w:cs="Apple Color Emoji"/>
            <w:color w:val="000000"/>
          </w:rPr>
          <w:instrText>📊</w:instrText>
        </w:r>
        <w:r w:rsidR="00C454A0" w:rsidRPr="00E55C5E">
          <w:rPr>
            <w:color w:val="000000"/>
          </w:rPr>
          <w:instrText>","collection-title":"CHI '24","container-title":"Proceedings of the 2024 CHI Conference on Human Factors in Computing Systems","DOI":"10.1145/3613904.3642596","ISBN":"979-8-4007-0330-0","language":"en","note":"</w:instrText>
        </w:r>
        <w:r w:rsidR="00C454A0" w:rsidRPr="00E55C5E">
          <w:rPr>
            <w:rFonts w:ascii="Apple Color Emoji" w:hAnsi="Apple Color Emoji" w:cs="Apple Color Emoji"/>
            <w:color w:val="000000"/>
          </w:rPr>
          <w:instrText>🏷️</w:instrText>
        </w:r>
        <w:r w:rsidR="00C454A0" w:rsidRPr="00E55C5E">
          <w:rPr>
            <w:color w:val="000000"/>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00C454A0" w:rsidRPr="00E55C5E">
          <w:rPr>
            <w:color w:val="000000"/>
          </w:rPr>
          <w:fldChar w:fldCharType="separate"/>
        </w:r>
        <w:r w:rsidR="00C454A0" w:rsidRPr="00E55C5E">
          <w:rPr>
            <w:noProof/>
            <w:color w:val="000000"/>
          </w:rPr>
          <w:t>Kabir et al. (2024)</w:t>
        </w:r>
        <w:r w:rsidR="00C454A0" w:rsidRPr="00E55C5E">
          <w:rPr>
            <w:color w:val="000000"/>
          </w:rPr>
          <w:fldChar w:fldCharType="end"/>
        </w:r>
      </w:ins>
      <w:del w:id="317" w:author="Dylan CHEN" w:date="2026-08-28T23:17:00Z" w16du:dateUtc="2026-08-28T15:17:00Z">
        <w:r w:rsidRPr="00D2526D" w:rsidDel="00C454A0">
          <w:delText>Kabir et al. (2024)</w:delText>
        </w:r>
      </w:del>
      <w:r w:rsidRPr="00D2526D">
        <w:t xml:space="preserve"> report that more than half of ChatGPT</w:t>
      </w:r>
      <w:r>
        <w:t>’</w:t>
      </w:r>
      <w:r w:rsidRPr="00D2526D">
        <w:t>s answers to Stack Overflow questions contain incorrect information, that these answers are considerably more verbose than human answers, and that readers miss the errors in a substantial share of cases, which is why Stack Overflow banned AI-generated answers.</w:t>
      </w:r>
      <w:r>
        <w:rPr>
          <w:rFonts w:hint="eastAsia"/>
        </w:rPr>
        <w:t xml:space="preserve"> </w:t>
      </w:r>
      <w:r w:rsidRPr="00015210">
        <w:t>Disclosure compounds the effect, since information is judged less accurate when it is identified as machine-</w:t>
      </w:r>
      <w:r w:rsidRPr="00015210">
        <w:rPr>
          <w:color w:val="000000"/>
        </w:rPr>
        <w:t xml:space="preserve">generated </w:t>
      </w:r>
      <w:r w:rsidRPr="00015210">
        <w:rPr>
          <w:color w:val="000000"/>
        </w:rPr>
        <w:fldChar w:fldCharType="begin"/>
      </w:r>
      <w:r w:rsidRPr="00015210">
        <w:rPr>
          <w:color w:val="000000"/>
        </w:rPr>
        <w:instrText xml:space="preserve"> ADDIN ZOTERO_ITEM CSL_CITATION {"citationID":"ZLh7TlhP","properties":{"unsorted":false,"formattedCitation":"(Longoni et al. 2022)","plainCitation":"(Longoni et al. 2022)","noteIndex":0},"citationItems":[{"id":197288,"uris":["http://zotero.org/users/8905122/items/GPNBC6R7"],"itemData":{"id":197288,"type":"paper-conference","abstract":"Artificial Intelligence (AI) can generate text virtually indistinguishable from text written by humans. A key question, then, is whether people believe news headlines generated by AI as much as news headlines generated by humans. AI is viewed as lacking human motives and emotions, suggesting that people might view news written by AI as more accurate. By contrast, two pre-registered experiments on representative U.S. samples (N = 4,034) showed that people rated news headlines written by AI as less accurate than those written by humans. People were more likely to incorrectly rate news headlines written by AI (vs. a human) as inaccurate when they were actually true, and more likely to correctly rate them as inaccurate when they were indeed false. Our findings are important given the increasing adoption of AI in news generation, and the associated ethical and governance pressures to disclose it use and address standards of transparency and accountability.","archive_location":"98 </w:instrText>
      </w:r>
      <w:r w:rsidRPr="00015210">
        <w:rPr>
          <w:rFonts w:ascii="Apple Color Emoji" w:hAnsi="Apple Color Emoji" w:cs="Apple Color Emoji"/>
          <w:color w:val="000000"/>
        </w:rPr>
        <w:instrText>📊</w:instrText>
      </w:r>
      <w:r w:rsidRPr="00015210">
        <w:rPr>
          <w:color w:val="000000"/>
        </w:rPr>
        <w:instrText>","collection-title":"FAccT '22","container-title":"Proceedings of the 2022 ACM Conference on Fairness, Accountability, and Transparency","DOI":"10.1145/3531146.3533077","ISBN":"978-1-4503-9352-2","language":"en","note":"</w:instrText>
      </w:r>
      <w:r w:rsidRPr="00015210">
        <w:rPr>
          <w:rFonts w:ascii="Apple Color Emoji" w:hAnsi="Apple Color Emoji" w:cs="Apple Color Emoji"/>
          <w:color w:val="000000"/>
        </w:rPr>
        <w:instrText>🏷️</w:instrText>
      </w:r>
      <w:r w:rsidRPr="00015210">
        <w:rPr>
          <w:color w:val="000000"/>
        </w:rPr>
        <w:instrText xml:space="preserve"> /unread","page":"97–106","publisher":"Association for Computing Machinery","publisher-place":"New York, NY, USA","source":"ACM Digital Library","title":"News from Generative Artificial Intelligence Is Believed Less","URL":"https://dl.acm.org/doi/10.1145/3531146.3533077","author":[{"family":"Longoni","given":"Chiara"},{"family":"Fradkin","given":"Andrey"},{"family":"Cian","given":"Luca"},{"family":"Pennycook","given":"Gordon"}],"accessed":{"date-parts":[["2026",8,9]]},"issued":{"date-parts":[["2022",6,20]]}}}],"schema":"https://github.com/citation-style-language/schema/raw/master/csl-citation.json"} </w:instrText>
      </w:r>
      <w:r w:rsidRPr="00015210">
        <w:rPr>
          <w:color w:val="000000"/>
        </w:rPr>
        <w:fldChar w:fldCharType="separate"/>
      </w:r>
      <w:r w:rsidRPr="00015210">
        <w:rPr>
          <w:color w:val="000000"/>
        </w:rPr>
        <w:t>(Longoni et al. 2022)</w:t>
      </w:r>
      <w:r w:rsidRPr="00015210">
        <w:rPr>
          <w:color w:val="000000"/>
        </w:rPr>
        <w:fldChar w:fldCharType="end"/>
      </w:r>
      <w:r w:rsidRPr="00015210">
        <w:t>. The consequence is not just doubt but cost: an answer that looks plausible but may be wrong has to be verified before it can be used, and verifying it means working through the reasoning oneself. Therefore, an AI answer does not close a question the way a trusted human answer would.</w:t>
      </w:r>
    </w:p>
    <w:p w14:paraId="234BE507" w14:textId="79313DF9" w:rsidR="005C375D" w:rsidRPr="00D2526D" w:rsidRDefault="005C375D" w:rsidP="00D2526D">
      <w:pPr>
        <w:pStyle w:val="Paragraph0"/>
      </w:pPr>
      <w:r w:rsidRPr="00D2526D">
        <w:t xml:space="preserve">Appraising the AI as a weak competitor pushes toward entry. The AI answer sits under the same question, faces the same readers, and competes for the same attention, which is precisely the condition under which an actor is most likely to notice a competitor and respond </w:t>
      </w:r>
      <w:ins w:id="318" w:author="Dylan CHEN" w:date="2026-08-28T23:18:00Z" w16du:dateUtc="2026-08-28T15:18:00Z">
        <w:r w:rsidR="00C454A0" w:rsidRPr="00E55C5E">
          <w:fldChar w:fldCharType="begin"/>
        </w:r>
        <w:r w:rsidR="00C454A0">
          <w:instrText xml:space="preserve"> ADDIN ZOTERO_ITEM CSL_CITATION {"citationID":"gLh1ryB4","properties":{"unsorted":false,"formattedCitation":"(Chen et al. 2007; Chen 2009)","plainCitation":"(Chen et al. 2007; Chen 2009)","noteIndex":0},"citationItems":[{"id":181324,"uris":["http://zotero.org/users/8905122/items/JWY29G2T"],"itemData":{"id":181324,"type":"article-journal","abstract":"This paper investigates competitive tension, or the strain between a focal firm and a given rival that is likely to result in the firm taking action against the rival. Drawing on the awareness-motivation-capability perspective, we show how perceived competitive tension, as constructed from managers' and industry stakeholders' competitor assessments, is influenced by the independent and interactive effects of t</w:instrText>
        </w:r>
        <w:r w:rsidR="00C454A0">
          <w:rPr>
            <w:rFonts w:hint="eastAsia"/>
          </w:rPr>
          <w:instrText>hree factors: relative scale, rival's attack volume, and rival's capability to contest. Our results provide a new avenue for studying competitors and the relationship between competitor analysis and interfirm rivalry.</w:instrText>
        </w:r>
        <w:r w:rsidR="00C454A0">
          <w:rPr>
            <w:rFonts w:hint="eastAsia"/>
          </w:rPr>
          <w:instrText>本文研究竞争紧张度，即目标企业与其特定竞争对手之间的紧张关系，这种紧张关系可能导致目标企业采取行动对抗竞争对手。基于认知</w:instrText>
        </w:r>
        <w:r w:rsidR="00C454A0">
          <w:rPr>
            <w:rFonts w:hint="eastAsia"/>
          </w:rPr>
          <w:instrText>-</w:instrText>
        </w:r>
        <w:r w:rsidR="00C454A0">
          <w:rPr>
            <w:rFonts w:hint="eastAsia"/>
          </w:rPr>
          <w:instrText>动机</w:instrText>
        </w:r>
        <w:r w:rsidR="00C454A0">
          <w:rPr>
            <w:rFonts w:hint="eastAsia"/>
          </w:rPr>
          <w:instrText>-</w:instrText>
        </w:r>
        <w:r w:rsidR="00C454A0">
          <w:rPr>
            <w:rFonts w:hint="eastAsia"/>
          </w:rPr>
          <w:instrText>能力视角，我们展示了管理者和行业利益相关者对竞争对手的评估所构建的感知竞争紧张度如何受到三个因素的独立和交互影响：相对规模、竞争对手的攻击强度以及竞争对手的反击能力。我们的研究结果为研究竞争对手以及竞争对手分析与企业间竞争之间的关系提供了一个新的途径。</w:instrText>
        </w:r>
        <w:r w:rsidR="00C454A0">
          <w:rPr>
            <w:rFonts w:hint="eastAsia"/>
          </w:rPr>
          <w:instrText xml:space="preserve">","archive_location":"491 </w:instrText>
        </w:r>
        <w:r w:rsidR="00C454A0">
          <w:rPr>
            <w:rFonts w:ascii="Apple Color Emoji" w:hAnsi="Apple Color Emoji" w:cs="Apple Color Emoji"/>
          </w:rPr>
          <w:instrText>📊</w:instrText>
        </w:r>
        <w:r w:rsidR="00C454A0">
          <w:rPr>
            <w:rFonts w:hint="eastAsia"/>
          </w:rPr>
          <w:instrText>","call-number":"1","container-title":"Academy of Management Journal","DOI"</w:instrText>
        </w:r>
        <w:r w:rsidR="00C454A0">
          <w:instrText>:"10.5465/amj.2007.24162081","ISSN":"0001-4273","issue":"1","journalAbbreviation":"AMJ","language":"en","note":"</w:instrText>
        </w:r>
        <w:r w:rsidR="00C454A0">
          <w:rPr>
            <w:rFonts w:ascii="Apple Color Emoji" w:hAnsi="Apple Color Emoji" w:cs="Apple Color Emoji"/>
          </w:rPr>
          <w:instrText>🏷️</w:instrText>
        </w:r>
        <w:r w:rsidR="00C454A0">
          <w:instrText xml:space="preserve"> /unread</w:instrText>
        </w:r>
        <w:r w:rsidR="00C454A0">
          <w:rPr>
            <w:rFonts w:hint="eastAsia"/>
          </w:rPr>
          <w:instrText>、</w:instrText>
        </w:r>
        <w:r w:rsidR="00C454A0">
          <w:instrText>COMPETITION</w:instrText>
        </w:r>
        <w:r w:rsidR="00C454A0">
          <w:rPr>
            <w:rFonts w:hint="eastAsia"/>
          </w:rPr>
          <w:instrText>、</w:instrText>
        </w:r>
        <w:r w:rsidR="00C454A0">
          <w:instrText>MANAGEMENT</w:instrText>
        </w:r>
        <w:r w:rsidR="00C454A0">
          <w:rPr>
            <w:rFonts w:hint="eastAsia"/>
          </w:rPr>
          <w:instrText>、</w:instrText>
        </w:r>
        <w:r w:rsidR="00C454A0">
          <w:instrText>BUSINESS enterprises</w:instrText>
        </w:r>
        <w:r w:rsidR="00C454A0">
          <w:rPr>
            <w:rFonts w:hint="eastAsia"/>
          </w:rPr>
          <w:instrText>、</w:instrText>
        </w:r>
        <w:r w:rsidR="00C454A0">
          <w:instrText>COMMERCE</w:instrText>
        </w:r>
        <w:r w:rsidR="00C454A0">
          <w:rPr>
            <w:rFonts w:hint="eastAsia"/>
          </w:rPr>
          <w:instrText>、</w:instrText>
        </w:r>
        <w:r w:rsidR="00C454A0">
          <w:instrText>DATA analysis</w:instrText>
        </w:r>
        <w:r w:rsidR="00C454A0">
          <w:rPr>
            <w:rFonts w:hint="eastAsia"/>
          </w:rPr>
          <w:instrText>、</w:instrText>
        </w:r>
        <w:r w:rsidR="00C454A0">
          <w:instrText>MOTIVATION (Psychology)</w:instrText>
        </w:r>
        <w:r w:rsidR="00C454A0">
          <w:rPr>
            <w:rFonts w:hint="eastAsia"/>
          </w:rPr>
          <w:instrText>、</w:instrText>
        </w:r>
        <w:r w:rsidR="00C454A0">
          <w:instrText>STRESS (Psychology)","page":"101-118","publisher":"Academy of Management","source":"12.8 (Q1)","title":"Competitive Tension: The Awareness-Motivation-Capability Perspective","title-short":"Competitive Tension","URL":"https://journals.aom.org/doi/abs/10.5465/amj.2007.24162081","volume":"50","author":[{"family":"Chen","given":"Ming-jer"},{"family":"Su","given":"Kuo-Hsien"},{"family":"Tsai","given":"Wenpin"}],"accessed":{"date-parts":[["2026",7,27]]},"issued":{"date-parts":[["2007",2]]}}},{"id":181732,"uris":["http://zotero.org/users/8905122/items/3R9IAKCV"],"itemData":{"id":181732,"type":"article-journal","abstract":"This paper introduces competitive dynamics research, a body of work that has emerged in the strategic management field over the last two decades. I will focus on my scholarly pursuit</w:instrText>
        </w:r>
        <w:r w:rsidR="00C454A0">
          <w:rPr>
            <w:rFonts w:hint="eastAsia"/>
          </w:rPr>
          <w:instrText>—</w:instrText>
        </w:r>
        <w:r w:rsidR="00C454A0">
          <w:instrText xml:space="preserve">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C454A0">
          <w:rPr>
            <w:rFonts w:ascii="Apple Color Emoji" w:hAnsi="Apple Color Emoji" w:cs="Apple Color Emoji"/>
          </w:rPr>
          <w:instrText>📊</w:instrText>
        </w:r>
        <w:r w:rsidR="00C454A0">
          <w:instrText>","call-number":"3","container-title":"Asia Pacific Journal of Management","DOI":"10.1007/s10490-008-9110-7","ISSN":"1572-9958","issue":"1","journalAbbreviation":"Asia Pac J Manag","language":"en","note":"</w:instrText>
        </w:r>
        <w:r w:rsidR="00C454A0">
          <w:rPr>
            <w:rFonts w:ascii="Apple Color Emoji" w:hAnsi="Apple Color Emoji" w:cs="Apple Color Emoji"/>
          </w:rPr>
          <w:instrText>🏷️</w:instrText>
        </w:r>
        <w:r w:rsidR="00C454A0">
          <w:instrText xml:space="preserve"> /reading</w:instrText>
        </w:r>
        <w:r w:rsidR="00C454A0">
          <w:rPr>
            <w:rFonts w:hint="eastAsia"/>
          </w:rPr>
          <w:instrText>、</w:instrText>
        </w:r>
        <w:r w:rsidR="00C454A0">
          <w:instrText>Research</w:instrText>
        </w:r>
        <w:r w:rsidR="00C454A0">
          <w:rPr>
            <w:rFonts w:hint="eastAsia"/>
          </w:rPr>
          <w:instrText>、</w:instrText>
        </w:r>
        <w:r w:rsidR="00C454A0">
          <w:rPr>
            <w:rFonts w:ascii="Apple Color Emoji" w:hAnsi="Apple Color Emoji" w:cs="Apple Color Emoji"/>
          </w:rPr>
          <w:instrText>🤖️</w:instrText>
        </w:r>
        <w:r w:rsidR="00C454A0">
          <w:rPr>
            <w:rFonts w:hint="eastAsia"/>
          </w:rPr>
          <w:instrText>、</w:instrText>
        </w:r>
        <w:r w:rsidR="00C454A0">
          <w:instrText>Competitive dynamics</w:instrText>
        </w:r>
        <w:r w:rsidR="00C454A0">
          <w:rPr>
            <w:rFonts w:hint="eastAsia"/>
          </w:rPr>
          <w:instrText>、</w:instrText>
        </w:r>
        <w:r w:rsidR="00C454A0">
          <w:instrText>Publishing</w:instrText>
        </w:r>
        <w:r w:rsidR="00C454A0">
          <w:rPr>
            <w:rFonts w:hint="eastAsia"/>
          </w:rPr>
          <w:instrText>、</w:instrText>
        </w:r>
        <w:r w:rsidR="00C454A0">
          <w:instrText>Strategic</w:instrText>
        </w:r>
        <w:r w:rsidR="00C454A0">
          <w:rPr>
            <w:rFonts w:hint="eastAsia"/>
          </w:rPr>
          <w:instrText xml:space="preserve"> management</w:instrText>
        </w:r>
        <w:r w:rsidR="00C454A0">
          <w:rPr>
            <w:rFonts w:hint="eastAsia"/>
          </w:rPr>
          <w:instrText>、</w:instrText>
        </w:r>
        <w:r w:rsidR="00C454A0">
          <w:rPr>
            <w:rFonts w:hint="eastAsia"/>
          </w:rPr>
          <w:instrText>U.S.-based journal","page":"5-25","source":"9.7 (Q1)","title":"Competitive dynamics research: An insider</w:instrText>
        </w:r>
        <w:r w:rsidR="00C454A0">
          <w:rPr>
            <w:rFonts w:hint="eastAsia"/>
          </w:rPr>
          <w:instrText>’</w:instrText>
        </w:r>
        <w:r w:rsidR="00C454A0">
          <w:rPr>
            <w:rFonts w:hint="eastAsia"/>
          </w:rPr>
          <w:instrText>s odyssey","title-short":"Competitive dynamics research","URL":"https://doi.org/10.1007/s10490-008-9110-7","volume":"26","author":[{"famil</w:instrText>
        </w:r>
        <w:r w:rsidR="00C454A0">
          <w:instrText xml:space="preserve">y":"Chen","given":"Ming-Jer"}],"accessed":{"date-parts":[["2026",7,27]]},"issued":{"date-parts":[["2009",3,1]]}}}],"schema":"https://github.com/citation-style-language/schema/raw/master/csl-citation.json"} </w:instrText>
        </w:r>
        <w:r w:rsidR="00C454A0" w:rsidRPr="00E55C5E">
          <w:fldChar w:fldCharType="separate"/>
        </w:r>
        <w:r w:rsidR="00C454A0">
          <w:rPr>
            <w:noProof/>
          </w:rPr>
          <w:t>(Chen et al. 2007; Chen 2009)</w:t>
        </w:r>
        <w:r w:rsidR="00C454A0" w:rsidRPr="00E55C5E">
          <w:fldChar w:fldCharType="end"/>
        </w:r>
      </w:ins>
      <w:del w:id="319" w:author="Dylan CHEN" w:date="2026-08-28T23:18:00Z" w16du:dateUtc="2026-08-28T15:18:00Z">
        <w:r w:rsidRPr="00D2526D" w:rsidDel="00C454A0">
          <w:delText>(Chen et al. 2007; Chen 2009)</w:delText>
        </w:r>
      </w:del>
      <w:r w:rsidRPr="00D2526D">
        <w:t xml:space="preserve">. A weak competitor makes responding attractive, because the risk of losing is </w:t>
      </w:r>
      <w:r w:rsidRPr="00D2526D">
        <w:lastRenderedPageBreak/>
        <w:t xml:space="preserve">low and a competent developer can </w:t>
      </w:r>
      <w:r>
        <w:rPr>
          <w:rFonts w:hint="eastAsia"/>
        </w:rPr>
        <w:t>provide</w:t>
      </w:r>
      <w:r w:rsidRPr="00D2526D">
        <w:t xml:space="preserve"> the correct answer the AI failed to provide.</w:t>
      </w:r>
    </w:p>
    <w:p w14:paraId="319E0BC5" w14:textId="77777777" w:rsidR="005C375D" w:rsidRPr="00D2526D" w:rsidRDefault="005C375D" w:rsidP="00D2526D">
      <w:pPr>
        <w:pStyle w:val="Paragraph0"/>
        <w:ind w:left="533" w:firstLine="0"/>
        <w:rPr>
          <w:i/>
          <w:iCs/>
        </w:rPr>
      </w:pPr>
      <w:r w:rsidRPr="00D2526D">
        <w:rPr>
          <w:i/>
          <w:iCs/>
        </w:rPr>
        <w:t>H1. The AI label alone increases human answer supply.</w:t>
      </w:r>
    </w:p>
    <w:p w14:paraId="19B425C5" w14:textId="0ECAFFC2" w:rsidR="005C375D" w:rsidRPr="00D2526D" w:rsidRDefault="005C375D" w:rsidP="00D2526D">
      <w:pPr>
        <w:pStyle w:val="Paragraph0"/>
      </w:pPr>
      <w:r w:rsidRPr="00D2526D">
        <w:t xml:space="preserve">The second glance signal is length, and it pushes entry in the opposite direction. Length is processed through attribute substitution, in which System 1 replaces a difficult judgment with an easier one associated with it </w:t>
      </w:r>
      <w:ins w:id="320" w:author="Dylan CHEN" w:date="2026-08-28T23:18:00Z" w16du:dateUtc="2026-08-28T15:18:00Z">
        <w:r w:rsidR="00C454A0" w:rsidRPr="00E55C5E">
          <w:fldChar w:fldCharType="begin"/>
        </w:r>
        <w:r w:rsidR="00C454A0">
          <w:instrText xml:space="preserve"> ADDIN ZOTERO_ITEM CSL_CITATION {"citationID":"w2fXDRxm","properties":{"unsorted":false,"formattedCitation":"(Kahneman 2011; Kahneman &amp; Frederick 2002)","plainCitation":"(Kahneman 2011; Kahneman &amp; Frederick 2002)","noteIndex":0},"citationItems":[{"id":80829,"uris":["http://zotero.org/users/8905122/items/YSCWE6LK"],"itemData":{"id":80829,"type":"article-journal","container-title":"Farrar, Straus and Giroux","note":"</w:instrText>
        </w:r>
        <w:r w:rsidR="00C454A0">
          <w:rPr>
            <w:rFonts w:ascii="Apple Color Emoji" w:hAnsi="Apple Color Emoji" w:cs="Apple Color Emoji"/>
          </w:rPr>
          <w:instrText>🏷️</w:instrText>
        </w:r>
        <w:r w:rsidR="00C454A0">
          <w:instrText xml:space="preserve"> /reading","title":"Thinking, fast and slow","author":[{"family":"Kahneman","given":"Daniel"}],"issued":{"date-parts":[["2011"]]}}},{"id":181428,"uris":["http://zotero.org/users/8905122/items/NJCVAUXG","http://zotero.org/users/8905122/items/366UBVBE"],"itemData":{"id":181428,"type":"article-journal","container-title":"Heuristics and biases: The psychology of intuitive judgment","DOI":"10.1017/CBO9780511808098.004","issue":"49-81","note":"</w:instrText>
        </w:r>
        <w:r w:rsidR="00C454A0">
          <w:rPr>
            <w:rFonts w:ascii="Apple Color Emoji" w:hAnsi="Apple Color Emoji" w:cs="Apple Color Emoji"/>
          </w:rPr>
          <w:instrText>🏷️</w:instrText>
        </w:r>
        <w:r w:rsidR="00C454A0">
          <w:instrText xml:space="preserve"> /unread","page":"74","source":"Google Scholar","title":"Representativeness revisited: Attribute substitution in intuitive judgment","title-short":"Representativeness revisited","URL":"https://books.google.com/books?hl=zh-CN&amp;lr=&amp;id=FfTVDY-zrCoC&amp;oi=fnd&amp;pg=PA49&amp;dq=Kahneman+%26+Frederick+(2002)&amp;ots=_42EEjffaL&amp;sig=C08xcKZF6TRSsYC1eMIkLfvDDsg","volume":"49","author":[{"family":"Kahneman","given":"Daniel"},{"family":"Frederick","given":"Shane"}],"accessed":{"date-parts":[["2026",7,27]]},"issued":{"date-parts":[["2002"]]}}}],"schema":"https://github.com/citation-style-language/schema/raw/master/csl-citation.json"} </w:instrText>
        </w:r>
        <w:r w:rsidR="00C454A0" w:rsidRPr="00E55C5E">
          <w:fldChar w:fldCharType="separate"/>
        </w:r>
        <w:r w:rsidR="00C454A0">
          <w:rPr>
            <w:noProof/>
          </w:rPr>
          <w:t>(Kahneman 2011; Kahneman &amp; Frederick 2002)</w:t>
        </w:r>
        <w:r w:rsidR="00C454A0" w:rsidRPr="00E55C5E">
          <w:fldChar w:fldCharType="end"/>
        </w:r>
      </w:ins>
      <w:del w:id="321" w:author="Dylan CHEN" w:date="2026-08-28T23:18:00Z" w16du:dateUtc="2026-08-28T15:18:00Z">
        <w:r w:rsidRPr="00D2526D" w:rsidDel="00C454A0">
          <w:delText>(Kahneman 2011; Kahneman &amp; Frederick 2002)</w:delText>
        </w:r>
      </w:del>
      <w:r w:rsidRPr="00D2526D">
        <w:t>. The difficult judgment is how much of the question the competitor has covered; the easy substitute is the answer</w:t>
      </w:r>
      <w:r>
        <w:t>’</w:t>
      </w:r>
      <w:r w:rsidRPr="00D2526D">
        <w:t>s physical size. Our setting makes this substitution reliable, because on SegmentFault technical answers are broken into code blocks, numbered steps, configuration snippets, and shell commands, so a long answer in this format appears without reading to enumerate several possible causes or several fixes, and length becomes a credible indication of how much ground has been taken. What matters at entry is how much room is left. Thus the more of the question the existing answer appears to cover, the less room appears to remain, and the weaker the incentive to enter.</w:t>
      </w:r>
    </w:p>
    <w:p w14:paraId="2F19B116" w14:textId="77777777" w:rsidR="005C375D" w:rsidRPr="00D2526D" w:rsidRDefault="005C375D" w:rsidP="00D2526D">
      <w:pPr>
        <w:pStyle w:val="Paragraph0"/>
        <w:ind w:left="533" w:firstLine="0"/>
        <w:rPr>
          <w:i/>
          <w:iCs/>
        </w:rPr>
      </w:pPr>
      <w:r w:rsidRPr="00D2526D">
        <w:rPr>
          <w:i/>
          <w:iCs/>
        </w:rPr>
        <w:t>H2. The effect of an AI answer on human answer supply becomes more negative as the length of the AI answer increases.</w:t>
      </w:r>
    </w:p>
    <w:p w14:paraId="07AB6D84" w14:textId="0A8A6F91" w:rsidR="005C375D" w:rsidRPr="00D2526D" w:rsidRDefault="005C375D" w:rsidP="00D2526D">
      <w:pPr>
        <w:pStyle w:val="Paragraph0"/>
      </w:pPr>
      <w:r w:rsidRPr="00D2526D">
        <w:t xml:space="preserve">Two points deserve emphasis. First, this is a claim about coverage, not quality, because length is far easier to perceive at a glance than quality, and an answer can be comprehensive and wrong at the same time </w:t>
      </w:r>
      <w:ins w:id="322" w:author="Dylan CHEN" w:date="2026-08-28T23:19:00Z" w16du:dateUtc="2026-08-28T15:19:00Z">
        <w:r w:rsidR="00C454A0" w:rsidRPr="00E55C5E">
          <w:rPr>
            <w:rFonts w:eastAsia="DengXian"/>
            <w:kern w:val="2"/>
            <w14:ligatures w14:val="standardContextual"/>
          </w:rPr>
          <w:fldChar w:fldCharType="begin"/>
        </w:r>
      </w:ins>
      <w:r w:rsidR="00DC684C">
        <w:rPr>
          <w:rFonts w:eastAsia="DengXian"/>
          <w:kern w:val="2"/>
          <w14:ligatures w14:val="standardContextual"/>
        </w:rPr>
        <w:instrText xml:space="preserve"> ADDIN ZOTERO_ITEM CSL_CITATION {"citationID":"Gqw5alSW","properties":{"unsorted":false,"formattedCitation":"(Kabir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ins w:id="323" w:author="Dylan CHEN" w:date="2026-08-28T23:19:00Z" w16du:dateUtc="2026-08-28T15:19:00Z">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324" w:author="Dylan CHEN" w:date="2026-08-28T23:19:00Z" w16du:dateUtc="2026-08-28T15:19:00Z">
        <w:r w:rsidRPr="00D2526D" w:rsidDel="00C454A0">
          <w:delText>(Kabir et al. 2024)</w:delText>
        </w:r>
      </w:del>
      <w:r w:rsidRPr="00D2526D">
        <w:t>. Second, H2 complements H1 in describing the overall effect of a glance: the AI label</w:t>
      </w:r>
      <w:r>
        <w:t>’</w:t>
      </w:r>
      <w:r w:rsidRPr="00D2526D">
        <w:t>s contribution is relatively stable, while length varies and shifts the perceived room for a contribution. This is why the consequence of adding an AI answer cannot be a single number. It is positive where the AI content is thin and negative where it is thick, and the point at which it changes sign depends on the content a given AI answer provides and, over time, on the continuing improvement of AI.</w:t>
      </w:r>
    </w:p>
    <w:p w14:paraId="1088A051" w14:textId="77777777" w:rsidR="005C375D" w:rsidRPr="00D2526D" w:rsidRDefault="005C375D" w:rsidP="0049010E">
      <w:pPr>
        <w:pStyle w:val="Heading3"/>
        <w:rPr>
          <w:lang w:eastAsia="en-US"/>
        </w:rPr>
      </w:pPr>
      <w:r w:rsidRPr="00D2526D">
        <w:rPr>
          <w:lang w:eastAsia="en-US"/>
        </w:rPr>
        <w:lastRenderedPageBreak/>
        <w:t>AI Answer Quality Does Not Shape Entry (System 2)</w:t>
      </w:r>
    </w:p>
    <w:p w14:paraId="53BE1E6D" w14:textId="4F4FB5BB" w:rsidR="005C375D" w:rsidRPr="00015210" w:rsidRDefault="005C375D" w:rsidP="005C375D">
      <w:pPr>
        <w:pStyle w:val="Paragraph0"/>
      </w:pPr>
      <w:r w:rsidRPr="00D2526D">
        <w:t xml:space="preserve">Quality is a System 2 signal, and entry is a System 1 decision, so the same-level principle predicts no systematic effect of AI answer quality on entry. </w:t>
      </w:r>
      <w:r w:rsidRPr="00015210">
        <w:t>Quality becomes available only afterward, because it requires reading the answer through and checking it against the specific problem. Therefore, entry is shaped mainly by what arrives first.</w:t>
      </w:r>
      <w:r>
        <w:t xml:space="preserve"> </w:t>
      </w:r>
      <w:r w:rsidRPr="00015210">
        <w:t xml:space="preserve">This argument rests on the division of labor between the two systems. System 1 forms an appraisal from the cues at hand and returns a disposition to act or to pass; System 2 is then in a position to examine that disposition and either endorse it or overturn it. The </w:t>
      </w:r>
      <w:r>
        <w:rPr>
          <w:rFonts w:hint="eastAsia"/>
        </w:rPr>
        <w:t>two systems</w:t>
      </w:r>
      <w:r w:rsidRPr="00015210">
        <w:t xml:space="preserve"> account emphasizes that System 2 normally </w:t>
      </w:r>
      <w:r w:rsidRPr="00015210">
        <w:rPr>
          <w:i/>
          <w:iCs/>
        </w:rPr>
        <w:t>endorses</w:t>
      </w:r>
      <w:r w:rsidRPr="00015210">
        <w:t xml:space="preserve">, because it is recruited only when the fast route fails to deliver a confident answer, and not recruited when the fast route delivers one cheaply, which is the law of least effort at work </w:t>
      </w:r>
      <w:r w:rsidRPr="00015210">
        <w:fldChar w:fldCharType="begin"/>
      </w:r>
      <w:r w:rsidRPr="00015210">
        <w:instrText xml:space="preserve"> ADDIN ZOTERO_ITEM CSL_CITATION {"citationID":"eHS7OWaQ","properties":{"unsorted":false,"formattedCitation":"(Kahneman 2011)","plainCitation":"(Kahneman 2011)","noteIndex":0},"citationItems":[{"id":80829,"uris":["http://zotero.org/users/8905122/items/YSCWE6LK"],"itemData":{"id":80829,"type":"article-journal","container-title":"Farrar, Straus and Giroux","note":"</w:instrText>
      </w:r>
      <w:r w:rsidRPr="00015210">
        <w:rPr>
          <w:rFonts w:ascii="Apple Color Emoji" w:hAnsi="Apple Color Emoji" w:cs="Apple Color Emoji"/>
        </w:rPr>
        <w:instrText>🏷️</w:instrText>
      </w:r>
      <w:r w:rsidRPr="00015210">
        <w:instrText xml:space="preserve"> /reading","title":"Thinking, fast and slow","author":[{"family":"Kahneman","given":"Daniel"}],"issued":{"date-parts":[["2011"]]}}}],"schema":"https://github.com/citation-style-language/schema/raw/master/csl-citation.json"} </w:instrText>
      </w:r>
      <w:r w:rsidRPr="00015210">
        <w:fldChar w:fldCharType="separate"/>
      </w:r>
      <w:r w:rsidRPr="00015210">
        <w:t>(Kahneman 2011)</w:t>
      </w:r>
      <w:r w:rsidRPr="00015210">
        <w:fldChar w:fldCharType="end"/>
      </w:r>
      <w:r w:rsidRPr="00015210">
        <w:t xml:space="preserve">. Here the fast route does deliver a confident answer: the label and the length together produce a coherent impression of how much ground the </w:t>
      </w:r>
      <w:r>
        <w:t>competitor</w:t>
      </w:r>
      <w:r w:rsidRPr="00015210">
        <w:t xml:space="preserve"> has taken, so nothing calls for the more expensive judgment that assessing quality would require.</w:t>
      </w:r>
    </w:p>
    <w:p w14:paraId="3FA22D6A" w14:textId="11096CEC" w:rsidR="005C375D" w:rsidRPr="00015210" w:rsidRDefault="005C375D" w:rsidP="005C375D">
      <w:pPr>
        <w:pStyle w:val="Paragraph0"/>
      </w:pPr>
      <w:r w:rsidRPr="00015210">
        <w:t>Even a</w:t>
      </w:r>
      <w:r>
        <w:t>n</w:t>
      </w:r>
      <w:r w:rsidRPr="00015210">
        <w:t xml:space="preserve"> </w:t>
      </w:r>
      <w:r>
        <w:t>answerer</w:t>
      </w:r>
      <w:r w:rsidRPr="00015210">
        <w:t xml:space="preserve"> who does read the AI answer tends to confirm the first impression. An answer looks comprehensive because of how it is laid out, but correctness depends on whether the code runs, whether the named libraries and versions are the ones actually in use, and whether the diagnosis fits the setup described. Checking these things means working through the reasoning, which is demanding even for skilled programmers </w:t>
      </w:r>
      <w:r w:rsidRPr="00015210">
        <w:fldChar w:fldCharType="begin"/>
      </w:r>
      <w:r w:rsidRPr="00015210">
        <w:instrText xml:space="preserve"> ADDIN ZOTERO_ITEM CSL_CITATION {"citationID":"Ue23IfVF","properties":{"unsorted":false,"formattedCitation":"(Lee &amp; Lee 2025)","plainCitation":"(Lee &amp; Lee 2025)","noteIndex":0},"citationItems":[{"id":197490,"uris":["http://zotero.org/users/8905122/items/JFB98B73"],"itemData":{"id":197490,"type":"article-journal","abstract":"The performance of question-answering (QA) models has significantly advanced, yet challenges remain in verifying the accuracy of generated answers and providing clear explanations of the reasoning behind them. In response, this study introduces a novel answer verification model that detects inaccuracies in QA system outputs and offers structured, multi-step explanations to enhance both understanding and reliability. We built an answer verification system consisting of a stepwise prover and two types of verifiers and tested the proposed system on the EntailmentBank dataset as well as the ARC, AQUA-RAT, and AR-LSAT datasets from the STREET benchmark. By correcting the answers generated by the T5-large and GPT-3.5 QA models and comparing the results before and after correction, we observed notable improvements in answer accuracy and explanation clarity. Specifically, the proposed model increased the exact match score of the T5-large model by 1.76% and that of GPT-3.5 by 3.53% on the EntailmentBank dataset. Additionally, to address potential data scarcity, the study proposes a data augmentation technique that employs large language models and multi-hop datasets to generate reasoning chains, thereby enriching the training data. Although the augmented data did not match the quality of the gold data, which is manually curated and verified by humans, our experiments demonstrated that combining gold data with augmented data resulted in better performance than using only a subset of the gold data.","archive_location":"4 </w:instrText>
      </w:r>
      <w:r w:rsidRPr="00015210">
        <w:rPr>
          <w:rFonts w:ascii="Apple Color Emoji" w:hAnsi="Apple Color Emoji" w:cs="Apple Color Emoji"/>
        </w:rPr>
        <w:instrText>📊</w:instrText>
      </w:r>
      <w:r w:rsidRPr="00015210">
        <w:instrText>","call-number":"1 (CCF C)","container-title":"Knowledge-Based Systems","DOI":"10.1016/j.knosys.2025.113091","ISSN":"0950-7051","journalAbbreviation":"Knowledge-Based Systems","language":"en","note":"</w:instrText>
      </w:r>
      <w:r w:rsidRPr="00015210">
        <w:rPr>
          <w:rFonts w:ascii="Apple Color Emoji" w:hAnsi="Apple Color Emoji" w:cs="Apple Color Emoji"/>
        </w:rPr>
        <w:instrText>🏷️</w:instrText>
      </w:r>
      <w:r w:rsidRPr="00015210">
        <w:instrText xml:space="preserve"> /reading</w:instrText>
      </w:r>
      <w:r w:rsidRPr="00015210">
        <w:instrText>、</w:instrText>
      </w:r>
      <w:r w:rsidRPr="00015210">
        <w:instrText>Question answering</w:instrText>
      </w:r>
      <w:r w:rsidRPr="00015210">
        <w:instrText>、</w:instrText>
      </w:r>
      <w:r w:rsidRPr="00015210">
        <w:instrText>Natural language processing</w:instrText>
      </w:r>
      <w:r w:rsidRPr="00015210">
        <w:instrText>、</w:instrText>
      </w:r>
      <w:r w:rsidRPr="00015210">
        <w:instrText>Answer verification</w:instrText>
      </w:r>
      <w:r w:rsidRPr="00015210">
        <w:instrText>、</w:instrText>
      </w:r>
      <w:r w:rsidRPr="00015210">
        <w:instrText xml:space="preserve">Data generation","page":"113091","source":"8 (Q1)","title":"Structured reasoning and answer verification: Enhancing question answering system accuracy and explainability","title-short":"Structured reasoning and answer verification","URL":"https://www.sciencedirect.com/science/article/pii/S0950705125001388","volume":"311","author":[{"family":"Lee","given":"Jihyung"},{"family":"Lee","given":"Gary Geunbae"}],"accessed":{"date-parts":[["2026",8,9]]},"issued":{"date-parts":[["2025",2,28]]}}}],"schema":"https://github.com/citation-style-language/schema/raw/master/csl-citation.json"} </w:instrText>
      </w:r>
      <w:r w:rsidRPr="00015210">
        <w:fldChar w:fldCharType="separate"/>
      </w:r>
      <w:r w:rsidRPr="00015210">
        <w:t>(Lee &amp; Lee 2025)</w:t>
      </w:r>
      <w:r w:rsidRPr="00015210">
        <w:fldChar w:fldCharType="end"/>
      </w:r>
      <w:r w:rsidRPr="00015210">
        <w:t xml:space="preserve">, and errors in AI answers often go undetected for exactly this reason </w:t>
      </w:r>
      <w:r w:rsidRPr="00015210">
        <w:rPr>
          <w:rFonts w:eastAsia="DengXian"/>
          <w:kern w:val="2"/>
          <w14:ligatures w14:val="standardContextual"/>
        </w:rPr>
        <w:fldChar w:fldCharType="begin"/>
      </w:r>
      <w:r w:rsidR="00DC684C">
        <w:rPr>
          <w:rFonts w:eastAsia="DengXian"/>
          <w:kern w:val="2"/>
          <w14:ligatures w14:val="standardContextual"/>
        </w:rPr>
        <w:instrText xml:space="preserve"> ADDIN ZOTERO_ITEM CSL_CITATION {"citationID":"P1ioLuNR","properties":{"unsorted":false,"formattedCitation":"(Kabir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r w:rsidRPr="00015210">
        <w:rPr>
          <w:rFonts w:eastAsia="DengXian"/>
          <w:kern w:val="2"/>
          <w14:ligatures w14:val="standardContextual"/>
        </w:rPr>
        <w:fldChar w:fldCharType="separate"/>
      </w:r>
      <w:r w:rsidRPr="00015210">
        <w:rPr>
          <w:rFonts w:eastAsia="DengXian"/>
          <w:kern w:val="2"/>
          <w14:ligatures w14:val="standardContextual"/>
        </w:rPr>
        <w:t>(Kabir et al. 2024)</w:t>
      </w:r>
      <w:r w:rsidRPr="00015210">
        <w:rPr>
          <w:rFonts w:eastAsia="DengXian"/>
          <w:kern w:val="2"/>
          <w14:ligatures w14:val="standardContextual"/>
        </w:rPr>
        <w:fldChar w:fldCharType="end"/>
      </w:r>
      <w:r w:rsidRPr="00015210">
        <w:t>. Careful reading is thus costly to start and unreliable once started, so it overturns the first impression less often than one might expect.</w:t>
      </w:r>
    </w:p>
    <w:p w14:paraId="4BB511FA" w14:textId="77777777" w:rsidR="005C375D" w:rsidRPr="00015210" w:rsidRDefault="005C375D" w:rsidP="005C375D">
      <w:pPr>
        <w:pStyle w:val="Paragraph0"/>
      </w:pPr>
      <w:r w:rsidRPr="00015210">
        <w:t>Reversals do occur in both directions. A</w:t>
      </w:r>
      <w:r>
        <w:t>n</w:t>
      </w:r>
      <w:r w:rsidRPr="00015210">
        <w:t xml:space="preserve"> </w:t>
      </w:r>
      <w:r>
        <w:t>answerer</w:t>
      </w:r>
      <w:r w:rsidRPr="00015210">
        <w:t xml:space="preserve"> who meant to pass may find the AI answer mistaken and write up their own answer after all; a</w:t>
      </w:r>
      <w:r>
        <w:t>n</w:t>
      </w:r>
      <w:r w:rsidRPr="00015210">
        <w:t xml:space="preserve"> </w:t>
      </w:r>
      <w:r>
        <w:t>answerer</w:t>
      </w:r>
      <w:r w:rsidRPr="00015210">
        <w:t xml:space="preserve"> who meant to write up </w:t>
      </w:r>
      <w:r w:rsidRPr="00015210">
        <w:lastRenderedPageBreak/>
        <w:t>their own answer may find the AI answer sound and stop contributing their own answer. We do not claim that either pattern is impossible. We claim that neither is systematic enough to produce a detectable relationship between the quality of an AI answer and the rate at which human answers appear.</w:t>
      </w:r>
    </w:p>
    <w:p w14:paraId="70C0BAFB" w14:textId="7C7F6ED2" w:rsidR="005C375D" w:rsidRPr="00D2526D" w:rsidRDefault="005C375D" w:rsidP="00D2526D">
      <w:pPr>
        <w:pStyle w:val="Paragraph0"/>
        <w:ind w:left="533" w:firstLine="0"/>
        <w:rPr>
          <w:i/>
          <w:iCs/>
        </w:rPr>
      </w:pPr>
      <w:r w:rsidRPr="00D2526D">
        <w:rPr>
          <w:i/>
          <w:iCs/>
        </w:rPr>
        <w:t>H3 (null). The effect of an AI answer on human answer supply does not vary appreciably with the quality of the AI answer.</w:t>
      </w:r>
    </w:p>
    <w:p w14:paraId="6AFA3149" w14:textId="0D81E9B1" w:rsidR="005C375D" w:rsidRPr="00D2526D" w:rsidRDefault="005C375D" w:rsidP="0049010E">
      <w:pPr>
        <w:pStyle w:val="Heading2"/>
      </w:pPr>
      <w:r w:rsidRPr="00D2526D">
        <w:t>Hypotheses on the Quality Decision</w:t>
      </w:r>
    </w:p>
    <w:p w14:paraId="1B41B3E9" w14:textId="4BFC75ED" w:rsidR="005C375D" w:rsidRPr="00D2526D" w:rsidRDefault="005C375D" w:rsidP="0049010E">
      <w:pPr>
        <w:pStyle w:val="Heading3"/>
      </w:pPr>
      <w:r w:rsidRPr="00D2526D">
        <w:t>Label and Length Do Not Shape Human Answer Quality (System 1)</w:t>
      </w:r>
    </w:p>
    <w:p w14:paraId="429FBBC0" w14:textId="77777777" w:rsidR="005C375D" w:rsidRPr="00D2526D" w:rsidRDefault="005C375D" w:rsidP="00D2526D">
      <w:pPr>
        <w:pStyle w:val="Paragraph0"/>
      </w:pPr>
      <w:r w:rsidRPr="00D2526D">
        <w:t>The quality decision is made after the answerer has committed to answering and has thus read the AI answer through. Because the AI label and length are glance signals processed by System 1, while the quality decision is the deliberate System 2 judgment of how much effort to invest, the same-level principle predicts that neither glance signal systematically shapes human answer quality. Once the answerer is engaged in evaluating the content itself, the surface cues that governed entry are superseded by what reading reveals.</w:t>
      </w:r>
    </w:p>
    <w:p w14:paraId="04F280E2" w14:textId="27D285FE" w:rsidR="005C375D" w:rsidRPr="00D2526D" w:rsidRDefault="005C375D" w:rsidP="00D2526D">
      <w:pPr>
        <w:pStyle w:val="Paragraph0"/>
      </w:pPr>
      <w:r w:rsidRPr="00D2526D">
        <w:t xml:space="preserve">Consider the AI label first. At entry, the label carried motivational content, because it identified the competitor as a machine and, in this skeptical technical community, invited a response (H1). That role is exhausted at the entry margin. When the answerer turns to how good the answer must be, effort is calibrated to the standard the AI answer actually demonstrates, which is its content and its quality, rather than to the bare fact of machine authorship. It could be argued that the weak-competitor appraisal formed at a glance persists and holds effort down, and we take this objection seriously. However, the </w:t>
      </w:r>
      <w:r>
        <w:rPr>
          <w:rFonts w:hint="eastAsia"/>
        </w:rPr>
        <w:t>two systems</w:t>
      </w:r>
      <w:r w:rsidRPr="00D2526D">
        <w:t xml:space="preserve"> account predicts that once System 2 is engaged, effort tracks the concrete benchmark</w:t>
      </w:r>
      <w:r>
        <w:rPr>
          <w:rFonts w:hint="eastAsia"/>
        </w:rPr>
        <w:t xml:space="preserve"> (i.e., answer quality)</w:t>
      </w:r>
      <w:r w:rsidRPr="00D2526D">
        <w:t xml:space="preserve"> rather than the abstract source cue. We therefore predict no systematic label effect on the quality decision.</w:t>
      </w:r>
    </w:p>
    <w:p w14:paraId="66470031" w14:textId="77777777" w:rsidR="005C375D" w:rsidRPr="00D2526D" w:rsidRDefault="005C375D" w:rsidP="00D2526D">
      <w:pPr>
        <w:pStyle w:val="Paragraph0"/>
        <w:ind w:left="533" w:firstLine="0"/>
        <w:rPr>
          <w:i/>
          <w:iCs/>
        </w:rPr>
      </w:pPr>
      <w:r w:rsidRPr="00D2526D">
        <w:rPr>
          <w:i/>
          <w:iCs/>
        </w:rPr>
        <w:lastRenderedPageBreak/>
        <w:t>H4 (null). The AI label alone does not affect the quality of the human answer.</w:t>
      </w:r>
    </w:p>
    <w:p w14:paraId="1D74081B" w14:textId="7671BCCC" w:rsidR="005C375D" w:rsidRPr="00015210" w:rsidRDefault="005C375D" w:rsidP="005C375D">
      <w:pPr>
        <w:pStyle w:val="Paragraph0"/>
      </w:pPr>
      <w:r w:rsidRPr="00D2526D">
        <w:t xml:space="preserve">Length is superseded for the same reason, reinforced by the beliefs of this population. Once the answerer has read the AI answer, its substance is directly available, so there is no reason to consult length as a proxy for the standard when the standard can be read off the content itself. More specifically, AI answers to technical questions are substantially longer than human answers while being incorrect in more than half of cases </w:t>
      </w:r>
      <w:ins w:id="325" w:author="Dylan CHEN" w:date="2026-08-28T23:19:00Z" w16du:dateUtc="2026-08-28T15:19:00Z">
        <w:r w:rsidR="00C454A0" w:rsidRPr="00E55C5E">
          <w:rPr>
            <w:rFonts w:eastAsia="DengXian"/>
            <w:kern w:val="2"/>
            <w14:ligatures w14:val="standardContextual"/>
          </w:rPr>
          <w:fldChar w:fldCharType="begin"/>
        </w:r>
      </w:ins>
      <w:r w:rsidR="00DC684C">
        <w:rPr>
          <w:rFonts w:eastAsia="DengXian"/>
          <w:kern w:val="2"/>
          <w14:ligatures w14:val="standardContextual"/>
        </w:rPr>
        <w:instrText xml:space="preserve"> ADDIN ZOTERO_ITEM CSL_CITATION {"citationID":"iAaqGHdT","properties":{"unsorted":false,"formattedCitation":"(Kabir et al. 2024)","plainCitation":"(Kabir et al. 2024)","noteIndex":0},"citationItems":[{"id":196702,"uris":["http://zotero.org/users/8905122/items/4IYKJJ7L"],"itemData":{"id":196702,"type":"paper-conference","abstract":"Q&amp;amp;A platforms have been crucial for the online help-seeking behavior of programmers. However, the recent popularity of ChatGPT is altering this trend. Despite this popularity, no comprehensive study has been conducted to evaluate the characteristics of ChatGPT’s answers to programming questions. To bridge the gap, we conducted the first in-depth analysis of ChatGPT answers to 517 programming questions on Stack Overflow and examined the correctness, consistency, comprehensiveness, and conciseness of ChatGPT answers. Furthermore, we conducted a large-scale linguistic analysis, as well as a user study, to understand the characteristics of ChatGPT answers from linguistic and human aspects. Our analysis shows that 52% of ChatGPT answers contain incorrect information and 77% are verbose. Nonetheless, our user study participants still preferred ChatGPT answers 35% of the time due to their comprehensiveness and well-articulated language style. However, they also overlooked the misinformation in the ChatGPT answers 39% of the time. This implies the need to counter misinformation in ChatGPT answers to programming questions and raise awareness of the risks associated with seemingly correct answers.","archive_location":"91 </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","collection-title":"CHI '24","container-title":"Proceedings of the 2024 CHI Conference on Human Factors in Computing Systems","DOI":"10.1145/3613904.3642596","ISBN":"979-8-4007-0330-0","language":"en","note":"</w:instrText>
      </w:r>
      <w:r w:rsidR="00DC684C">
        <w:rPr>
          <w:rFonts w:ascii="Apple Color Emoji" w:eastAsia="DengXian" w:hAnsi="Apple Color Emoji" w:cs="Apple Color Emoji"/>
          <w:kern w:val="2"/>
          <w14:ligatures w14:val="standardContextual"/>
        </w:rPr>
        <w:instrText>🏷️</w:instrText>
      </w:r>
      <w:r w:rsidR="00DC684C">
        <w:rPr>
          <w:rFonts w:eastAsia="DengXian"/>
          <w:kern w:val="2"/>
          <w14:ligatures w14:val="standardContextual"/>
        </w:rPr>
        <w:instrText xml:space="preserve"> /unread","page":"1–17","publisher":"Association for Computing Machinery","publisher-place":"New York, NY, USA","source":"ACM Digital Library","title":"Is Stack Overflow Obsolete? An Empirical Study of the Characteristics of ChatGPT Answers to Stack Overflow Questions","title-short":"Is Stack Overflow Obsolete?","URL":"https://dl.acm.org/doi/10.1145/3613904.3642596","author":[{"family":"Kabir","given":"Samia"},{"family":"Udo-Imeh","given":"David N."},{"family":"Kou","given":"Bonan"},{"family":"Zhang","given":"Tianyi"}],"accessed":{"date-parts":[["2026",8,9]]},"issued":{"date-parts":[["2024",5,11]]}}}],"schema":"https://github.com/citation-style-language/schema/raw/master/csl-citation.json"} </w:instrText>
      </w:r>
      <w:ins w:id="326" w:author="Dylan CHEN" w:date="2026-08-28T23:19:00Z" w16du:dateUtc="2026-08-28T15:19:00Z">
        <w:r w:rsidR="00C454A0" w:rsidRPr="00E55C5E">
          <w:rPr>
            <w:rFonts w:eastAsia="DengXian"/>
            <w:kern w:val="2"/>
            <w14:ligatures w14:val="standardContextual"/>
          </w:rPr>
          <w:fldChar w:fldCharType="separate"/>
        </w:r>
        <w:r w:rsidR="00C454A0">
          <w:rPr>
            <w:rFonts w:eastAsia="DengXian"/>
            <w:noProof/>
            <w:kern w:val="2"/>
            <w14:ligatures w14:val="standardContextual"/>
          </w:rPr>
          <w:t>(Kabir et al. 2024)</w:t>
        </w:r>
        <w:r w:rsidR="00C454A0" w:rsidRPr="00E55C5E">
          <w:rPr>
            <w:rFonts w:eastAsia="DengXian"/>
            <w:kern w:val="2"/>
            <w14:ligatures w14:val="standardContextual"/>
          </w:rPr>
          <w:fldChar w:fldCharType="end"/>
        </w:r>
      </w:ins>
      <w:del w:id="327" w:author="Dylan CHEN" w:date="2026-08-28T23:19:00Z" w16du:dateUtc="2026-08-28T15:19:00Z">
        <w:r w:rsidRPr="00D2526D" w:rsidDel="00C454A0">
          <w:delText>(Kabir et al. 2024)</w:delText>
        </w:r>
      </w:del>
      <w:r w:rsidRPr="00D2526D">
        <w:t xml:space="preserve">, and an answerer who holds this belief treats length as an indication of how much has been attempted rather than how well it has been done. Thus deliberation discounts the cue rather than defers to it. </w:t>
      </w:r>
      <w:r w:rsidRPr="00015210">
        <w:t>We would not claim that length plays no role at all in the quality decision, since a</w:t>
      </w:r>
      <w:r>
        <w:t>n</w:t>
      </w:r>
      <w:r w:rsidRPr="00015210">
        <w:t xml:space="preserve"> </w:t>
      </w:r>
      <w:r>
        <w:t>answerer</w:t>
      </w:r>
      <w:r w:rsidRPr="00015210">
        <w:t xml:space="preserve"> may retain some residual impression of the </w:t>
      </w:r>
      <w:r>
        <w:t>competitor</w:t>
      </w:r>
      <w:r w:rsidRPr="00015210">
        <w:t>’s scope from the initial scan. We claim only that this residue is too weak to generate a systematic relationship between the length of an AI answer and the quality of the human answers that follow.</w:t>
      </w:r>
    </w:p>
    <w:p w14:paraId="2D37A772" w14:textId="77777777" w:rsidR="005C375D" w:rsidRPr="00D2526D" w:rsidRDefault="005C375D" w:rsidP="00D2526D">
      <w:pPr>
        <w:pStyle w:val="Paragraph0"/>
        <w:ind w:left="533" w:firstLine="0"/>
        <w:rPr>
          <w:i/>
          <w:iCs/>
        </w:rPr>
      </w:pPr>
      <w:r w:rsidRPr="00D2526D">
        <w:rPr>
          <w:i/>
          <w:iCs/>
        </w:rPr>
        <w:t>H5 (null). The effect of an AI answer on human answer quality does not vary with the length of the AI answer.</w:t>
      </w:r>
    </w:p>
    <w:p w14:paraId="137B9128" w14:textId="77777777" w:rsidR="005C375D" w:rsidRPr="00015210" w:rsidRDefault="005C375D" w:rsidP="005C375D">
      <w:pPr>
        <w:pStyle w:val="Paragraph0"/>
      </w:pPr>
      <w:r w:rsidRPr="00015210">
        <w:t>H5 does not imply that long AI answers are equivalent to short ones in every respect; H2 predicts that they are not. It implies only that once a</w:t>
      </w:r>
      <w:r>
        <w:t>n</w:t>
      </w:r>
      <w:r w:rsidRPr="00015210">
        <w:t xml:space="preserve"> </w:t>
      </w:r>
      <w:r>
        <w:t>answerer</w:t>
      </w:r>
      <w:r w:rsidRPr="00015210">
        <w:t xml:space="preserve"> is engaged closely enough to weigh the standard their answer must meet, length carries little information about what that standard is.</w:t>
      </w:r>
    </w:p>
    <w:p w14:paraId="132906EC" w14:textId="3F215991" w:rsidR="005C375D" w:rsidRDefault="005C375D" w:rsidP="0049010E">
      <w:pPr>
        <w:pStyle w:val="Heading3"/>
      </w:pPr>
      <w:r>
        <w:t>AI Answer Quality Shapes Human Answer Quality (System 2)</w:t>
      </w:r>
    </w:p>
    <w:p w14:paraId="2BEF6C9E" w14:textId="3F894361" w:rsidR="001C3581" w:rsidRPr="00D2526D" w:rsidRDefault="001C3581" w:rsidP="00D2526D">
      <w:pPr>
        <w:pStyle w:val="Paragraph0"/>
      </w:pPr>
      <w:r w:rsidRPr="00D2526D">
        <w:t>Quality is a System 2 signal and the quality decision a System 2 decision, so the same-level principle predicts a genuine effect. An answerer who has decided to contribute must still judge how much effort to invest</w:t>
      </w:r>
      <w:r>
        <w:rPr>
          <w:rFonts w:hint="eastAsia"/>
        </w:rPr>
        <w:t>. Q</w:t>
      </w:r>
      <w:r w:rsidRPr="00D2526D">
        <w:t xml:space="preserve">uestions on SegmentFault are usually brief and rarely state what would count as an adequate reply. The goal is underspecified. The AI answer helps define it: it </w:t>
      </w:r>
      <w:r w:rsidRPr="00D2526D">
        <w:lastRenderedPageBreak/>
        <w:t>shows an example of an answer, how directly it should address the questioner</w:t>
      </w:r>
      <w:r>
        <w:t>’</w:t>
      </w:r>
      <w:r w:rsidRPr="00D2526D">
        <w:t>s specific problem, and whether it should explain the cause of the error or simply provide the fix.</w:t>
      </w:r>
      <w:r>
        <w:rPr>
          <w:rFonts w:hint="eastAsia"/>
        </w:rPr>
        <w:t xml:space="preserve"> </w:t>
      </w:r>
      <w:r w:rsidRPr="00D2526D">
        <w:t xml:space="preserve">Thus it </w:t>
      </w:r>
      <w:r>
        <w:rPr>
          <w:rFonts w:hint="eastAsia"/>
        </w:rPr>
        <w:t>provides</w:t>
      </w:r>
      <w:r w:rsidRPr="00D2526D">
        <w:t xml:space="preserve"> a visible reference for the answerer, which we call the </w:t>
      </w:r>
      <w:r>
        <w:t>“</w:t>
      </w:r>
      <w:r w:rsidRPr="00D2526D">
        <w:t>demonstrated standard.</w:t>
      </w:r>
      <w:r>
        <w:t>”</w:t>
      </w:r>
    </w:p>
    <w:p w14:paraId="1B26AD10" w14:textId="52F14CFA" w:rsidR="001C3581" w:rsidRPr="00D2526D" w:rsidRDefault="001C3581" w:rsidP="00D2526D">
      <w:pPr>
        <w:pStyle w:val="Paragraph0"/>
      </w:pPr>
      <w:r w:rsidRPr="00D2526D">
        <w:t>How high that standard sits depends on how good the AI answer is. Consider an answerer who can offer a plausible explanation of the error. If the AI answer is weak, advancing a shaky diagnosis or code that may not run, that explanation is already the better contribution, and the answerer has little reason to do more. If instead the diagnosis holds and the code works on the questioner</w:t>
      </w:r>
      <w:r>
        <w:t>’</w:t>
      </w:r>
      <w:r w:rsidRPr="00D2526D">
        <w:t xml:space="preserve">s setup, the same explanation no longer suffices, since posting it means standing beside a reply that is demonstrably sound. The answerer must do better. This suggests that a stronger AI answer sets a higher standard, to which the answerer responds by working toward a higher level. The logic is consistent with the law of least effort, under which people </w:t>
      </w:r>
      <w:r>
        <w:rPr>
          <w:rFonts w:hint="eastAsia"/>
        </w:rPr>
        <w:t>make</w:t>
      </w:r>
      <w:r w:rsidRPr="00D2526D">
        <w:t xml:space="preserve"> effort only up to the level a goal requires (Kahneman 2011), and with competition research showing that the intensity of a competitive response rises with how much the competitor appears to have invested </w:t>
      </w:r>
      <w:ins w:id="328" w:author="Dylan CHEN" w:date="2026-08-28T23:20:00Z" w16du:dateUtc="2026-08-28T15:20:00Z">
        <w:r w:rsidR="00C454A0" w:rsidRPr="00E55C5E">
          <w:fldChar w:fldCharType="begin"/>
        </w:r>
        <w:r w:rsidR="00C454A0">
          <w:instrText xml:space="preserve"> ADDIN ZOTERO_ITEM CSL_CITATION {"citationID":"h9Bv1F8l","properties":{"unsorted":false,"formattedCitation":"(Chen 2009; Hsieh et al. 2015)","plainCitation":"(Chen 2009; Hsieh et al. 2015)","noteIndex":0},"citationItems":[{"id":181732,"uris":["http://zotero.org/users/8905122/items/3R9IAKCV"],"itemData":{"id":181732,"type":"article-journal","abstract":"This paper introduces competitive dynamics research, a body of work that has emerged in the strategic management field over the last two decades. I will focus on my scholarly pursuit—both the substance and the process—during the early years of my faculty career. I will use my twelve core publications written during this period to outline the entire research program, highlight the makeup of each of the four sub-streams of the program, and show how these streams are linked. I will also share my personal learning in the process of building this research program. The paper aims to convey some firsthand experience for researchers and scholars, especially those starting in their careers and international scholars who are interested in publishing in major U.S.-based journals, so they can construct their own research programs and cope with the manifold process challenges in research and publishing.","archive_location":"41 </w:instrText>
        </w:r>
        <w:r w:rsidR="00C454A0">
          <w:rPr>
            <w:rFonts w:ascii="Apple Color Emoji" w:hAnsi="Apple Color Emoji" w:cs="Apple Color Emoji"/>
          </w:rPr>
          <w:instrText>📊</w:instrText>
        </w:r>
        <w:r w:rsidR="00C454A0">
          <w:instrText>","call-number":"3","container-title":"Asia Pacific Journal of Management","DOI":"10.1007/s10490-008-9110-7","ISSN":"1572-9958","issue":"1","journalAbbreviation":"Asia Pac J Manag","language":"en","note":"</w:instrText>
        </w:r>
        <w:r w:rsidR="00C454A0">
          <w:rPr>
            <w:rFonts w:ascii="Apple Color Emoji" w:hAnsi="Apple Color Emoji" w:cs="Apple Color Emoji"/>
          </w:rPr>
          <w:instrText>🏷️</w:instrText>
        </w:r>
        <w:r w:rsidR="00C454A0">
          <w:instrText xml:space="preserve"> /reading</w:instrText>
        </w:r>
        <w:r w:rsidR="00C454A0">
          <w:rPr>
            <w:rFonts w:hint="eastAsia"/>
          </w:rPr>
          <w:instrText>、</w:instrText>
        </w:r>
        <w:r w:rsidR="00C454A0">
          <w:instrText>Research</w:instrText>
        </w:r>
        <w:r w:rsidR="00C454A0">
          <w:rPr>
            <w:rFonts w:hint="eastAsia"/>
          </w:rPr>
          <w:instrText>、</w:instrText>
        </w:r>
        <w:r w:rsidR="00C454A0">
          <w:rPr>
            <w:rFonts w:ascii="Apple Color Emoji" w:hAnsi="Apple Color Emoji" w:cs="Apple Color Emoji"/>
          </w:rPr>
          <w:instrText>🤖️</w:instrText>
        </w:r>
        <w:r w:rsidR="00C454A0">
          <w:rPr>
            <w:rFonts w:hint="eastAsia"/>
          </w:rPr>
          <w:instrText>、</w:instrText>
        </w:r>
        <w:r w:rsidR="00C454A0">
          <w:instrText>Competitive dyn</w:instrText>
        </w:r>
        <w:r w:rsidR="00C454A0">
          <w:rPr>
            <w:rFonts w:hint="eastAsia"/>
          </w:rPr>
          <w:instrText>amics</w:instrText>
        </w:r>
        <w:r w:rsidR="00C454A0">
          <w:rPr>
            <w:rFonts w:hint="eastAsia"/>
          </w:rPr>
          <w:instrText>、</w:instrText>
        </w:r>
        <w:r w:rsidR="00C454A0">
          <w:rPr>
            <w:rFonts w:hint="eastAsia"/>
          </w:rPr>
          <w:instrText>Publishing</w:instrText>
        </w:r>
        <w:r w:rsidR="00C454A0">
          <w:rPr>
            <w:rFonts w:hint="eastAsia"/>
          </w:rPr>
          <w:instrText>、</w:instrText>
        </w:r>
        <w:r w:rsidR="00C454A0">
          <w:rPr>
            <w:rFonts w:hint="eastAsia"/>
          </w:rPr>
          <w:instrText>Strategic management</w:instrText>
        </w:r>
        <w:r w:rsidR="00C454A0">
          <w:rPr>
            <w:rFonts w:hint="eastAsia"/>
          </w:rPr>
          <w:instrText>、</w:instrText>
        </w:r>
        <w:r w:rsidR="00C454A0">
          <w:rPr>
            <w:rFonts w:hint="eastAsia"/>
          </w:rPr>
          <w:instrText>U.S.-based journal","page":"5-25","source":"9.7 (Q1)","title":"Competitive dynamics research: An insider</w:instrText>
        </w:r>
        <w:r w:rsidR="00C454A0">
          <w:rPr>
            <w:rFonts w:hint="eastAsia"/>
          </w:rPr>
          <w:instrText>’</w:instrText>
        </w:r>
        <w:r w:rsidR="00C454A0">
          <w:rPr>
            <w:rFonts w:hint="eastAsia"/>
          </w:rPr>
          <w:instrText>s odyssey","title-short":"Competitive dynamics research","URL":"https://doi.org/10.1007/s10490-008-9110-7","volu</w:instrText>
        </w:r>
        <w:r w:rsidR="00C454A0">
          <w:instrText>me":"26","author":[{"family":"Chen","given":"Ming-Jer"}],"accessed":{"date-parts":[["2026",7,27]]},"issued":{"date-parts":[["2009",3,1]]}}},{"id":181326,"uris":["http://zotero.org/users/8905122/items/LNC25MPR"],"itemData":{"id":181326,"type":"article-journal","abstract":"This study highlights competitive market conditions as an important structural determinant of escalation of commitment. Bridging escalation behavior literature and competitive dynamics research, we argue that reference to certain rivals may enable or disable decision makers to justify continuing investment in an underperforming initiative, thereby influencing a firm's tendency toward escalating commitment. We test our ideas using data on a set of leading companies in the information technology industry and their investment activities in China. Empirical analysis reveals strong evidence that a firm's escalating tendency is increased by larger competitors' high action volume and smaller competitors' positive performance. In contrast to prio</w:instrText>
        </w:r>
        <w:r w:rsidR="00C454A0">
          <w:rPr>
            <w:rFonts w:hint="eastAsia"/>
          </w:rPr>
          <w:instrText>r research focus on decision makers' persistence irrespective of external cues, we also find that a firm's escalation behavior is decreased by larger rivals' negative performance.</w:instrText>
        </w:r>
        <w:r w:rsidR="00C454A0">
          <w:rPr>
            <w:rFonts w:hint="eastAsia"/>
          </w:rPr>
          <w:instrText>本研究强调竞争性市场环境是企业承诺升级的重要结构性决定因素。通过整合升级行为文献和竞争动态研究，我们认为，对某些竞争对手的参考可能会促使或阻碍决策者为继续投资表现不佳的项目找到合理的理由，从而影响企业升级承诺的倾向。我们利用一组中国信息技术行业领先企业及其投资活动的数据来检验我们的观点。实证分析表明，大型竞争对手的高行动量和小型竞争对手的良好业绩都会显著增强企业的升级倾向。与以往研究关注决策者在不受外部线索影响的情况下仍坚持投资不同，我们还发现，大型竞争对手的负面业绩会降低企业的升级行为。</w:instrText>
        </w:r>
        <w:r w:rsidR="00C454A0">
          <w:rPr>
            <w:rFonts w:hint="eastAsia"/>
          </w:rPr>
          <w:instrText xml:space="preserve">","archive_location":"109 </w:instrText>
        </w:r>
        <w:r w:rsidR="00C454A0">
          <w:rPr>
            <w:rFonts w:ascii="Apple Color Emoji" w:hAnsi="Apple Color Emoji" w:cs="Apple Color Emoji"/>
          </w:rPr>
          <w:instrText>📊</w:instrText>
        </w:r>
        <w:r w:rsidR="00C454A0">
          <w:rPr>
            <w:rFonts w:hint="eastAsia"/>
          </w:rPr>
          <w:instrText>","call-number":"1","container-title":"Academy of Manage</w:instrText>
        </w:r>
        <w:r w:rsidR="00C454A0">
          <w:instrText>ment Journal","DOI":"10.5465/amj.2011.0869","ISSN":"0001-4273","issue":"1","journalAbbreviation":"AMJ","language":"en","note":"</w:instrText>
        </w:r>
        <w:r w:rsidR="00C454A0">
          <w:rPr>
            <w:rFonts w:ascii="Apple Color Emoji" w:hAnsi="Apple Color Emoji" w:cs="Apple Color Emoji"/>
          </w:rPr>
          <w:instrText>🏷️</w:instrText>
        </w:r>
        <w:r w:rsidR="00C454A0">
          <w:instrText xml:space="preserve"> /unread</w:instrText>
        </w:r>
        <w:r w:rsidR="00C454A0">
          <w:rPr>
            <w:rFonts w:hint="eastAsia"/>
          </w:rPr>
          <w:instrText>、</w:instrText>
        </w:r>
        <w:r w:rsidR="00C454A0">
          <w:instrText>imitation</w:instrText>
        </w:r>
        <w:r w:rsidR="00C454A0">
          <w:rPr>
            <w:rFonts w:hint="eastAsia"/>
          </w:rPr>
          <w:instrText>、</w:instrText>
        </w:r>
        <w:r w:rsidR="00C454A0">
          <w:instrText>competitive dynamics</w:instrText>
        </w:r>
        <w:r w:rsidR="00C454A0">
          <w:rPr>
            <w:rFonts w:hint="eastAsia"/>
          </w:rPr>
          <w:instrText>、</w:instrText>
        </w:r>
        <w:r w:rsidR="00C454A0">
          <w:instrText>escalation of commitment</w:instrText>
        </w:r>
        <w:r w:rsidR="00C454A0">
          <w:rPr>
            <w:rFonts w:hint="eastAsia"/>
          </w:rPr>
          <w:instrText>、</w:instrText>
        </w:r>
        <w:r w:rsidR="00C454A0">
          <w:instrText>market entry</w:instrText>
        </w:r>
        <w:r w:rsidR="00C454A0">
          <w:rPr>
            <w:rFonts w:hint="eastAsia"/>
          </w:rPr>
          <w:instrText>、</w:instrText>
        </w:r>
        <w:r w:rsidR="00C454A0">
          <w:instrText xml:space="preserve">reference points for decision-making","page":"38-58","publisher":"Academy of Management","source":"12.8 (Q1)","title":"If They Can Do It, Why Not Us? Competitors as Reference Points for Justifying Escalation of Commitment","title-short":"If They Can Do It, Why Not Us?","URL":"https://journals.aom.org/doi/abs/10.5465/amj.2011.0869","volume":"58","author":[{"family":"Hsieh","given":"Kai-Yu"},{"family":"Tsai","given":"Wenpin"},{"family":"Chen","given":"Ming-Jer"}],"accessed":{"date-parts":[["2026",7,27]]},"issued":{"date-parts":[["2015",2]]}}}],"schema":"https://github.com/citation-style-language/schema/raw/master/csl-citation.json"} </w:instrText>
        </w:r>
        <w:r w:rsidR="00C454A0" w:rsidRPr="00E55C5E">
          <w:fldChar w:fldCharType="separate"/>
        </w:r>
        <w:r w:rsidR="00C454A0">
          <w:rPr>
            <w:noProof/>
          </w:rPr>
          <w:t>(Chen 2009; Hsieh et al. 2015)</w:t>
        </w:r>
        <w:r w:rsidR="00C454A0" w:rsidRPr="00E55C5E">
          <w:fldChar w:fldCharType="end"/>
        </w:r>
      </w:ins>
      <w:del w:id="329" w:author="Dylan CHEN" w:date="2026-08-28T23:20:00Z" w16du:dateUtc="2026-08-28T15:20:00Z">
        <w:r w:rsidRPr="00D2526D" w:rsidDel="00C454A0">
          <w:delText>(Chen 2009; Hsieh et al. 2015)</w:delText>
        </w:r>
      </w:del>
      <w:r w:rsidRPr="00D2526D">
        <w:t>.</w:t>
      </w:r>
    </w:p>
    <w:p w14:paraId="1FDE70BF" w14:textId="2ACAF194" w:rsidR="001C3581" w:rsidRPr="00D2526D" w:rsidRDefault="001C3581" w:rsidP="00D2526D">
      <w:pPr>
        <w:pStyle w:val="Paragraph0"/>
      </w:pPr>
      <w:r w:rsidRPr="00D2526D">
        <w:t xml:space="preserve">The human answerer clears this standard by building on the AI answer as a starting point, so that the effort made scales with the level the AI demonstrates. Where that effort registers depends on what this kind of platform fundamentally needs. On a technical Q&amp;A platform, accuracy is what matters: an answer exists to resolve a concrete problem, and a reply whose claims do not hold or whose code does not run is of little use. Thus, confronting a high-quality AI answer, the answerer will take greater care to ensure that his or her own claims and diagnosis are correct and that the code actually runs before posting. The better the AI answer, the higher the standard it sets, and the stronger the human </w:t>
      </w:r>
      <w:r>
        <w:rPr>
          <w:rFonts w:hint="eastAsia"/>
        </w:rPr>
        <w:t>answer</w:t>
      </w:r>
      <w:r w:rsidRPr="00D2526D">
        <w:t xml:space="preserve"> it should elicit.</w:t>
      </w:r>
    </w:p>
    <w:p w14:paraId="2BD57168" w14:textId="77777777" w:rsidR="005C375D" w:rsidRPr="00D2526D" w:rsidRDefault="005C375D" w:rsidP="00D2526D">
      <w:pPr>
        <w:pStyle w:val="Paragraph0"/>
        <w:ind w:left="533" w:firstLine="0"/>
        <w:rPr>
          <w:i/>
          <w:iCs/>
        </w:rPr>
      </w:pPr>
      <w:r w:rsidRPr="00D2526D">
        <w:rPr>
          <w:i/>
          <w:iCs/>
        </w:rPr>
        <w:t xml:space="preserve">H6. The effect of an AI answer on human answer quality becomes more positive as the </w:t>
      </w:r>
      <w:r w:rsidRPr="00D2526D">
        <w:rPr>
          <w:i/>
          <w:iCs/>
        </w:rPr>
        <w:lastRenderedPageBreak/>
        <w:t>quality of the AI answer increases.</w:t>
      </w:r>
    </w:p>
    <w:p w14:paraId="28023186" w14:textId="77777777" w:rsidR="000330CA" w:rsidRPr="00767D50" w:rsidRDefault="000330CA" w:rsidP="000330CA">
      <w:pPr>
        <w:pStyle w:val="Heading1"/>
        <w:rPr>
          <w:szCs w:val="22"/>
        </w:rPr>
      </w:pPr>
      <w:r w:rsidRPr="00261E78">
        <w:t xml:space="preserve">Research Context </w:t>
      </w:r>
    </w:p>
    <w:p w14:paraId="4AB5853C" w14:textId="63723E55" w:rsidR="00904A3D" w:rsidRPr="00904A3D" w:rsidRDefault="00904A3D" w:rsidP="0049010E">
      <w:pPr>
        <w:pStyle w:val="Heading2"/>
      </w:pPr>
      <w:r w:rsidRPr="00D2526D">
        <w:t>SegmentFault and the Randomized Field Experiment</w:t>
      </w:r>
    </w:p>
    <w:p w14:paraId="50E69839" w14:textId="5AB2AFCD" w:rsidR="00904A3D" w:rsidRPr="00D2526D" w:rsidRDefault="00904A3D" w:rsidP="00D2526D">
      <w:pPr>
        <w:pStyle w:val="Paragraph0"/>
      </w:pPr>
      <w:r w:rsidRPr="00D2526D">
        <w:t>SegmentFault is a prominent Chinese technical Q&amp;A community specializing in IT and software development. Founded in 2012, it serves nearly 7 million users across web/mobile development, AI, cloud computing, and cybersecurity. As of April 2024, the platform hosted over 310,000 technical questions with an average of 1.9 answers each, and among global technical Q&amp;A communities it ranks sixth in questions asked, third in answers provided, and first in answer-to-question ratio.</w:t>
      </w:r>
      <w:r w:rsidRPr="00261E78">
        <w:rPr>
          <w:vertAlign w:val="superscript"/>
        </w:rPr>
        <w:footnoteReference w:id="3"/>
      </w:r>
      <w:r w:rsidRPr="00261E78">
        <w:t xml:space="preserve"> </w:t>
      </w:r>
      <w:r w:rsidRPr="00D2526D">
        <w:t>Its ecosystem relies on user-generated content: members pose and answer questions, and a reputation system awards points and medals based on the quantity and quality of their contributions.</w:t>
      </w:r>
    </w:p>
    <w:p w14:paraId="396AB1FA" w14:textId="1C39E8CC" w:rsidR="00904A3D" w:rsidRPr="00D2526D" w:rsidRDefault="00904A3D" w:rsidP="00D2526D">
      <w:pPr>
        <w:pStyle w:val="Paragraph0"/>
      </w:pPr>
      <w:r w:rsidRPr="00D2526D">
        <w:t>We leverage a randomized field experiment conducted by the platform.</w:t>
      </w:r>
      <w:r w:rsidRPr="00261E78">
        <w:rPr>
          <w:vertAlign w:val="superscript"/>
        </w:rPr>
        <w:footnoteReference w:id="4"/>
      </w:r>
      <w:r w:rsidRPr="00D2526D">
        <w:t xml:space="preserve"> Beginning September 13, 2023, SegmentFault ran an A/B test of its internal GenAI in which each newly posted question was independently and randomly assigned, upon posting, either to a treatment group that received an AI-generated answer or to a control group that received none, with no systematic variation by questioner characteristics, timing, or other factors.</w:t>
      </w:r>
      <w:r w:rsidRPr="00261E78">
        <w:rPr>
          <w:rStyle w:val="FootnoteReference"/>
        </w:rPr>
        <w:footnoteReference w:id="5"/>
      </w:r>
      <w:r w:rsidRPr="00D2526D">
        <w:t xml:space="preserve"> This question-level randomization lets us isolate how internal GenAI affects human contribution while external GenAI remains available to all users. Online Appendix A provides further detail.</w:t>
      </w:r>
      <w:r>
        <w:rPr>
          <w:rStyle w:val="FootnoteReference"/>
        </w:rPr>
        <w:footnoteReference w:id="6"/>
      </w:r>
    </w:p>
    <w:p w14:paraId="1891A3DC" w14:textId="176AC293" w:rsidR="00904A3D" w:rsidRPr="00D2526D" w:rsidRDefault="00904A3D" w:rsidP="00D2526D">
      <w:pPr>
        <w:pStyle w:val="Paragraph0"/>
      </w:pPr>
      <w:r w:rsidRPr="00D2526D">
        <w:t xml:space="preserve">Figure 3 illustrates a treated question and a control question. The platform records precise timestamps for human answers but not for AI answers; we observe that AI answers appear within </w:t>
      </w:r>
      <w:r w:rsidRPr="00D2526D">
        <w:lastRenderedPageBreak/>
        <w:t xml:space="preserve">five minutes of posting, far faster than the average nine-hour delay of the first human answer, so an AI answer almost always occupies the first position. Community members may answer regardless of whether an AI answer is present. When one exists, the question page initially shows only its first two lines; clicking </w:t>
      </w:r>
      <w:r>
        <w:t>“</w:t>
      </w:r>
      <w:r w:rsidRPr="00D2526D">
        <w:t>View More</w:t>
      </w:r>
      <w:r>
        <w:t>”</w:t>
      </w:r>
      <w:r w:rsidRPr="00D2526D">
        <w:t xml:space="preserve"> opens a pop-up window labeled </w:t>
      </w:r>
      <w:r>
        <w:t>“</w:t>
      </w:r>
      <w:r w:rsidRPr="00D2526D">
        <w:t>AI Answers</w:t>
      </w:r>
      <w:r>
        <w:t>”</w:t>
      </w:r>
      <w:r w:rsidRPr="00D2526D">
        <w:t xml:space="preserve"> that carries a disclaimer warning of possible errors and noting that the content is for reference only.</w:t>
      </w:r>
    </w:p>
    <w:p w14:paraId="23A5EF29" w14:textId="132F6805" w:rsidR="00904A3D" w:rsidRPr="00D2526D" w:rsidRDefault="00904A3D" w:rsidP="00904A3D">
      <w:pPr>
        <w:pStyle w:val="Paragraph0"/>
        <w:rPr>
          <w:color w:val="000000"/>
        </w:rPr>
      </w:pPr>
      <w:r w:rsidRPr="00D2526D">
        <w:t>Two features of this deployment are central to our design. First, the AI answer is explicitly labeled, so the source signal in our framework is observable both to community members and to</w:t>
      </w:r>
      <w:r w:rsidRPr="00904A3D">
        <w:rPr>
          <w:color w:val="000000"/>
        </w:rPr>
        <w:t xml:space="preserve"> us. Second, it arrives before any human contributor, so it is the competitor a human answerer confronts on arrival rather than a supplement to an established discussion.</w:t>
      </w:r>
    </w:p>
    <w:p w14:paraId="3A5B841A" w14:textId="77777777" w:rsidR="000330CA" w:rsidRPr="00261E78" w:rsidRDefault="000330CA" w:rsidP="000330CA">
      <w:pPr>
        <w:pStyle w:val="TableFiguretitle"/>
      </w:pPr>
      <w:r w:rsidRPr="00261E78">
        <w:rPr>
          <w:noProof/>
        </w:rPr>
        <w:drawing>
          <wp:inline distT="0" distB="0" distL="0" distR="0" wp14:anchorId="482D7A39" wp14:editId="13B6B3DA">
            <wp:extent cx="5960447" cy="2889955"/>
            <wp:effectExtent l="0" t="0" r="0" b="5715"/>
            <wp:docPr id="62408472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988831" name="图片 1"/>
                    <pic:cNvPicPr/>
                  </pic:nvPicPr>
                  <pic:blipFill>
                    <a:blip r:embed="rId19" cstate="print">
                      <a:extLst>
                        <a:ext uri="{28A0092B-C50C-407E-A947-70E740481C1C}">
                          <a14:useLocalDpi xmlns:a14="http://schemas.microsoft.com/office/drawing/2010/main" val="0"/>
                        </a:ext>
                      </a:extLst>
                    </a:blip>
                    <a:srcRect t="675" b="675"/>
                    <a:stretch>
                      <a:fillRect/>
                    </a:stretch>
                  </pic:blipFill>
                  <pic:spPr bwMode="auto">
                    <a:xfrm>
                      <a:off x="0" y="0"/>
                      <a:ext cx="5983818" cy="2901287"/>
                    </a:xfrm>
                    <a:prstGeom prst="rect">
                      <a:avLst/>
                    </a:prstGeom>
                    <a:ln>
                      <a:noFill/>
                    </a:ln>
                    <a:extLst>
                      <a:ext uri="{53640926-AAD7-44D8-BBD7-CCE9431645EC}">
                        <a14:shadowObscured xmlns:a14="http://schemas.microsoft.com/office/drawing/2010/main"/>
                      </a:ext>
                    </a:extLst>
                  </pic:spPr>
                </pic:pic>
              </a:graphicData>
            </a:graphic>
          </wp:inline>
        </w:drawing>
      </w:r>
    </w:p>
    <w:p w14:paraId="63E7BC46" w14:textId="77777777" w:rsidR="000330CA" w:rsidRPr="00261E78" w:rsidRDefault="000330CA" w:rsidP="000330CA">
      <w:pPr>
        <w:pStyle w:val="TableFiguretitle"/>
      </w:pPr>
      <w:r w:rsidRPr="00261E78">
        <w:t>Figure</w:t>
      </w:r>
      <w:r>
        <w:rPr>
          <w:rFonts w:hint="eastAsia"/>
        </w:rPr>
        <w:t xml:space="preserve"> 3</w:t>
      </w:r>
      <w:r w:rsidRPr="00261E78">
        <w:t>. Illustration of treatment and control questions</w:t>
      </w:r>
    </w:p>
    <w:p w14:paraId="6AA50093" w14:textId="77777777" w:rsidR="000330CA" w:rsidRPr="00904A3D" w:rsidRDefault="000330CA" w:rsidP="0049010E">
      <w:pPr>
        <w:pStyle w:val="Heading2"/>
      </w:pPr>
      <w:r w:rsidRPr="00904A3D">
        <w:t>Data Collection</w:t>
      </w:r>
    </w:p>
    <w:p w14:paraId="30EB2917" w14:textId="5CB386E3" w:rsidR="00904A3D" w:rsidRDefault="000330CA" w:rsidP="000330CA">
      <w:pPr>
        <w:pStyle w:val="Paragraph0"/>
        <w:rPr>
          <w:color w:val="000000"/>
        </w:rPr>
      </w:pPr>
      <w:r w:rsidRPr="00FF5096">
        <w:t xml:space="preserve">We </w:t>
      </w:r>
      <w:r>
        <w:t xml:space="preserve">crawled data from </w:t>
      </w:r>
      <w:r w:rsidRPr="00FF5096">
        <w:t>SegmentFault</w:t>
      </w:r>
      <w:r>
        <w:t xml:space="preserve"> in </w:t>
      </w:r>
      <w:r w:rsidRPr="00FF5096">
        <w:t xml:space="preserve">February 2024. Our main analyses focus on the 150-day window from September 2023 (when the field experiment began) to February 2024. </w:t>
      </w:r>
      <w:r>
        <w:t>W</w:t>
      </w:r>
      <w:r w:rsidRPr="00261E78">
        <w:t xml:space="preserve">e collected </w:t>
      </w:r>
      <w:r w:rsidRPr="00261E78">
        <w:rPr>
          <w:rFonts w:eastAsia="Times New Roman"/>
          <w:szCs w:val="24"/>
        </w:rPr>
        <w:t>all questions posted during this timeframe</w:t>
      </w:r>
      <w:r w:rsidRPr="00261E78">
        <w:t>. Our dataset comprises 3,613 questions posted by 1,404 unique users during this 150-day window, averaging 24 new questions daily. AI-</w:t>
      </w:r>
      <w:r w:rsidRPr="00261E78">
        <w:lastRenderedPageBreak/>
        <w:t xml:space="preserve">generated answers appeared in 1,766 questions (48.9% of total). </w:t>
      </w:r>
      <w:r w:rsidR="00904A3D" w:rsidRPr="00904A3D">
        <w:rPr>
          <w:color w:val="000000"/>
        </w:rPr>
        <w:t xml:space="preserve">We collect additional posts where needed for mechanism </w:t>
      </w:r>
      <w:r w:rsidR="00904A3D">
        <w:rPr>
          <w:rFonts w:hint="eastAsia"/>
          <w:color w:val="000000"/>
        </w:rPr>
        <w:t>or</w:t>
      </w:r>
      <w:r w:rsidR="00904A3D" w:rsidRPr="00904A3D">
        <w:rPr>
          <w:color w:val="000000"/>
        </w:rPr>
        <w:t xml:space="preserve"> </w:t>
      </w:r>
      <w:r w:rsidR="00904A3D">
        <w:rPr>
          <w:rFonts w:hint="eastAsia"/>
          <w:color w:val="000000"/>
        </w:rPr>
        <w:t>additional</w:t>
      </w:r>
      <w:r w:rsidR="00904A3D" w:rsidRPr="00904A3D">
        <w:rPr>
          <w:color w:val="000000"/>
        </w:rPr>
        <w:t xml:space="preserve"> analyses.</w:t>
      </w:r>
    </w:p>
    <w:p w14:paraId="31C5ECE9" w14:textId="04364469" w:rsidR="000330CA" w:rsidRPr="00261E78" w:rsidRDefault="000330CA" w:rsidP="000330CA">
      <w:pPr>
        <w:pStyle w:val="Paragraph0"/>
      </w:pPr>
      <w:r w:rsidRPr="00261E78">
        <w:t xml:space="preserve">The platform assigns each question a tag as a content summary. Based on 384 unique tags, we classify questions into ten categories: web and mobile development, software design and architecture, cloud computing, databases, computer networks and systems, AI and machine learning, development tools and environment, programming languages, career and professional development, and other. </w:t>
      </w:r>
      <w:r>
        <w:t>“</w:t>
      </w:r>
      <w:r w:rsidRPr="00261E78">
        <w:t>Web and mobile development</w:t>
      </w:r>
      <w:r>
        <w:t>”</w:t>
      </w:r>
      <w:r w:rsidRPr="00261E78">
        <w:t xml:space="preserve"> is the largest category, accounting for 57.5% of questions.</w:t>
      </w:r>
    </w:p>
    <w:p w14:paraId="111E782B" w14:textId="77777777" w:rsidR="000330CA" w:rsidRDefault="000330CA" w:rsidP="0049010E">
      <w:pPr>
        <w:pStyle w:val="Heading2"/>
      </w:pPr>
      <w:r w:rsidRPr="00261E78">
        <w:t>Summary Statistics</w:t>
      </w:r>
    </w:p>
    <w:p w14:paraId="56069BEE" w14:textId="4B21506D" w:rsidR="00904A3D" w:rsidRPr="00D2526D" w:rsidRDefault="00904A3D" w:rsidP="00D2526D">
      <w:pPr>
        <w:pStyle w:val="Paragraph0"/>
        <w:rPr>
          <w:rFonts w:cs="Georgia"/>
          <w:bCs/>
          <w:kern w:val="32"/>
          <w:szCs w:val="20"/>
        </w:rPr>
      </w:pPr>
      <w:r w:rsidRPr="00D2526D">
        <w:rPr>
          <w:rFonts w:eastAsia="Times New Roman" w:cs="Georgia"/>
          <w:bCs/>
          <w:kern w:val="32"/>
          <w:szCs w:val="20"/>
        </w:rPr>
        <w:t xml:space="preserve">Table 2 reports summary statistics. Questions average 86.809 Chinese characters and receive 1.293 human answers, with 76.1% attracting at least one answer and 32.2% having an answer </w:t>
      </w:r>
      <w:r>
        <w:rPr>
          <w:rFonts w:eastAsia="Times New Roman" w:cs="Georgia"/>
          <w:bCs/>
          <w:kern w:val="32"/>
          <w:szCs w:val="20"/>
        </w:rPr>
        <w:t>“</w:t>
      </w:r>
      <w:r w:rsidRPr="00D2526D">
        <w:rPr>
          <w:rFonts w:eastAsia="Times New Roman" w:cs="Georgia"/>
          <w:bCs/>
          <w:kern w:val="32"/>
          <w:szCs w:val="20"/>
        </w:rPr>
        <w:t>accepted.</w:t>
      </w:r>
      <w:r>
        <w:rPr>
          <w:rFonts w:eastAsia="Times New Roman" w:cs="Georgia"/>
          <w:bCs/>
          <w:kern w:val="32"/>
          <w:szCs w:val="20"/>
        </w:rPr>
        <w:t>”</w:t>
      </w:r>
      <w:r w:rsidRPr="00D2526D">
        <w:rPr>
          <w:rFonts w:eastAsia="Times New Roman" w:cs="Georgia"/>
          <w:bCs/>
          <w:kern w:val="32"/>
          <w:szCs w:val="20"/>
        </w:rPr>
        <w:t xml:space="preserve"> Consistent with a negative average treatment effect on answer supply, treated questions receive fewer human answers than control questions (1.209 vs. 1.372). Questioner reputation scores range from −3 to 28,800, averaging 378.337.</w:t>
      </w:r>
      <w:r w:rsidRPr="00261E78">
        <w:rPr>
          <w:vertAlign w:val="superscript"/>
        </w:rPr>
        <w:footnoteReference w:id="7"/>
      </w:r>
    </w:p>
    <w:p w14:paraId="6DAFB5F9" w14:textId="2AE66166" w:rsidR="000330CA" w:rsidRPr="00261E78" w:rsidRDefault="000330CA" w:rsidP="000330CA">
      <w:pPr>
        <w:pStyle w:val="TableFiguretitle"/>
      </w:pPr>
      <w:r w:rsidRPr="00261E78">
        <w:t xml:space="preserve">Table </w:t>
      </w:r>
      <w:r w:rsidR="00904A3D">
        <w:rPr>
          <w:rFonts w:hint="eastAsia"/>
        </w:rPr>
        <w:t>2</w:t>
      </w:r>
      <w:r w:rsidRPr="00261E78">
        <w:t>. Descriptive statistics of main variables</w:t>
      </w:r>
    </w:p>
    <w:tbl>
      <w:tblPr>
        <w:tblStyle w:val="TableGrid"/>
        <w:tblW w:w="5000" w:type="pct"/>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31"/>
        <w:gridCol w:w="1230"/>
        <w:gridCol w:w="1230"/>
        <w:gridCol w:w="1230"/>
        <w:gridCol w:w="922"/>
        <w:gridCol w:w="1217"/>
      </w:tblGrid>
      <w:tr w:rsidR="000330CA" w:rsidRPr="00261E78" w14:paraId="1B9F58A8" w14:textId="77777777" w:rsidTr="000B36F7">
        <w:trPr>
          <w:trHeight w:val="290"/>
          <w:jc w:val="center"/>
        </w:trPr>
        <w:tc>
          <w:tcPr>
            <w:tcW w:w="3531" w:type="dxa"/>
            <w:vMerge w:val="restart"/>
            <w:tcBorders>
              <w:top w:val="single" w:sz="12" w:space="0" w:color="auto"/>
              <w:bottom w:val="nil"/>
            </w:tcBorders>
            <w:vAlign w:val="center"/>
            <w:hideMark/>
          </w:tcPr>
          <w:p w14:paraId="08E4F531" w14:textId="77777777" w:rsidR="000330CA" w:rsidRPr="00261E78" w:rsidRDefault="000330CA" w:rsidP="000B36F7">
            <w:pPr>
              <w:pStyle w:val="Tablecontent"/>
              <w:rPr>
                <w:rFonts w:eastAsiaTheme="minorEastAsia"/>
              </w:rPr>
            </w:pPr>
            <w:r w:rsidRPr="00261E78">
              <w:rPr>
                <w:rFonts w:eastAsiaTheme="minorEastAsia"/>
              </w:rPr>
              <w:t>Variable</w:t>
            </w:r>
          </w:p>
        </w:tc>
        <w:tc>
          <w:tcPr>
            <w:tcW w:w="3690" w:type="dxa"/>
            <w:gridSpan w:val="3"/>
            <w:tcBorders>
              <w:top w:val="single" w:sz="12" w:space="0" w:color="auto"/>
              <w:bottom w:val="nil"/>
            </w:tcBorders>
            <w:vAlign w:val="center"/>
            <w:hideMark/>
          </w:tcPr>
          <w:p w14:paraId="529F0349" w14:textId="77777777" w:rsidR="000330CA" w:rsidRPr="00261E78" w:rsidRDefault="000330CA" w:rsidP="000B36F7">
            <w:pPr>
              <w:pStyle w:val="Tablecontent"/>
              <w:rPr>
                <w:rFonts w:eastAsiaTheme="minorEastAsia"/>
              </w:rPr>
            </w:pPr>
            <w:r w:rsidRPr="00261E78">
              <w:rPr>
                <w:rFonts w:eastAsiaTheme="minorEastAsia"/>
              </w:rPr>
              <w:t>Mean and SD</w:t>
            </w:r>
          </w:p>
        </w:tc>
        <w:tc>
          <w:tcPr>
            <w:tcW w:w="922" w:type="dxa"/>
            <w:vMerge w:val="restart"/>
            <w:tcBorders>
              <w:top w:val="single" w:sz="12" w:space="0" w:color="auto"/>
              <w:bottom w:val="nil"/>
            </w:tcBorders>
            <w:vAlign w:val="center"/>
            <w:hideMark/>
          </w:tcPr>
          <w:p w14:paraId="394DE0FC" w14:textId="77777777" w:rsidR="000330CA" w:rsidRPr="00261E78" w:rsidRDefault="000330CA" w:rsidP="000B36F7">
            <w:pPr>
              <w:pStyle w:val="Tablecontent"/>
              <w:rPr>
                <w:rFonts w:eastAsiaTheme="minorEastAsia"/>
              </w:rPr>
            </w:pPr>
            <w:r w:rsidRPr="00261E78">
              <w:rPr>
                <w:rFonts w:eastAsiaTheme="minorEastAsia"/>
              </w:rPr>
              <w:t>Min</w:t>
            </w:r>
          </w:p>
        </w:tc>
        <w:tc>
          <w:tcPr>
            <w:tcW w:w="1217" w:type="dxa"/>
            <w:vMerge w:val="restart"/>
            <w:tcBorders>
              <w:top w:val="single" w:sz="12" w:space="0" w:color="auto"/>
              <w:bottom w:val="nil"/>
            </w:tcBorders>
            <w:vAlign w:val="center"/>
            <w:hideMark/>
          </w:tcPr>
          <w:p w14:paraId="7BBCF8BD" w14:textId="77777777" w:rsidR="000330CA" w:rsidRPr="00261E78" w:rsidRDefault="000330CA" w:rsidP="000B36F7">
            <w:pPr>
              <w:pStyle w:val="Tablecontent"/>
              <w:rPr>
                <w:rFonts w:eastAsiaTheme="minorEastAsia"/>
              </w:rPr>
            </w:pPr>
            <w:r w:rsidRPr="00261E78">
              <w:rPr>
                <w:rFonts w:eastAsiaTheme="minorEastAsia"/>
              </w:rPr>
              <w:t>Max</w:t>
            </w:r>
          </w:p>
        </w:tc>
      </w:tr>
      <w:tr w:rsidR="000330CA" w:rsidRPr="00261E78" w14:paraId="639D0038" w14:textId="77777777" w:rsidTr="000B36F7">
        <w:trPr>
          <w:trHeight w:val="290"/>
          <w:jc w:val="center"/>
        </w:trPr>
        <w:tc>
          <w:tcPr>
            <w:tcW w:w="3531" w:type="dxa"/>
            <w:vMerge/>
            <w:tcBorders>
              <w:top w:val="nil"/>
            </w:tcBorders>
            <w:hideMark/>
          </w:tcPr>
          <w:p w14:paraId="4B18F162" w14:textId="77777777" w:rsidR="000330CA" w:rsidRPr="00261E78" w:rsidRDefault="000330CA" w:rsidP="000B36F7">
            <w:pPr>
              <w:pStyle w:val="Tablecontent"/>
              <w:rPr>
                <w:rFonts w:eastAsiaTheme="minorEastAsia"/>
              </w:rPr>
            </w:pPr>
          </w:p>
        </w:tc>
        <w:tc>
          <w:tcPr>
            <w:tcW w:w="1230" w:type="dxa"/>
            <w:tcBorders>
              <w:top w:val="nil"/>
              <w:bottom w:val="single" w:sz="6" w:space="0" w:color="auto"/>
            </w:tcBorders>
            <w:vAlign w:val="center"/>
            <w:hideMark/>
          </w:tcPr>
          <w:p w14:paraId="16F119F7" w14:textId="77777777" w:rsidR="000330CA" w:rsidRPr="00261E78" w:rsidRDefault="000330CA" w:rsidP="000B36F7">
            <w:pPr>
              <w:pStyle w:val="Tablecontent"/>
              <w:rPr>
                <w:rFonts w:eastAsiaTheme="minorEastAsia"/>
              </w:rPr>
            </w:pPr>
            <w:r w:rsidRPr="00261E78">
              <w:rPr>
                <w:rFonts w:eastAsiaTheme="minorEastAsia"/>
              </w:rPr>
              <w:t>All samples</w:t>
            </w:r>
          </w:p>
        </w:tc>
        <w:tc>
          <w:tcPr>
            <w:tcW w:w="1230" w:type="dxa"/>
            <w:tcBorders>
              <w:top w:val="nil"/>
              <w:bottom w:val="single" w:sz="6" w:space="0" w:color="auto"/>
            </w:tcBorders>
            <w:vAlign w:val="center"/>
            <w:hideMark/>
          </w:tcPr>
          <w:p w14:paraId="3A7DD8A5" w14:textId="77777777" w:rsidR="000330CA" w:rsidRPr="00261E78" w:rsidRDefault="000330CA" w:rsidP="000B36F7">
            <w:pPr>
              <w:pStyle w:val="Tablecontent"/>
              <w:rPr>
                <w:rFonts w:eastAsiaTheme="minorEastAsia"/>
              </w:rPr>
            </w:pPr>
            <w:r>
              <w:rPr>
                <w:rFonts w:eastAsiaTheme="minorEastAsia" w:hint="eastAsia"/>
              </w:rPr>
              <w:t>T</w:t>
            </w:r>
            <w:r w:rsidRPr="00261E78">
              <w:rPr>
                <w:rFonts w:eastAsiaTheme="minorEastAsia"/>
              </w:rPr>
              <w:t>reatment group</w:t>
            </w:r>
          </w:p>
        </w:tc>
        <w:tc>
          <w:tcPr>
            <w:tcW w:w="1230" w:type="dxa"/>
            <w:tcBorders>
              <w:top w:val="nil"/>
              <w:bottom w:val="single" w:sz="6" w:space="0" w:color="auto"/>
            </w:tcBorders>
            <w:vAlign w:val="center"/>
            <w:hideMark/>
          </w:tcPr>
          <w:p w14:paraId="08ED0976" w14:textId="77777777" w:rsidR="000330CA" w:rsidRPr="00261E78" w:rsidRDefault="000330CA" w:rsidP="000B36F7">
            <w:pPr>
              <w:pStyle w:val="Tablecontent"/>
              <w:rPr>
                <w:rFonts w:eastAsiaTheme="minorEastAsia"/>
              </w:rPr>
            </w:pPr>
            <w:r w:rsidRPr="00261E78">
              <w:rPr>
                <w:rFonts w:eastAsiaTheme="minorEastAsia"/>
              </w:rPr>
              <w:t>Control group</w:t>
            </w:r>
          </w:p>
        </w:tc>
        <w:tc>
          <w:tcPr>
            <w:tcW w:w="922" w:type="dxa"/>
            <w:vMerge/>
            <w:tcBorders>
              <w:top w:val="nil"/>
              <w:bottom w:val="single" w:sz="6" w:space="0" w:color="auto"/>
            </w:tcBorders>
            <w:hideMark/>
          </w:tcPr>
          <w:p w14:paraId="0890AD57" w14:textId="77777777" w:rsidR="000330CA" w:rsidRPr="00261E78" w:rsidRDefault="000330CA" w:rsidP="000B36F7">
            <w:pPr>
              <w:pStyle w:val="Tablecontent"/>
              <w:rPr>
                <w:rFonts w:eastAsiaTheme="minorEastAsia"/>
              </w:rPr>
            </w:pPr>
          </w:p>
        </w:tc>
        <w:tc>
          <w:tcPr>
            <w:tcW w:w="1217" w:type="dxa"/>
            <w:vMerge/>
            <w:tcBorders>
              <w:top w:val="nil"/>
              <w:bottom w:val="single" w:sz="6" w:space="0" w:color="auto"/>
            </w:tcBorders>
            <w:hideMark/>
          </w:tcPr>
          <w:p w14:paraId="3156A24C" w14:textId="77777777" w:rsidR="000330CA" w:rsidRPr="00261E78" w:rsidRDefault="000330CA" w:rsidP="000B36F7">
            <w:pPr>
              <w:pStyle w:val="Tablecontent"/>
              <w:rPr>
                <w:rFonts w:eastAsiaTheme="minorEastAsia"/>
              </w:rPr>
            </w:pPr>
          </w:p>
        </w:tc>
      </w:tr>
      <w:tr w:rsidR="000330CA" w:rsidRPr="00261E78" w14:paraId="3F9430AE" w14:textId="77777777" w:rsidTr="000B36F7">
        <w:trPr>
          <w:trHeight w:val="520"/>
          <w:jc w:val="center"/>
        </w:trPr>
        <w:tc>
          <w:tcPr>
            <w:tcW w:w="3531" w:type="dxa"/>
            <w:vAlign w:val="center"/>
          </w:tcPr>
          <w:p w14:paraId="191E508B" w14:textId="77777777" w:rsidR="000330CA" w:rsidRPr="00261E78" w:rsidRDefault="000330CA" w:rsidP="000B36F7">
            <w:pPr>
              <w:pStyle w:val="Tablecontent"/>
              <w:jc w:val="both"/>
              <w:rPr>
                <w:rFonts w:eastAsiaTheme="minorEastAsia"/>
              </w:rPr>
            </w:pPr>
            <w:r w:rsidRPr="00261E78">
              <w:rPr>
                <w:rFonts w:eastAsiaTheme="minorEastAsia"/>
              </w:rPr>
              <w:t>question length (number of Chinese characters)</w:t>
            </w:r>
          </w:p>
        </w:tc>
        <w:tc>
          <w:tcPr>
            <w:tcW w:w="1230" w:type="dxa"/>
            <w:tcBorders>
              <w:top w:val="single" w:sz="6" w:space="0" w:color="auto"/>
            </w:tcBorders>
          </w:tcPr>
          <w:p w14:paraId="3B04A310" w14:textId="77777777" w:rsidR="000330CA" w:rsidRPr="00261E78" w:rsidRDefault="000330CA" w:rsidP="000B36F7">
            <w:pPr>
              <w:pStyle w:val="Tablecontent"/>
              <w:rPr>
                <w:rFonts w:eastAsiaTheme="minorEastAsia"/>
              </w:rPr>
            </w:pPr>
            <w:r w:rsidRPr="00261E78">
              <w:rPr>
                <w:rFonts w:eastAsiaTheme="minorEastAsia"/>
              </w:rPr>
              <w:t>86.809</w:t>
            </w:r>
            <w:r w:rsidRPr="00261E78">
              <w:rPr>
                <w:rFonts w:eastAsiaTheme="minorEastAsia"/>
              </w:rPr>
              <w:br/>
              <w:t>(113.981)</w:t>
            </w:r>
          </w:p>
        </w:tc>
        <w:tc>
          <w:tcPr>
            <w:tcW w:w="1230" w:type="dxa"/>
            <w:tcBorders>
              <w:top w:val="single" w:sz="6" w:space="0" w:color="auto"/>
            </w:tcBorders>
          </w:tcPr>
          <w:p w14:paraId="3BF069FD" w14:textId="77777777" w:rsidR="000330CA" w:rsidRPr="00261E78" w:rsidRDefault="000330CA" w:rsidP="000B36F7">
            <w:pPr>
              <w:pStyle w:val="Tablecontent"/>
              <w:rPr>
                <w:rFonts w:eastAsiaTheme="minorEastAsia"/>
              </w:rPr>
            </w:pPr>
            <w:r w:rsidRPr="00261E78">
              <w:rPr>
                <w:rFonts w:eastAsiaTheme="minorEastAsia"/>
              </w:rPr>
              <w:t>84.233</w:t>
            </w:r>
            <w:r w:rsidRPr="00261E78">
              <w:rPr>
                <w:rFonts w:eastAsiaTheme="minorEastAsia"/>
              </w:rPr>
              <w:br/>
              <w:t>(89.347)</w:t>
            </w:r>
          </w:p>
        </w:tc>
        <w:tc>
          <w:tcPr>
            <w:tcW w:w="1230" w:type="dxa"/>
            <w:tcBorders>
              <w:top w:val="single" w:sz="6" w:space="0" w:color="auto"/>
            </w:tcBorders>
          </w:tcPr>
          <w:p w14:paraId="111EEC33" w14:textId="77777777" w:rsidR="000330CA" w:rsidRPr="00261E78" w:rsidRDefault="000330CA" w:rsidP="000B36F7">
            <w:pPr>
              <w:pStyle w:val="Tablecontent"/>
              <w:rPr>
                <w:rFonts w:eastAsiaTheme="minorEastAsia"/>
              </w:rPr>
            </w:pPr>
            <w:r w:rsidRPr="00261E78">
              <w:rPr>
                <w:rFonts w:eastAsiaTheme="minorEastAsia"/>
              </w:rPr>
              <w:t>89.272</w:t>
            </w:r>
            <w:r w:rsidRPr="00261E78">
              <w:rPr>
                <w:rFonts w:eastAsiaTheme="minorEastAsia"/>
              </w:rPr>
              <w:br/>
              <w:t>(133.323)</w:t>
            </w:r>
          </w:p>
        </w:tc>
        <w:tc>
          <w:tcPr>
            <w:tcW w:w="922" w:type="dxa"/>
            <w:tcBorders>
              <w:top w:val="single" w:sz="6" w:space="0" w:color="auto"/>
            </w:tcBorders>
          </w:tcPr>
          <w:p w14:paraId="6A581978"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Borders>
              <w:top w:val="single" w:sz="6" w:space="0" w:color="auto"/>
            </w:tcBorders>
          </w:tcPr>
          <w:p w14:paraId="50D61298" w14:textId="77777777" w:rsidR="000330CA" w:rsidRPr="00261E78" w:rsidRDefault="000330CA" w:rsidP="000B36F7">
            <w:pPr>
              <w:pStyle w:val="Tablecontent"/>
              <w:rPr>
                <w:rFonts w:eastAsiaTheme="minorEastAsia"/>
              </w:rPr>
            </w:pPr>
            <w:r w:rsidRPr="00261E78">
              <w:rPr>
                <w:rFonts w:eastAsiaTheme="minorEastAsia"/>
              </w:rPr>
              <w:t xml:space="preserve">2702.000 </w:t>
            </w:r>
          </w:p>
        </w:tc>
      </w:tr>
      <w:tr w:rsidR="000330CA" w:rsidRPr="00261E78" w14:paraId="3678FFDF" w14:textId="77777777" w:rsidTr="000B36F7">
        <w:trPr>
          <w:trHeight w:val="520"/>
          <w:jc w:val="center"/>
        </w:trPr>
        <w:tc>
          <w:tcPr>
            <w:tcW w:w="3531" w:type="dxa"/>
            <w:vAlign w:val="center"/>
            <w:hideMark/>
          </w:tcPr>
          <w:p w14:paraId="331C466C" w14:textId="1C77F8D8" w:rsidR="000330CA" w:rsidRPr="00261E78" w:rsidRDefault="000330CA" w:rsidP="000B36F7">
            <w:pPr>
              <w:pStyle w:val="Tablecontent"/>
              <w:jc w:val="both"/>
              <w:rPr>
                <w:rFonts w:eastAsiaTheme="minorEastAsia"/>
              </w:rPr>
            </w:pPr>
            <w:r w:rsidRPr="00261E78">
              <w:rPr>
                <w:rFonts w:eastAsiaTheme="minorEastAsia"/>
              </w:rPr>
              <w:t>number of human answers received by a question</w:t>
            </w:r>
            <w:ins w:id="330" w:author="Dylan CHEN" w:date="2026-08-27T16:10:00Z" w16du:dateUtc="2026-08-27T08:10:00Z">
              <w:r w:rsidR="00701DB1">
                <w:rPr>
                  <w:rFonts w:eastAsiaTheme="minorEastAsia" w:hint="eastAsia"/>
                </w:rPr>
                <w:t xml:space="preserve"> (full observation windows)</w:t>
              </w:r>
            </w:ins>
          </w:p>
        </w:tc>
        <w:tc>
          <w:tcPr>
            <w:tcW w:w="1230" w:type="dxa"/>
            <w:hideMark/>
          </w:tcPr>
          <w:p w14:paraId="5EC67473" w14:textId="77777777" w:rsidR="000330CA" w:rsidRPr="00261E78" w:rsidRDefault="000330CA" w:rsidP="000B36F7">
            <w:pPr>
              <w:pStyle w:val="Tablecontent"/>
              <w:rPr>
                <w:rFonts w:eastAsiaTheme="minorEastAsia"/>
              </w:rPr>
            </w:pPr>
            <w:r w:rsidRPr="00261E78">
              <w:rPr>
                <w:rFonts w:eastAsiaTheme="minorEastAsia"/>
              </w:rPr>
              <w:t>1.293</w:t>
            </w:r>
            <w:r w:rsidRPr="00261E78">
              <w:rPr>
                <w:rFonts w:eastAsiaTheme="minorEastAsia"/>
              </w:rPr>
              <w:br/>
              <w:t>(1.166)</w:t>
            </w:r>
          </w:p>
        </w:tc>
        <w:tc>
          <w:tcPr>
            <w:tcW w:w="1230" w:type="dxa"/>
            <w:hideMark/>
          </w:tcPr>
          <w:p w14:paraId="7E6E4A19" w14:textId="77777777" w:rsidR="000330CA" w:rsidRPr="00261E78" w:rsidRDefault="000330CA" w:rsidP="000B36F7">
            <w:pPr>
              <w:pStyle w:val="Tablecontent"/>
              <w:rPr>
                <w:rFonts w:eastAsiaTheme="minorEastAsia"/>
              </w:rPr>
            </w:pPr>
            <w:r w:rsidRPr="00261E78">
              <w:rPr>
                <w:rFonts w:eastAsiaTheme="minorEastAsia"/>
              </w:rPr>
              <w:t>1.209</w:t>
            </w:r>
            <w:r w:rsidRPr="00261E78">
              <w:rPr>
                <w:rFonts w:eastAsiaTheme="minorEastAsia"/>
              </w:rPr>
              <w:br/>
              <w:t>(1.133)</w:t>
            </w:r>
          </w:p>
        </w:tc>
        <w:tc>
          <w:tcPr>
            <w:tcW w:w="1230" w:type="dxa"/>
            <w:hideMark/>
          </w:tcPr>
          <w:p w14:paraId="681D979E" w14:textId="77777777" w:rsidR="000330CA" w:rsidRPr="00261E78" w:rsidRDefault="000330CA" w:rsidP="000B36F7">
            <w:pPr>
              <w:pStyle w:val="Tablecontent"/>
              <w:rPr>
                <w:rFonts w:eastAsiaTheme="minorEastAsia"/>
              </w:rPr>
            </w:pPr>
            <w:r w:rsidRPr="00261E78">
              <w:rPr>
                <w:rFonts w:eastAsiaTheme="minorEastAsia"/>
              </w:rPr>
              <w:t>1.372</w:t>
            </w:r>
            <w:r w:rsidRPr="00261E78">
              <w:rPr>
                <w:rFonts w:eastAsiaTheme="minorEastAsia"/>
              </w:rPr>
              <w:br/>
              <w:t>(1.192)</w:t>
            </w:r>
          </w:p>
        </w:tc>
        <w:tc>
          <w:tcPr>
            <w:tcW w:w="922" w:type="dxa"/>
            <w:hideMark/>
          </w:tcPr>
          <w:p w14:paraId="524E6FE0"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hideMark/>
          </w:tcPr>
          <w:p w14:paraId="2626B84C" w14:textId="77777777" w:rsidR="000330CA" w:rsidRPr="00261E78" w:rsidRDefault="000330CA" w:rsidP="000B36F7">
            <w:pPr>
              <w:pStyle w:val="Tablecontent"/>
              <w:rPr>
                <w:rFonts w:eastAsiaTheme="minorEastAsia"/>
              </w:rPr>
            </w:pPr>
            <w:r w:rsidRPr="00261E78">
              <w:rPr>
                <w:rFonts w:eastAsiaTheme="minorEastAsia"/>
              </w:rPr>
              <w:t xml:space="preserve">8.000 </w:t>
            </w:r>
          </w:p>
        </w:tc>
      </w:tr>
      <w:tr w:rsidR="000330CA" w:rsidRPr="00261E78" w14:paraId="625AE2FC" w14:textId="77777777" w:rsidTr="000B36F7">
        <w:trPr>
          <w:trHeight w:val="520"/>
          <w:jc w:val="center"/>
        </w:trPr>
        <w:tc>
          <w:tcPr>
            <w:tcW w:w="3531" w:type="dxa"/>
            <w:vAlign w:val="center"/>
          </w:tcPr>
          <w:p w14:paraId="5AFCD3B2" w14:textId="77777777" w:rsidR="000330CA" w:rsidRPr="00261E78" w:rsidRDefault="000330CA" w:rsidP="000B36F7">
            <w:pPr>
              <w:pStyle w:val="Tablecontent"/>
              <w:jc w:val="both"/>
              <w:rPr>
                <w:rFonts w:eastAsiaTheme="minorEastAsia"/>
              </w:rPr>
            </w:pPr>
            <w:r w:rsidRPr="00261E78">
              <w:rPr>
                <w:rFonts w:eastAsiaTheme="minorEastAsia"/>
              </w:rPr>
              <w:t>percentage of questions that received at least one answer</w:t>
            </w:r>
          </w:p>
        </w:tc>
        <w:tc>
          <w:tcPr>
            <w:tcW w:w="1230" w:type="dxa"/>
          </w:tcPr>
          <w:p w14:paraId="30522AA8" w14:textId="77777777" w:rsidR="000330CA" w:rsidRPr="00261E78" w:rsidRDefault="000330CA" w:rsidP="000B36F7">
            <w:pPr>
              <w:pStyle w:val="Tablecontent"/>
              <w:rPr>
                <w:rFonts w:eastAsiaTheme="minorEastAsia"/>
              </w:rPr>
            </w:pPr>
            <w:r w:rsidRPr="00261E78">
              <w:rPr>
                <w:rFonts w:eastAsiaTheme="minorEastAsia"/>
              </w:rPr>
              <w:t>0.761</w:t>
            </w:r>
            <w:r w:rsidRPr="00261E78">
              <w:rPr>
                <w:rFonts w:eastAsiaTheme="minorEastAsia"/>
              </w:rPr>
              <w:br/>
              <w:t>(0.427)</w:t>
            </w:r>
          </w:p>
        </w:tc>
        <w:tc>
          <w:tcPr>
            <w:tcW w:w="1230" w:type="dxa"/>
          </w:tcPr>
          <w:p w14:paraId="5B3B4473" w14:textId="77777777" w:rsidR="000330CA" w:rsidRPr="00261E78" w:rsidRDefault="000330CA" w:rsidP="000B36F7">
            <w:pPr>
              <w:pStyle w:val="Tablecontent"/>
              <w:rPr>
                <w:rFonts w:eastAsiaTheme="minorEastAsia"/>
              </w:rPr>
            </w:pPr>
            <w:r w:rsidRPr="00261E78">
              <w:rPr>
                <w:rFonts w:eastAsiaTheme="minorEastAsia"/>
              </w:rPr>
              <w:t>0.724</w:t>
            </w:r>
            <w:r w:rsidRPr="00261E78">
              <w:rPr>
                <w:rFonts w:eastAsiaTheme="minorEastAsia"/>
              </w:rPr>
              <w:br/>
              <w:t>(0.447)</w:t>
            </w:r>
          </w:p>
        </w:tc>
        <w:tc>
          <w:tcPr>
            <w:tcW w:w="1230" w:type="dxa"/>
          </w:tcPr>
          <w:p w14:paraId="0BBDCC51" w14:textId="77777777" w:rsidR="000330CA" w:rsidRPr="00261E78" w:rsidRDefault="000330CA" w:rsidP="000B36F7">
            <w:pPr>
              <w:pStyle w:val="Tablecontent"/>
              <w:rPr>
                <w:rFonts w:eastAsiaTheme="minorEastAsia"/>
              </w:rPr>
            </w:pPr>
            <w:r w:rsidRPr="00261E78">
              <w:rPr>
                <w:rFonts w:eastAsiaTheme="minorEastAsia"/>
              </w:rPr>
              <w:t>0.795</w:t>
            </w:r>
            <w:r w:rsidRPr="00261E78">
              <w:rPr>
                <w:rFonts w:eastAsiaTheme="minorEastAsia"/>
              </w:rPr>
              <w:br/>
              <w:t>(0.404)</w:t>
            </w:r>
          </w:p>
        </w:tc>
        <w:tc>
          <w:tcPr>
            <w:tcW w:w="922" w:type="dxa"/>
          </w:tcPr>
          <w:p w14:paraId="0B53FF6B"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307A63FE"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707734F4" w14:textId="77777777" w:rsidTr="000B36F7">
        <w:trPr>
          <w:trHeight w:val="520"/>
          <w:jc w:val="center"/>
        </w:trPr>
        <w:tc>
          <w:tcPr>
            <w:tcW w:w="3531" w:type="dxa"/>
            <w:vAlign w:val="center"/>
          </w:tcPr>
          <w:p w14:paraId="53C2C3F9" w14:textId="77777777" w:rsidR="000330CA" w:rsidRPr="00261E78" w:rsidRDefault="000330CA" w:rsidP="000B36F7">
            <w:pPr>
              <w:pStyle w:val="Tablecontent"/>
              <w:jc w:val="both"/>
              <w:rPr>
                <w:rFonts w:eastAsiaTheme="minorEastAsia"/>
              </w:rPr>
            </w:pPr>
            <w:r w:rsidRPr="00261E78">
              <w:rPr>
                <w:rFonts w:eastAsiaTheme="minorEastAsia"/>
              </w:rPr>
              <w:t xml:space="preserve">percentage of questions that have an answer </w:t>
            </w:r>
            <w:r>
              <w:rPr>
                <w:rFonts w:eastAsiaTheme="minorEastAsia"/>
              </w:rPr>
              <w:t>“</w:t>
            </w:r>
            <w:r w:rsidRPr="00261E78">
              <w:rPr>
                <w:rFonts w:eastAsiaTheme="minorEastAsia"/>
              </w:rPr>
              <w:t>accepted</w:t>
            </w:r>
            <w:r>
              <w:rPr>
                <w:rFonts w:eastAsiaTheme="minorEastAsia"/>
              </w:rPr>
              <w:t>”</w:t>
            </w:r>
            <w:r w:rsidRPr="00261E78">
              <w:rPr>
                <w:rFonts w:eastAsiaTheme="minorEastAsia"/>
              </w:rPr>
              <w:t xml:space="preserve"> by the questioner</w:t>
            </w:r>
          </w:p>
        </w:tc>
        <w:tc>
          <w:tcPr>
            <w:tcW w:w="1230" w:type="dxa"/>
          </w:tcPr>
          <w:p w14:paraId="71E50CE8" w14:textId="77777777" w:rsidR="000330CA" w:rsidRPr="00261E78" w:rsidRDefault="000330CA" w:rsidP="000B36F7">
            <w:pPr>
              <w:pStyle w:val="Tablecontent"/>
              <w:rPr>
                <w:rFonts w:eastAsiaTheme="minorEastAsia"/>
              </w:rPr>
            </w:pPr>
            <w:r w:rsidRPr="00261E78">
              <w:rPr>
                <w:rFonts w:eastAsiaTheme="minorEastAsia"/>
              </w:rPr>
              <w:t>0.322</w:t>
            </w:r>
            <w:r w:rsidRPr="00261E78">
              <w:rPr>
                <w:rFonts w:eastAsiaTheme="minorEastAsia"/>
              </w:rPr>
              <w:br/>
              <w:t>(0.467)</w:t>
            </w:r>
          </w:p>
        </w:tc>
        <w:tc>
          <w:tcPr>
            <w:tcW w:w="1230" w:type="dxa"/>
          </w:tcPr>
          <w:p w14:paraId="7B2D1E3C" w14:textId="77777777" w:rsidR="000330CA" w:rsidRPr="00261E78" w:rsidRDefault="000330CA" w:rsidP="000B36F7">
            <w:pPr>
              <w:pStyle w:val="Tablecontent"/>
              <w:rPr>
                <w:rFonts w:eastAsiaTheme="minorEastAsia"/>
              </w:rPr>
            </w:pPr>
            <w:r w:rsidRPr="00261E78">
              <w:rPr>
                <w:rFonts w:eastAsiaTheme="minorEastAsia"/>
              </w:rPr>
              <w:t>0.293</w:t>
            </w:r>
            <w:r w:rsidRPr="00261E78">
              <w:rPr>
                <w:rFonts w:eastAsiaTheme="minorEastAsia"/>
              </w:rPr>
              <w:br/>
              <w:t>(0.455)</w:t>
            </w:r>
          </w:p>
        </w:tc>
        <w:tc>
          <w:tcPr>
            <w:tcW w:w="1230" w:type="dxa"/>
          </w:tcPr>
          <w:p w14:paraId="0CEDCAAD" w14:textId="77777777" w:rsidR="000330CA" w:rsidRPr="00261E78" w:rsidRDefault="000330CA" w:rsidP="000B36F7">
            <w:pPr>
              <w:pStyle w:val="Tablecontent"/>
              <w:rPr>
                <w:rFonts w:eastAsiaTheme="minorEastAsia"/>
              </w:rPr>
            </w:pPr>
            <w:r w:rsidRPr="00261E78">
              <w:rPr>
                <w:rFonts w:eastAsiaTheme="minorEastAsia"/>
              </w:rPr>
              <w:t>0.350</w:t>
            </w:r>
            <w:r w:rsidRPr="00261E78">
              <w:rPr>
                <w:rFonts w:eastAsiaTheme="minorEastAsia"/>
              </w:rPr>
              <w:br/>
              <w:t>(0.477)</w:t>
            </w:r>
          </w:p>
        </w:tc>
        <w:tc>
          <w:tcPr>
            <w:tcW w:w="922" w:type="dxa"/>
          </w:tcPr>
          <w:p w14:paraId="19851176" w14:textId="77777777" w:rsidR="000330CA" w:rsidRPr="00261E78" w:rsidRDefault="000330CA" w:rsidP="000B36F7">
            <w:pPr>
              <w:pStyle w:val="Tablecontent"/>
              <w:rPr>
                <w:rFonts w:eastAsiaTheme="minorEastAsia"/>
              </w:rPr>
            </w:pPr>
            <w:r w:rsidRPr="00261E78">
              <w:rPr>
                <w:rFonts w:eastAsiaTheme="minorEastAsia"/>
              </w:rPr>
              <w:t xml:space="preserve">0.000 </w:t>
            </w:r>
          </w:p>
        </w:tc>
        <w:tc>
          <w:tcPr>
            <w:tcW w:w="1217" w:type="dxa"/>
          </w:tcPr>
          <w:p w14:paraId="20FBA1B4" w14:textId="77777777" w:rsidR="000330CA" w:rsidRPr="00261E78" w:rsidRDefault="000330CA" w:rsidP="000B36F7">
            <w:pPr>
              <w:pStyle w:val="Tablecontent"/>
              <w:rPr>
                <w:rFonts w:eastAsiaTheme="minorEastAsia"/>
              </w:rPr>
            </w:pPr>
            <w:r w:rsidRPr="00261E78">
              <w:rPr>
                <w:rFonts w:eastAsiaTheme="minorEastAsia"/>
              </w:rPr>
              <w:t xml:space="preserve">1.000 </w:t>
            </w:r>
          </w:p>
        </w:tc>
      </w:tr>
      <w:tr w:rsidR="000330CA" w:rsidRPr="00261E78" w14:paraId="403E589F" w14:textId="77777777" w:rsidTr="000B36F7">
        <w:trPr>
          <w:trHeight w:val="520"/>
          <w:jc w:val="center"/>
        </w:trPr>
        <w:tc>
          <w:tcPr>
            <w:tcW w:w="3531" w:type="dxa"/>
            <w:vAlign w:val="center"/>
          </w:tcPr>
          <w:p w14:paraId="3D7E9353" w14:textId="77777777" w:rsidR="000330CA" w:rsidRPr="00261E78" w:rsidRDefault="000330CA" w:rsidP="000B36F7">
            <w:pPr>
              <w:pStyle w:val="Tablecontent"/>
              <w:jc w:val="both"/>
              <w:rPr>
                <w:rFonts w:eastAsiaTheme="minorEastAsia"/>
              </w:rPr>
            </w:pPr>
            <w:r w:rsidRPr="00261E78">
              <w:rPr>
                <w:rFonts w:eastAsiaTheme="minorEastAsia"/>
              </w:rPr>
              <w:t>reputation scores of the questioner at the time the question was posted</w:t>
            </w:r>
          </w:p>
        </w:tc>
        <w:tc>
          <w:tcPr>
            <w:tcW w:w="1230" w:type="dxa"/>
          </w:tcPr>
          <w:p w14:paraId="3BE6A3CE" w14:textId="77777777" w:rsidR="000330CA" w:rsidRPr="00261E78" w:rsidRDefault="000330CA" w:rsidP="000B36F7">
            <w:pPr>
              <w:pStyle w:val="Tablecontent"/>
              <w:rPr>
                <w:rFonts w:eastAsiaTheme="minorEastAsia"/>
              </w:rPr>
            </w:pPr>
            <w:r w:rsidRPr="00261E78">
              <w:rPr>
                <w:rFonts w:eastAsiaTheme="minorEastAsia"/>
              </w:rPr>
              <w:t>378.337</w:t>
            </w:r>
            <w:r w:rsidRPr="00261E78">
              <w:br/>
            </w:r>
            <w:r w:rsidRPr="00261E78">
              <w:rPr>
                <w:rFonts w:eastAsiaTheme="minorEastAsia"/>
              </w:rPr>
              <w:t>(1135.056)</w:t>
            </w:r>
          </w:p>
        </w:tc>
        <w:tc>
          <w:tcPr>
            <w:tcW w:w="1230" w:type="dxa"/>
          </w:tcPr>
          <w:p w14:paraId="1A26E8B6" w14:textId="77777777" w:rsidR="000330CA" w:rsidRPr="00261E78" w:rsidRDefault="000330CA" w:rsidP="000B36F7">
            <w:pPr>
              <w:pStyle w:val="Tablecontent"/>
              <w:rPr>
                <w:rFonts w:eastAsiaTheme="minorEastAsia"/>
              </w:rPr>
            </w:pPr>
            <w:r w:rsidRPr="00261E78">
              <w:rPr>
                <w:rFonts w:eastAsiaTheme="minorEastAsia"/>
              </w:rPr>
              <w:t>334.484</w:t>
            </w:r>
            <w:r w:rsidRPr="00261E78">
              <w:br/>
            </w:r>
            <w:r w:rsidRPr="00261E78">
              <w:rPr>
                <w:rFonts w:eastAsiaTheme="minorEastAsia"/>
              </w:rPr>
              <w:t>(695.343)</w:t>
            </w:r>
          </w:p>
        </w:tc>
        <w:tc>
          <w:tcPr>
            <w:tcW w:w="1230" w:type="dxa"/>
          </w:tcPr>
          <w:p w14:paraId="61BA3D8C" w14:textId="77777777" w:rsidR="000330CA" w:rsidRPr="00261E78" w:rsidRDefault="000330CA" w:rsidP="000B36F7">
            <w:pPr>
              <w:pStyle w:val="Tablecontent"/>
              <w:rPr>
                <w:rFonts w:eastAsiaTheme="minorEastAsia"/>
              </w:rPr>
            </w:pPr>
            <w:r w:rsidRPr="00261E78">
              <w:rPr>
                <w:rFonts w:eastAsiaTheme="minorEastAsia"/>
              </w:rPr>
              <w:t>420.267</w:t>
            </w:r>
            <w:r w:rsidRPr="00261E78">
              <w:br/>
            </w:r>
            <w:r w:rsidRPr="00261E78">
              <w:rPr>
                <w:rFonts w:eastAsiaTheme="minorEastAsia"/>
              </w:rPr>
              <w:t>(1433.522)</w:t>
            </w:r>
          </w:p>
        </w:tc>
        <w:tc>
          <w:tcPr>
            <w:tcW w:w="922" w:type="dxa"/>
          </w:tcPr>
          <w:p w14:paraId="40D7FCE0" w14:textId="77777777" w:rsidR="000330CA" w:rsidRPr="00261E78" w:rsidRDefault="000330CA" w:rsidP="000B36F7">
            <w:pPr>
              <w:pStyle w:val="Tablecontent"/>
              <w:rPr>
                <w:rFonts w:eastAsiaTheme="minorEastAsia"/>
              </w:rPr>
            </w:pPr>
            <w:r w:rsidRPr="00261E78">
              <w:rPr>
                <w:rFonts w:eastAsiaTheme="minorEastAsia"/>
              </w:rPr>
              <w:t xml:space="preserve">-3.000 </w:t>
            </w:r>
          </w:p>
        </w:tc>
        <w:tc>
          <w:tcPr>
            <w:tcW w:w="1217" w:type="dxa"/>
          </w:tcPr>
          <w:p w14:paraId="390CEF1F" w14:textId="77777777" w:rsidR="000330CA" w:rsidRPr="00261E78" w:rsidRDefault="000330CA" w:rsidP="000B36F7">
            <w:pPr>
              <w:pStyle w:val="Tablecontent"/>
              <w:rPr>
                <w:rFonts w:eastAsiaTheme="minorEastAsia"/>
              </w:rPr>
            </w:pPr>
            <w:r w:rsidRPr="00261E78">
              <w:rPr>
                <w:rFonts w:eastAsiaTheme="minorEastAsia"/>
              </w:rPr>
              <w:t xml:space="preserve">28800.000 </w:t>
            </w:r>
          </w:p>
        </w:tc>
      </w:tr>
    </w:tbl>
    <w:p w14:paraId="32DA95DE" w14:textId="3BDC5342" w:rsidR="000330CA" w:rsidRPr="00261E78" w:rsidRDefault="000330CA" w:rsidP="000330CA">
      <w:pPr>
        <w:pStyle w:val="Notes"/>
      </w:pPr>
      <w:r w:rsidRPr="00261E78">
        <w:t xml:space="preserve">Notes: 1. Columns 2-4 present the means of the main variables, with the standard deviations shown in parentheses. </w:t>
      </w:r>
      <w:r w:rsidRPr="00261E78">
        <w:br/>
        <w:t xml:space="preserve">2. The minimum question length of 0 represents questions where users posted content solely through images without </w:t>
      </w:r>
      <w:r w:rsidRPr="00261E78">
        <w:lastRenderedPageBreak/>
        <w:t>accompanying text. These comprise 2.71% of our sample (98 out of 3,613 observations). Our main results remain unchanged when these observations are excluded.</w:t>
      </w:r>
    </w:p>
    <w:p w14:paraId="06B431C8" w14:textId="77777777" w:rsidR="000330CA" w:rsidRPr="00261E78" w:rsidRDefault="000330CA" w:rsidP="0049010E">
      <w:pPr>
        <w:pStyle w:val="Heading2"/>
        <w:rPr>
          <w:rFonts w:eastAsiaTheme="minorEastAsia"/>
        </w:rPr>
      </w:pPr>
      <w:r w:rsidRPr="00261E78">
        <w:rPr>
          <w:rFonts w:eastAsiaTheme="minorEastAsia"/>
        </w:rPr>
        <w:t>Verifying Random Assignment</w:t>
      </w:r>
    </w:p>
    <w:p w14:paraId="3577175F" w14:textId="5804DD94" w:rsidR="00904A3D" w:rsidRPr="00D2526D" w:rsidRDefault="00904A3D" w:rsidP="00D2526D">
      <w:pPr>
        <w:pStyle w:val="Paragraph0"/>
      </w:pPr>
      <w:r w:rsidRPr="00D2526D">
        <w:t xml:space="preserve">Our identification depends on the random assignment of questions to treatment and control. We validate it using t-tests and standardized differences </w:t>
      </w:r>
      <w:ins w:id="331" w:author="Dylan CHEN" w:date="2026-08-28T23:20:00Z" w16du:dateUtc="2026-08-28T15:20:00Z">
        <w:r w:rsidR="001C4E9A" w:rsidRPr="00261E78">
          <w:fldChar w:fldCharType="begin"/>
        </w:r>
        <w:r w:rsidR="001C4E9A">
          <w:instrText xml:space="preserve"> ADDIN ZOTERO_ITEM CSL_CITATION {"citationID":"TYsaBVSJ","properties":{"unsorted":false,"formattedCitation":"(Austin 2009)","plainCitation":"(Austin 2009)","noteIndex":0},"citationItems":[{"id":29294,"uris":["http://zotero.org/users/8905122/items/VX79T3SE"],"itemData":{"id":29294,"type":"article-journal","abstract":"The propensity score is a subject's probability of treatment, conditional on observed baseline covariates. Conditional on the true propensity score, treated and untreated subjects have similar distributions of observed baseline covariates. Propensity-score matching is a popular method of using the propensity score in the medical literature. Using this approach, matched sets of treated and untreated subjects with similar values of the propensity score are formed. Inferences about treatment effect made using propensity-score matching are valid only if, in the matched sample, treated and untreated subjects have similar distributions of measured baseline covariates. In this paper we discuss the following methods for assessing whether the propensity score model has been correctly specified: comparing means and prevalences of baseline characteristics using standardized differences; ratios comparing the variance of continuous covariates between treated and untreated subjects; comparison of higher order moments and interactions; five-number summaries; and graphical methods such as quantile-quantile plots, side-by-side boxplots, and non-parametric density plots for comparing the distribution of baseline covariates between treatment groups. We describe methods to determine the sampling distribution of the standardized difference when the true standardized difference is equal to zero, thereby allowing one to determine the range of standardized differences that are plausible with the propensity score model having been correctly specified. We highlight the limitations of some previously used methods for assessing the adequacy of the specification of the propensity-score model. In particular, methods based on comparing the distribution of the estimated propensity score between treated and untreated subjects are uninformative.","archive_location":"1000 </w:instrText>
        </w:r>
        <w:r w:rsidR="001C4E9A">
          <w:rPr>
            <w:rFonts w:ascii="Apple Color Emoji" w:hAnsi="Apple Color Emoji" w:cs="Apple Color Emoji"/>
          </w:rPr>
          <w:instrText>📊</w:instrText>
        </w:r>
        <w:r w:rsidR="001C4E9A">
          <w:instrText>","call-number":"3","container-title":"Statistics in Medicine","DOI":"10.1002/sim.3697","ISSN":"0277-6715","issue":"25","journalAbbreviation":"Statistics in Medicine","language":"en","note":"</w:instrText>
        </w:r>
        <w:r w:rsidR="001C4E9A">
          <w:rPr>
            <w:rFonts w:ascii="Apple Color Emoji" w:hAnsi="Apple Color Emoji" w:cs="Apple Color Emoji"/>
          </w:rPr>
          <w:instrText>🏷️</w:instrText>
        </w:r>
        <w:r w:rsidR="001C4E9A">
          <w:instrText xml:space="preserve"> /reading</w:instrText>
        </w:r>
        <w:r w:rsidR="001C4E9A">
          <w:rPr>
            <w:rFonts w:hint="eastAsia"/>
          </w:rPr>
          <w:instrText>、</w:instrText>
        </w:r>
        <w:r w:rsidR="001C4E9A">
          <w:instrText>Female</w:instrText>
        </w:r>
        <w:r w:rsidR="001C4E9A">
          <w:rPr>
            <w:rFonts w:hint="eastAsia"/>
          </w:rPr>
          <w:instrText>、</w:instrText>
        </w:r>
        <w:r w:rsidR="001C4E9A">
          <w:instrText>Humans</w:instrText>
        </w:r>
        <w:r w:rsidR="001C4E9A">
          <w:rPr>
            <w:rFonts w:hint="eastAsia"/>
          </w:rPr>
          <w:instrText>、</w:instrText>
        </w:r>
        <w:r w:rsidR="001C4E9A">
          <w:instrText>Male</w:instrText>
        </w:r>
        <w:r w:rsidR="001C4E9A">
          <w:rPr>
            <w:rFonts w:hint="eastAsia"/>
          </w:rPr>
          <w:instrText>、</w:instrText>
        </w:r>
        <w:r w:rsidR="001C4E9A">
          <w:instrText>Middle Aged</w:instrText>
        </w:r>
        <w:r w:rsidR="001C4E9A">
          <w:rPr>
            <w:rFonts w:hint="eastAsia"/>
          </w:rPr>
          <w:instrText>、</w:instrText>
        </w:r>
        <w:r w:rsidR="001C4E9A">
          <w:instrText>Aged</w:instrText>
        </w:r>
        <w:r w:rsidR="001C4E9A">
          <w:rPr>
            <w:rFonts w:hint="eastAsia"/>
          </w:rPr>
          <w:instrText>、</w:instrText>
        </w:r>
        <w:r w:rsidR="001C4E9A">
          <w:instrText>Biometry</w:instrText>
        </w:r>
        <w:r w:rsidR="001C4E9A">
          <w:rPr>
            <w:rFonts w:hint="eastAsia"/>
          </w:rPr>
          <w:instrText>、</w:instrText>
        </w:r>
        <w:r w:rsidR="001C4E9A">
          <w:instrText>Computer Simulation</w:instrText>
        </w:r>
        <w:r w:rsidR="001C4E9A">
          <w:rPr>
            <w:rFonts w:hint="eastAsia"/>
          </w:rPr>
          <w:instrText>、</w:instrText>
        </w:r>
        <w:r w:rsidR="001C4E9A">
          <w:instrText>Hydroxymethylglutaryl-CoA Reductase Inhibitors</w:instrText>
        </w:r>
        <w:r w:rsidR="001C4E9A">
          <w:rPr>
            <w:rFonts w:hint="eastAsia"/>
          </w:rPr>
          <w:instrText>、</w:instrText>
        </w:r>
        <w:r w:rsidR="001C4E9A">
          <w:instrText>Models, Statistical</w:instrText>
        </w:r>
        <w:r w:rsidR="001C4E9A">
          <w:rPr>
            <w:rFonts w:hint="eastAsia"/>
          </w:rPr>
          <w:instrText>、</w:instrText>
        </w:r>
        <w:r w:rsidR="001C4E9A">
          <w:instrText>Myocardial Infarction</w:instrText>
        </w:r>
        <w:r w:rsidR="001C4E9A">
          <w:rPr>
            <w:rFonts w:hint="eastAsia"/>
          </w:rPr>
          <w:instrText>、</w:instrText>
        </w:r>
        <w:r w:rsidR="001C4E9A">
          <w:instrText>Pr</w:instrText>
        </w:r>
        <w:r w:rsidR="001C4E9A">
          <w:rPr>
            <w:rFonts w:hint="eastAsia"/>
          </w:rPr>
          <w:instrText>opensity Score","page":"3083-3107","source":"1.8 (Q1)","title":"Balance diagnostics for comparing the distribution of baseline covariates between treatment groups in propensity</w:instrText>
        </w:r>
        <w:r w:rsidR="001C4E9A">
          <w:rPr>
            <w:rFonts w:hint="eastAsia"/>
          </w:rPr>
          <w:instrText>‐</w:instrText>
        </w:r>
        <w:r w:rsidR="001C4E9A">
          <w:rPr>
            <w:rFonts w:hint="eastAsia"/>
          </w:rPr>
          <w:instrText>score matched samples","URL":"https://onlinelibrary.wiley.com/doi/10.1002/sim.</w:instrText>
        </w:r>
        <w:r w:rsidR="001C4E9A">
          <w:instrText xml:space="preserve">3697","volume":"28","author":[{"family":"Austin","given":"Peter C."}],"issued":{"date-parts":[["2009",11,10]]}}}],"schema":"https://github.com/citation-style-language/schema/raw/master/csl-citation.json"} </w:instrText>
        </w:r>
        <w:r w:rsidR="001C4E9A" w:rsidRPr="00261E78">
          <w:fldChar w:fldCharType="separate"/>
        </w:r>
        <w:r w:rsidR="001C4E9A">
          <w:t>(Austin 2009)</w:t>
        </w:r>
        <w:r w:rsidR="001C4E9A" w:rsidRPr="00261E78">
          <w:fldChar w:fldCharType="end"/>
        </w:r>
      </w:ins>
      <w:del w:id="332" w:author="Dylan CHEN" w:date="2026-08-28T23:20:00Z" w16du:dateUtc="2026-08-28T15:20:00Z">
        <w:r w:rsidRPr="00D2526D" w:rsidDel="001C4E9A">
          <w:delText>(Austin 2009)</w:delText>
        </w:r>
      </w:del>
      <w:r w:rsidRPr="00D2526D">
        <w:t xml:space="preserve"> across pre-assignment covariates: questioner characteristics (reputation; gold, silver, and bronze medal counts; total questions and answers; account age), questioner activity in the 1, 2, and 3 months before the experiment (accepted answers, answers provided, questions asked, and comments posted), and question content (character count and the presence of photos, hyperlinks, tables, and block quotes). We also use an LLM to score each question</w:t>
      </w:r>
      <w:r>
        <w:t>’</w:t>
      </w:r>
      <w:r w:rsidRPr="00D2526D">
        <w:t xml:space="preserve">s linguistic complexity, technical-jargon use, and difficulty </w:t>
      </w:r>
      <w:ins w:id="333" w:author="Dylan CHEN" w:date="2026-08-28T23:20:00Z" w16du:dateUtc="2026-08-28T15:20:00Z">
        <w:r w:rsidR="001C4E9A" w:rsidRPr="00261E78">
          <w:fldChar w:fldCharType="begin" w:fldLock="1"/>
        </w:r>
        <w:r w:rsidR="001C4E9A">
          <w:instrText xml:space="preserve"> ADDIN ZOTERO_ITEM CSL_CITATION {"citationID":"9eYFuWIu","properties":{"formattedCitation":"(Li et al. 2024)","plainCitation":"(Li et al. 2024)","dontUpdate":true,"noteIndex":0},"citationItems":[{"id":202,"uris":["http://zotero.org/users/8905122/items/SNFQA8GA","http://www.mendeley.com/documents/?uuid=38732a76-9922-46b6-842d-29c0867444e2"],"itemData":{"id":202,"type":"article-journal","abstract":"This paper explores the potential of large language models (LLMs) to substitute for human participants in market research. Such LLMs can be used to generate text given a prompt. We argue that perceptual analysis is a particularly promising use case for such automated market research for certain product categories. The proposed new method generates outputs that closely match those generated from human surveys: agreement rates between human- and LLM- generated data sets reach over 75%. Moreover, this applies for perceptual analysis based on both brand similarity measures and product attribute ratings. The paper demonstrates that, for some categories, this new method of fully or partially automated market research will increase the efficiency of market research by meaningfully speeding up the process and potentially reducing the cost. Further results also suggest that with an ever larger training corpus applied to large language models, LLM-based market research will be applicable to answer more nuanced questions based on demographic variables or contextual variation that would be prohibitively expensive or infeasib</w:instrText>
        </w:r>
        <w:r w:rsidR="001C4E9A">
          <w:rPr>
            <w:rFonts w:hint="eastAsia"/>
          </w:rPr>
          <w:instrText>le with human respondents.\n\n</w:instrText>
        </w:r>
        <w:r w:rsidR="001C4E9A">
          <w:rPr>
            <w:rFonts w:hint="eastAsia"/>
          </w:rPr>
          <w:instrText>【摘要翻译】本文探讨了大型语言模型（</w:instrText>
        </w:r>
        <w:r w:rsidR="001C4E9A">
          <w:rPr>
            <w:rFonts w:hint="eastAsia"/>
          </w:rPr>
          <w:instrText>LLMs</w:instrText>
        </w:r>
        <w:r w:rsidR="001C4E9A">
          <w:rPr>
            <w:rFonts w:hint="eastAsia"/>
          </w:rPr>
          <w:instrText>）在市场研究中替代人类参与者的潜力。这种</w:instrText>
        </w:r>
        <w:r w:rsidR="001C4E9A">
          <w:rPr>
            <w:rFonts w:hint="eastAsia"/>
          </w:rPr>
          <w:instrText>LLM</w:instrText>
        </w:r>
        <w:r w:rsidR="001C4E9A">
          <w:rPr>
            <w:rFonts w:hint="eastAsia"/>
          </w:rPr>
          <w:instrText>可用于在给定提示的情况下生成文本。我们认为，对于某些产品类别的自动化市场研究，感知分析是一个特别有前途的用例。所提出的新方法生成的输出与人类调查生成的输出非常匹配：人类和</w:instrText>
        </w:r>
        <w:r w:rsidR="001C4E9A">
          <w:rPr>
            <w:rFonts w:hint="eastAsia"/>
          </w:rPr>
          <w:instrText>LLM</w:instrText>
        </w:r>
        <w:r w:rsidR="001C4E9A">
          <w:rPr>
            <w:rFonts w:hint="eastAsia"/>
          </w:rPr>
          <w:instrText>生成的数据集之间的一致率达到</w:instrText>
        </w:r>
        <w:r w:rsidR="001C4E9A">
          <w:rPr>
            <w:rFonts w:hint="eastAsia"/>
          </w:rPr>
          <w:instrText>75%</w:instrText>
        </w:r>
        <w:r w:rsidR="001C4E9A">
          <w:rPr>
            <w:rFonts w:hint="eastAsia"/>
          </w:rPr>
          <w:instrText>以上。此外，这适用于基于品牌相似性度量和产品属性评级的感知分析。本文表明，对于某些类别，这种完全或部分自动化的市场研究新方法将通过有意义地加快过程和潜在地降低成本来提高市场研究的效率。进一步的结果还表明，随着越来越大的训练语料库应用于大型语言模型，基于</w:instrText>
        </w:r>
        <w:r w:rsidR="001C4E9A">
          <w:rPr>
            <w:rFonts w:hint="eastAsia"/>
          </w:rPr>
          <w:instrText>LLM</w:instrText>
        </w:r>
        <w:r w:rsidR="001C4E9A">
          <w:rPr>
            <w:rFonts w:hint="eastAsia"/>
          </w:rPr>
          <w:instrText>的市场研究将适用于回答基于人口统计变量或上下文变化的更微妙的问题，这些问题对于人类受访者来说将是极其昂贵或不可行的。</w:instrText>
        </w:r>
        <w:r w:rsidR="001C4E9A">
          <w:rPr>
            <w:rFonts w:hint="eastAsia"/>
          </w:rPr>
          <w:instrText xml:space="preserve">","archive_location":"5 </w:instrText>
        </w:r>
        <w:r w:rsidR="001C4E9A">
          <w:rPr>
            <w:rFonts w:ascii="Apple Color Emoji" w:hAnsi="Apple Color Emoji" w:cs="Apple Color Emoji"/>
          </w:rPr>
          <w:instrText>📊</w:instrText>
        </w:r>
        <w:r w:rsidR="001C4E9A">
          <w:rPr>
            <w:rFonts w:hint="eastAsia"/>
          </w:rPr>
          <w:instrText>","call-number":"2","container-title":"Marketing Science","DOI":"10.1287/mksc.2023.0454","ISSN":"0732-2399","issue":"</w:instrText>
        </w:r>
        <w:r w:rsidR="001C4E9A">
          <w:instrText>2","journalAbbreviation":"Market. Sci.","language":"en","note":"</w:instrText>
        </w:r>
        <w:r w:rsidR="001C4E9A">
          <w:rPr>
            <w:rFonts w:ascii="Apple Color Emoji" w:hAnsi="Apple Color Emoji" w:cs="Apple Color Emoji"/>
          </w:rPr>
          <w:instrText>🏷️</w:instrText>
        </w:r>
        <w:r w:rsidR="001C4E9A">
          <w:instrText xml:space="preserve"> /unread</w:instrText>
        </w:r>
        <w:r w:rsidR="001C4E9A">
          <w:rPr>
            <w:rFonts w:hint="eastAsia"/>
          </w:rPr>
          <w:instrText>、</w:instrText>
        </w:r>
        <w:r w:rsidR="001C4E9A">
          <w:instrText>natural language processing</w:instrText>
        </w:r>
        <w:r w:rsidR="001C4E9A">
          <w:rPr>
            <w:rFonts w:hint="eastAsia"/>
          </w:rPr>
          <w:instrText>、</w:instrText>
        </w:r>
        <w:r w:rsidR="001C4E9A">
          <w:instrText>artificial Intelligence</w:instrText>
        </w:r>
        <w:r w:rsidR="001C4E9A">
          <w:rPr>
            <w:rFonts w:hint="eastAsia"/>
          </w:rPr>
          <w:instrText>、</w:instrText>
        </w:r>
        <w:r w:rsidR="001C4E9A">
          <w:instrText>language model</w:instrText>
        </w:r>
        <w:r w:rsidR="001C4E9A">
          <w:rPr>
            <w:rFonts w:hint="eastAsia"/>
          </w:rPr>
          <w:instrText>、</w:instrText>
        </w:r>
        <w:r w:rsidR="001C4E9A">
          <w:instrText>market research</w:instrText>
        </w:r>
        <w:r w:rsidR="001C4E9A">
          <w:rPr>
            <w:rFonts w:hint="eastAsia"/>
          </w:rPr>
          <w:instrText>、</w:instrText>
        </w:r>
        <w:r w:rsidR="001C4E9A">
          <w:instrText xml:space="preserve">perceptual maps","page":"254-266","source":"5 (Q2)","title":"Frontiers: Determining the Validity of Large Language Models for Automated Perceptual Analysis","title-short":"Frontiers","URL":"https://pubsonline.informs.org/doi/10.1287/mksc.2023.0454","volume":"43","author":[{"family":"Li","given":"Peiyao"},{"family":"Castelo","given":"Noah"},{"family":"Katona","given":"Zsolt"},{"family":"Sarvary","given":"Miklos"}],"accessed":{"date-parts":[["2024",5,5]]},"issued":{"date-parts":[["2024",1]]}}}],"schema":"https://github.com/citation-style-language/schema/raw/master/csl-citation.json"} </w:instrText>
        </w:r>
        <w:r w:rsidR="001C4E9A" w:rsidRPr="00261E78">
          <w:fldChar w:fldCharType="separate"/>
        </w:r>
        <w:r w:rsidR="001C4E9A" w:rsidRPr="00261E78">
          <w:t>(Li et al.</w:t>
        </w:r>
        <w:r w:rsidR="001C4E9A">
          <w:rPr>
            <w:rFonts w:hint="eastAsia"/>
          </w:rPr>
          <w:t xml:space="preserve"> </w:t>
        </w:r>
        <w:r w:rsidR="001C4E9A" w:rsidRPr="00261E78">
          <w:t>2024</w:t>
        </w:r>
      </w:ins>
      <w:ins w:id="334" w:author="Dylan CHEN" w:date="2026-08-28T23:21:00Z" w16du:dateUtc="2026-08-28T15:21:00Z">
        <w:r w:rsidR="001C4E9A">
          <w:rPr>
            <w:rFonts w:hint="eastAsia"/>
          </w:rPr>
          <w:t xml:space="preserve">; </w:t>
        </w:r>
        <w:r w:rsidR="001C4E9A" w:rsidRPr="00D2526D">
          <w:t xml:space="preserve">see Online Appendix </w:t>
        </w:r>
      </w:ins>
      <w:ins w:id="335" w:author="Dylan CHEN" w:date="2026-08-29T09:46:00Z" w16du:dateUtc="2026-08-29T01:46:00Z">
        <w:r w:rsidR="00D42624">
          <w:rPr>
            <w:rFonts w:hint="eastAsia"/>
          </w:rPr>
          <w:t>C</w:t>
        </w:r>
      </w:ins>
      <w:ins w:id="336" w:author="Dylan CHEN" w:date="2026-08-29T09:47:00Z" w16du:dateUtc="2026-08-29T01:47:00Z">
        <w:r w:rsidR="00E32405">
          <w:rPr>
            <w:rFonts w:hint="eastAsia"/>
          </w:rPr>
          <w:t xml:space="preserve"> for LLM-based quality measure details and validation tests</w:t>
        </w:r>
      </w:ins>
      <w:ins w:id="337" w:author="Dylan CHEN" w:date="2026-08-28T23:20:00Z" w16du:dateUtc="2026-08-28T15:20:00Z">
        <w:r w:rsidR="001C4E9A" w:rsidRPr="00261E78">
          <w:rPr>
            <w:rFonts w:hint="eastAsia"/>
          </w:rPr>
          <w:t>)</w:t>
        </w:r>
        <w:r w:rsidR="001C4E9A" w:rsidRPr="00261E78">
          <w:fldChar w:fldCharType="end"/>
        </w:r>
      </w:ins>
      <w:del w:id="338" w:author="Dylan CHEN" w:date="2026-08-28T23:20:00Z" w16du:dateUtc="2026-08-28T15:20:00Z">
        <w:r w:rsidRPr="00D2526D" w:rsidDel="001C4E9A">
          <w:delText xml:space="preserve">(Li et al. 2024; </w:delText>
        </w:r>
      </w:del>
      <w:del w:id="339" w:author="Dylan CHEN" w:date="2026-08-28T23:21:00Z" w16du:dateUtc="2026-08-28T15:21:00Z">
        <w:r w:rsidRPr="00D2526D" w:rsidDel="001C4E9A">
          <w:delText>see Online Appendix B)</w:delText>
        </w:r>
      </w:del>
      <w:r w:rsidRPr="00D2526D">
        <w:t>, and we account for question category and posting time.</w:t>
      </w:r>
    </w:p>
    <w:p w14:paraId="778E7F7E" w14:textId="6CBAAC8C" w:rsidR="005C375D" w:rsidRPr="005C375D" w:rsidRDefault="00904A3D" w:rsidP="00904A3D">
      <w:pPr>
        <w:pStyle w:val="Paragraph0"/>
      </w:pPr>
      <w:r w:rsidRPr="00D2526D">
        <w:t xml:space="preserve">The balance checks confirm successful randomization. All t-tests are statistically insignificant (p &gt; 0.05), and all standardized differences fall well below the 0.10 threshold, with absolute values ranging from 0.003 to 0.061 (Online Appendix Table </w:t>
      </w:r>
      <w:ins w:id="340" w:author="Dylan CHEN" w:date="2026-08-27T15:30:00Z" w16du:dateUtc="2026-08-27T07:30:00Z">
        <w:r w:rsidR="001C20E5">
          <w:rPr>
            <w:rFonts w:hint="eastAsia"/>
          </w:rPr>
          <w:t>B</w:t>
        </w:r>
      </w:ins>
      <w:ins w:id="341" w:author="Dylan CHEN" w:date="2026-08-27T15:31:00Z" w16du:dateUtc="2026-08-27T07:31:00Z">
        <w:r w:rsidR="001C20E5">
          <w:rPr>
            <w:rFonts w:hint="eastAsia"/>
          </w:rPr>
          <w:t>1</w:t>
        </w:r>
      </w:ins>
      <w:del w:id="342" w:author="Dylan CHEN" w:date="2026-08-27T15:30:00Z" w16du:dateUtc="2026-08-27T07:30:00Z">
        <w:r w:rsidRPr="00D2526D" w:rsidDel="001C20E5">
          <w:delText>A1</w:delText>
        </w:r>
      </w:del>
      <w:r w:rsidRPr="00D2526D">
        <w:t>). Regression-based check</w:t>
      </w:r>
      <w:r>
        <w:rPr>
          <w:rFonts w:hint="eastAsia"/>
        </w:rPr>
        <w:t>s, which provide</w:t>
      </w:r>
      <w:r w:rsidRPr="00D2526D">
        <w:t xml:space="preserve"> both an omnibus test of overall balance and covariate-level diagnostics while accounting for category and timing</w:t>
      </w:r>
      <w:r>
        <w:rPr>
          <w:rFonts w:hint="eastAsia"/>
        </w:rPr>
        <w:t xml:space="preserve">, </w:t>
      </w:r>
      <w:r w:rsidRPr="00D2526D">
        <w:t xml:space="preserve">reach the same conclusion (Online Appendix Table </w:t>
      </w:r>
      <w:ins w:id="343" w:author="Dylan CHEN" w:date="2026-08-27T15:31:00Z" w16du:dateUtc="2026-08-27T07:31:00Z">
        <w:r w:rsidR="001C20E5">
          <w:rPr>
            <w:rFonts w:hint="eastAsia"/>
          </w:rPr>
          <w:t>B</w:t>
        </w:r>
      </w:ins>
      <w:del w:id="344" w:author="Dylan CHEN" w:date="2026-08-27T15:31:00Z" w16du:dateUtc="2026-08-27T07:31:00Z">
        <w:r w:rsidRPr="00D2526D" w:rsidDel="001C20E5">
          <w:delText>A</w:delText>
        </w:r>
      </w:del>
      <w:r w:rsidRPr="00D2526D">
        <w:t>2).</w:t>
      </w:r>
    </w:p>
    <w:bookmarkEnd w:id="0"/>
    <w:bookmarkEnd w:id="294"/>
    <w:bookmarkEnd w:id="295"/>
    <w:bookmarkEnd w:id="311"/>
    <w:p w14:paraId="3968D569" w14:textId="42AE10E2" w:rsidR="0083015A" w:rsidRPr="00015210" w:rsidRDefault="0014752F" w:rsidP="0083015A">
      <w:pPr>
        <w:pStyle w:val="Heading1"/>
      </w:pPr>
      <w:r w:rsidRPr="00015210">
        <w:t>Empirical Analysis</w:t>
      </w:r>
    </w:p>
    <w:p w14:paraId="65BD0AF7" w14:textId="77777777" w:rsidR="0083015A" w:rsidRPr="00015210" w:rsidRDefault="0083015A" w:rsidP="0049010E">
      <w:pPr>
        <w:pStyle w:val="Heading2"/>
      </w:pPr>
      <w:r w:rsidRPr="00015210">
        <w:t>Main Variables of Interest</w:t>
      </w:r>
    </w:p>
    <w:p w14:paraId="1E4F86A3" w14:textId="38C8BE73" w:rsidR="0014752F" w:rsidRPr="00015210" w:rsidRDefault="00F55340" w:rsidP="0014752F">
      <w:pPr>
        <w:pStyle w:val="Paragraph0"/>
      </w:pPr>
      <w:r>
        <w:rPr>
          <w:rStyle w:val="Strong"/>
          <w:color w:val="000000"/>
        </w:rPr>
        <w:t>Human a</w:t>
      </w:r>
      <w:r w:rsidR="0014752F" w:rsidRPr="00015210">
        <w:rPr>
          <w:rStyle w:val="Strong"/>
          <w:color w:val="000000"/>
        </w:rPr>
        <w:t>nswer supply.</w:t>
      </w:r>
      <w:r w:rsidR="0014752F" w:rsidRPr="00015210">
        <w:t xml:space="preserve"> Our first outcome is the volume of answers a question attracts</w:t>
      </w:r>
      <w:r>
        <w:t>, which reflect</w:t>
      </w:r>
      <w:ins w:id="345" w:author="Dylan CHEN" w:date="2026-08-27T17:09:00Z" w16du:dateUtc="2026-08-27T09:09:00Z">
        <w:r w:rsidR="003F35AE">
          <w:rPr>
            <w:rFonts w:hint="eastAsia"/>
          </w:rPr>
          <w:t>s</w:t>
        </w:r>
      </w:ins>
      <w:r>
        <w:t xml:space="preserve"> answerer</w:t>
      </w:r>
      <w:r w:rsidR="001C3581">
        <w:rPr>
          <w:rFonts w:hint="eastAsia"/>
        </w:rPr>
        <w:t>s</w:t>
      </w:r>
      <w:r>
        <w:t>’ entry</w:t>
      </w:r>
      <w:r w:rsidR="001C3581">
        <w:rPr>
          <w:rFonts w:hint="eastAsia"/>
        </w:rPr>
        <w:t xml:space="preserve"> decisions</w:t>
      </w:r>
      <w:r w:rsidR="0014752F" w:rsidRPr="00015210">
        <w:t xml:space="preserve">. We measure it as the logarithm of the number of answers a question receives in seven days of being posted, denoted </w:t>
      </w:r>
      <w:r w:rsidR="001C3581" w:rsidRPr="00D2526D">
        <w:rPr>
          <w:i/>
          <w:iCs/>
        </w:rPr>
        <w:t>Log(</w:t>
      </w:r>
      <w:ins w:id="346" w:author="Dylan CHEN" w:date="2026-08-27T16:08:00Z" w16du:dateUtc="2026-08-27T08:08:00Z">
        <w:r w:rsidR="002E1246">
          <w:rPr>
            <w:rFonts w:hint="eastAsia"/>
            <w:i/>
            <w:iCs/>
          </w:rPr>
          <w:t xml:space="preserve">human </w:t>
        </w:r>
      </w:ins>
      <w:r w:rsidR="001C3581" w:rsidRPr="00D2526D">
        <w:rPr>
          <w:i/>
          <w:iCs/>
        </w:rPr>
        <w:t>answer number in 7 days)</w:t>
      </w:r>
      <w:r w:rsidR="001C3581">
        <w:rPr>
          <w:rFonts w:hint="eastAsia"/>
        </w:rPr>
        <w:t>.</w:t>
      </w:r>
    </w:p>
    <w:p w14:paraId="504EB373" w14:textId="125FB61C" w:rsidR="0014752F" w:rsidRPr="00015210" w:rsidRDefault="00F55340" w:rsidP="0014752F">
      <w:pPr>
        <w:pStyle w:val="Paragraph0"/>
      </w:pPr>
      <w:r>
        <w:rPr>
          <w:rStyle w:val="Strong"/>
          <w:color w:val="000000"/>
        </w:rPr>
        <w:lastRenderedPageBreak/>
        <w:t>Human a</w:t>
      </w:r>
      <w:r w:rsidR="0014752F" w:rsidRPr="00015210">
        <w:rPr>
          <w:rStyle w:val="Strong"/>
          <w:color w:val="000000"/>
        </w:rPr>
        <w:t>nswer quality.</w:t>
      </w:r>
      <w:r w:rsidR="0014752F" w:rsidRPr="00015210">
        <w:t xml:space="preserve"> Our second outcome is the quality of human contributions</w:t>
      </w:r>
      <w:r>
        <w:t>, which reflects answerers’ effort</w:t>
      </w:r>
      <w:r w:rsidR="0014752F" w:rsidRPr="00015210">
        <w:t xml:space="preserve">. </w:t>
      </w:r>
      <w:r w:rsidR="00954DD3" w:rsidRPr="00015210">
        <w:t>We employ an LLM to generate the quality measure. The detailed generati</w:t>
      </w:r>
      <w:r w:rsidR="001C3581">
        <w:rPr>
          <w:rFonts w:hint="eastAsia"/>
        </w:rPr>
        <w:t>on</w:t>
      </w:r>
      <w:r w:rsidR="00954DD3" w:rsidRPr="00015210">
        <w:t xml:space="preserve"> procedure and its validity assessment are provided in Online Appendix </w:t>
      </w:r>
      <w:ins w:id="347" w:author="Dylan CHEN" w:date="2026-08-29T09:46:00Z" w16du:dateUtc="2026-08-29T01:46:00Z">
        <w:r w:rsidR="00D42624">
          <w:rPr>
            <w:rFonts w:hint="eastAsia"/>
          </w:rPr>
          <w:t>C</w:t>
        </w:r>
      </w:ins>
      <w:del w:id="348" w:author="Dylan CHEN" w:date="2026-08-29T09:46:00Z" w16du:dateUtc="2026-08-29T01:46:00Z">
        <w:r w:rsidR="00954DD3" w:rsidRPr="00015210" w:rsidDel="00D42624">
          <w:delText>B</w:delText>
        </w:r>
      </w:del>
      <w:r w:rsidR="0014752F" w:rsidRPr="00015210">
        <w:t>. When studying human contribution quality</w:t>
      </w:r>
      <w:r w:rsidR="00954DD3" w:rsidRPr="00015210">
        <w:t>,</w:t>
      </w:r>
      <w:r w:rsidR="0014752F" w:rsidRPr="00015210">
        <w:t xml:space="preserve"> we apply this measure to the first human answer, denoted</w:t>
      </w:r>
      <w:r w:rsidR="001C3581">
        <w:rPr>
          <w:rFonts w:hint="eastAsia"/>
        </w:rPr>
        <w:t xml:space="preserve"> </w:t>
      </w:r>
      <w:r w:rsidR="001C3581" w:rsidRPr="00D2526D">
        <w:rPr>
          <w:i/>
          <w:iCs/>
        </w:rPr>
        <w:t>First</w:t>
      </w:r>
      <w:ins w:id="349" w:author="Dylan CHEN" w:date="2026-08-27T16:42:00Z" w16du:dateUtc="2026-08-27T08:42:00Z">
        <w:r w:rsidR="00AA69A0">
          <w:rPr>
            <w:rFonts w:hint="eastAsia"/>
            <w:i/>
            <w:iCs/>
          </w:rPr>
          <w:t xml:space="preserve"> human</w:t>
        </w:r>
      </w:ins>
      <w:r w:rsidR="001C3581" w:rsidRPr="00D2526D">
        <w:rPr>
          <w:i/>
          <w:iCs/>
        </w:rPr>
        <w:t xml:space="preserve"> ans</w:t>
      </w:r>
      <w:ins w:id="350" w:author="Dylan CHEN" w:date="2026-08-27T16:42:00Z" w16du:dateUtc="2026-08-27T08:42:00Z">
        <w:r w:rsidR="00AA69A0">
          <w:rPr>
            <w:rFonts w:hint="eastAsia"/>
            <w:i/>
            <w:iCs/>
          </w:rPr>
          <w:t>w</w:t>
        </w:r>
      </w:ins>
      <w:r w:rsidR="001C3581" w:rsidRPr="00D2526D">
        <w:rPr>
          <w:i/>
          <w:iCs/>
        </w:rPr>
        <w:t>er quality</w:t>
      </w:r>
      <w:r w:rsidR="001C3581">
        <w:rPr>
          <w:rFonts w:hint="eastAsia"/>
        </w:rPr>
        <w:t>.</w:t>
      </w:r>
    </w:p>
    <w:p w14:paraId="6F4D6B34" w14:textId="038715BD" w:rsidR="0083015A" w:rsidRPr="00015210" w:rsidRDefault="00594CA9" w:rsidP="001945B2">
      <w:pPr>
        <w:pStyle w:val="Paragraph0"/>
      </w:pPr>
      <w:r w:rsidRPr="00015210">
        <w:rPr>
          <w:b/>
          <w:bCs/>
        </w:rPr>
        <w:t>AI answer</w:t>
      </w:r>
      <w:r w:rsidR="00534D0B" w:rsidRPr="00015210">
        <w:rPr>
          <w:b/>
          <w:bCs/>
        </w:rPr>
        <w:t>’</w:t>
      </w:r>
      <w:r w:rsidRPr="00015210">
        <w:rPr>
          <w:b/>
          <w:bCs/>
        </w:rPr>
        <w:t>s profile.</w:t>
      </w:r>
      <w:r w:rsidRPr="00015210">
        <w:t xml:space="preserve"> For treated questions, we characterize the AI answer along the two content dimensions the framework identifies. </w:t>
      </w:r>
      <w:r w:rsidRPr="00015210">
        <w:rPr>
          <w:i/>
          <w:iCs/>
        </w:rPr>
        <w:t>Length</w:t>
      </w:r>
      <w:r w:rsidRPr="00015210">
        <w:t xml:space="preserve"> is the logged character count of the AI answer, and it stands for the coverage signal of </w:t>
      </w:r>
      <w:r w:rsidR="00954DD3" w:rsidRPr="00015210">
        <w:t xml:space="preserve">Section </w:t>
      </w:r>
      <w:r w:rsidRPr="00015210">
        <w:t xml:space="preserve">3.2. </w:t>
      </w:r>
      <w:r w:rsidRPr="00015210">
        <w:rPr>
          <w:i/>
          <w:iCs/>
        </w:rPr>
        <w:t>Quality</w:t>
      </w:r>
      <w:r w:rsidRPr="00015210">
        <w:t xml:space="preserve"> is the </w:t>
      </w:r>
      <w:r w:rsidR="00954DD3" w:rsidRPr="00015210">
        <w:t>LLM-generated quality</w:t>
      </w:r>
      <w:r w:rsidRPr="00015210">
        <w:t xml:space="preserve"> described above, applied to the AI answer, and it stands for the benchmark signal </w:t>
      </w:r>
      <w:r w:rsidR="001C3581">
        <w:rPr>
          <w:rFonts w:hint="eastAsia"/>
        </w:rPr>
        <w:t>introduced in</w:t>
      </w:r>
      <w:r w:rsidRPr="00015210">
        <w:t xml:space="preserve"> </w:t>
      </w:r>
      <w:r w:rsidR="00954DD3" w:rsidRPr="00015210">
        <w:t xml:space="preserve">Section </w:t>
      </w:r>
      <w:r w:rsidRPr="00015210">
        <w:t>3.</w:t>
      </w:r>
      <w:r w:rsidR="001C3581">
        <w:rPr>
          <w:rFonts w:hint="eastAsia"/>
        </w:rPr>
        <w:t>2</w:t>
      </w:r>
      <w:r w:rsidRPr="00015210">
        <w:t>. Both are defined only where an AI answer exists and are set to zero for control questions.</w:t>
      </w:r>
    </w:p>
    <w:p w14:paraId="35C63540" w14:textId="77777777" w:rsidR="0083015A" w:rsidRPr="00015210" w:rsidRDefault="0083015A" w:rsidP="0049010E">
      <w:pPr>
        <w:pStyle w:val="Heading2"/>
      </w:pPr>
      <w:r w:rsidRPr="00015210">
        <w:t>Econometric Models</w:t>
      </w:r>
    </w:p>
    <w:p w14:paraId="501BB5DF" w14:textId="77777777" w:rsidR="0045239F" w:rsidRDefault="0045239F" w:rsidP="0045239F">
      <w:pPr>
        <w:pStyle w:val="Paragraph0"/>
        <w:rPr>
          <w:ins w:id="351" w:author="Dylan CHEN" w:date="2026-08-28T21:53:00Z" w16du:dateUtc="2026-08-28T13:53:00Z"/>
        </w:rPr>
      </w:pPr>
      <w:ins w:id="352" w:author="Dylan CHEN" w:date="2026-08-28T21:53:00Z" w16du:dateUtc="2026-08-28T13:53:00Z">
        <w:r>
          <w:rPr>
            <w:rFonts w:hint="eastAsia"/>
          </w:rPr>
          <w:t>We model the impact of the AI answer as follows:</w:t>
        </w:r>
      </w:ins>
    </w:p>
    <w:p w14:paraId="521D0DCB" w14:textId="77777777" w:rsidR="0045239F" w:rsidRPr="00015210" w:rsidRDefault="00000000" w:rsidP="0045239F">
      <w:pPr>
        <w:pStyle w:val="Paragraph0"/>
        <w:jc w:val="right"/>
        <w:rPr>
          <w:ins w:id="353" w:author="Dylan CHEN" w:date="2026-08-28T21:53:00Z" w16du:dateUtc="2026-08-28T13:53:00Z"/>
          <w:color w:val="000000"/>
        </w:rPr>
      </w:pPr>
      <m:oMath>
        <m:sSub>
          <m:sSubPr>
            <m:ctrlPr>
              <w:ins w:id="354" w:author="Dylan CHEN" w:date="2026-08-28T21:53:00Z" w16du:dateUtc="2026-08-28T13:53:00Z">
                <w:rPr>
                  <w:rFonts w:ascii="Cambria Math" w:hAnsi="Cambria Math"/>
                </w:rPr>
              </w:ins>
            </m:ctrlPr>
          </m:sSubPr>
          <m:e>
            <m:r>
              <w:ins w:id="355" w:author="Dylan CHEN" w:date="2026-08-28T21:53:00Z" w16du:dateUtc="2026-08-28T13:53:00Z">
                <w:rPr>
                  <w:rFonts w:ascii="Cambria Math" w:hAnsi="Cambria Math"/>
                </w:rPr>
                <m:t>Y</m:t>
              </w:ins>
            </m:r>
          </m:e>
          <m:sub>
            <m:r>
              <w:ins w:id="356" w:author="Dylan CHEN" w:date="2026-08-28T21:53:00Z" w16du:dateUtc="2026-08-28T13:53:00Z">
                <w:rPr>
                  <w:rFonts w:ascii="Cambria Math" w:hAnsi="Cambria Math"/>
                </w:rPr>
                <m:t>i</m:t>
              </w:ins>
            </m:r>
          </m:sub>
        </m:sSub>
        <m:r>
          <w:ins w:id="357" w:author="Dylan CHEN" w:date="2026-08-28T21:53:00Z" w16du:dateUtc="2026-08-28T13:53:00Z">
            <w:rPr>
              <w:rFonts w:ascii="Cambria Math" w:hAnsi="Cambria Math"/>
            </w:rPr>
            <m:t>=</m:t>
          </w:ins>
        </m:r>
        <m:sSub>
          <m:sSubPr>
            <m:ctrlPr>
              <w:ins w:id="358" w:author="Dylan CHEN" w:date="2026-08-28T21:53:00Z" w16du:dateUtc="2026-08-28T13:53:00Z">
                <w:rPr>
                  <w:rFonts w:ascii="Cambria Math" w:hAnsi="Cambria Math"/>
                </w:rPr>
              </w:ins>
            </m:ctrlPr>
          </m:sSubPr>
          <m:e>
            <m:r>
              <w:ins w:id="359" w:author="Dylan CHEN" w:date="2026-08-28T21:53:00Z" w16du:dateUtc="2026-08-28T13:53:00Z">
                <w:rPr>
                  <w:rFonts w:ascii="Cambria Math" w:hAnsi="Cambria Math" w:hint="eastAsia"/>
                  <w:szCs w:val="24"/>
                </w:rPr>
                <m:t>δ</m:t>
              </w:ins>
            </m:r>
          </m:e>
          <m:sub>
            <m:r>
              <w:ins w:id="360" w:author="Dylan CHEN" w:date="2026-08-28T21:53:00Z" w16du:dateUtc="2026-08-28T13:53:00Z">
                <w:rPr>
                  <w:rFonts w:ascii="Cambria Math" w:hAnsi="Cambria Math"/>
                </w:rPr>
                <m:t>0</m:t>
              </w:ins>
            </m:r>
          </m:sub>
        </m:sSub>
        <m:r>
          <w:ins w:id="361" w:author="Dylan CHEN" w:date="2026-08-28T21:53:00Z" w16du:dateUtc="2026-08-28T13:53:00Z">
            <w:rPr>
              <w:rFonts w:ascii="Cambria Math" w:hAnsi="Cambria Math"/>
            </w:rPr>
            <m:t>+</m:t>
          </w:ins>
        </m:r>
        <m:sSub>
          <m:sSubPr>
            <m:ctrlPr>
              <w:ins w:id="362" w:author="Dylan CHEN" w:date="2026-08-28T21:53:00Z" w16du:dateUtc="2026-08-28T13:53:00Z">
                <w:rPr>
                  <w:rFonts w:ascii="Cambria Math" w:hAnsi="Cambria Math"/>
                </w:rPr>
              </w:ins>
            </m:ctrlPr>
          </m:sSubPr>
          <m:e>
            <m:r>
              <w:ins w:id="363" w:author="Dylan CHEN" w:date="2026-08-28T21:53:00Z" w16du:dateUtc="2026-08-28T13:53:00Z">
                <w:rPr>
                  <w:rFonts w:ascii="Cambria Math" w:hAnsi="Cambria Math" w:hint="eastAsia"/>
                  <w:szCs w:val="24"/>
                </w:rPr>
                <m:t>δ</m:t>
              </w:ins>
            </m:r>
          </m:e>
          <m:sub>
            <m:r>
              <w:ins w:id="364" w:author="Dylan CHEN" w:date="2026-08-28T21:53:00Z" w16du:dateUtc="2026-08-28T13:53:00Z">
                <w:rPr>
                  <w:rFonts w:ascii="Cambria Math" w:hAnsi="Cambria Math"/>
                </w:rPr>
                <m:t>1</m:t>
              </w:ins>
            </m:r>
          </m:sub>
        </m:sSub>
        <m:r>
          <w:ins w:id="365" w:author="Dylan CHEN" w:date="2026-08-28T21:53:00Z" w16du:dateUtc="2026-08-28T13:53:00Z">
            <w:rPr>
              <w:rFonts w:ascii="Cambria Math" w:hAnsi="Cambria Math"/>
            </w:rPr>
            <m:t>A</m:t>
          </w:ins>
        </m:r>
        <m:sSub>
          <m:sSubPr>
            <m:ctrlPr>
              <w:ins w:id="366" w:author="Dylan CHEN" w:date="2026-08-28T21:53:00Z" w16du:dateUtc="2026-08-28T13:53:00Z">
                <w:rPr>
                  <w:rFonts w:ascii="Cambria Math" w:hAnsi="Cambria Math"/>
                </w:rPr>
              </w:ins>
            </m:ctrlPr>
          </m:sSubPr>
          <m:e>
            <m:r>
              <w:ins w:id="367" w:author="Dylan CHEN" w:date="2026-08-28T21:53:00Z" w16du:dateUtc="2026-08-28T13:53:00Z">
                <w:rPr>
                  <w:rFonts w:ascii="Cambria Math" w:hAnsi="Cambria Math"/>
                </w:rPr>
                <m:t>I</m:t>
              </w:ins>
            </m:r>
          </m:e>
          <m:sub>
            <m:r>
              <w:ins w:id="368" w:author="Dylan CHEN" w:date="2026-08-28T21:53:00Z" w16du:dateUtc="2026-08-28T13:53:00Z">
                <w:rPr>
                  <w:rFonts w:ascii="Cambria Math" w:hAnsi="Cambria Math"/>
                </w:rPr>
                <m:t>i</m:t>
              </w:ins>
            </m:r>
          </m:sub>
        </m:sSub>
        <m:r>
          <w:ins w:id="369" w:author="Dylan CHEN" w:date="2026-08-28T21:53:00Z" w16du:dateUtc="2026-08-28T13:53:00Z">
            <w:rPr>
              <w:rFonts w:ascii="Cambria Math" w:hAnsi="Cambria Math"/>
            </w:rPr>
            <m:t>+</m:t>
          </w:ins>
        </m:r>
        <m:sSub>
          <m:sSubPr>
            <m:ctrlPr>
              <w:ins w:id="370" w:author="Dylan CHEN" w:date="2026-08-28T21:53:00Z" w16du:dateUtc="2026-08-28T13:53:00Z">
                <w:rPr>
                  <w:rFonts w:ascii="Cambria Math" w:hAnsi="Cambria Math"/>
                </w:rPr>
              </w:ins>
            </m:ctrlPr>
          </m:sSubPr>
          <m:e>
            <m:r>
              <w:ins w:id="371" w:author="Dylan CHEN" w:date="2026-08-28T21:53:00Z" w16du:dateUtc="2026-08-28T13:53:00Z">
                <w:rPr>
                  <w:rFonts w:ascii="Cambria Math" w:hAnsi="Cambria Math"/>
                </w:rPr>
                <m:t>X</m:t>
              </w:ins>
            </m:r>
          </m:e>
          <m:sub>
            <m:r>
              <w:ins w:id="372" w:author="Dylan CHEN" w:date="2026-08-28T21:53:00Z" w16du:dateUtc="2026-08-28T13:53:00Z">
                <w:rPr>
                  <w:rFonts w:ascii="Cambria Math" w:hAnsi="Cambria Math"/>
                </w:rPr>
                <m:t>i</m:t>
              </w:ins>
            </m:r>
          </m:sub>
        </m:sSub>
        <m:r>
          <w:ins w:id="373" w:author="Dylan CHEN" w:date="2026-08-28T21:53:00Z" w16du:dateUtc="2026-08-28T13:53:00Z">
            <w:rPr>
              <w:rFonts w:ascii="Cambria Math" w:hAnsi="Cambria Math"/>
            </w:rPr>
            <m:t>'γ+</m:t>
          </w:ins>
        </m:r>
        <m:sSub>
          <m:sSubPr>
            <m:ctrlPr>
              <w:ins w:id="374" w:author="Dylan CHEN" w:date="2026-08-28T21:53:00Z" w16du:dateUtc="2026-08-28T13:53:00Z">
                <w:rPr>
                  <w:rFonts w:ascii="Cambria Math" w:hAnsi="Cambria Math"/>
                </w:rPr>
              </w:ins>
            </m:ctrlPr>
          </m:sSubPr>
          <m:e>
            <m:r>
              <w:ins w:id="375" w:author="Dylan CHEN" w:date="2026-08-28T21:53:00Z" w16du:dateUtc="2026-08-28T13:53:00Z">
                <w:rPr>
                  <w:rFonts w:ascii="Cambria Math" w:hAnsi="Cambria Math"/>
                </w:rPr>
                <m:t>δ</m:t>
              </w:ins>
            </m:r>
          </m:e>
          <m:sub>
            <m:r>
              <w:ins w:id="376" w:author="Dylan CHEN" w:date="2026-08-28T21:53:00Z" w16du:dateUtc="2026-08-28T13:53:00Z">
                <w:rPr>
                  <w:rFonts w:ascii="Cambria Math" w:hAnsi="Cambria Math"/>
                </w:rPr>
                <m:t>t</m:t>
              </w:ins>
            </m:r>
          </m:sub>
        </m:sSub>
        <m:r>
          <w:ins w:id="377" w:author="Dylan CHEN" w:date="2026-08-28T21:53:00Z" w16du:dateUtc="2026-08-28T13:53:00Z">
            <w:rPr>
              <w:rFonts w:ascii="Cambria Math" w:hAnsi="Cambria Math"/>
            </w:rPr>
            <m:t>+</m:t>
          </w:ins>
        </m:r>
        <m:sSub>
          <m:sSubPr>
            <m:ctrlPr>
              <w:ins w:id="378" w:author="Dylan CHEN" w:date="2026-08-28T21:53:00Z" w16du:dateUtc="2026-08-28T13:53:00Z">
                <w:rPr>
                  <w:rFonts w:ascii="Cambria Math" w:hAnsi="Cambria Math"/>
                </w:rPr>
              </w:ins>
            </m:ctrlPr>
          </m:sSubPr>
          <m:e>
            <m:r>
              <w:ins w:id="379" w:author="Dylan CHEN" w:date="2026-08-28T21:53:00Z" w16du:dateUtc="2026-08-28T13:53:00Z">
                <w:rPr>
                  <w:rFonts w:ascii="Cambria Math" w:hAnsi="Cambria Math"/>
                </w:rPr>
                <m:t>ε</m:t>
              </w:ins>
            </m:r>
          </m:e>
          <m:sub>
            <m:r>
              <w:ins w:id="380" w:author="Dylan CHEN" w:date="2026-08-28T21:53:00Z" w16du:dateUtc="2026-08-28T13:53:00Z">
                <w:rPr>
                  <w:rFonts w:ascii="Cambria Math" w:hAnsi="Cambria Math"/>
                </w:rPr>
                <m:t>i</m:t>
              </w:ins>
            </m:r>
          </m:sub>
        </m:sSub>
      </m:oMath>
      <w:ins w:id="381" w:author="Dylan CHEN" w:date="2026-08-28T21:53:00Z" w16du:dateUtc="2026-08-28T13:53:00Z">
        <w:r w:rsidR="0045239F">
          <w:rPr>
            <w:rFonts w:hint="eastAsia"/>
          </w:rPr>
          <w:t xml:space="preserve">                                       (1)</w:t>
        </w:r>
      </w:ins>
    </w:p>
    <w:p w14:paraId="3FA70029" w14:textId="77777777" w:rsidR="0045239F" w:rsidRDefault="0045239F" w:rsidP="0045239F">
      <w:pPr>
        <w:pStyle w:val="Paragraph0"/>
        <w:rPr>
          <w:ins w:id="382" w:author="Dylan CHEN" w:date="2026-08-28T21:53:00Z" w16du:dateUtc="2026-08-28T13:53:00Z"/>
        </w:rPr>
      </w:pPr>
      <w:ins w:id="383" w:author="Dylan CHEN" w:date="2026-08-28T21:53:00Z" w16du:dateUtc="2026-08-28T13:53:00Z">
        <w:r w:rsidRPr="00015210">
          <w:t xml:space="preserve">where </w:t>
        </w:r>
        <w:r w:rsidRPr="00015210">
          <w:rPr>
            <w:i/>
            <w:iCs/>
          </w:rPr>
          <w:t>i</w:t>
        </w:r>
        <w:r w:rsidRPr="00015210">
          <w:t xml:space="preserve"> indexes questions, </w:t>
        </w:r>
      </w:ins>
      <m:oMath>
        <m:sSub>
          <m:sSubPr>
            <m:ctrlPr>
              <w:ins w:id="384" w:author="Dylan CHEN" w:date="2026-08-28T21:53:00Z" w16du:dateUtc="2026-08-28T13:53:00Z">
                <w:rPr>
                  <w:rFonts w:ascii="Cambria Math" w:hAnsi="Cambria Math"/>
                </w:rPr>
              </w:ins>
            </m:ctrlPr>
          </m:sSubPr>
          <m:e>
            <m:r>
              <w:ins w:id="385" w:author="Dylan CHEN" w:date="2026-08-28T21:53:00Z" w16du:dateUtc="2026-08-28T13:53:00Z">
                <w:rPr>
                  <w:rFonts w:ascii="Cambria Math" w:hAnsi="Cambria Math"/>
                </w:rPr>
                <m:t>Y</m:t>
              </w:ins>
            </m:r>
          </m:e>
          <m:sub>
            <m:r>
              <w:ins w:id="386" w:author="Dylan CHEN" w:date="2026-08-28T21:53:00Z" w16du:dateUtc="2026-08-28T13:53:00Z">
                <w:rPr>
                  <w:rFonts w:ascii="Cambria Math" w:hAnsi="Cambria Math"/>
                </w:rPr>
                <m:t>i</m:t>
              </w:ins>
            </m:r>
          </m:sub>
        </m:sSub>
      </m:oMath>
      <w:ins w:id="387" w:author="Dylan CHEN" w:date="2026-08-28T21:53:00Z" w16du:dateUtc="2026-08-28T13:53:00Z">
        <w:r w:rsidRPr="00015210">
          <w:t xml:space="preserve"> is one of our two outcomes: the logarithm of the number of human answers received by question </w:t>
        </w:r>
      </w:ins>
      <m:oMath>
        <m:r>
          <w:ins w:id="388" w:author="Dylan CHEN" w:date="2026-08-28T21:53:00Z" w16du:dateUtc="2026-08-28T13:53:00Z">
            <w:rPr>
              <w:rFonts w:ascii="Cambria Math" w:hAnsi="Cambria Math"/>
            </w:rPr>
            <m:t>i</m:t>
          </w:ins>
        </m:r>
      </m:oMath>
      <w:ins w:id="389" w:author="Dylan CHEN" w:date="2026-08-28T21:53:00Z" w16du:dateUtc="2026-08-28T13:53:00Z">
        <w:r w:rsidRPr="00015210">
          <w:t xml:space="preserve"> within seven days, or the quality of the first human answer to question</w:t>
        </w:r>
        <w:r>
          <w:t xml:space="preserve"> </w:t>
        </w:r>
        <w:r w:rsidRPr="00D2526D">
          <w:rPr>
            <w:i/>
            <w:iCs/>
          </w:rPr>
          <w:t>i</w:t>
        </w:r>
        <w:r>
          <w:t>,</w:t>
        </w:r>
        <w:r w:rsidRPr="00015210">
          <w:t xml:space="preserve"> </w:t>
        </w:r>
        <w:r w:rsidRPr="00015210">
          <w:rPr>
            <w:i/>
            <w:iCs/>
          </w:rPr>
          <w:t>AI</w:t>
        </w:r>
        <w:r w:rsidRPr="00015210">
          <w:rPr>
            <w:i/>
            <w:iCs/>
            <w:vertAlign w:val="subscript"/>
          </w:rPr>
          <w:t>i</w:t>
        </w:r>
        <w:r w:rsidRPr="00015210">
          <w:t xml:space="preserve"> indicates treatment assignment (1 if AI-generated answer provided, 0 otherwise), </w:t>
        </w:r>
        <w:r w:rsidRPr="00015210">
          <w:rPr>
            <w:rFonts w:eastAsia="SimSun"/>
            <w:i/>
            <w:iCs/>
          </w:rPr>
          <w:t>X</w:t>
        </w:r>
        <w:r w:rsidRPr="00015210">
          <w:rPr>
            <w:rFonts w:eastAsia="SimSun"/>
            <w:i/>
            <w:iCs/>
            <w:vertAlign w:val="subscript"/>
          </w:rPr>
          <w:t>i</w:t>
        </w:r>
        <w:r w:rsidRPr="00015210">
          <w:t xml:space="preserve"> includes control variables (questioner characteristics, question content, and question type), and </w:t>
        </w:r>
      </w:ins>
      <m:oMath>
        <m:sSub>
          <m:sSubPr>
            <m:ctrlPr>
              <w:ins w:id="390" w:author="Dylan CHEN" w:date="2026-08-28T21:53:00Z" w16du:dateUtc="2026-08-28T13:53:00Z">
                <w:rPr>
                  <w:rFonts w:ascii="Cambria Math" w:hAnsi="Cambria Math"/>
                </w:rPr>
              </w:ins>
            </m:ctrlPr>
          </m:sSubPr>
          <m:e>
            <m:r>
              <w:ins w:id="391" w:author="Dylan CHEN" w:date="2026-08-28T21:53:00Z" w16du:dateUtc="2026-08-28T13:53:00Z">
                <w:rPr>
                  <w:rFonts w:ascii="Cambria Math" w:hAnsi="Cambria Math"/>
                </w:rPr>
                <m:t>δ</m:t>
              </w:ins>
            </m:r>
          </m:e>
          <m:sub>
            <m:r>
              <w:ins w:id="392" w:author="Dylan CHEN" w:date="2026-08-28T21:53:00Z" w16du:dateUtc="2026-08-28T13:53:00Z">
                <w:rPr>
                  <w:rFonts w:ascii="Cambria Math" w:hAnsi="Cambria Math"/>
                </w:rPr>
                <m:t>t</m:t>
              </w:ins>
            </m:r>
          </m:sub>
        </m:sSub>
      </m:oMath>
      <w:ins w:id="393" w:author="Dylan CHEN" w:date="2026-08-28T21:53:00Z" w16du:dateUtc="2026-08-28T13:53:00Z">
        <w:r w:rsidRPr="00015210">
          <w:t xml:space="preserve"> captures question posting date fixed effects. </w:t>
        </w:r>
        <w:r>
          <w:rPr>
            <w:rFonts w:hint="eastAsia"/>
          </w:rPr>
          <w:t xml:space="preserve">The impact of the AI answer,  </w:t>
        </w:r>
      </w:ins>
      <m:oMath>
        <m:sSub>
          <m:sSubPr>
            <m:ctrlPr>
              <w:ins w:id="394" w:author="Dylan CHEN" w:date="2026-08-28T21:53:00Z" w16du:dateUtc="2026-08-28T13:53:00Z">
                <w:rPr>
                  <w:rFonts w:ascii="Cambria Math" w:hAnsi="Cambria Math"/>
                </w:rPr>
              </w:ins>
            </m:ctrlPr>
          </m:sSubPr>
          <m:e>
            <m:r>
              <w:ins w:id="395" w:author="Dylan CHEN" w:date="2026-08-28T21:53:00Z" w16du:dateUtc="2026-08-28T13:53:00Z">
                <w:rPr>
                  <w:rFonts w:ascii="Cambria Math" w:hAnsi="Cambria Math" w:hint="eastAsia"/>
                  <w:szCs w:val="24"/>
                </w:rPr>
                <m:t>δ</m:t>
              </w:ins>
            </m:r>
          </m:e>
          <m:sub>
            <m:r>
              <w:ins w:id="396" w:author="Dylan CHEN" w:date="2026-08-28T21:53:00Z" w16du:dateUtc="2026-08-28T13:53:00Z">
                <w:rPr>
                  <w:rFonts w:ascii="Cambria Math" w:hAnsi="Cambria Math"/>
                </w:rPr>
                <m:t>1</m:t>
              </w:ins>
            </m:r>
          </m:sub>
        </m:sSub>
      </m:oMath>
      <w:ins w:id="397" w:author="Dylan CHEN" w:date="2026-08-28T21:53:00Z" w16du:dateUtc="2026-08-28T13:53:00Z">
        <w:r>
          <w:rPr>
            <w:rFonts w:hint="eastAsia"/>
            <w:szCs w:val="24"/>
          </w:rPr>
          <w:t xml:space="preserve">, </w:t>
        </w:r>
        <w:r>
          <w:rPr>
            <w:rFonts w:hint="eastAsia"/>
          </w:rPr>
          <w:t>is a function of its length and quality:</w:t>
        </w:r>
      </w:ins>
    </w:p>
    <w:p w14:paraId="04BDEF74" w14:textId="77777777" w:rsidR="0045239F" w:rsidRPr="007A1BDC" w:rsidRDefault="00000000" w:rsidP="0045239F">
      <w:pPr>
        <w:pStyle w:val="Paragraph0"/>
        <w:jc w:val="right"/>
        <w:rPr>
          <w:ins w:id="398" w:author="Dylan CHEN" w:date="2026-08-28T21:53:00Z" w16du:dateUtc="2026-08-28T13:53:00Z"/>
          <w:szCs w:val="24"/>
        </w:rPr>
      </w:pPr>
      <m:oMath>
        <m:sSub>
          <m:sSubPr>
            <m:ctrlPr>
              <w:ins w:id="399" w:author="Dylan CHEN" w:date="2026-08-28T21:53:00Z" w16du:dateUtc="2026-08-28T13:53:00Z">
                <w:rPr>
                  <w:rFonts w:ascii="Cambria Math" w:hAnsi="Cambria Math"/>
                </w:rPr>
              </w:ins>
            </m:ctrlPr>
          </m:sSubPr>
          <m:e>
            <m:r>
              <w:ins w:id="400" w:author="Dylan CHEN" w:date="2026-08-28T21:53:00Z" w16du:dateUtc="2026-08-28T13:53:00Z">
                <w:rPr>
                  <w:rFonts w:ascii="Cambria Math" w:hAnsi="Cambria Math" w:hint="eastAsia"/>
                  <w:szCs w:val="24"/>
                </w:rPr>
                <m:t>δ</m:t>
              </w:ins>
            </m:r>
          </m:e>
          <m:sub>
            <m:r>
              <w:ins w:id="401" w:author="Dylan CHEN" w:date="2026-08-28T21:53:00Z" w16du:dateUtc="2026-08-28T13:53:00Z">
                <w:rPr>
                  <w:rFonts w:ascii="Cambria Math" w:hAnsi="Cambria Math"/>
                </w:rPr>
                <m:t>1</m:t>
              </w:ins>
            </m:r>
          </m:sub>
        </m:sSub>
        <m:r>
          <w:ins w:id="402" w:author="Dylan CHEN" w:date="2026-08-28T21:53:00Z" w16du:dateUtc="2026-08-28T13:53:00Z">
            <w:rPr>
              <w:rFonts w:ascii="Cambria Math" w:hAnsi="Cambria Math"/>
              <w:szCs w:val="24"/>
            </w:rPr>
            <m:t>=</m:t>
          </w:ins>
        </m:r>
        <m:sSub>
          <m:sSubPr>
            <m:ctrlPr>
              <w:ins w:id="403" w:author="Dylan CHEN" w:date="2026-08-28T21:53:00Z" w16du:dateUtc="2026-08-28T13:53:00Z">
                <w:rPr>
                  <w:rFonts w:ascii="Cambria Math" w:hAnsi="Cambria Math"/>
                </w:rPr>
              </w:ins>
            </m:ctrlPr>
          </m:sSubPr>
          <m:e>
            <m:r>
              <w:ins w:id="404" w:author="Dylan CHEN" w:date="2026-08-28T21:53:00Z" w16du:dateUtc="2026-08-28T13:53:00Z">
                <w:rPr>
                  <w:rFonts w:ascii="Cambria Math" w:eastAsia="Times New Roman" w:hAnsi="Cambria Math"/>
                  <w:szCs w:val="24"/>
                </w:rPr>
                <m:t>β</m:t>
              </w:ins>
            </m:r>
          </m:e>
          <m:sub>
            <m:r>
              <w:ins w:id="405" w:author="Dylan CHEN" w:date="2026-08-28T21:53:00Z" w16du:dateUtc="2026-08-28T13:53:00Z">
                <w:rPr>
                  <w:rFonts w:ascii="Cambria Math" w:hAnsi="Cambria Math"/>
                </w:rPr>
                <m:t>0</m:t>
              </w:ins>
            </m:r>
          </m:sub>
        </m:sSub>
        <m:r>
          <w:ins w:id="406" w:author="Dylan CHEN" w:date="2026-08-28T21:53:00Z" w16du:dateUtc="2026-08-28T13:53:00Z">
            <w:rPr>
              <w:rFonts w:ascii="Cambria Math" w:hAnsi="Cambria Math"/>
              <w:szCs w:val="24"/>
            </w:rPr>
            <m:t>+</m:t>
          </w:ins>
        </m:r>
        <m:sSub>
          <m:sSubPr>
            <m:ctrlPr>
              <w:ins w:id="407" w:author="Dylan CHEN" w:date="2026-08-28T21:53:00Z" w16du:dateUtc="2026-08-28T13:53:00Z">
                <w:rPr>
                  <w:rFonts w:ascii="Cambria Math" w:hAnsi="Cambria Math"/>
                </w:rPr>
              </w:ins>
            </m:ctrlPr>
          </m:sSubPr>
          <m:e>
            <m:r>
              <w:ins w:id="408" w:author="Dylan CHEN" w:date="2026-08-28T21:53:00Z" w16du:dateUtc="2026-08-28T13:53:00Z">
                <w:rPr>
                  <w:rFonts w:ascii="Cambria Math" w:eastAsia="Times New Roman" w:hAnsi="Cambria Math"/>
                  <w:szCs w:val="24"/>
                </w:rPr>
                <m:t>β</m:t>
              </w:ins>
            </m:r>
          </m:e>
          <m:sub>
            <m:r>
              <w:ins w:id="409" w:author="Dylan CHEN" w:date="2026-08-28T21:53:00Z" w16du:dateUtc="2026-08-28T13:53:00Z">
                <w:rPr>
                  <w:rFonts w:ascii="Cambria Math" w:hAnsi="Cambria Math"/>
                </w:rPr>
                <m:t>1</m:t>
              </w:ins>
            </m:r>
          </m:sub>
        </m:sSub>
        <m:r>
          <w:ins w:id="410" w:author="Dylan CHEN" w:date="2026-08-28T21:53:00Z" w16du:dateUtc="2026-08-28T13:53:00Z">
            <w:rPr>
              <w:rFonts w:ascii="Cambria Math" w:hAnsi="Cambria Math"/>
              <w:szCs w:val="24"/>
            </w:rPr>
            <m:t>*Length+</m:t>
          </w:ins>
        </m:r>
        <m:sSub>
          <m:sSubPr>
            <m:ctrlPr>
              <w:ins w:id="411" w:author="Dylan CHEN" w:date="2026-08-28T21:53:00Z" w16du:dateUtc="2026-08-28T13:53:00Z">
                <w:rPr>
                  <w:rFonts w:ascii="Cambria Math" w:hAnsi="Cambria Math"/>
                </w:rPr>
              </w:ins>
            </m:ctrlPr>
          </m:sSubPr>
          <m:e>
            <m:r>
              <w:ins w:id="412" w:author="Dylan CHEN" w:date="2026-08-28T21:53:00Z" w16du:dateUtc="2026-08-28T13:53:00Z">
                <w:rPr>
                  <w:rFonts w:ascii="Cambria Math" w:eastAsia="Times New Roman" w:hAnsi="Cambria Math"/>
                  <w:szCs w:val="24"/>
                </w:rPr>
                <m:t>β</m:t>
              </w:ins>
            </m:r>
          </m:e>
          <m:sub>
            <m:r>
              <w:ins w:id="413" w:author="Dylan CHEN" w:date="2026-08-28T21:53:00Z" w16du:dateUtc="2026-08-28T13:53:00Z">
                <w:rPr>
                  <w:rFonts w:ascii="Cambria Math" w:hAnsi="Cambria Math"/>
                </w:rPr>
                <m:t>2</m:t>
              </w:ins>
            </m:r>
          </m:sub>
        </m:sSub>
        <m:r>
          <w:ins w:id="414" w:author="Dylan CHEN" w:date="2026-08-28T21:53:00Z" w16du:dateUtc="2026-08-28T13:53:00Z">
            <w:rPr>
              <w:rFonts w:ascii="Cambria Math" w:hAnsi="Cambria Math"/>
              <w:szCs w:val="24"/>
            </w:rPr>
            <m:t>*Q</m:t>
          </w:ins>
        </m:r>
        <m:r>
          <w:ins w:id="415" w:author="Dylan CHEN" w:date="2026-08-28T21:53:00Z" w16du:dateUtc="2026-08-28T13:53:00Z">
            <w:rPr>
              <w:rFonts w:ascii="Cambria Math" w:hAnsi="Cambria Math" w:hint="eastAsia"/>
              <w:szCs w:val="24"/>
            </w:rPr>
            <m:t>ualit</m:t>
          </w:ins>
        </m:r>
        <m:r>
          <w:ins w:id="416" w:author="Dylan CHEN" w:date="2026-08-28T21:53:00Z" w16du:dateUtc="2026-08-28T13:53:00Z">
            <w:rPr>
              <w:rFonts w:ascii="Cambria Math" w:hAnsi="Cambria Math"/>
              <w:szCs w:val="24"/>
            </w:rPr>
            <m:t>y</m:t>
          </w:ins>
        </m:r>
      </m:oMath>
      <w:ins w:id="417" w:author="Dylan CHEN" w:date="2026-08-28T21:53:00Z" w16du:dateUtc="2026-08-28T13:53:00Z">
        <w:r w:rsidR="0045239F">
          <w:rPr>
            <w:rFonts w:hint="eastAsia"/>
            <w:szCs w:val="24"/>
          </w:rPr>
          <w:t xml:space="preserve">                                   (2)</w:t>
        </w:r>
      </w:ins>
    </w:p>
    <w:p w14:paraId="0597DE5B" w14:textId="77777777" w:rsidR="0045239F" w:rsidRPr="007A1BDC" w:rsidRDefault="0045239F" w:rsidP="0045239F">
      <w:pPr>
        <w:pStyle w:val="Paragraph0"/>
        <w:rPr>
          <w:ins w:id="418" w:author="Dylan CHEN" w:date="2026-08-28T21:53:00Z" w16du:dateUtc="2026-08-28T13:53:00Z"/>
        </w:rPr>
      </w:pPr>
      <w:ins w:id="419" w:author="Dylan CHEN" w:date="2026-08-28T21:53:00Z" w16du:dateUtc="2026-08-28T13:53:00Z">
        <w:r>
          <w:rPr>
            <w:rFonts w:hint="eastAsia"/>
            <w:szCs w:val="24"/>
          </w:rPr>
          <w:t xml:space="preserve">where </w:t>
        </w:r>
      </w:ins>
      <m:oMath>
        <m:sSub>
          <m:sSubPr>
            <m:ctrlPr>
              <w:ins w:id="420" w:author="Dylan CHEN" w:date="2026-08-28T21:53:00Z" w16du:dateUtc="2026-08-28T13:53:00Z">
                <w:rPr>
                  <w:rFonts w:ascii="Cambria Math" w:hAnsi="Cambria Math"/>
                </w:rPr>
              </w:ins>
            </m:ctrlPr>
          </m:sSubPr>
          <m:e>
            <m:r>
              <w:ins w:id="421" w:author="Dylan CHEN" w:date="2026-08-28T21:53:00Z" w16du:dateUtc="2026-08-28T13:53:00Z">
                <w:rPr>
                  <w:rFonts w:ascii="Cambria Math" w:eastAsia="Times New Roman" w:hAnsi="Cambria Math"/>
                  <w:szCs w:val="24"/>
                </w:rPr>
                <m:t>β</m:t>
              </w:ins>
            </m:r>
          </m:e>
          <m:sub>
            <m:r>
              <w:ins w:id="422" w:author="Dylan CHEN" w:date="2026-08-28T21:53:00Z" w16du:dateUtc="2026-08-28T13:53:00Z">
                <w:rPr>
                  <w:rFonts w:ascii="Cambria Math" w:hAnsi="Cambria Math"/>
                </w:rPr>
                <m:t>0</m:t>
              </w:ins>
            </m:r>
          </m:sub>
        </m:sSub>
      </m:oMath>
      <w:ins w:id="423" w:author="Dylan CHEN" w:date="2026-08-28T21:53:00Z" w16du:dateUtc="2026-08-28T13:53:00Z">
        <w:r>
          <w:rPr>
            <w:rFonts w:hint="eastAsia"/>
            <w:szCs w:val="24"/>
          </w:rPr>
          <w:t xml:space="preserve"> captures the level effect of the AI authorship, </w:t>
        </w:r>
      </w:ins>
      <m:oMath>
        <m:sSub>
          <m:sSubPr>
            <m:ctrlPr>
              <w:ins w:id="424" w:author="Dylan CHEN" w:date="2026-08-28T21:53:00Z" w16du:dateUtc="2026-08-28T13:53:00Z">
                <w:rPr>
                  <w:rFonts w:ascii="Cambria Math" w:hAnsi="Cambria Math"/>
                </w:rPr>
              </w:ins>
            </m:ctrlPr>
          </m:sSubPr>
          <m:e>
            <m:r>
              <w:ins w:id="425" w:author="Dylan CHEN" w:date="2026-08-28T21:53:00Z" w16du:dateUtc="2026-08-28T13:53:00Z">
                <w:rPr>
                  <w:rFonts w:ascii="Cambria Math" w:eastAsia="Times New Roman" w:hAnsi="Cambria Math"/>
                  <w:szCs w:val="24"/>
                </w:rPr>
                <m:t>β</m:t>
              </w:ins>
            </m:r>
          </m:e>
          <m:sub>
            <m:r>
              <w:ins w:id="426" w:author="Dylan CHEN" w:date="2026-08-28T21:53:00Z" w16du:dateUtc="2026-08-28T13:53:00Z">
                <w:rPr>
                  <w:rFonts w:ascii="Cambria Math" w:hAnsi="Cambria Math"/>
                </w:rPr>
                <m:t>1</m:t>
              </w:ins>
            </m:r>
          </m:sub>
        </m:sSub>
      </m:oMath>
      <w:ins w:id="427" w:author="Dylan CHEN" w:date="2026-08-28T21:53:00Z" w16du:dateUtc="2026-08-28T13:53:00Z">
        <w:r>
          <w:rPr>
            <w:rFonts w:hint="eastAsia"/>
            <w:szCs w:val="24"/>
          </w:rPr>
          <w:t xml:space="preserve"> captures how the AI effect varies with its length, and </w:t>
        </w:r>
      </w:ins>
      <m:oMath>
        <m:sSub>
          <m:sSubPr>
            <m:ctrlPr>
              <w:ins w:id="428" w:author="Dylan CHEN" w:date="2026-08-28T21:53:00Z" w16du:dateUtc="2026-08-28T13:53:00Z">
                <w:rPr>
                  <w:rFonts w:ascii="Cambria Math" w:hAnsi="Cambria Math"/>
                </w:rPr>
              </w:ins>
            </m:ctrlPr>
          </m:sSubPr>
          <m:e>
            <m:r>
              <w:ins w:id="429" w:author="Dylan CHEN" w:date="2026-08-28T21:53:00Z" w16du:dateUtc="2026-08-28T13:53:00Z">
                <w:rPr>
                  <w:rFonts w:ascii="Cambria Math" w:eastAsia="Times New Roman" w:hAnsi="Cambria Math"/>
                  <w:szCs w:val="24"/>
                </w:rPr>
                <m:t>β</m:t>
              </w:ins>
            </m:r>
          </m:e>
          <m:sub>
            <m:r>
              <w:ins w:id="430" w:author="Dylan CHEN" w:date="2026-08-28T21:53:00Z" w16du:dateUtc="2026-08-28T13:53:00Z">
                <w:rPr>
                  <w:rFonts w:ascii="Cambria Math" w:hAnsi="Cambria Math"/>
                </w:rPr>
                <m:t>2</m:t>
              </w:ins>
            </m:r>
          </m:sub>
        </m:sSub>
      </m:oMath>
      <w:ins w:id="431" w:author="Dylan CHEN" w:date="2026-08-28T21:53:00Z" w16du:dateUtc="2026-08-28T13:53:00Z">
        <w:r>
          <w:rPr>
            <w:rFonts w:hint="eastAsia"/>
            <w:szCs w:val="24"/>
          </w:rPr>
          <w:t xml:space="preserve"> captures how the AI effect varies with its quality. Insert Equation 2 into </w:t>
        </w:r>
        <w:r>
          <w:rPr>
            <w:rFonts w:hint="eastAsia"/>
            <w:szCs w:val="24"/>
          </w:rPr>
          <w:lastRenderedPageBreak/>
          <w:t>Equation 1:</w:t>
        </w:r>
      </w:ins>
    </w:p>
    <w:p w14:paraId="2E39F8CA" w14:textId="22128F54" w:rsidR="0045239F" w:rsidRPr="00015210" w:rsidRDefault="00000000" w:rsidP="0045239F">
      <w:pPr>
        <w:spacing w:before="100" w:beforeAutospacing="1" w:after="100" w:afterAutospacing="1"/>
        <w:jc w:val="right"/>
        <w:rPr>
          <w:ins w:id="432" w:author="Dylan CHEN" w:date="2026-08-28T21:53:00Z" w16du:dateUtc="2026-08-28T13:53:00Z"/>
          <w:color w:val="000000"/>
        </w:rPr>
      </w:pPr>
      <m:oMath>
        <m:sSub>
          <m:sSubPr>
            <m:ctrlPr>
              <w:ins w:id="433" w:author="Dylan CHEN" w:date="2026-08-28T21:53:00Z" w16du:dateUtc="2026-08-28T13:53:00Z">
                <w:rPr>
                  <w:rFonts w:ascii="Cambria Math" w:hAnsi="Cambria Math"/>
                </w:rPr>
              </w:ins>
            </m:ctrlPr>
          </m:sSubPr>
          <m:e>
            <m:r>
              <w:ins w:id="434" w:author="Dylan CHEN" w:date="2026-08-28T21:53:00Z" w16du:dateUtc="2026-08-28T13:53:00Z">
                <w:rPr>
                  <w:rFonts w:ascii="Cambria Math" w:hAnsi="Cambria Math"/>
                </w:rPr>
                <m:t>Y</m:t>
              </w:ins>
            </m:r>
          </m:e>
          <m:sub>
            <m:r>
              <w:ins w:id="435" w:author="Dylan CHEN" w:date="2026-08-28T21:53:00Z" w16du:dateUtc="2026-08-28T13:53:00Z">
                <w:rPr>
                  <w:rFonts w:ascii="Cambria Math" w:hAnsi="Cambria Math"/>
                </w:rPr>
                <m:t>i</m:t>
              </w:ins>
            </m:r>
          </m:sub>
        </m:sSub>
        <m:r>
          <w:ins w:id="436" w:author="Dylan CHEN" w:date="2026-08-28T21:53:00Z" w16du:dateUtc="2026-08-28T13:53:00Z">
            <w:rPr>
              <w:rFonts w:ascii="Cambria Math" w:hAnsi="Cambria Math"/>
            </w:rPr>
            <m:t>=</m:t>
          </w:ins>
        </m:r>
        <m:sSub>
          <m:sSubPr>
            <m:ctrlPr>
              <w:ins w:id="437" w:author="Dylan CHEN" w:date="2026-08-28T21:53:00Z" w16du:dateUtc="2026-08-28T13:53:00Z">
                <w:rPr>
                  <w:rFonts w:ascii="Cambria Math" w:hAnsi="Cambria Math"/>
                </w:rPr>
              </w:ins>
            </m:ctrlPr>
          </m:sSubPr>
          <m:e>
            <m:r>
              <w:ins w:id="438" w:author="Dylan CHEN" w:date="2026-08-28T21:53:00Z" w16du:dateUtc="2026-08-28T13:53:00Z">
                <w:rPr>
                  <w:rFonts w:ascii="Cambria Math" w:hAnsi="Cambria Math"/>
                </w:rPr>
                <m:t>β</m:t>
              </w:ins>
            </m:r>
          </m:e>
          <m:sub>
            <m:r>
              <w:ins w:id="439" w:author="Dylan CHEN" w:date="2026-08-28T21:53:00Z" w16du:dateUtc="2026-08-28T13:53:00Z">
                <w:rPr>
                  <w:rFonts w:ascii="Cambria Math" w:hAnsi="Cambria Math"/>
                </w:rPr>
                <m:t>0</m:t>
              </w:ins>
            </m:r>
          </m:sub>
        </m:sSub>
        <m:r>
          <w:ins w:id="440" w:author="Dylan CHEN" w:date="2026-08-28T21:53:00Z" w16du:dateUtc="2026-08-28T13:53:00Z">
            <w:rPr>
              <w:rFonts w:ascii="Cambria Math" w:hAnsi="Cambria Math"/>
            </w:rPr>
            <m:t>+</m:t>
          </w:ins>
        </m:r>
        <m:sSub>
          <m:sSubPr>
            <m:ctrlPr>
              <w:ins w:id="441" w:author="Dylan CHEN" w:date="2026-08-28T21:53:00Z" w16du:dateUtc="2026-08-28T13:53:00Z">
                <w:rPr>
                  <w:rFonts w:ascii="Cambria Math" w:hAnsi="Cambria Math"/>
                </w:rPr>
              </w:ins>
            </m:ctrlPr>
          </m:sSubPr>
          <m:e>
            <m:r>
              <w:ins w:id="442" w:author="Dylan CHEN" w:date="2026-08-28T21:53:00Z" w16du:dateUtc="2026-08-28T13:53:00Z">
                <w:rPr>
                  <w:rFonts w:ascii="Cambria Math" w:hAnsi="Cambria Math"/>
                </w:rPr>
                <m:t>β</m:t>
              </w:ins>
            </m:r>
          </m:e>
          <m:sub>
            <m:r>
              <w:ins w:id="443" w:author="Dylan CHEN" w:date="2026-08-28T21:53:00Z" w16du:dateUtc="2026-08-28T13:53:00Z">
                <w:rPr>
                  <w:rFonts w:ascii="Cambria Math" w:hAnsi="Cambria Math"/>
                </w:rPr>
                <m:t>1</m:t>
              </w:ins>
            </m:r>
          </m:sub>
        </m:sSub>
        <m:r>
          <w:ins w:id="444" w:author="Dylan CHEN" w:date="2026-08-28T21:53:00Z" w16du:dateUtc="2026-08-28T13:53:00Z">
            <w:rPr>
              <w:rFonts w:ascii="Cambria Math" w:hAnsi="Cambria Math"/>
            </w:rPr>
            <m:t>A</m:t>
          </w:ins>
        </m:r>
        <m:sSub>
          <m:sSubPr>
            <m:ctrlPr>
              <w:ins w:id="445" w:author="Dylan CHEN" w:date="2026-08-28T21:53:00Z" w16du:dateUtc="2026-08-28T13:53:00Z">
                <w:rPr>
                  <w:rFonts w:ascii="Cambria Math" w:hAnsi="Cambria Math"/>
                </w:rPr>
              </w:ins>
            </m:ctrlPr>
          </m:sSubPr>
          <m:e>
            <m:r>
              <w:ins w:id="446" w:author="Dylan CHEN" w:date="2026-08-28T21:53:00Z" w16du:dateUtc="2026-08-28T13:53:00Z">
                <w:rPr>
                  <w:rFonts w:ascii="Cambria Math" w:hAnsi="Cambria Math"/>
                </w:rPr>
                <m:t>I</m:t>
              </w:ins>
            </m:r>
          </m:e>
          <m:sub>
            <m:r>
              <w:ins w:id="447" w:author="Dylan CHEN" w:date="2026-08-28T21:53:00Z" w16du:dateUtc="2026-08-28T13:53:00Z">
                <w:rPr>
                  <w:rFonts w:ascii="Cambria Math" w:hAnsi="Cambria Math"/>
                </w:rPr>
                <m:t>i</m:t>
              </w:ins>
            </m:r>
          </m:sub>
        </m:sSub>
        <m:r>
          <w:ins w:id="448" w:author="Dylan CHEN" w:date="2026-08-28T21:53:00Z" w16du:dateUtc="2026-08-28T13:53:00Z">
            <w:rPr>
              <w:rFonts w:ascii="Cambria Math" w:hAnsi="Cambria Math"/>
            </w:rPr>
            <m:t>+</m:t>
          </w:ins>
        </m:r>
        <m:sSub>
          <m:sSubPr>
            <m:ctrlPr>
              <w:ins w:id="449" w:author="Dylan CHEN" w:date="2026-08-28T21:53:00Z" w16du:dateUtc="2026-08-28T13:53:00Z">
                <w:rPr>
                  <w:rFonts w:ascii="Cambria Math" w:hAnsi="Cambria Math"/>
                </w:rPr>
              </w:ins>
            </m:ctrlPr>
          </m:sSubPr>
          <m:e>
            <m:r>
              <w:ins w:id="450" w:author="Dylan CHEN" w:date="2026-08-28T21:53:00Z" w16du:dateUtc="2026-08-28T13:53:00Z">
                <w:rPr>
                  <w:rFonts w:ascii="Cambria Math" w:hAnsi="Cambria Math"/>
                </w:rPr>
                <m:t>β</m:t>
              </w:ins>
            </m:r>
          </m:e>
          <m:sub>
            <m:r>
              <w:ins w:id="451" w:author="Dylan CHEN" w:date="2026-08-28T21:53:00Z" w16du:dateUtc="2026-08-28T13:53:00Z">
                <w:rPr>
                  <w:rFonts w:ascii="Cambria Math" w:hAnsi="Cambria Math"/>
                </w:rPr>
                <m:t>2</m:t>
              </w:ins>
            </m:r>
          </m:sub>
        </m:sSub>
        <m:r>
          <w:ins w:id="452" w:author="Dylan CHEN" w:date="2026-08-28T21:53:00Z" w16du:dateUtc="2026-08-28T13:53:00Z">
            <w:rPr>
              <w:rFonts w:ascii="Cambria Math" w:hAnsi="Cambria Math"/>
            </w:rPr>
            <m:t>(A</m:t>
          </w:ins>
        </m:r>
        <m:sSub>
          <m:sSubPr>
            <m:ctrlPr>
              <w:ins w:id="453" w:author="Dylan CHEN" w:date="2026-08-28T21:53:00Z" w16du:dateUtc="2026-08-28T13:53:00Z">
                <w:rPr>
                  <w:rFonts w:ascii="Cambria Math" w:hAnsi="Cambria Math"/>
                </w:rPr>
              </w:ins>
            </m:ctrlPr>
          </m:sSubPr>
          <m:e>
            <m:r>
              <w:ins w:id="454" w:author="Dylan CHEN" w:date="2026-08-28T21:53:00Z" w16du:dateUtc="2026-08-28T13:53:00Z">
                <w:rPr>
                  <w:rFonts w:ascii="Cambria Math" w:hAnsi="Cambria Math"/>
                </w:rPr>
                <m:t>I</m:t>
              </w:ins>
            </m:r>
          </m:e>
          <m:sub>
            <m:r>
              <w:ins w:id="455" w:author="Dylan CHEN" w:date="2026-08-28T21:53:00Z" w16du:dateUtc="2026-08-28T13:53:00Z">
                <w:rPr>
                  <w:rFonts w:ascii="Cambria Math" w:hAnsi="Cambria Math"/>
                </w:rPr>
                <m:t>i</m:t>
              </w:ins>
            </m:r>
          </m:sub>
        </m:sSub>
        <m:r>
          <w:ins w:id="456" w:author="Dylan CHEN" w:date="2026-08-28T21:53:00Z" w16du:dateUtc="2026-08-28T13:53:00Z">
            <w:rPr>
              <w:rFonts w:ascii="Cambria Math" w:hAnsi="Cambria Math"/>
            </w:rPr>
            <m:t>×Lengt</m:t>
          </w:ins>
        </m:r>
        <m:sSub>
          <m:sSubPr>
            <m:ctrlPr>
              <w:ins w:id="457" w:author="Dylan CHEN" w:date="2026-08-28T21:53:00Z" w16du:dateUtc="2026-08-28T13:53:00Z">
                <w:rPr>
                  <w:rFonts w:ascii="Cambria Math" w:hAnsi="Cambria Math"/>
                </w:rPr>
              </w:ins>
            </m:ctrlPr>
          </m:sSubPr>
          <m:e>
            <m:r>
              <w:ins w:id="458" w:author="Dylan CHEN" w:date="2026-08-28T21:53:00Z" w16du:dateUtc="2026-08-28T13:53:00Z">
                <w:rPr>
                  <w:rFonts w:ascii="Cambria Math" w:hAnsi="Cambria Math"/>
                </w:rPr>
                <m:t>h</m:t>
              </w:ins>
            </m:r>
          </m:e>
          <m:sub>
            <m:r>
              <w:ins w:id="459" w:author="Dylan CHEN" w:date="2026-08-28T21:53:00Z" w16du:dateUtc="2026-08-28T13:53:00Z">
                <w:rPr>
                  <w:rFonts w:ascii="Cambria Math" w:hAnsi="Cambria Math"/>
                </w:rPr>
                <m:t>i</m:t>
              </w:ins>
            </m:r>
          </m:sub>
        </m:sSub>
        <m:r>
          <w:ins w:id="460" w:author="Dylan CHEN" w:date="2026-08-28T21:53:00Z" w16du:dateUtc="2026-08-28T13:53:00Z">
            <w:rPr>
              <w:rFonts w:ascii="Cambria Math" w:hAnsi="Cambria Math"/>
            </w:rPr>
            <m:t>)+</m:t>
          </w:ins>
        </m:r>
        <m:sSub>
          <m:sSubPr>
            <m:ctrlPr>
              <w:ins w:id="461" w:author="Dylan CHEN" w:date="2026-08-28T21:53:00Z" w16du:dateUtc="2026-08-28T13:53:00Z">
                <w:rPr>
                  <w:rFonts w:ascii="Cambria Math" w:hAnsi="Cambria Math"/>
                </w:rPr>
              </w:ins>
            </m:ctrlPr>
          </m:sSubPr>
          <m:e>
            <m:r>
              <w:ins w:id="462" w:author="Dylan CHEN" w:date="2026-08-28T21:53:00Z" w16du:dateUtc="2026-08-28T13:53:00Z">
                <w:rPr>
                  <w:rFonts w:ascii="Cambria Math" w:hAnsi="Cambria Math"/>
                </w:rPr>
                <m:t>β</m:t>
              </w:ins>
            </m:r>
          </m:e>
          <m:sub>
            <m:r>
              <w:ins w:id="463" w:author="Dylan CHEN" w:date="2026-08-28T21:53:00Z" w16du:dateUtc="2026-08-28T13:53:00Z">
                <w:rPr>
                  <w:rFonts w:ascii="Cambria Math" w:hAnsi="Cambria Math"/>
                </w:rPr>
                <m:t>3</m:t>
              </w:ins>
            </m:r>
          </m:sub>
        </m:sSub>
        <m:r>
          <w:ins w:id="464" w:author="Dylan CHEN" w:date="2026-08-28T21:53:00Z" w16du:dateUtc="2026-08-28T13:53:00Z">
            <w:rPr>
              <w:rFonts w:ascii="Cambria Math" w:hAnsi="Cambria Math"/>
            </w:rPr>
            <m:t>(A</m:t>
          </w:ins>
        </m:r>
        <m:sSub>
          <m:sSubPr>
            <m:ctrlPr>
              <w:ins w:id="465" w:author="Dylan CHEN" w:date="2026-08-28T21:53:00Z" w16du:dateUtc="2026-08-28T13:53:00Z">
                <w:rPr>
                  <w:rFonts w:ascii="Cambria Math" w:hAnsi="Cambria Math"/>
                </w:rPr>
              </w:ins>
            </m:ctrlPr>
          </m:sSubPr>
          <m:e>
            <m:r>
              <w:ins w:id="466" w:author="Dylan CHEN" w:date="2026-08-28T21:53:00Z" w16du:dateUtc="2026-08-28T13:53:00Z">
                <w:rPr>
                  <w:rFonts w:ascii="Cambria Math" w:hAnsi="Cambria Math"/>
                </w:rPr>
                <m:t>I</m:t>
              </w:ins>
            </m:r>
          </m:e>
          <m:sub>
            <m:r>
              <w:ins w:id="467" w:author="Dylan CHEN" w:date="2026-08-28T21:53:00Z" w16du:dateUtc="2026-08-28T13:53:00Z">
                <w:rPr>
                  <w:rFonts w:ascii="Cambria Math" w:hAnsi="Cambria Math"/>
                </w:rPr>
                <m:t>i</m:t>
              </w:ins>
            </m:r>
          </m:sub>
        </m:sSub>
        <m:r>
          <w:ins w:id="468" w:author="Dylan CHEN" w:date="2026-08-28T21:53:00Z" w16du:dateUtc="2026-08-28T13:53:00Z">
            <w:rPr>
              <w:rFonts w:ascii="Cambria Math" w:hAnsi="Cambria Math"/>
            </w:rPr>
            <m:t>×Qualit</m:t>
          </w:ins>
        </m:r>
        <m:sSub>
          <m:sSubPr>
            <m:ctrlPr>
              <w:ins w:id="469" w:author="Dylan CHEN" w:date="2026-08-28T21:53:00Z" w16du:dateUtc="2026-08-28T13:53:00Z">
                <w:rPr>
                  <w:rFonts w:ascii="Cambria Math" w:hAnsi="Cambria Math"/>
                </w:rPr>
              </w:ins>
            </m:ctrlPr>
          </m:sSubPr>
          <m:e>
            <m:r>
              <w:ins w:id="470" w:author="Dylan CHEN" w:date="2026-08-28T21:53:00Z" w16du:dateUtc="2026-08-28T13:53:00Z">
                <w:rPr>
                  <w:rFonts w:ascii="Cambria Math" w:hAnsi="Cambria Math"/>
                </w:rPr>
                <m:t>y</m:t>
              </w:ins>
            </m:r>
          </m:e>
          <m:sub>
            <m:r>
              <w:ins w:id="471" w:author="Dylan CHEN" w:date="2026-08-28T21:53:00Z" w16du:dateUtc="2026-08-28T13:53:00Z">
                <w:rPr>
                  <w:rFonts w:ascii="Cambria Math" w:hAnsi="Cambria Math"/>
                </w:rPr>
                <m:t>i</m:t>
              </w:ins>
            </m:r>
          </m:sub>
        </m:sSub>
        <m:r>
          <w:ins w:id="472" w:author="Dylan CHEN" w:date="2026-08-28T21:53:00Z" w16du:dateUtc="2026-08-28T13:53:00Z">
            <w:rPr>
              <w:rFonts w:ascii="Cambria Math" w:hAnsi="Cambria Math"/>
            </w:rPr>
            <m:t>)+</m:t>
          </w:ins>
        </m:r>
        <m:sSub>
          <m:sSubPr>
            <m:ctrlPr>
              <w:ins w:id="473" w:author="Dylan CHEN" w:date="2026-08-28T21:53:00Z" w16du:dateUtc="2026-08-28T13:53:00Z">
                <w:rPr>
                  <w:rFonts w:ascii="Cambria Math" w:hAnsi="Cambria Math"/>
                </w:rPr>
              </w:ins>
            </m:ctrlPr>
          </m:sSubPr>
          <m:e>
            <m:r>
              <w:ins w:id="474" w:author="Dylan CHEN" w:date="2026-08-28T21:53:00Z" w16du:dateUtc="2026-08-28T13:53:00Z">
                <w:rPr>
                  <w:rFonts w:ascii="Cambria Math" w:hAnsi="Cambria Math"/>
                </w:rPr>
                <m:t>X</m:t>
              </w:ins>
            </m:r>
          </m:e>
          <m:sub>
            <m:r>
              <w:ins w:id="475" w:author="Dylan CHEN" w:date="2026-08-28T21:53:00Z" w16du:dateUtc="2026-08-28T13:53:00Z">
                <w:rPr>
                  <w:rFonts w:ascii="Cambria Math" w:hAnsi="Cambria Math"/>
                </w:rPr>
                <m:t>i</m:t>
              </w:ins>
            </m:r>
          </m:sub>
        </m:sSub>
        <m:r>
          <w:ins w:id="476" w:author="Dylan CHEN" w:date="2026-08-28T21:53:00Z" w16du:dateUtc="2026-08-28T13:53:00Z">
            <w:rPr>
              <w:rFonts w:ascii="Cambria Math" w:hAnsi="Cambria Math"/>
            </w:rPr>
            <m:t>'γ+</m:t>
          </w:ins>
        </m:r>
        <m:sSub>
          <m:sSubPr>
            <m:ctrlPr>
              <w:ins w:id="477" w:author="Dylan CHEN" w:date="2026-08-28T21:53:00Z" w16du:dateUtc="2026-08-28T13:53:00Z">
                <w:rPr>
                  <w:rFonts w:ascii="Cambria Math" w:hAnsi="Cambria Math"/>
                </w:rPr>
              </w:ins>
            </m:ctrlPr>
          </m:sSubPr>
          <m:e>
            <m:r>
              <w:ins w:id="478" w:author="Dylan CHEN" w:date="2026-08-28T21:53:00Z" w16du:dateUtc="2026-08-28T13:53:00Z">
                <w:rPr>
                  <w:rFonts w:ascii="Cambria Math" w:hAnsi="Cambria Math"/>
                </w:rPr>
                <m:t>δ</m:t>
              </w:ins>
            </m:r>
          </m:e>
          <m:sub>
            <m:r>
              <w:ins w:id="479" w:author="Dylan CHEN" w:date="2026-08-28T21:53:00Z" w16du:dateUtc="2026-08-28T13:53:00Z">
                <w:rPr>
                  <w:rFonts w:ascii="Cambria Math" w:hAnsi="Cambria Math"/>
                </w:rPr>
                <m:t>t</m:t>
              </w:ins>
            </m:r>
          </m:sub>
        </m:sSub>
        <m:r>
          <w:ins w:id="480" w:author="Dylan CHEN" w:date="2026-08-28T21:53:00Z" w16du:dateUtc="2026-08-28T13:53:00Z">
            <w:rPr>
              <w:rFonts w:ascii="Cambria Math" w:hAnsi="Cambria Math"/>
            </w:rPr>
            <m:t>+</m:t>
          </w:ins>
        </m:r>
        <m:sSub>
          <m:sSubPr>
            <m:ctrlPr>
              <w:ins w:id="481" w:author="Dylan CHEN" w:date="2026-08-28T21:53:00Z" w16du:dateUtc="2026-08-28T13:53:00Z">
                <w:rPr>
                  <w:rFonts w:ascii="Cambria Math" w:hAnsi="Cambria Math"/>
                </w:rPr>
              </w:ins>
            </m:ctrlPr>
          </m:sSubPr>
          <m:e>
            <m:r>
              <w:ins w:id="482" w:author="Dylan CHEN" w:date="2026-08-28T21:53:00Z" w16du:dateUtc="2026-08-28T13:53:00Z">
                <w:rPr>
                  <w:rFonts w:ascii="Cambria Math" w:hAnsi="Cambria Math"/>
                </w:rPr>
                <m:t>ε</m:t>
              </w:ins>
            </m:r>
          </m:e>
          <m:sub>
            <m:r>
              <w:ins w:id="483" w:author="Dylan CHEN" w:date="2026-08-28T21:53:00Z" w16du:dateUtc="2026-08-28T13:53:00Z">
                <w:rPr>
                  <w:rFonts w:ascii="Cambria Math" w:hAnsi="Cambria Math"/>
                </w:rPr>
                <m:t>i</m:t>
              </w:ins>
            </m:r>
          </m:sub>
        </m:sSub>
      </m:oMath>
      <w:ins w:id="484" w:author="Dylan CHEN" w:date="2026-08-28T21:53:00Z" w16du:dateUtc="2026-08-28T13:53:00Z">
        <w:r w:rsidR="0045239F">
          <w:rPr>
            <w:rFonts w:hint="eastAsia"/>
          </w:rPr>
          <w:t xml:space="preserve">          (3)</w:t>
        </w:r>
      </w:ins>
    </w:p>
    <w:p w14:paraId="0FEAA570" w14:textId="4948023E" w:rsidR="0014752F" w:rsidRPr="00015210" w:rsidDel="0045239F" w:rsidRDefault="0014752F">
      <w:pPr>
        <w:pStyle w:val="Paragraph0"/>
        <w:ind w:firstLine="0"/>
        <w:rPr>
          <w:del w:id="485" w:author="Dylan CHEN" w:date="2026-08-28T21:53:00Z" w16du:dateUtc="2026-08-28T13:53:00Z"/>
        </w:rPr>
        <w:pPrChange w:id="486" w:author="Dylan CHEN" w:date="2026-08-28T21:53:00Z" w16du:dateUtc="2026-08-28T13:53:00Z">
          <w:pPr>
            <w:pStyle w:val="Paragraph0"/>
          </w:pPr>
        </w:pPrChange>
      </w:pPr>
      <w:del w:id="487" w:author="Dylan CHEN" w:date="2026-08-28T21:53:00Z" w16du:dateUtc="2026-08-28T13:53:00Z">
        <w:r w:rsidRPr="00015210" w:rsidDel="0045239F">
          <w:delText>Our baseline model regresses each outcome on the AI treatment and, where relevant, its interactions with the moderators:</w:delText>
        </w:r>
      </w:del>
    </w:p>
    <w:p w14:paraId="37D97B2D" w14:textId="053EBA60" w:rsidR="0014752F" w:rsidRPr="00015210" w:rsidDel="0045239F" w:rsidRDefault="00000000">
      <w:pPr>
        <w:spacing w:before="100" w:beforeAutospacing="1" w:after="100" w:afterAutospacing="1"/>
        <w:jc w:val="right"/>
        <w:rPr>
          <w:del w:id="488" w:author="Dylan CHEN" w:date="2026-08-28T21:53:00Z" w16du:dateUtc="2026-08-28T13:53:00Z"/>
          <w:color w:val="000000"/>
        </w:rPr>
        <w:pPrChange w:id="489" w:author="Dylan CHEN" w:date="2026-08-28T21:53:00Z" w16du:dateUtc="2026-08-28T13:53:00Z">
          <w:pPr>
            <w:spacing w:before="100" w:beforeAutospacing="1" w:after="100" w:afterAutospacing="1"/>
          </w:pPr>
        </w:pPrChange>
      </w:pPr>
      <m:oMathPara>
        <m:oMath>
          <m:sSub>
            <m:sSubPr>
              <m:ctrlPr>
                <w:del w:id="490" w:author="Dylan CHEN" w:date="2026-08-28T21:53:00Z" w16du:dateUtc="2026-08-28T13:53:00Z">
                  <w:rPr>
                    <w:rFonts w:ascii="Cambria Math" w:hAnsi="Cambria Math"/>
                  </w:rPr>
                </w:del>
              </m:ctrlPr>
            </m:sSubPr>
            <m:e>
              <m:r>
                <w:del w:id="491" w:author="Dylan CHEN" w:date="2026-08-28T21:53:00Z" w16du:dateUtc="2026-08-28T13:53:00Z">
                  <w:rPr>
                    <w:rFonts w:ascii="Cambria Math" w:hAnsi="Cambria Math"/>
                  </w:rPr>
                  <m:t>Y</m:t>
                </w:del>
              </m:r>
            </m:e>
            <m:sub>
              <m:r>
                <w:del w:id="492" w:author="Dylan CHEN" w:date="2026-08-28T21:53:00Z" w16du:dateUtc="2026-08-28T13:53:00Z">
                  <w:rPr>
                    <w:rFonts w:ascii="Cambria Math" w:hAnsi="Cambria Math"/>
                  </w:rPr>
                  <m:t>i</m:t>
                </w:del>
              </m:r>
            </m:sub>
          </m:sSub>
          <m:r>
            <w:del w:id="493" w:author="Dylan CHEN" w:date="2026-08-28T21:53:00Z" w16du:dateUtc="2026-08-28T13:53:00Z">
              <w:rPr>
                <w:rFonts w:ascii="Cambria Math" w:hAnsi="Cambria Math"/>
              </w:rPr>
              <m:t>=</m:t>
            </w:del>
          </m:r>
          <m:sSub>
            <m:sSubPr>
              <m:ctrlPr>
                <w:del w:id="494" w:author="Dylan CHEN" w:date="2026-08-28T21:53:00Z" w16du:dateUtc="2026-08-28T13:53:00Z">
                  <w:rPr>
                    <w:rFonts w:ascii="Cambria Math" w:hAnsi="Cambria Math"/>
                  </w:rPr>
                </w:del>
              </m:ctrlPr>
            </m:sSubPr>
            <m:e>
              <m:r>
                <w:del w:id="495" w:author="Dylan CHEN" w:date="2026-08-28T21:53:00Z" w16du:dateUtc="2026-08-28T13:53:00Z">
                  <w:rPr>
                    <w:rFonts w:ascii="Cambria Math" w:hAnsi="Cambria Math"/>
                  </w:rPr>
                  <m:t>β</m:t>
                </w:del>
              </m:r>
            </m:e>
            <m:sub>
              <m:r>
                <w:del w:id="496" w:author="Dylan CHEN" w:date="2026-08-28T21:53:00Z" w16du:dateUtc="2026-08-28T13:53:00Z">
                  <w:rPr>
                    <w:rFonts w:ascii="Cambria Math" w:hAnsi="Cambria Math"/>
                  </w:rPr>
                  <m:t>0</m:t>
                </w:del>
              </m:r>
            </m:sub>
          </m:sSub>
          <m:r>
            <w:del w:id="497" w:author="Dylan CHEN" w:date="2026-08-28T21:53:00Z" w16du:dateUtc="2026-08-28T13:53:00Z">
              <w:rPr>
                <w:rFonts w:ascii="Cambria Math" w:hAnsi="Cambria Math"/>
              </w:rPr>
              <m:t>+</m:t>
            </w:del>
          </m:r>
          <m:sSub>
            <m:sSubPr>
              <m:ctrlPr>
                <w:del w:id="498" w:author="Dylan CHEN" w:date="2026-08-28T21:53:00Z" w16du:dateUtc="2026-08-28T13:53:00Z">
                  <w:rPr>
                    <w:rFonts w:ascii="Cambria Math" w:hAnsi="Cambria Math"/>
                  </w:rPr>
                </w:del>
              </m:ctrlPr>
            </m:sSubPr>
            <m:e>
              <m:r>
                <w:del w:id="499" w:author="Dylan CHEN" w:date="2026-08-28T21:53:00Z" w16du:dateUtc="2026-08-28T13:53:00Z">
                  <w:rPr>
                    <w:rFonts w:ascii="Cambria Math" w:hAnsi="Cambria Math"/>
                  </w:rPr>
                  <m:t>β</m:t>
                </w:del>
              </m:r>
            </m:e>
            <m:sub>
              <m:r>
                <w:del w:id="500" w:author="Dylan CHEN" w:date="2026-08-28T21:53:00Z" w16du:dateUtc="2026-08-28T13:53:00Z">
                  <w:rPr>
                    <w:rFonts w:ascii="Cambria Math" w:hAnsi="Cambria Math"/>
                  </w:rPr>
                  <m:t>1</m:t>
                </w:del>
              </m:r>
            </m:sub>
          </m:sSub>
          <m:r>
            <w:del w:id="501" w:author="Dylan CHEN" w:date="2026-08-28T21:53:00Z" w16du:dateUtc="2026-08-28T13:53:00Z">
              <w:rPr>
                <w:rFonts w:ascii="Cambria Math" w:hAnsi="Cambria Math"/>
              </w:rPr>
              <m:t>A</m:t>
            </w:del>
          </m:r>
          <m:sSub>
            <m:sSubPr>
              <m:ctrlPr>
                <w:del w:id="502" w:author="Dylan CHEN" w:date="2026-08-28T21:53:00Z" w16du:dateUtc="2026-08-28T13:53:00Z">
                  <w:rPr>
                    <w:rFonts w:ascii="Cambria Math" w:hAnsi="Cambria Math"/>
                  </w:rPr>
                </w:del>
              </m:ctrlPr>
            </m:sSubPr>
            <m:e>
              <m:r>
                <w:del w:id="503" w:author="Dylan CHEN" w:date="2026-08-28T21:53:00Z" w16du:dateUtc="2026-08-28T13:53:00Z">
                  <w:rPr>
                    <w:rFonts w:ascii="Cambria Math" w:hAnsi="Cambria Math"/>
                  </w:rPr>
                  <m:t>I</m:t>
                </w:del>
              </m:r>
            </m:e>
            <m:sub>
              <m:r>
                <w:del w:id="504" w:author="Dylan CHEN" w:date="2026-08-28T21:53:00Z" w16du:dateUtc="2026-08-28T13:53:00Z">
                  <w:rPr>
                    <w:rFonts w:ascii="Cambria Math" w:hAnsi="Cambria Math"/>
                  </w:rPr>
                  <m:t>i</m:t>
                </w:del>
              </m:r>
            </m:sub>
          </m:sSub>
          <m:r>
            <w:del w:id="505" w:author="Dylan CHEN" w:date="2026-08-28T21:53:00Z" w16du:dateUtc="2026-08-28T13:53:00Z">
              <w:rPr>
                <w:rFonts w:ascii="Cambria Math" w:hAnsi="Cambria Math"/>
              </w:rPr>
              <m:t>+</m:t>
            </w:del>
          </m:r>
          <m:sSub>
            <m:sSubPr>
              <m:ctrlPr>
                <w:del w:id="506" w:author="Dylan CHEN" w:date="2026-08-28T21:53:00Z" w16du:dateUtc="2026-08-28T13:53:00Z">
                  <w:rPr>
                    <w:rFonts w:ascii="Cambria Math" w:hAnsi="Cambria Math"/>
                  </w:rPr>
                </w:del>
              </m:ctrlPr>
            </m:sSubPr>
            <m:e>
              <m:r>
                <w:del w:id="507" w:author="Dylan CHEN" w:date="2026-08-28T21:53:00Z" w16du:dateUtc="2026-08-28T13:53:00Z">
                  <w:rPr>
                    <w:rFonts w:ascii="Cambria Math" w:hAnsi="Cambria Math"/>
                  </w:rPr>
                  <m:t>β</m:t>
                </w:del>
              </m:r>
            </m:e>
            <m:sub>
              <m:r>
                <w:del w:id="508" w:author="Dylan CHEN" w:date="2026-08-28T21:53:00Z" w16du:dateUtc="2026-08-28T13:53:00Z">
                  <w:rPr>
                    <w:rFonts w:ascii="Cambria Math" w:hAnsi="Cambria Math"/>
                  </w:rPr>
                  <m:t>2</m:t>
                </w:del>
              </m:r>
            </m:sub>
          </m:sSub>
          <m:r>
            <w:del w:id="509" w:author="Dylan CHEN" w:date="2026-08-28T21:53:00Z" w16du:dateUtc="2026-08-28T13:53:00Z">
              <w:rPr>
                <w:rFonts w:ascii="Cambria Math" w:hAnsi="Cambria Math"/>
              </w:rPr>
              <m:t>(A</m:t>
            </w:del>
          </m:r>
          <m:sSub>
            <m:sSubPr>
              <m:ctrlPr>
                <w:del w:id="510" w:author="Dylan CHEN" w:date="2026-08-28T21:53:00Z" w16du:dateUtc="2026-08-28T13:53:00Z">
                  <w:rPr>
                    <w:rFonts w:ascii="Cambria Math" w:hAnsi="Cambria Math"/>
                  </w:rPr>
                </w:del>
              </m:ctrlPr>
            </m:sSubPr>
            <m:e>
              <m:r>
                <w:del w:id="511" w:author="Dylan CHEN" w:date="2026-08-28T21:53:00Z" w16du:dateUtc="2026-08-28T13:53:00Z">
                  <w:rPr>
                    <w:rFonts w:ascii="Cambria Math" w:hAnsi="Cambria Math"/>
                  </w:rPr>
                  <m:t>I</m:t>
                </w:del>
              </m:r>
            </m:e>
            <m:sub>
              <m:r>
                <w:del w:id="512" w:author="Dylan CHEN" w:date="2026-08-28T21:53:00Z" w16du:dateUtc="2026-08-28T13:53:00Z">
                  <w:rPr>
                    <w:rFonts w:ascii="Cambria Math" w:hAnsi="Cambria Math"/>
                  </w:rPr>
                  <m:t>i</m:t>
                </w:del>
              </m:r>
            </m:sub>
          </m:sSub>
          <m:r>
            <w:del w:id="513" w:author="Dylan CHEN" w:date="2026-08-28T21:53:00Z" w16du:dateUtc="2026-08-28T13:53:00Z">
              <w:rPr>
                <w:rFonts w:ascii="Cambria Math" w:hAnsi="Cambria Math"/>
              </w:rPr>
              <m:t>×Lengt</m:t>
            </w:del>
          </m:r>
          <m:sSub>
            <m:sSubPr>
              <m:ctrlPr>
                <w:del w:id="514" w:author="Dylan CHEN" w:date="2026-08-28T21:53:00Z" w16du:dateUtc="2026-08-28T13:53:00Z">
                  <w:rPr>
                    <w:rFonts w:ascii="Cambria Math" w:hAnsi="Cambria Math"/>
                  </w:rPr>
                </w:del>
              </m:ctrlPr>
            </m:sSubPr>
            <m:e>
              <m:r>
                <w:del w:id="515" w:author="Dylan CHEN" w:date="2026-08-28T21:53:00Z" w16du:dateUtc="2026-08-28T13:53:00Z">
                  <w:rPr>
                    <w:rFonts w:ascii="Cambria Math" w:hAnsi="Cambria Math"/>
                  </w:rPr>
                  <m:t>h</m:t>
                </w:del>
              </m:r>
            </m:e>
            <m:sub>
              <m:r>
                <w:del w:id="516" w:author="Dylan CHEN" w:date="2026-08-28T21:53:00Z" w16du:dateUtc="2026-08-28T13:53:00Z">
                  <w:rPr>
                    <w:rFonts w:ascii="Cambria Math" w:hAnsi="Cambria Math"/>
                  </w:rPr>
                  <m:t>i</m:t>
                </w:del>
              </m:r>
            </m:sub>
          </m:sSub>
          <m:r>
            <w:del w:id="517" w:author="Dylan CHEN" w:date="2026-08-28T21:53:00Z" w16du:dateUtc="2026-08-28T13:53:00Z">
              <w:rPr>
                <w:rFonts w:ascii="Cambria Math" w:hAnsi="Cambria Math"/>
              </w:rPr>
              <m:t>)+</m:t>
            </w:del>
          </m:r>
          <m:sSub>
            <m:sSubPr>
              <m:ctrlPr>
                <w:del w:id="518" w:author="Dylan CHEN" w:date="2026-08-28T21:53:00Z" w16du:dateUtc="2026-08-28T13:53:00Z">
                  <w:rPr>
                    <w:rFonts w:ascii="Cambria Math" w:hAnsi="Cambria Math"/>
                  </w:rPr>
                </w:del>
              </m:ctrlPr>
            </m:sSubPr>
            <m:e>
              <m:r>
                <w:del w:id="519" w:author="Dylan CHEN" w:date="2026-08-28T21:53:00Z" w16du:dateUtc="2026-08-28T13:53:00Z">
                  <w:rPr>
                    <w:rFonts w:ascii="Cambria Math" w:hAnsi="Cambria Math"/>
                  </w:rPr>
                  <m:t>β</m:t>
                </w:del>
              </m:r>
            </m:e>
            <m:sub>
              <m:r>
                <w:del w:id="520" w:author="Dylan CHEN" w:date="2026-08-28T21:53:00Z" w16du:dateUtc="2026-08-28T13:53:00Z">
                  <w:rPr>
                    <w:rFonts w:ascii="Cambria Math" w:hAnsi="Cambria Math"/>
                  </w:rPr>
                  <m:t>3</m:t>
                </w:del>
              </m:r>
            </m:sub>
          </m:sSub>
          <m:r>
            <w:del w:id="521" w:author="Dylan CHEN" w:date="2026-08-28T21:53:00Z" w16du:dateUtc="2026-08-28T13:53:00Z">
              <w:rPr>
                <w:rFonts w:ascii="Cambria Math" w:hAnsi="Cambria Math"/>
              </w:rPr>
              <m:t>(A</m:t>
            </w:del>
          </m:r>
          <m:sSub>
            <m:sSubPr>
              <m:ctrlPr>
                <w:del w:id="522" w:author="Dylan CHEN" w:date="2026-08-28T21:53:00Z" w16du:dateUtc="2026-08-28T13:53:00Z">
                  <w:rPr>
                    <w:rFonts w:ascii="Cambria Math" w:hAnsi="Cambria Math"/>
                  </w:rPr>
                </w:del>
              </m:ctrlPr>
            </m:sSubPr>
            <m:e>
              <m:r>
                <w:del w:id="523" w:author="Dylan CHEN" w:date="2026-08-28T21:53:00Z" w16du:dateUtc="2026-08-28T13:53:00Z">
                  <w:rPr>
                    <w:rFonts w:ascii="Cambria Math" w:hAnsi="Cambria Math"/>
                  </w:rPr>
                  <m:t>I</m:t>
                </w:del>
              </m:r>
            </m:e>
            <m:sub>
              <m:r>
                <w:del w:id="524" w:author="Dylan CHEN" w:date="2026-08-28T21:53:00Z" w16du:dateUtc="2026-08-28T13:53:00Z">
                  <w:rPr>
                    <w:rFonts w:ascii="Cambria Math" w:hAnsi="Cambria Math"/>
                  </w:rPr>
                  <m:t>i</m:t>
                </w:del>
              </m:r>
            </m:sub>
          </m:sSub>
          <m:r>
            <w:del w:id="525" w:author="Dylan CHEN" w:date="2026-08-28T21:53:00Z" w16du:dateUtc="2026-08-28T13:53:00Z">
              <w:rPr>
                <w:rFonts w:ascii="Cambria Math" w:hAnsi="Cambria Math"/>
              </w:rPr>
              <m:t>×Qualit</m:t>
            </w:del>
          </m:r>
          <m:sSub>
            <m:sSubPr>
              <m:ctrlPr>
                <w:del w:id="526" w:author="Dylan CHEN" w:date="2026-08-28T21:53:00Z" w16du:dateUtc="2026-08-28T13:53:00Z">
                  <w:rPr>
                    <w:rFonts w:ascii="Cambria Math" w:hAnsi="Cambria Math"/>
                  </w:rPr>
                </w:del>
              </m:ctrlPr>
            </m:sSubPr>
            <m:e>
              <m:r>
                <w:del w:id="527" w:author="Dylan CHEN" w:date="2026-08-28T21:53:00Z" w16du:dateUtc="2026-08-28T13:53:00Z">
                  <w:rPr>
                    <w:rFonts w:ascii="Cambria Math" w:hAnsi="Cambria Math"/>
                  </w:rPr>
                  <m:t>y</m:t>
                </w:del>
              </m:r>
            </m:e>
            <m:sub>
              <m:r>
                <w:del w:id="528" w:author="Dylan CHEN" w:date="2026-08-28T21:53:00Z" w16du:dateUtc="2026-08-28T13:53:00Z">
                  <w:rPr>
                    <w:rFonts w:ascii="Cambria Math" w:hAnsi="Cambria Math"/>
                  </w:rPr>
                  <m:t>i</m:t>
                </w:del>
              </m:r>
            </m:sub>
          </m:sSub>
          <m:r>
            <w:del w:id="529" w:author="Dylan CHEN" w:date="2026-08-28T21:53:00Z" w16du:dateUtc="2026-08-28T13:53:00Z">
              <w:rPr>
                <w:rFonts w:ascii="Cambria Math" w:hAnsi="Cambria Math"/>
              </w:rPr>
              <m:t>)+γ</m:t>
            </w:del>
          </m:r>
          <m:sSub>
            <m:sSubPr>
              <m:ctrlPr>
                <w:del w:id="530" w:author="Dylan CHEN" w:date="2026-08-28T21:53:00Z" w16du:dateUtc="2026-08-28T13:53:00Z">
                  <w:rPr>
                    <w:rFonts w:ascii="Cambria Math" w:hAnsi="Cambria Math"/>
                  </w:rPr>
                </w:del>
              </m:ctrlPr>
            </m:sSubPr>
            <m:e>
              <m:r>
                <w:del w:id="531" w:author="Dylan CHEN" w:date="2026-08-28T21:53:00Z" w16du:dateUtc="2026-08-28T13:53:00Z">
                  <w:rPr>
                    <w:rFonts w:ascii="Cambria Math" w:hAnsi="Cambria Math"/>
                  </w:rPr>
                  <m:t>X</m:t>
                </w:del>
              </m:r>
            </m:e>
            <m:sub>
              <m:r>
                <w:del w:id="532" w:author="Dylan CHEN" w:date="2026-08-28T21:53:00Z" w16du:dateUtc="2026-08-28T13:53:00Z">
                  <w:rPr>
                    <w:rFonts w:ascii="Cambria Math" w:hAnsi="Cambria Math"/>
                  </w:rPr>
                  <m:t>i</m:t>
                </w:del>
              </m:r>
            </m:sub>
          </m:sSub>
          <m:r>
            <w:del w:id="533" w:author="Dylan CHEN" w:date="2026-08-28T21:53:00Z" w16du:dateUtc="2026-08-28T13:53:00Z">
              <w:rPr>
                <w:rFonts w:ascii="Cambria Math" w:hAnsi="Cambria Math"/>
              </w:rPr>
              <m:t>+</m:t>
            </w:del>
          </m:r>
          <m:sSub>
            <m:sSubPr>
              <m:ctrlPr>
                <w:del w:id="534" w:author="Dylan CHEN" w:date="2026-08-28T21:53:00Z" w16du:dateUtc="2026-08-28T13:53:00Z">
                  <w:rPr>
                    <w:rFonts w:ascii="Cambria Math" w:hAnsi="Cambria Math"/>
                  </w:rPr>
                </w:del>
              </m:ctrlPr>
            </m:sSubPr>
            <m:e>
              <m:r>
                <w:del w:id="535" w:author="Dylan CHEN" w:date="2026-08-28T21:53:00Z" w16du:dateUtc="2026-08-28T13:53:00Z">
                  <w:rPr>
                    <w:rFonts w:ascii="Cambria Math" w:hAnsi="Cambria Math"/>
                  </w:rPr>
                  <m:t>δ</m:t>
                </w:del>
              </m:r>
            </m:e>
            <m:sub>
              <m:r>
                <w:del w:id="536" w:author="Dylan CHEN" w:date="2026-08-28T21:53:00Z" w16du:dateUtc="2026-08-28T13:53:00Z">
                  <w:rPr>
                    <w:rFonts w:ascii="Cambria Math" w:hAnsi="Cambria Math"/>
                  </w:rPr>
                  <m:t>t</m:t>
                </w:del>
              </m:r>
            </m:sub>
          </m:sSub>
          <m:r>
            <w:del w:id="537" w:author="Dylan CHEN" w:date="2026-08-28T21:53:00Z" w16du:dateUtc="2026-08-28T13:53:00Z">
              <w:rPr>
                <w:rFonts w:ascii="Cambria Math" w:hAnsi="Cambria Math"/>
              </w:rPr>
              <m:t>+</m:t>
            </w:del>
          </m:r>
          <m:sSub>
            <m:sSubPr>
              <m:ctrlPr>
                <w:del w:id="538" w:author="Dylan CHEN" w:date="2026-08-28T21:53:00Z" w16du:dateUtc="2026-08-28T13:53:00Z">
                  <w:rPr>
                    <w:rFonts w:ascii="Cambria Math" w:hAnsi="Cambria Math"/>
                  </w:rPr>
                </w:del>
              </m:ctrlPr>
            </m:sSubPr>
            <m:e>
              <m:r>
                <w:del w:id="539" w:author="Dylan CHEN" w:date="2026-08-28T21:53:00Z" w16du:dateUtc="2026-08-28T13:53:00Z">
                  <w:rPr>
                    <w:rFonts w:ascii="Cambria Math" w:hAnsi="Cambria Math"/>
                  </w:rPr>
                  <m:t>ε</m:t>
                </w:del>
              </m:r>
            </m:e>
            <m:sub>
              <m:r>
                <w:del w:id="540" w:author="Dylan CHEN" w:date="2026-08-28T21:53:00Z" w16du:dateUtc="2026-08-28T13:53:00Z">
                  <w:rPr>
                    <w:rFonts w:ascii="Cambria Math" w:hAnsi="Cambria Math"/>
                  </w:rPr>
                  <m:t>i</m:t>
                </w:del>
              </m:r>
            </m:sub>
          </m:sSub>
        </m:oMath>
      </m:oMathPara>
    </w:p>
    <w:p w14:paraId="72B8C764" w14:textId="6BCECFA6" w:rsidR="0083015A" w:rsidRPr="00015210" w:rsidDel="0045239F" w:rsidRDefault="0014752F">
      <w:pPr>
        <w:pStyle w:val="Paragraph0"/>
        <w:ind w:firstLine="0"/>
        <w:rPr>
          <w:del w:id="541" w:author="Dylan CHEN" w:date="2026-08-28T21:53:00Z" w16du:dateUtc="2026-08-28T13:53:00Z"/>
        </w:rPr>
        <w:pPrChange w:id="542" w:author="Dylan CHEN" w:date="2026-08-28T21:53:00Z" w16du:dateUtc="2026-08-28T13:53:00Z">
          <w:pPr>
            <w:pStyle w:val="Paragraph0"/>
          </w:pPr>
        </w:pPrChange>
      </w:pPr>
      <w:del w:id="543" w:author="Dylan CHEN" w:date="2026-08-28T21:53:00Z" w16du:dateUtc="2026-08-28T13:53:00Z">
        <w:r w:rsidRPr="00015210" w:rsidDel="0045239F">
          <w:delText xml:space="preserve">where </w:delText>
        </w:r>
        <w:r w:rsidRPr="00015210" w:rsidDel="0045239F">
          <w:rPr>
            <w:i/>
            <w:iCs/>
          </w:rPr>
          <w:delText>i</w:delText>
        </w:r>
        <w:r w:rsidRPr="00015210" w:rsidDel="0045239F">
          <w:delText xml:space="preserve"> indexes questions, </w:delText>
        </w:r>
      </w:del>
      <m:oMath>
        <m:sSub>
          <m:sSubPr>
            <m:ctrlPr>
              <w:del w:id="544" w:author="Dylan CHEN" w:date="2026-08-28T21:53:00Z" w16du:dateUtc="2026-08-28T13:53:00Z">
                <w:rPr>
                  <w:rFonts w:ascii="Cambria Math" w:hAnsi="Cambria Math"/>
                </w:rPr>
              </w:del>
            </m:ctrlPr>
          </m:sSubPr>
          <m:e>
            <m:r>
              <w:del w:id="545" w:author="Dylan CHEN" w:date="2026-08-28T21:53:00Z" w16du:dateUtc="2026-08-28T13:53:00Z">
                <w:rPr>
                  <w:rFonts w:ascii="Cambria Math" w:hAnsi="Cambria Math"/>
                </w:rPr>
                <m:t>Y</m:t>
              </w:del>
            </m:r>
          </m:e>
          <m:sub>
            <m:r>
              <w:del w:id="546" w:author="Dylan CHEN" w:date="2026-08-28T21:53:00Z" w16du:dateUtc="2026-08-28T13:53:00Z">
                <w:rPr>
                  <w:rFonts w:ascii="Cambria Math" w:hAnsi="Cambria Math"/>
                </w:rPr>
                <m:t>i</m:t>
              </w:del>
            </m:r>
          </m:sub>
        </m:sSub>
      </m:oMath>
      <w:del w:id="547" w:author="Dylan CHEN" w:date="2026-08-28T21:53:00Z" w16du:dateUtc="2026-08-28T13:53:00Z">
        <w:r w:rsidR="0039081F" w:rsidRPr="00015210" w:rsidDel="0045239F">
          <w:delText xml:space="preserve"> is one of our two outcomes: the logarithm of the number of human answers received by question </w:delText>
        </w:r>
      </w:del>
      <m:oMath>
        <m:r>
          <w:del w:id="548" w:author="Dylan CHEN" w:date="2026-08-28T21:53:00Z" w16du:dateUtc="2026-08-28T13:53:00Z">
            <w:rPr>
              <w:rFonts w:ascii="Cambria Math" w:hAnsi="Cambria Math"/>
            </w:rPr>
            <m:t>i</m:t>
          </w:del>
        </m:r>
      </m:oMath>
      <w:del w:id="549" w:author="Dylan CHEN" w:date="2026-08-28T21:53:00Z" w16du:dateUtc="2026-08-28T13:53:00Z">
        <w:r w:rsidR="0039081F" w:rsidRPr="00015210" w:rsidDel="0045239F">
          <w:delText xml:space="preserve"> within seven days, or the quality of the first human answer to question</w:delText>
        </w:r>
        <w:r w:rsidR="00C14342" w:rsidDel="0045239F">
          <w:delText xml:space="preserve"> </w:delText>
        </w:r>
        <w:r w:rsidR="00C14342" w:rsidRPr="00D2526D" w:rsidDel="0045239F">
          <w:rPr>
            <w:i/>
            <w:iCs/>
          </w:rPr>
          <w:delText>i</w:delText>
        </w:r>
        <w:r w:rsidR="00C14342" w:rsidDel="0045239F">
          <w:delText>,</w:delText>
        </w:r>
        <w:r w:rsidRPr="00015210" w:rsidDel="0045239F">
          <w:delText xml:space="preserve"> </w:delText>
        </w:r>
        <w:r w:rsidRPr="00015210" w:rsidDel="0045239F">
          <w:rPr>
            <w:i/>
            <w:iCs/>
          </w:rPr>
          <w:delText>AI</w:delText>
        </w:r>
        <w:r w:rsidRPr="00015210" w:rsidDel="0045239F">
          <w:rPr>
            <w:i/>
            <w:iCs/>
            <w:vertAlign w:val="subscript"/>
          </w:rPr>
          <w:delText>i</w:delText>
        </w:r>
        <w:r w:rsidRPr="00015210" w:rsidDel="0045239F">
          <w:delText xml:space="preserve"> indicates treatment assignment (1 if AI-generated answer provided, 0 otherwise), </w:delText>
        </w:r>
        <w:r w:rsidRPr="00015210" w:rsidDel="0045239F">
          <w:rPr>
            <w:rFonts w:eastAsia="SimSun"/>
            <w:i/>
            <w:iCs/>
          </w:rPr>
          <w:delText>X</w:delText>
        </w:r>
        <w:r w:rsidRPr="00015210" w:rsidDel="0045239F">
          <w:rPr>
            <w:rFonts w:eastAsia="SimSun"/>
            <w:i/>
            <w:iCs/>
            <w:vertAlign w:val="subscript"/>
          </w:rPr>
          <w:delText>i</w:delText>
        </w:r>
        <w:r w:rsidRPr="00015210" w:rsidDel="0045239F">
          <w:delText xml:space="preserve"> includes control variables (questioner characteristics, question content, and question type), and </w:delText>
        </w:r>
      </w:del>
      <m:oMath>
        <m:sSub>
          <m:sSubPr>
            <m:ctrlPr>
              <w:del w:id="550" w:author="Dylan CHEN" w:date="2026-08-28T21:53:00Z" w16du:dateUtc="2026-08-28T13:53:00Z">
                <w:rPr>
                  <w:rFonts w:ascii="Cambria Math" w:hAnsi="Cambria Math"/>
                </w:rPr>
              </w:del>
            </m:ctrlPr>
          </m:sSubPr>
          <m:e>
            <m:r>
              <w:del w:id="551" w:author="Dylan CHEN" w:date="2026-08-28T21:53:00Z" w16du:dateUtc="2026-08-28T13:53:00Z">
                <w:rPr>
                  <w:rFonts w:ascii="Cambria Math" w:hAnsi="Cambria Math"/>
                </w:rPr>
                <m:t>δ</m:t>
              </w:del>
            </m:r>
          </m:e>
          <m:sub>
            <m:r>
              <w:del w:id="552" w:author="Dylan CHEN" w:date="2026-08-28T21:53:00Z" w16du:dateUtc="2026-08-28T13:53:00Z">
                <w:rPr>
                  <w:rFonts w:ascii="Cambria Math" w:hAnsi="Cambria Math"/>
                </w:rPr>
                <m:t>t</m:t>
              </w:del>
            </m:r>
          </m:sub>
        </m:sSub>
      </m:oMath>
      <w:del w:id="553" w:author="Dylan CHEN" w:date="2026-08-28T21:53:00Z" w16du:dateUtc="2026-08-28T13:53:00Z">
        <w:r w:rsidRPr="00015210" w:rsidDel="0045239F">
          <w:delText xml:space="preserve"> captures question posting date fixed effects. </w:delText>
        </w:r>
      </w:del>
    </w:p>
    <w:p w14:paraId="3D1B8B18" w14:textId="41D73E11" w:rsidR="001C3581" w:rsidRPr="00015210" w:rsidRDefault="00F55340" w:rsidP="0045239F">
      <w:pPr>
        <w:pStyle w:val="Paragraph0"/>
      </w:pPr>
      <w:r>
        <w:t>In this specification,</w:t>
      </w:r>
      <w:r w:rsidR="00954DD3" w:rsidRPr="00015210">
        <w:t xml:space="preserve"> </w:t>
      </w:r>
      <m:oMath>
        <m:sSub>
          <m:sSubPr>
            <m:ctrlPr>
              <w:rPr>
                <w:rFonts w:ascii="Cambria Math" w:hAnsi="Cambria Math"/>
              </w:rPr>
            </m:ctrlPr>
          </m:sSubPr>
          <m:e>
            <m:r>
              <w:rPr>
                <w:rFonts w:ascii="Cambria Math" w:hAnsi="Cambria Math"/>
              </w:rPr>
              <m:t>β</m:t>
            </m:r>
          </m:e>
          <m:sub>
            <m:r>
              <w:rPr>
                <w:rFonts w:ascii="Cambria Math" w:hAnsi="Cambria Math"/>
              </w:rPr>
              <m:t>1</m:t>
            </m:r>
          </m:sub>
        </m:sSub>
      </m:oMath>
      <w:r w:rsidR="00954DD3" w:rsidRPr="00015210">
        <w:t xml:space="preserve"> is what an AI answer does when both content dimensions are at zero</w:t>
      </w:r>
      <w:r w:rsidR="001C3581">
        <w:rPr>
          <w:rFonts w:hint="eastAsia"/>
        </w:rPr>
        <w:t>, that is, t</w:t>
      </w:r>
      <w:r w:rsidR="00954DD3" w:rsidRPr="00015210">
        <w:t xml:space="preserve">he effect of an announced AI presence stripped of what the AI said. It </w:t>
      </w:r>
      <w:r w:rsidR="001C3581">
        <w:rPr>
          <w:rFonts w:hint="eastAsia"/>
        </w:rPr>
        <w:t>provides</w:t>
      </w:r>
      <w:r w:rsidR="00954DD3" w:rsidRPr="00015210">
        <w:t xml:space="preserve"> the test of H1 </w:t>
      </w:r>
      <w:r w:rsidR="001C3581">
        <w:rPr>
          <w:rFonts w:hint="eastAsia"/>
        </w:rPr>
        <w:t xml:space="preserve">(for answer supply) </w:t>
      </w:r>
      <w:r w:rsidR="00954DD3" w:rsidRPr="00015210">
        <w:t>and H4</w:t>
      </w:r>
      <w:r w:rsidR="001C3581">
        <w:rPr>
          <w:rFonts w:hint="eastAsia"/>
        </w:rPr>
        <w:t xml:space="preserve"> (for answer quality)</w:t>
      </w:r>
      <w:r w:rsidR="00954DD3" w:rsidRPr="00015210">
        <w:t>.</w:t>
      </w:r>
      <w:r w:rsidR="001C3581" w:rsidRPr="00D2526D">
        <w:t xml:space="preserve"> The coeff</w:t>
      </w:r>
      <w:del w:id="554" w:author="Dylan CHEN" w:date="2026-08-27T17:09:00Z" w16du:dateUtc="2026-08-27T09:09:00Z">
        <w:r w:rsidR="001C3581" w:rsidRPr="00D2526D" w:rsidDel="003F35AE">
          <w:delText>f</w:delText>
        </w:r>
      </w:del>
      <w:r w:rsidR="001C3581" w:rsidRPr="00D2526D">
        <w:t>icients</w:t>
      </w:r>
      <w:r w:rsidR="001C3581">
        <w:rPr>
          <w:rFonts w:ascii="Cambria Math" w:hAnsi="Cambria Math" w:hint="eastAsia"/>
        </w:rPr>
        <w:t xml:space="preserve"> </w:t>
      </w:r>
      <m:oMath>
        <m:sSub>
          <m:sSubPr>
            <m:ctrlPr>
              <w:rPr>
                <w:rFonts w:ascii="Cambria Math" w:hAnsi="Cambria Math"/>
              </w:rPr>
            </m:ctrlPr>
          </m:sSubPr>
          <m:e>
            <m:r>
              <w:rPr>
                <w:rFonts w:ascii="Cambria Math" w:hAnsi="Cambria Math"/>
              </w:rPr>
              <m:t>β</m:t>
            </m:r>
          </m:e>
          <m:sub>
            <m:r>
              <w:rPr>
                <w:rFonts w:ascii="Cambria Math" w:hAnsi="Cambria Math"/>
              </w:rPr>
              <m:t>2</m:t>
            </m:r>
          </m:sub>
        </m:sSub>
      </m:oMath>
      <w:r w:rsidR="00954DD3" w:rsidRPr="00015210">
        <w:rPr>
          <w:rFonts w:ascii="Cambria Math" w:hAnsi="Cambria Math"/>
        </w:rPr>
        <w:t xml:space="preserve"> </w:t>
      </w:r>
      <w:r w:rsidR="00954DD3" w:rsidRPr="00015210">
        <w:t xml:space="preserve">and </w:t>
      </w:r>
      <m:oMath>
        <m:sSub>
          <m:sSubPr>
            <m:ctrlPr>
              <w:rPr>
                <w:rFonts w:ascii="Cambria Math" w:hAnsi="Cambria Math"/>
              </w:rPr>
            </m:ctrlPr>
          </m:sSubPr>
          <m:e>
            <m:r>
              <w:rPr>
                <w:rFonts w:ascii="Cambria Math" w:hAnsi="Cambria Math"/>
              </w:rPr>
              <m:t>β</m:t>
            </m:r>
          </m:e>
          <m:sub>
            <m:r>
              <w:rPr>
                <w:rFonts w:ascii="Cambria Math" w:hAnsi="Cambria Math"/>
              </w:rPr>
              <m:t>3</m:t>
            </m:r>
          </m:sub>
        </m:sSub>
        <m:r>
          <w:rPr>
            <w:rFonts w:ascii="Cambria Math" w:hAnsi="Cambria Math"/>
          </w:rPr>
          <m:t xml:space="preserve"> </m:t>
        </m:r>
      </m:oMath>
      <w:r w:rsidR="00954DD3" w:rsidRPr="00015210">
        <w:t>show how the consequence of having an AI answer under a question changes as that answer</w:t>
      </w:r>
      <w:r w:rsidR="00534D0B" w:rsidRPr="00015210">
        <w:t>’</w:t>
      </w:r>
      <w:r w:rsidR="00954DD3" w:rsidRPr="00015210">
        <w:t xml:space="preserve">s content changes. A negative </w:t>
      </w:r>
      <m:oMath>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xml:space="preserve"> </m:t>
        </m:r>
      </m:oMath>
      <w:r w:rsidR="00954DD3" w:rsidRPr="00015210">
        <w:t xml:space="preserve">means that a longer AI answer depresses human contribution more than a shorter one; a </w:t>
      </w:r>
      <m:oMath>
        <m:sSub>
          <m:sSubPr>
            <m:ctrlPr>
              <w:rPr>
                <w:rFonts w:ascii="Cambria Math" w:hAnsi="Cambria Math"/>
              </w:rPr>
            </m:ctrlPr>
          </m:sSubPr>
          <m:e>
            <m:r>
              <w:rPr>
                <w:rFonts w:ascii="Cambria Math" w:hAnsi="Cambria Math"/>
              </w:rPr>
              <m:t>β</m:t>
            </m:r>
          </m:e>
          <m:sub>
            <m:r>
              <w:rPr>
                <w:rFonts w:ascii="Cambria Math" w:hAnsi="Cambria Math"/>
              </w:rPr>
              <m:t>3</m:t>
            </m:r>
          </m:sub>
        </m:sSub>
      </m:oMath>
      <w:r w:rsidR="00954DD3" w:rsidRPr="00015210">
        <w:t xml:space="preserve"> indistinguishable from zero means the consequence does not shift as the AI answer gets better. </w:t>
      </w:r>
      <w:r w:rsidR="001C3581" w:rsidRPr="00D2526D">
        <w:t>These interaction coefficients provide the tests of H2 and H5 (length) and of H3 and H6 (quality).</w:t>
      </w:r>
    </w:p>
    <w:p w14:paraId="6F74FD63" w14:textId="37BDB6E3" w:rsidR="0083015A" w:rsidRPr="00015210" w:rsidRDefault="0014752F" w:rsidP="00D66C4E">
      <w:pPr>
        <w:pStyle w:val="Heading1"/>
      </w:pPr>
      <w:r w:rsidRPr="00015210">
        <w:t>Results</w:t>
      </w:r>
    </w:p>
    <w:p w14:paraId="0C875BF5" w14:textId="09F66254" w:rsidR="0014752F" w:rsidRPr="00015210" w:rsidRDefault="00B51AB5" w:rsidP="0049010E">
      <w:pPr>
        <w:pStyle w:val="Heading2"/>
      </w:pPr>
      <w:bookmarkStart w:id="555" w:name="OLE_LINK18"/>
      <w:r w:rsidRPr="00015210">
        <w:t>How the Effect on Answer Supply Varies with the AI Answer</w:t>
      </w:r>
    </w:p>
    <w:p w14:paraId="56ED8B1F" w14:textId="77777777" w:rsidR="001C3581" w:rsidRPr="00D2526D" w:rsidRDefault="001C3581" w:rsidP="00D2526D">
      <w:pPr>
        <w:pStyle w:val="Paragraph0"/>
      </w:pPr>
      <w:bookmarkStart w:id="556" w:name="OLE_LINK9"/>
      <w:r w:rsidRPr="00D2526D">
        <w:t>Table 3 presents our main findings on the impact of internal GenAI-generated answers. Column 1 shows that the average effect of adding an internal GenAI answer on answer supply is negative and significant (−0.046, p &lt; 0.001). We then examine in Column 2 how this effect varies with AI answer length and AI answer quality.</w:t>
      </w:r>
    </w:p>
    <w:p w14:paraId="49347FFC" w14:textId="38DBBC58" w:rsidR="00797DC6" w:rsidRPr="00015210" w:rsidRDefault="00797DC6" w:rsidP="00797DC6">
      <w:pPr>
        <w:pStyle w:val="TableFiguretitle"/>
      </w:pPr>
      <w:r w:rsidRPr="00015210">
        <w:t>Table</w:t>
      </w:r>
      <w:r w:rsidR="004D1041" w:rsidRPr="00015210">
        <w:t xml:space="preserve"> </w:t>
      </w:r>
      <w:r w:rsidR="00745A6A">
        <w:t>3</w:t>
      </w:r>
      <w:r w:rsidRPr="00015210">
        <w:t>. The impact of AI-generated answers on answer supply and answer quality</w:t>
      </w:r>
    </w:p>
    <w:tbl>
      <w:tblPr>
        <w:tblW w:w="5000" w:type="pct"/>
        <w:jc w:val="center"/>
        <w:tblLayout w:type="fixed"/>
        <w:tblLook w:val="04A0" w:firstRow="1" w:lastRow="0" w:firstColumn="1" w:lastColumn="0" w:noHBand="0" w:noVBand="1"/>
      </w:tblPr>
      <w:tblGrid>
        <w:gridCol w:w="2600"/>
        <w:gridCol w:w="1690"/>
        <w:gridCol w:w="1690"/>
        <w:gridCol w:w="1690"/>
        <w:gridCol w:w="1690"/>
      </w:tblGrid>
      <w:tr w:rsidR="000D48EE" w:rsidRPr="00015210" w14:paraId="1241F1A8" w14:textId="77777777" w:rsidTr="00D2526D">
        <w:trPr>
          <w:jc w:val="center"/>
        </w:trPr>
        <w:tc>
          <w:tcPr>
            <w:tcW w:w="2000" w:type="dxa"/>
            <w:tcBorders>
              <w:top w:val="single" w:sz="4" w:space="0" w:color="auto"/>
              <w:left w:val="nil"/>
              <w:bottom w:val="nil"/>
              <w:right w:val="nil"/>
            </w:tcBorders>
            <w:noWrap/>
            <w:hideMark/>
          </w:tcPr>
          <w:p w14:paraId="0F9B8BE0"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 </w:t>
            </w:r>
          </w:p>
        </w:tc>
        <w:tc>
          <w:tcPr>
            <w:tcW w:w="1300" w:type="dxa"/>
            <w:tcBorders>
              <w:top w:val="single" w:sz="4" w:space="0" w:color="auto"/>
              <w:left w:val="nil"/>
              <w:bottom w:val="nil"/>
              <w:right w:val="nil"/>
            </w:tcBorders>
            <w:noWrap/>
            <w:hideMark/>
          </w:tcPr>
          <w:p w14:paraId="5D51C101" w14:textId="77777777" w:rsidR="000D48EE" w:rsidRPr="00015210" w:rsidRDefault="000D48EE">
            <w:pPr>
              <w:jc w:val="center"/>
              <w:rPr>
                <w:color w:val="000000"/>
                <w:sz w:val="20"/>
                <w:szCs w:val="20"/>
              </w:rPr>
            </w:pPr>
            <w:r w:rsidRPr="00015210">
              <w:rPr>
                <w:color w:val="000000"/>
                <w:sz w:val="20"/>
                <w:szCs w:val="20"/>
              </w:rPr>
              <w:t>(1)</w:t>
            </w:r>
          </w:p>
        </w:tc>
        <w:tc>
          <w:tcPr>
            <w:tcW w:w="1300" w:type="dxa"/>
            <w:tcBorders>
              <w:top w:val="single" w:sz="4" w:space="0" w:color="auto"/>
              <w:left w:val="nil"/>
              <w:bottom w:val="nil"/>
              <w:right w:val="nil"/>
            </w:tcBorders>
            <w:noWrap/>
            <w:hideMark/>
          </w:tcPr>
          <w:p w14:paraId="246618C9" w14:textId="77777777" w:rsidR="000D48EE" w:rsidRPr="00015210" w:rsidRDefault="000D48EE">
            <w:pPr>
              <w:jc w:val="center"/>
              <w:rPr>
                <w:color w:val="000000"/>
                <w:sz w:val="20"/>
                <w:szCs w:val="20"/>
              </w:rPr>
            </w:pPr>
            <w:r w:rsidRPr="00015210">
              <w:rPr>
                <w:color w:val="000000"/>
                <w:sz w:val="20"/>
                <w:szCs w:val="20"/>
              </w:rPr>
              <w:t>(2)</w:t>
            </w:r>
          </w:p>
        </w:tc>
        <w:tc>
          <w:tcPr>
            <w:tcW w:w="1300" w:type="dxa"/>
            <w:tcBorders>
              <w:top w:val="single" w:sz="4" w:space="0" w:color="auto"/>
              <w:left w:val="nil"/>
              <w:bottom w:val="nil"/>
              <w:right w:val="nil"/>
            </w:tcBorders>
            <w:noWrap/>
            <w:hideMark/>
          </w:tcPr>
          <w:p w14:paraId="7BD18D30" w14:textId="77777777" w:rsidR="000D48EE" w:rsidRPr="00015210" w:rsidRDefault="000D48EE">
            <w:pPr>
              <w:jc w:val="center"/>
              <w:rPr>
                <w:color w:val="000000"/>
                <w:sz w:val="20"/>
                <w:szCs w:val="20"/>
              </w:rPr>
            </w:pPr>
            <w:r w:rsidRPr="00015210">
              <w:rPr>
                <w:color w:val="000000"/>
                <w:sz w:val="20"/>
                <w:szCs w:val="20"/>
              </w:rPr>
              <w:t>(3)</w:t>
            </w:r>
          </w:p>
        </w:tc>
        <w:tc>
          <w:tcPr>
            <w:tcW w:w="1300" w:type="dxa"/>
            <w:tcBorders>
              <w:top w:val="single" w:sz="4" w:space="0" w:color="auto"/>
              <w:left w:val="nil"/>
              <w:bottom w:val="nil"/>
              <w:right w:val="nil"/>
            </w:tcBorders>
            <w:noWrap/>
            <w:hideMark/>
          </w:tcPr>
          <w:p w14:paraId="31227727" w14:textId="77777777" w:rsidR="000D48EE" w:rsidRPr="00015210" w:rsidRDefault="000D48EE">
            <w:pPr>
              <w:jc w:val="center"/>
              <w:rPr>
                <w:color w:val="000000"/>
                <w:sz w:val="20"/>
                <w:szCs w:val="20"/>
              </w:rPr>
            </w:pPr>
            <w:r w:rsidRPr="00015210">
              <w:rPr>
                <w:color w:val="000000"/>
                <w:sz w:val="20"/>
                <w:szCs w:val="20"/>
              </w:rPr>
              <w:t>(4)</w:t>
            </w:r>
          </w:p>
        </w:tc>
      </w:tr>
      <w:tr w:rsidR="000D48EE" w:rsidRPr="00015210" w14:paraId="7AB6C435" w14:textId="77777777" w:rsidTr="00D2526D">
        <w:trPr>
          <w:jc w:val="center"/>
        </w:trPr>
        <w:tc>
          <w:tcPr>
            <w:tcW w:w="2000" w:type="dxa"/>
            <w:tcBorders>
              <w:top w:val="nil"/>
              <w:left w:val="nil"/>
              <w:bottom w:val="nil"/>
              <w:right w:val="nil"/>
            </w:tcBorders>
            <w:noWrap/>
            <w:hideMark/>
          </w:tcPr>
          <w:p w14:paraId="06E06F62" w14:textId="77777777" w:rsidR="000D48EE" w:rsidRPr="00015210" w:rsidRDefault="000D48EE">
            <w:pPr>
              <w:rPr>
                <w:rFonts w:ascii="Georgia" w:hAnsi="Georgia"/>
                <w:color w:val="000000"/>
                <w:sz w:val="20"/>
                <w:szCs w:val="20"/>
              </w:rPr>
            </w:pPr>
            <w:r w:rsidRPr="00015210">
              <w:rPr>
                <w:rFonts w:ascii="Georgia" w:hAnsi="Georgia"/>
                <w:color w:val="000000"/>
                <w:sz w:val="20"/>
                <w:szCs w:val="20"/>
              </w:rPr>
              <w:t>DV</w:t>
            </w:r>
          </w:p>
        </w:tc>
        <w:tc>
          <w:tcPr>
            <w:tcW w:w="2600" w:type="dxa"/>
            <w:gridSpan w:val="2"/>
            <w:tcBorders>
              <w:top w:val="nil"/>
              <w:left w:val="nil"/>
              <w:bottom w:val="single" w:sz="4" w:space="0" w:color="auto"/>
              <w:right w:val="nil"/>
            </w:tcBorders>
            <w:hideMark/>
          </w:tcPr>
          <w:p w14:paraId="6B1DC2AA" w14:textId="26C8A053" w:rsidR="000D48EE" w:rsidRPr="00015210" w:rsidRDefault="000D48EE">
            <w:pPr>
              <w:jc w:val="center"/>
              <w:rPr>
                <w:color w:val="000000"/>
                <w:sz w:val="20"/>
                <w:szCs w:val="20"/>
              </w:rPr>
            </w:pPr>
            <w:r w:rsidRPr="00015210">
              <w:rPr>
                <w:color w:val="000000"/>
                <w:sz w:val="20"/>
                <w:szCs w:val="20"/>
              </w:rPr>
              <w:t>Log(</w:t>
            </w:r>
            <w:ins w:id="557"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c>
          <w:tcPr>
            <w:tcW w:w="2600" w:type="dxa"/>
            <w:gridSpan w:val="2"/>
            <w:tcBorders>
              <w:top w:val="nil"/>
              <w:left w:val="nil"/>
              <w:bottom w:val="single" w:sz="4" w:space="0" w:color="auto"/>
              <w:right w:val="nil"/>
            </w:tcBorders>
            <w:hideMark/>
          </w:tcPr>
          <w:p w14:paraId="6FC1D935" w14:textId="0E1BC942" w:rsidR="000D48EE" w:rsidRPr="00015210" w:rsidRDefault="000D48EE">
            <w:pPr>
              <w:jc w:val="center"/>
              <w:rPr>
                <w:color w:val="000000"/>
                <w:sz w:val="20"/>
                <w:szCs w:val="20"/>
              </w:rPr>
            </w:pPr>
            <w:r w:rsidRPr="00015210">
              <w:rPr>
                <w:color w:val="000000"/>
                <w:sz w:val="20"/>
                <w:szCs w:val="20"/>
              </w:rPr>
              <w:t xml:space="preserve">First </w:t>
            </w:r>
            <w:ins w:id="558" w:author="Dylan CHEN" w:date="2026-08-27T16:06:00Z" w16du:dateUtc="2026-08-27T08:06:00Z">
              <w:r w:rsidR="002E1246">
                <w:rPr>
                  <w:rFonts w:hint="eastAsia"/>
                  <w:color w:val="000000"/>
                  <w:sz w:val="20"/>
                  <w:szCs w:val="20"/>
                </w:rPr>
                <w:t xml:space="preserve">human </w:t>
              </w:r>
            </w:ins>
            <w:r w:rsidRPr="00015210">
              <w:rPr>
                <w:color w:val="000000"/>
                <w:sz w:val="20"/>
                <w:szCs w:val="20"/>
              </w:rPr>
              <w:t>answer quality</w:t>
            </w:r>
          </w:p>
        </w:tc>
      </w:tr>
      <w:tr w:rsidR="000D48EE" w:rsidRPr="00015210" w14:paraId="624D0F50" w14:textId="77777777" w:rsidTr="00D2526D">
        <w:trPr>
          <w:jc w:val="center"/>
        </w:trPr>
        <w:tc>
          <w:tcPr>
            <w:tcW w:w="2000" w:type="dxa"/>
            <w:vMerge w:val="restart"/>
            <w:tcBorders>
              <w:top w:val="nil"/>
              <w:left w:val="nil"/>
              <w:bottom w:val="nil"/>
              <w:right w:val="nil"/>
            </w:tcBorders>
            <w:noWrap/>
            <w:hideMark/>
          </w:tcPr>
          <w:p w14:paraId="50920C21"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00" w:type="dxa"/>
            <w:tcBorders>
              <w:top w:val="nil"/>
              <w:left w:val="nil"/>
              <w:bottom w:val="nil"/>
              <w:right w:val="nil"/>
            </w:tcBorders>
            <w:noWrap/>
            <w:hideMark/>
          </w:tcPr>
          <w:p w14:paraId="0DE836F7"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20916791" w14:textId="77777777" w:rsidR="000D48EE" w:rsidRPr="00015210" w:rsidRDefault="000D48EE">
            <w:pPr>
              <w:jc w:val="center"/>
              <w:rPr>
                <w:color w:val="000000"/>
                <w:sz w:val="20"/>
                <w:szCs w:val="20"/>
              </w:rPr>
            </w:pPr>
            <w:r w:rsidRPr="00015210">
              <w:rPr>
                <w:color w:val="000000"/>
                <w:sz w:val="20"/>
                <w:szCs w:val="20"/>
              </w:rPr>
              <w:t>0.188*</w:t>
            </w:r>
          </w:p>
        </w:tc>
        <w:tc>
          <w:tcPr>
            <w:tcW w:w="1300" w:type="dxa"/>
            <w:tcBorders>
              <w:top w:val="nil"/>
              <w:left w:val="nil"/>
              <w:bottom w:val="nil"/>
              <w:right w:val="nil"/>
            </w:tcBorders>
            <w:noWrap/>
            <w:hideMark/>
          </w:tcPr>
          <w:p w14:paraId="053EE43F" w14:textId="77777777" w:rsidR="000D48EE" w:rsidRPr="00015210" w:rsidRDefault="000D48EE">
            <w:pPr>
              <w:jc w:val="center"/>
              <w:rPr>
                <w:color w:val="000000"/>
                <w:sz w:val="20"/>
                <w:szCs w:val="20"/>
              </w:rPr>
            </w:pPr>
            <w:r w:rsidRPr="00015210">
              <w:rPr>
                <w:color w:val="000000"/>
                <w:sz w:val="20"/>
                <w:szCs w:val="20"/>
              </w:rPr>
              <w:t>0.072</w:t>
            </w:r>
          </w:p>
        </w:tc>
        <w:tc>
          <w:tcPr>
            <w:tcW w:w="1300" w:type="dxa"/>
            <w:tcBorders>
              <w:top w:val="nil"/>
              <w:left w:val="nil"/>
              <w:bottom w:val="nil"/>
              <w:right w:val="nil"/>
            </w:tcBorders>
            <w:noWrap/>
            <w:hideMark/>
          </w:tcPr>
          <w:p w14:paraId="58C6EBB3" w14:textId="77777777" w:rsidR="000D48EE" w:rsidRPr="00015210" w:rsidRDefault="000D48EE">
            <w:pPr>
              <w:jc w:val="center"/>
              <w:rPr>
                <w:color w:val="000000"/>
                <w:sz w:val="20"/>
                <w:szCs w:val="20"/>
              </w:rPr>
            </w:pPr>
            <w:r w:rsidRPr="00015210">
              <w:rPr>
                <w:color w:val="000000"/>
                <w:sz w:val="20"/>
                <w:szCs w:val="20"/>
              </w:rPr>
              <w:t>0.411</w:t>
            </w:r>
          </w:p>
        </w:tc>
      </w:tr>
      <w:tr w:rsidR="000D48EE" w:rsidRPr="00015210" w14:paraId="0F0E1809" w14:textId="77777777" w:rsidTr="00D2526D">
        <w:trPr>
          <w:jc w:val="center"/>
        </w:trPr>
        <w:tc>
          <w:tcPr>
            <w:tcW w:w="2000" w:type="dxa"/>
            <w:vMerge/>
            <w:tcBorders>
              <w:top w:val="nil"/>
              <w:left w:val="nil"/>
              <w:bottom w:val="nil"/>
              <w:right w:val="nil"/>
            </w:tcBorders>
            <w:hideMark/>
          </w:tcPr>
          <w:p w14:paraId="41514F5F"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675ECB26" w14:textId="77777777" w:rsidR="000D48EE" w:rsidRPr="00015210" w:rsidRDefault="000D48EE">
            <w:pPr>
              <w:jc w:val="center"/>
              <w:rPr>
                <w:color w:val="000000"/>
                <w:sz w:val="20"/>
                <w:szCs w:val="20"/>
              </w:rPr>
            </w:pPr>
            <w:r w:rsidRPr="00015210">
              <w:rPr>
                <w:color w:val="000000"/>
                <w:sz w:val="20"/>
                <w:szCs w:val="20"/>
              </w:rPr>
              <w:t>(0.011)</w:t>
            </w:r>
          </w:p>
        </w:tc>
        <w:tc>
          <w:tcPr>
            <w:tcW w:w="1300" w:type="dxa"/>
            <w:tcBorders>
              <w:top w:val="nil"/>
              <w:left w:val="nil"/>
              <w:bottom w:val="nil"/>
              <w:right w:val="nil"/>
            </w:tcBorders>
            <w:noWrap/>
            <w:hideMark/>
          </w:tcPr>
          <w:p w14:paraId="3AA45044" w14:textId="77777777" w:rsidR="000D48EE" w:rsidRPr="00015210" w:rsidRDefault="000D48EE">
            <w:pPr>
              <w:jc w:val="center"/>
              <w:rPr>
                <w:color w:val="000000"/>
                <w:sz w:val="20"/>
                <w:szCs w:val="20"/>
              </w:rPr>
            </w:pPr>
            <w:r w:rsidRPr="00015210">
              <w:rPr>
                <w:color w:val="000000"/>
                <w:sz w:val="20"/>
                <w:szCs w:val="20"/>
              </w:rPr>
              <w:t>(0.080)</w:t>
            </w:r>
          </w:p>
        </w:tc>
        <w:tc>
          <w:tcPr>
            <w:tcW w:w="1300" w:type="dxa"/>
            <w:tcBorders>
              <w:top w:val="nil"/>
              <w:left w:val="nil"/>
              <w:bottom w:val="nil"/>
              <w:right w:val="nil"/>
            </w:tcBorders>
            <w:noWrap/>
            <w:hideMark/>
          </w:tcPr>
          <w:p w14:paraId="4CA803EA" w14:textId="77777777" w:rsidR="000D48EE" w:rsidRPr="00015210" w:rsidRDefault="000D48EE">
            <w:pPr>
              <w:jc w:val="center"/>
              <w:rPr>
                <w:color w:val="000000"/>
                <w:sz w:val="20"/>
                <w:szCs w:val="20"/>
              </w:rPr>
            </w:pPr>
            <w:r w:rsidRPr="00015210">
              <w:rPr>
                <w:color w:val="000000"/>
                <w:sz w:val="20"/>
                <w:szCs w:val="20"/>
              </w:rPr>
              <w:t>(0.083)</w:t>
            </w:r>
          </w:p>
        </w:tc>
        <w:tc>
          <w:tcPr>
            <w:tcW w:w="1300" w:type="dxa"/>
            <w:tcBorders>
              <w:top w:val="nil"/>
              <w:left w:val="nil"/>
              <w:bottom w:val="nil"/>
              <w:right w:val="nil"/>
            </w:tcBorders>
            <w:noWrap/>
            <w:hideMark/>
          </w:tcPr>
          <w:p w14:paraId="64AAFF39" w14:textId="77777777" w:rsidR="000D48EE" w:rsidRPr="00015210" w:rsidRDefault="000D48EE">
            <w:pPr>
              <w:jc w:val="center"/>
              <w:rPr>
                <w:color w:val="000000"/>
                <w:sz w:val="20"/>
                <w:szCs w:val="20"/>
              </w:rPr>
            </w:pPr>
            <w:r w:rsidRPr="00015210">
              <w:rPr>
                <w:color w:val="000000"/>
                <w:sz w:val="20"/>
                <w:szCs w:val="20"/>
              </w:rPr>
              <w:t>(0.718)</w:t>
            </w:r>
          </w:p>
        </w:tc>
      </w:tr>
      <w:tr w:rsidR="000D48EE" w:rsidRPr="00015210" w14:paraId="4BE4A6E6" w14:textId="77777777" w:rsidTr="00D2526D">
        <w:trPr>
          <w:jc w:val="center"/>
        </w:trPr>
        <w:tc>
          <w:tcPr>
            <w:tcW w:w="2000" w:type="dxa"/>
            <w:vMerge w:val="restart"/>
            <w:tcBorders>
              <w:top w:val="nil"/>
              <w:left w:val="nil"/>
              <w:bottom w:val="nil"/>
              <w:right w:val="nil"/>
            </w:tcBorders>
            <w:noWrap/>
            <w:hideMark/>
          </w:tcPr>
          <w:p w14:paraId="2ABCBB15"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00" w:type="dxa"/>
            <w:tcBorders>
              <w:top w:val="nil"/>
              <w:left w:val="nil"/>
              <w:bottom w:val="nil"/>
              <w:right w:val="nil"/>
            </w:tcBorders>
            <w:noWrap/>
            <w:hideMark/>
          </w:tcPr>
          <w:p w14:paraId="2561D5BE"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551ADF2" w14:textId="77777777" w:rsidR="000D48EE" w:rsidRPr="00015210" w:rsidRDefault="000D48EE">
            <w:pPr>
              <w:jc w:val="center"/>
              <w:rPr>
                <w:color w:val="000000"/>
                <w:sz w:val="20"/>
                <w:szCs w:val="20"/>
              </w:rPr>
            </w:pPr>
            <w:r w:rsidRPr="00015210">
              <w:rPr>
                <w:color w:val="000000"/>
                <w:sz w:val="20"/>
                <w:szCs w:val="20"/>
              </w:rPr>
              <w:t>-0.046***</w:t>
            </w:r>
          </w:p>
        </w:tc>
        <w:tc>
          <w:tcPr>
            <w:tcW w:w="1300" w:type="dxa"/>
            <w:tcBorders>
              <w:top w:val="nil"/>
              <w:left w:val="nil"/>
              <w:bottom w:val="nil"/>
              <w:right w:val="nil"/>
            </w:tcBorders>
            <w:noWrap/>
            <w:hideMark/>
          </w:tcPr>
          <w:p w14:paraId="198AE12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7FED4107" w14:textId="77777777" w:rsidR="000D48EE" w:rsidRPr="00015210" w:rsidRDefault="000D48EE">
            <w:pPr>
              <w:jc w:val="center"/>
              <w:rPr>
                <w:color w:val="000000"/>
                <w:sz w:val="20"/>
                <w:szCs w:val="20"/>
              </w:rPr>
            </w:pPr>
            <w:r w:rsidRPr="00015210">
              <w:rPr>
                <w:color w:val="000000"/>
                <w:sz w:val="20"/>
                <w:szCs w:val="20"/>
              </w:rPr>
              <w:t>-0.204</w:t>
            </w:r>
          </w:p>
        </w:tc>
      </w:tr>
      <w:tr w:rsidR="000D48EE" w:rsidRPr="00015210" w14:paraId="469F88EF" w14:textId="77777777" w:rsidTr="00D2526D">
        <w:trPr>
          <w:jc w:val="center"/>
        </w:trPr>
        <w:tc>
          <w:tcPr>
            <w:tcW w:w="2000" w:type="dxa"/>
            <w:vMerge/>
            <w:tcBorders>
              <w:top w:val="nil"/>
              <w:left w:val="nil"/>
              <w:bottom w:val="nil"/>
              <w:right w:val="nil"/>
            </w:tcBorders>
            <w:hideMark/>
          </w:tcPr>
          <w:p w14:paraId="1DE39B0D" w14:textId="77777777" w:rsidR="000D48EE" w:rsidRPr="00015210" w:rsidRDefault="000D48EE">
            <w:pPr>
              <w:rPr>
                <w:i/>
                <w:iCs/>
                <w:color w:val="000000"/>
                <w:sz w:val="20"/>
                <w:szCs w:val="20"/>
              </w:rPr>
            </w:pPr>
          </w:p>
        </w:tc>
        <w:tc>
          <w:tcPr>
            <w:tcW w:w="1300" w:type="dxa"/>
            <w:tcBorders>
              <w:top w:val="nil"/>
              <w:left w:val="nil"/>
              <w:bottom w:val="nil"/>
              <w:right w:val="nil"/>
            </w:tcBorders>
            <w:noWrap/>
            <w:hideMark/>
          </w:tcPr>
          <w:p w14:paraId="3FBFFEDD"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43A14684" w14:textId="77777777" w:rsidR="000D48EE" w:rsidRPr="00015210" w:rsidRDefault="000D48EE">
            <w:pPr>
              <w:jc w:val="center"/>
              <w:rPr>
                <w:color w:val="000000"/>
                <w:sz w:val="20"/>
                <w:szCs w:val="20"/>
              </w:rPr>
            </w:pPr>
            <w:r w:rsidRPr="00015210">
              <w:rPr>
                <w:color w:val="000000"/>
                <w:sz w:val="20"/>
                <w:szCs w:val="20"/>
              </w:rPr>
              <w:t>(0.014)</w:t>
            </w:r>
          </w:p>
        </w:tc>
        <w:tc>
          <w:tcPr>
            <w:tcW w:w="1300" w:type="dxa"/>
            <w:tcBorders>
              <w:top w:val="nil"/>
              <w:left w:val="nil"/>
              <w:bottom w:val="nil"/>
              <w:right w:val="nil"/>
            </w:tcBorders>
            <w:noWrap/>
            <w:hideMark/>
          </w:tcPr>
          <w:p w14:paraId="1D1B14D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32FA47C1" w14:textId="77777777" w:rsidR="000D48EE" w:rsidRPr="00015210" w:rsidRDefault="000D48EE">
            <w:pPr>
              <w:jc w:val="center"/>
              <w:rPr>
                <w:color w:val="000000"/>
                <w:sz w:val="20"/>
                <w:szCs w:val="20"/>
              </w:rPr>
            </w:pPr>
            <w:r w:rsidRPr="00015210">
              <w:rPr>
                <w:color w:val="000000"/>
                <w:sz w:val="20"/>
                <w:szCs w:val="20"/>
              </w:rPr>
              <w:t>(0.128)</w:t>
            </w:r>
          </w:p>
        </w:tc>
      </w:tr>
      <w:tr w:rsidR="000D48EE" w:rsidRPr="00015210" w14:paraId="04461F8D" w14:textId="77777777" w:rsidTr="00D2526D">
        <w:trPr>
          <w:jc w:val="center"/>
        </w:trPr>
        <w:tc>
          <w:tcPr>
            <w:tcW w:w="2000" w:type="dxa"/>
            <w:vMerge w:val="restart"/>
            <w:tcBorders>
              <w:top w:val="nil"/>
              <w:left w:val="nil"/>
              <w:bottom w:val="single" w:sz="4" w:space="0" w:color="000000"/>
              <w:right w:val="nil"/>
            </w:tcBorders>
            <w:noWrap/>
            <w:hideMark/>
          </w:tcPr>
          <w:p w14:paraId="71552026" w14:textId="77777777" w:rsidR="000D48EE" w:rsidRPr="00015210" w:rsidRDefault="000D48EE">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00" w:type="dxa"/>
            <w:tcBorders>
              <w:top w:val="nil"/>
              <w:left w:val="nil"/>
              <w:bottom w:val="nil"/>
              <w:right w:val="nil"/>
            </w:tcBorders>
            <w:noWrap/>
            <w:hideMark/>
          </w:tcPr>
          <w:p w14:paraId="69BF3E26"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68C02AAB"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nil"/>
              <w:right w:val="nil"/>
            </w:tcBorders>
            <w:noWrap/>
            <w:hideMark/>
          </w:tcPr>
          <w:p w14:paraId="2F31CD6B"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nil"/>
              <w:right w:val="nil"/>
            </w:tcBorders>
            <w:noWrap/>
            <w:hideMark/>
          </w:tcPr>
          <w:p w14:paraId="24A25FE8" w14:textId="77777777" w:rsidR="000D48EE" w:rsidRPr="00015210" w:rsidRDefault="000D48EE">
            <w:pPr>
              <w:jc w:val="center"/>
              <w:rPr>
                <w:color w:val="000000"/>
                <w:sz w:val="20"/>
                <w:szCs w:val="20"/>
              </w:rPr>
            </w:pPr>
            <w:r w:rsidRPr="00015210">
              <w:rPr>
                <w:color w:val="000000"/>
                <w:sz w:val="20"/>
                <w:szCs w:val="20"/>
              </w:rPr>
              <w:t>0.114**</w:t>
            </w:r>
          </w:p>
        </w:tc>
      </w:tr>
      <w:tr w:rsidR="000D48EE" w:rsidRPr="00015210" w14:paraId="61FCB107" w14:textId="77777777" w:rsidTr="00D2526D">
        <w:trPr>
          <w:jc w:val="center"/>
        </w:trPr>
        <w:tc>
          <w:tcPr>
            <w:tcW w:w="2000" w:type="dxa"/>
            <w:vMerge/>
            <w:tcBorders>
              <w:top w:val="nil"/>
              <w:left w:val="nil"/>
              <w:bottom w:val="single" w:sz="4" w:space="0" w:color="000000"/>
              <w:right w:val="nil"/>
            </w:tcBorders>
            <w:hideMark/>
          </w:tcPr>
          <w:p w14:paraId="113516A7" w14:textId="77777777" w:rsidR="000D48EE" w:rsidRPr="00015210" w:rsidRDefault="000D48EE">
            <w:pPr>
              <w:rPr>
                <w:i/>
                <w:iCs/>
                <w:color w:val="000000"/>
                <w:sz w:val="20"/>
                <w:szCs w:val="20"/>
              </w:rPr>
            </w:pPr>
          </w:p>
        </w:tc>
        <w:tc>
          <w:tcPr>
            <w:tcW w:w="1300" w:type="dxa"/>
            <w:tcBorders>
              <w:top w:val="nil"/>
              <w:left w:val="nil"/>
              <w:bottom w:val="single" w:sz="4" w:space="0" w:color="auto"/>
              <w:right w:val="nil"/>
            </w:tcBorders>
            <w:noWrap/>
            <w:hideMark/>
          </w:tcPr>
          <w:p w14:paraId="3CB2C183"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30B684F3" w14:textId="77777777" w:rsidR="000D48EE" w:rsidRPr="00015210" w:rsidRDefault="000D48EE">
            <w:pPr>
              <w:jc w:val="center"/>
              <w:rPr>
                <w:color w:val="000000"/>
                <w:sz w:val="20"/>
                <w:szCs w:val="20"/>
              </w:rPr>
            </w:pPr>
            <w:r w:rsidRPr="00015210">
              <w:rPr>
                <w:color w:val="000000"/>
                <w:sz w:val="20"/>
                <w:szCs w:val="20"/>
              </w:rPr>
              <w:t>(0.004)</w:t>
            </w:r>
          </w:p>
        </w:tc>
        <w:tc>
          <w:tcPr>
            <w:tcW w:w="1300" w:type="dxa"/>
            <w:tcBorders>
              <w:top w:val="nil"/>
              <w:left w:val="nil"/>
              <w:bottom w:val="single" w:sz="4" w:space="0" w:color="auto"/>
              <w:right w:val="nil"/>
            </w:tcBorders>
            <w:noWrap/>
            <w:hideMark/>
          </w:tcPr>
          <w:p w14:paraId="65172741" w14:textId="77777777" w:rsidR="000D48EE" w:rsidRPr="00015210" w:rsidRDefault="000D48EE">
            <w:pPr>
              <w:jc w:val="center"/>
              <w:rPr>
                <w:color w:val="000000"/>
                <w:sz w:val="20"/>
                <w:szCs w:val="20"/>
              </w:rPr>
            </w:pPr>
            <w:r w:rsidRPr="00015210">
              <w:rPr>
                <w:color w:val="000000"/>
                <w:sz w:val="20"/>
                <w:szCs w:val="20"/>
              </w:rPr>
              <w:t xml:space="preserve"> </w:t>
            </w:r>
          </w:p>
        </w:tc>
        <w:tc>
          <w:tcPr>
            <w:tcW w:w="1300" w:type="dxa"/>
            <w:tcBorders>
              <w:top w:val="nil"/>
              <w:left w:val="nil"/>
              <w:bottom w:val="single" w:sz="4" w:space="0" w:color="auto"/>
              <w:right w:val="nil"/>
            </w:tcBorders>
            <w:noWrap/>
            <w:hideMark/>
          </w:tcPr>
          <w:p w14:paraId="4449E5AB" w14:textId="77777777" w:rsidR="000D48EE" w:rsidRPr="00015210" w:rsidRDefault="000D48EE">
            <w:pPr>
              <w:jc w:val="center"/>
              <w:rPr>
                <w:color w:val="000000"/>
                <w:sz w:val="20"/>
                <w:szCs w:val="20"/>
              </w:rPr>
            </w:pPr>
            <w:r w:rsidRPr="00015210">
              <w:rPr>
                <w:color w:val="000000"/>
                <w:sz w:val="20"/>
                <w:szCs w:val="20"/>
              </w:rPr>
              <w:t>(0.037)</w:t>
            </w:r>
          </w:p>
        </w:tc>
      </w:tr>
      <w:tr w:rsidR="000D48EE" w:rsidRPr="00015210" w14:paraId="53C666C7" w14:textId="77777777" w:rsidTr="00D2526D">
        <w:trPr>
          <w:jc w:val="center"/>
        </w:trPr>
        <w:tc>
          <w:tcPr>
            <w:tcW w:w="2000" w:type="dxa"/>
            <w:tcBorders>
              <w:top w:val="nil"/>
              <w:left w:val="nil"/>
              <w:bottom w:val="nil"/>
              <w:right w:val="nil"/>
            </w:tcBorders>
            <w:noWrap/>
            <w:hideMark/>
          </w:tcPr>
          <w:p w14:paraId="36204691" w14:textId="77777777" w:rsidR="000D48EE" w:rsidRPr="00015210" w:rsidRDefault="000D48EE">
            <w:pPr>
              <w:rPr>
                <w:color w:val="000000"/>
                <w:sz w:val="20"/>
                <w:szCs w:val="20"/>
              </w:rPr>
            </w:pPr>
            <w:r w:rsidRPr="00015210">
              <w:rPr>
                <w:color w:val="000000"/>
                <w:sz w:val="20"/>
                <w:szCs w:val="20"/>
              </w:rPr>
              <w:t>question controls</w:t>
            </w:r>
          </w:p>
        </w:tc>
        <w:tc>
          <w:tcPr>
            <w:tcW w:w="1300" w:type="dxa"/>
            <w:tcBorders>
              <w:top w:val="nil"/>
              <w:left w:val="nil"/>
              <w:bottom w:val="nil"/>
              <w:right w:val="nil"/>
            </w:tcBorders>
            <w:noWrap/>
            <w:hideMark/>
          </w:tcPr>
          <w:p w14:paraId="0F3FE72B"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19422D5"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4B09006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3620E2B"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5671B7BC" w14:textId="77777777" w:rsidTr="00D2526D">
        <w:trPr>
          <w:jc w:val="center"/>
        </w:trPr>
        <w:tc>
          <w:tcPr>
            <w:tcW w:w="2000" w:type="dxa"/>
            <w:tcBorders>
              <w:top w:val="nil"/>
              <w:left w:val="nil"/>
              <w:bottom w:val="nil"/>
              <w:right w:val="nil"/>
            </w:tcBorders>
            <w:noWrap/>
            <w:hideMark/>
          </w:tcPr>
          <w:p w14:paraId="7D61D45A" w14:textId="77777777" w:rsidR="000D48EE" w:rsidRPr="00015210" w:rsidRDefault="000D48EE">
            <w:pPr>
              <w:rPr>
                <w:color w:val="000000"/>
                <w:sz w:val="20"/>
                <w:szCs w:val="20"/>
              </w:rPr>
            </w:pPr>
            <w:r w:rsidRPr="00015210">
              <w:rPr>
                <w:color w:val="000000"/>
                <w:sz w:val="20"/>
                <w:szCs w:val="20"/>
              </w:rPr>
              <w:t>questioner controls</w:t>
            </w:r>
          </w:p>
        </w:tc>
        <w:tc>
          <w:tcPr>
            <w:tcW w:w="1300" w:type="dxa"/>
            <w:tcBorders>
              <w:top w:val="nil"/>
              <w:left w:val="nil"/>
              <w:bottom w:val="nil"/>
              <w:right w:val="nil"/>
            </w:tcBorders>
            <w:noWrap/>
            <w:hideMark/>
          </w:tcPr>
          <w:p w14:paraId="2D1C8EC3"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3B9D914D"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26DC153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427659A"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0A03734" w14:textId="77777777" w:rsidTr="00D2526D">
        <w:trPr>
          <w:jc w:val="center"/>
        </w:trPr>
        <w:tc>
          <w:tcPr>
            <w:tcW w:w="2000" w:type="dxa"/>
            <w:tcBorders>
              <w:top w:val="nil"/>
              <w:left w:val="nil"/>
              <w:bottom w:val="nil"/>
              <w:right w:val="nil"/>
            </w:tcBorders>
            <w:noWrap/>
            <w:hideMark/>
          </w:tcPr>
          <w:p w14:paraId="63A28BA0" w14:textId="77777777" w:rsidR="000D48EE" w:rsidRPr="00015210" w:rsidRDefault="000D48EE">
            <w:pPr>
              <w:rPr>
                <w:color w:val="000000"/>
                <w:sz w:val="20"/>
                <w:szCs w:val="20"/>
              </w:rPr>
            </w:pPr>
            <w:r w:rsidRPr="00015210">
              <w:rPr>
                <w:color w:val="000000"/>
                <w:sz w:val="20"/>
                <w:szCs w:val="20"/>
              </w:rPr>
              <w:t>question timing FE</w:t>
            </w:r>
          </w:p>
        </w:tc>
        <w:tc>
          <w:tcPr>
            <w:tcW w:w="1300" w:type="dxa"/>
            <w:tcBorders>
              <w:top w:val="nil"/>
              <w:left w:val="nil"/>
              <w:bottom w:val="nil"/>
              <w:right w:val="nil"/>
            </w:tcBorders>
            <w:noWrap/>
            <w:hideMark/>
          </w:tcPr>
          <w:p w14:paraId="6DD35B47"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6061B10C"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1ED1F5C0" w14:textId="77777777" w:rsidR="000D48EE" w:rsidRPr="00015210" w:rsidRDefault="000D48EE">
            <w:pPr>
              <w:jc w:val="center"/>
              <w:rPr>
                <w:color w:val="000000"/>
                <w:sz w:val="20"/>
                <w:szCs w:val="20"/>
              </w:rPr>
            </w:pPr>
            <w:r w:rsidRPr="00015210">
              <w:rPr>
                <w:color w:val="000000"/>
                <w:sz w:val="20"/>
                <w:szCs w:val="20"/>
              </w:rPr>
              <w:t>√</w:t>
            </w:r>
          </w:p>
        </w:tc>
        <w:tc>
          <w:tcPr>
            <w:tcW w:w="1300" w:type="dxa"/>
            <w:tcBorders>
              <w:top w:val="nil"/>
              <w:left w:val="nil"/>
              <w:bottom w:val="nil"/>
              <w:right w:val="nil"/>
            </w:tcBorders>
            <w:noWrap/>
            <w:hideMark/>
          </w:tcPr>
          <w:p w14:paraId="77CD78CD" w14:textId="77777777" w:rsidR="000D48EE" w:rsidRPr="00015210" w:rsidRDefault="000D48EE">
            <w:pPr>
              <w:jc w:val="center"/>
              <w:rPr>
                <w:color w:val="000000"/>
                <w:sz w:val="20"/>
                <w:szCs w:val="20"/>
              </w:rPr>
            </w:pPr>
            <w:r w:rsidRPr="00015210">
              <w:rPr>
                <w:color w:val="000000"/>
                <w:sz w:val="20"/>
                <w:szCs w:val="20"/>
              </w:rPr>
              <w:t>√</w:t>
            </w:r>
          </w:p>
        </w:tc>
      </w:tr>
      <w:tr w:rsidR="000D48EE" w:rsidRPr="00015210" w14:paraId="2205F16D" w14:textId="77777777" w:rsidTr="00D2526D">
        <w:trPr>
          <w:jc w:val="center"/>
        </w:trPr>
        <w:tc>
          <w:tcPr>
            <w:tcW w:w="2000" w:type="dxa"/>
            <w:tcBorders>
              <w:top w:val="nil"/>
              <w:left w:val="nil"/>
              <w:bottom w:val="single" w:sz="4" w:space="0" w:color="auto"/>
              <w:right w:val="nil"/>
            </w:tcBorders>
            <w:noWrap/>
            <w:hideMark/>
          </w:tcPr>
          <w:p w14:paraId="3D727A91" w14:textId="77777777" w:rsidR="000D48EE" w:rsidRPr="00015210" w:rsidRDefault="000D48EE">
            <w:pPr>
              <w:rPr>
                <w:color w:val="000000"/>
                <w:sz w:val="20"/>
                <w:szCs w:val="20"/>
              </w:rPr>
            </w:pPr>
            <w:r w:rsidRPr="00015210">
              <w:rPr>
                <w:color w:val="000000"/>
                <w:sz w:val="20"/>
                <w:szCs w:val="20"/>
              </w:rPr>
              <w:t>N</w:t>
            </w:r>
          </w:p>
        </w:tc>
        <w:tc>
          <w:tcPr>
            <w:tcW w:w="1300" w:type="dxa"/>
            <w:tcBorders>
              <w:top w:val="nil"/>
              <w:left w:val="nil"/>
              <w:bottom w:val="single" w:sz="4" w:space="0" w:color="auto"/>
              <w:right w:val="nil"/>
            </w:tcBorders>
            <w:noWrap/>
            <w:hideMark/>
          </w:tcPr>
          <w:p w14:paraId="6BD4DAC0" w14:textId="77777777" w:rsidR="000D48EE" w:rsidRPr="00015210" w:rsidRDefault="000D48EE">
            <w:pPr>
              <w:jc w:val="center"/>
              <w:rPr>
                <w:color w:val="000000"/>
                <w:sz w:val="20"/>
                <w:szCs w:val="20"/>
              </w:rPr>
            </w:pPr>
            <w:r w:rsidRPr="00015210">
              <w:rPr>
                <w:color w:val="000000"/>
                <w:sz w:val="20"/>
                <w:szCs w:val="20"/>
              </w:rPr>
              <w:t>3,613</w:t>
            </w:r>
          </w:p>
        </w:tc>
        <w:tc>
          <w:tcPr>
            <w:tcW w:w="1300" w:type="dxa"/>
            <w:tcBorders>
              <w:top w:val="nil"/>
              <w:left w:val="nil"/>
              <w:bottom w:val="single" w:sz="4" w:space="0" w:color="auto"/>
              <w:right w:val="nil"/>
            </w:tcBorders>
            <w:noWrap/>
            <w:hideMark/>
          </w:tcPr>
          <w:p w14:paraId="5FD8DBED" w14:textId="77777777" w:rsidR="000D48EE" w:rsidRPr="00015210" w:rsidRDefault="000D48EE">
            <w:pPr>
              <w:jc w:val="center"/>
              <w:rPr>
                <w:color w:val="000000"/>
                <w:sz w:val="20"/>
                <w:szCs w:val="20"/>
              </w:rPr>
            </w:pPr>
            <w:r w:rsidRPr="00015210">
              <w:rPr>
                <w:color w:val="000000"/>
                <w:sz w:val="20"/>
                <w:szCs w:val="20"/>
              </w:rPr>
              <w:t>3,612</w:t>
            </w:r>
          </w:p>
        </w:tc>
        <w:tc>
          <w:tcPr>
            <w:tcW w:w="1300" w:type="dxa"/>
            <w:tcBorders>
              <w:top w:val="nil"/>
              <w:left w:val="nil"/>
              <w:bottom w:val="single" w:sz="4" w:space="0" w:color="auto"/>
              <w:right w:val="nil"/>
            </w:tcBorders>
            <w:noWrap/>
            <w:hideMark/>
          </w:tcPr>
          <w:p w14:paraId="1D7A0DC2" w14:textId="77777777" w:rsidR="000D48EE" w:rsidRPr="00015210" w:rsidRDefault="000D48EE">
            <w:pPr>
              <w:jc w:val="center"/>
              <w:rPr>
                <w:color w:val="000000"/>
                <w:sz w:val="20"/>
                <w:szCs w:val="20"/>
              </w:rPr>
            </w:pPr>
            <w:r w:rsidRPr="00015210">
              <w:rPr>
                <w:color w:val="000000"/>
                <w:sz w:val="20"/>
                <w:szCs w:val="20"/>
              </w:rPr>
              <w:t>2,727</w:t>
            </w:r>
          </w:p>
        </w:tc>
        <w:tc>
          <w:tcPr>
            <w:tcW w:w="1300" w:type="dxa"/>
            <w:tcBorders>
              <w:top w:val="nil"/>
              <w:left w:val="nil"/>
              <w:bottom w:val="single" w:sz="4" w:space="0" w:color="auto"/>
              <w:right w:val="nil"/>
            </w:tcBorders>
            <w:noWrap/>
            <w:hideMark/>
          </w:tcPr>
          <w:p w14:paraId="6E6E8C36" w14:textId="77777777" w:rsidR="000D48EE" w:rsidRPr="00015210" w:rsidRDefault="000D48EE">
            <w:pPr>
              <w:jc w:val="center"/>
              <w:rPr>
                <w:color w:val="000000"/>
                <w:sz w:val="20"/>
                <w:szCs w:val="20"/>
              </w:rPr>
            </w:pPr>
            <w:r w:rsidRPr="00015210">
              <w:rPr>
                <w:color w:val="000000"/>
                <w:sz w:val="20"/>
                <w:szCs w:val="20"/>
              </w:rPr>
              <w:t>2,726</w:t>
            </w:r>
          </w:p>
        </w:tc>
      </w:tr>
    </w:tbl>
    <w:p w14:paraId="45AC581C" w14:textId="21CBF656" w:rsidR="00A20131" w:rsidRPr="00015210" w:rsidRDefault="00797DC6" w:rsidP="00797DC6">
      <w:pPr>
        <w:pStyle w:val="Notes"/>
      </w:pPr>
      <w:r w:rsidRPr="00015210">
        <w:t xml:space="preserve">Notes. </w:t>
      </w:r>
      <w:r w:rsidR="00C1485A" w:rsidRPr="00015210">
        <w:t xml:space="preserve">Standard errors in parentheses. </w:t>
      </w:r>
      <w:r w:rsidR="00C1485A" w:rsidRPr="00015210">
        <w:rPr>
          <w:rFonts w:ascii="Courier New" w:hAnsi="Courier New" w:cs="Courier New"/>
        </w:rPr>
        <w:t>.</w:t>
      </w:r>
      <w:r w:rsidR="00C1485A" w:rsidRPr="00015210">
        <w:t xml:space="preserve"> p&lt;0.1, </w:t>
      </w:r>
      <w:r w:rsidR="00C1485A" w:rsidRPr="00015210">
        <w:rPr>
          <w:rFonts w:ascii="Courier New" w:hAnsi="Courier New" w:cs="Courier New"/>
        </w:rPr>
        <w:t>*</w:t>
      </w:r>
      <w:r w:rsidR="00C1485A" w:rsidRPr="00015210">
        <w:t xml:space="preserve"> p&lt;0.05, </w:t>
      </w:r>
      <w:r w:rsidR="00C1485A" w:rsidRPr="00015210">
        <w:rPr>
          <w:rFonts w:ascii="Courier New" w:hAnsi="Courier New" w:cs="Courier New"/>
        </w:rPr>
        <w:t>**</w:t>
      </w:r>
      <w:r w:rsidR="00C1485A" w:rsidRPr="00015210">
        <w:t xml:space="preserve"> p&lt;0.01, </w:t>
      </w:r>
      <w:r w:rsidR="00C1485A" w:rsidRPr="00015210">
        <w:rPr>
          <w:rFonts w:ascii="Courier New" w:hAnsi="Courier New" w:cs="Courier New"/>
        </w:rPr>
        <w:t>***</w:t>
      </w:r>
      <w:r w:rsidR="00C1485A" w:rsidRPr="00015210">
        <w:t xml:space="preserve"> p&lt;0.001. </w:t>
      </w:r>
      <w:r w:rsidRPr="00015210">
        <w:t xml:space="preserve">Column 2 has fewer observations than Column 1 </w:t>
      </w:r>
      <w:ins w:id="559" w:author="Dylan CHEN" w:date="2026-08-27T15:10:00Z" w16du:dateUtc="2026-08-27T07:10:00Z">
        <w:r w:rsidR="001165F9" w:rsidRPr="001165F9">
          <w:t xml:space="preserve">because the LLM </w:t>
        </w:r>
        <w:r w:rsidR="001165F9">
          <w:rPr>
            <w:rFonts w:hint="eastAsia"/>
          </w:rPr>
          <w:t>decline</w:t>
        </w:r>
      </w:ins>
      <w:ins w:id="560" w:author="Dylan CHEN" w:date="2026-08-27T15:11:00Z" w16du:dateUtc="2026-08-27T07:11:00Z">
        <w:r w:rsidR="001165F9">
          <w:rPr>
            <w:rFonts w:hint="eastAsia"/>
          </w:rPr>
          <w:t>d</w:t>
        </w:r>
      </w:ins>
      <w:ins w:id="561" w:author="Dylan CHEN" w:date="2026-08-27T15:10:00Z" w16du:dateUtc="2026-08-27T07:10:00Z">
        <w:r w:rsidR="001165F9">
          <w:rPr>
            <w:rFonts w:hint="eastAsia"/>
          </w:rPr>
          <w:t xml:space="preserve"> to provide the assessment </w:t>
        </w:r>
      </w:ins>
      <w:ins w:id="562" w:author="Dylan CHEN" w:date="2026-08-27T15:11:00Z" w16du:dateUtc="2026-08-27T07:11:00Z">
        <w:r w:rsidR="001165F9">
          <w:rPr>
            <w:rFonts w:hint="eastAsia"/>
          </w:rPr>
          <w:t>for a</w:t>
        </w:r>
      </w:ins>
      <w:ins w:id="563" w:author="Dylan CHEN" w:date="2026-08-27T15:10:00Z" w16du:dateUtc="2026-08-27T07:10:00Z">
        <w:r w:rsidR="001165F9">
          <w:rPr>
            <w:rFonts w:hint="eastAsia"/>
          </w:rPr>
          <w:t xml:space="preserve"> specific</w:t>
        </w:r>
      </w:ins>
      <w:ins w:id="564" w:author="Dylan CHEN" w:date="2026-08-27T15:11:00Z" w16du:dateUtc="2026-08-27T07:11:00Z">
        <w:r w:rsidR="001165F9">
          <w:rPr>
            <w:rFonts w:hint="eastAsia"/>
          </w:rPr>
          <w:t xml:space="preserve"> AI</w:t>
        </w:r>
      </w:ins>
      <w:ins w:id="565" w:author="Dylan CHEN" w:date="2026-08-27T15:10:00Z" w16du:dateUtc="2026-08-27T07:10:00Z">
        <w:r w:rsidR="001165F9">
          <w:rPr>
            <w:rFonts w:hint="eastAsia"/>
          </w:rPr>
          <w:t xml:space="preserve"> </w:t>
        </w:r>
      </w:ins>
      <w:ins w:id="566" w:author="Dylan CHEN" w:date="2026-08-27T15:11:00Z" w16du:dateUtc="2026-08-27T07:11:00Z">
        <w:r w:rsidR="001165F9">
          <w:rPr>
            <w:rFonts w:hint="eastAsia"/>
          </w:rPr>
          <w:t>answer</w:t>
        </w:r>
      </w:ins>
      <w:ins w:id="567" w:author="Dylan CHEN" w:date="2026-08-27T15:10:00Z" w16du:dateUtc="2026-08-27T07:10:00Z">
        <w:r w:rsidR="001165F9">
          <w:rPr>
            <w:rFonts w:hint="eastAsia"/>
          </w:rPr>
          <w:t>.</w:t>
        </w:r>
        <w:r w:rsidR="001165F9" w:rsidRPr="001165F9" w:rsidDel="001165F9">
          <w:t xml:space="preserve"> </w:t>
        </w:r>
      </w:ins>
      <w:del w:id="568" w:author="Dylan CHEN" w:date="2026-08-27T15:10:00Z" w16du:dateUtc="2026-08-27T07:10:00Z">
        <w:r w:rsidRPr="00015210" w:rsidDel="001165F9">
          <w:delText xml:space="preserve">because computing answer quality is not possible for a small number of questions affected by connection issues. </w:delText>
        </w:r>
      </w:del>
      <w:del w:id="569" w:author="Dylan CHEN" w:date="2026-08-27T15:12:00Z" w16du:dateUtc="2026-08-27T07:12:00Z">
        <w:r w:rsidRPr="00015210" w:rsidDel="001165F9">
          <w:delText>Columns 3 and 4 are estimated on questions with a first human answer, and the quality outcome requires generating a reference answer, both of which reduce the sample.</w:delText>
        </w:r>
      </w:del>
      <w:ins w:id="570" w:author="Dylan CHEN" w:date="2026-08-27T15:09:00Z" w16du:dateUtc="2026-08-27T07:09:00Z">
        <w:r w:rsidR="001165F9" w:rsidRPr="001165F9">
          <w:t xml:space="preserve">Columns </w:t>
        </w:r>
        <w:r w:rsidR="001165F9" w:rsidRPr="001165F9">
          <w:lastRenderedPageBreak/>
          <w:t xml:space="preserve">3 and 4 </w:t>
        </w:r>
      </w:ins>
      <w:ins w:id="571" w:author="Dylan CHEN" w:date="2026-08-27T15:12:00Z" w16du:dateUtc="2026-08-27T07:12:00Z">
        <w:r w:rsidR="001165F9" w:rsidRPr="001165F9">
          <w:t xml:space="preserve">are estimated on questions with a first human answer </w:t>
        </w:r>
      </w:ins>
      <w:ins w:id="572" w:author="Dylan CHEN" w:date="2026-08-27T15:09:00Z" w16du:dateUtc="2026-08-27T07:09:00Z">
        <w:r w:rsidR="001165F9" w:rsidRPr="001165F9">
          <w:t xml:space="preserve">and the required first-human-answer-quality outcome. Column 4 additionally requires usable AI-answer quality and therefore excludes one further observation. </w:t>
        </w:r>
      </w:ins>
    </w:p>
    <w:p w14:paraId="59575F88" w14:textId="60D5422D"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(H1).</w:t>
      </w:r>
      <w:r w:rsidRPr="00015210">
        <w:rPr>
          <w:rFonts w:eastAsia="Times New Roman"/>
          <w:color w:val="000000"/>
          <w:szCs w:val="24"/>
        </w:rPr>
        <w:t xml:space="preserve"> </w:t>
      </w:r>
      <w:r w:rsidR="001C3581" w:rsidRPr="001C3581">
        <w:rPr>
          <w:rFonts w:eastAsia="Times New Roman"/>
          <w:color w:val="000000"/>
          <w:szCs w:val="24"/>
        </w:rPr>
        <w:t xml:space="preserve">The AI indicator is positive and significant (0.188, p &lt; 0.05). Projected to an AI answer whose content contributes nothing, the presence of a labeled AI answer raises rather than lowers the number of human answers a question attracts, consistent with contributors treating the AI as a weak competitor whose appearance invites a response. </w:t>
      </w:r>
      <w:r w:rsidR="001C3581">
        <w:rPr>
          <w:rFonts w:eastAsia="Times New Roman" w:hint="eastAsia"/>
          <w:color w:val="000000"/>
          <w:szCs w:val="24"/>
        </w:rPr>
        <w:t>This provides support for H1</w:t>
      </w:r>
      <w:r w:rsidR="001C3581" w:rsidRPr="001C3581">
        <w:rPr>
          <w:rFonts w:eastAsia="Times New Roman"/>
          <w:color w:val="000000"/>
          <w:szCs w:val="24"/>
        </w:rPr>
        <w:t>.</w:t>
      </w:r>
    </w:p>
    <w:p w14:paraId="076B199B" w14:textId="1A10AB08" w:rsidR="00B51AB5" w:rsidRPr="00015210" w:rsidRDefault="00B51AB5" w:rsidP="00B51AB5">
      <w:pPr>
        <w:pStyle w:val="Paragraph0"/>
        <w:rPr>
          <w:rFonts w:eastAsia="Times New Roman"/>
          <w:color w:val="000000"/>
          <w:szCs w:val="24"/>
        </w:rPr>
      </w:pPr>
      <w:r w:rsidRPr="00015210">
        <w:rPr>
          <w:rFonts w:eastAsia="Times New Roman"/>
          <w:b/>
          <w:bCs/>
          <w:color w:val="000000"/>
          <w:szCs w:val="24"/>
        </w:rPr>
        <w:t xml:space="preserve">The length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(H2).</w:t>
      </w:r>
      <w:r w:rsidRPr="00015210">
        <w:rPr>
          <w:rFonts w:eastAsia="Times New Roman"/>
          <w:color w:val="000000"/>
          <w:szCs w:val="24"/>
        </w:rPr>
        <w:t xml:space="preserve"> The interaction between the AI indicator and AI answer length is negative and significant (−0.046, p &lt; 0.</w:t>
      </w:r>
      <w:r w:rsidR="0036761E" w:rsidRPr="00015210">
        <w:rPr>
          <w:rFonts w:eastAsia="Times New Roman"/>
          <w:color w:val="000000"/>
          <w:szCs w:val="24"/>
        </w:rPr>
        <w:t>0</w:t>
      </w:r>
      <w:r w:rsidRPr="00015210">
        <w:rPr>
          <w:rFonts w:eastAsia="Times New Roman"/>
          <w:color w:val="000000"/>
          <w:szCs w:val="24"/>
        </w:rPr>
        <w:t xml:space="preserve">01). As the AI answer gets longer, the consequence of having it under the question becomes more adverse to human contribution. </w:t>
      </w:r>
      <w:r w:rsidR="001C3581">
        <w:rPr>
          <w:rFonts w:eastAsia="Times New Roman" w:hint="eastAsia"/>
          <w:color w:val="000000"/>
          <w:szCs w:val="24"/>
        </w:rPr>
        <w:t xml:space="preserve">This provides support for </w:t>
      </w:r>
      <w:r w:rsidRPr="00015210">
        <w:rPr>
          <w:rFonts w:eastAsia="Times New Roman"/>
          <w:color w:val="000000"/>
          <w:szCs w:val="24"/>
        </w:rPr>
        <w:t>H2.</w:t>
      </w:r>
    </w:p>
    <w:p w14:paraId="3F7E5418" w14:textId="0AF10284" w:rsidR="001C3581" w:rsidRPr="00D2526D" w:rsidRDefault="00B51AB5" w:rsidP="00D2526D">
      <w:pPr>
        <w:pStyle w:val="Paragraph0"/>
      </w:pPr>
      <w:r w:rsidRPr="00015210">
        <w:rPr>
          <w:b/>
          <w:bCs/>
        </w:rPr>
        <w:t xml:space="preserve">The quality </w:t>
      </w:r>
      <w:r w:rsidR="00745A6A">
        <w:rPr>
          <w:b/>
          <w:bCs/>
        </w:rPr>
        <w:t>effect</w:t>
      </w:r>
      <w:r w:rsidR="00745A6A" w:rsidRPr="00015210">
        <w:rPr>
          <w:b/>
          <w:bCs/>
        </w:rPr>
        <w:t xml:space="preserve"> </w:t>
      </w:r>
      <w:r w:rsidRPr="00015210">
        <w:rPr>
          <w:b/>
          <w:bCs/>
        </w:rPr>
        <w:t>(H3).</w:t>
      </w:r>
      <w:r w:rsidRPr="00015210">
        <w:t xml:space="preserve"> The interaction with AI answer quality is small and statistically indistinguishable from zero (0.004,</w:t>
      </w:r>
      <w:ins w:id="573" w:author="Dylan CHEN" w:date="2026-08-27T16:30:00Z" w16du:dateUtc="2026-08-27T08:30:00Z">
        <w:r w:rsidR="00437BA6">
          <w:rPr>
            <w:rFonts w:hint="eastAsia"/>
          </w:rPr>
          <w:t xml:space="preserve"> p = 0.391</w:t>
        </w:r>
      </w:ins>
      <w:del w:id="574" w:author="Dylan CHEN" w:date="2026-08-27T16:30:00Z" w16du:dateUtc="2026-08-27T08:30:00Z">
        <w:r w:rsidRPr="00015210" w:rsidDel="00437BA6">
          <w:delText xml:space="preserve"> s.e. 0.004</w:delText>
        </w:r>
      </w:del>
      <w:r w:rsidRPr="00015210">
        <w:t xml:space="preserve">). The consequence of having an AI answer under a question does not depend on how good that answer is. This is the prediction that separates our account from a capability-deterrence account, under which better AI should deter more. </w:t>
      </w:r>
      <w:r w:rsidR="001C3581" w:rsidRPr="00D2526D">
        <w:t>We find no evidence against the null prediction of H3.</w:t>
      </w:r>
    </w:p>
    <w:p w14:paraId="7ACF5FEF" w14:textId="1805F65D" w:rsidR="00B51AB5" w:rsidRPr="00015210" w:rsidRDefault="00B51AB5" w:rsidP="00B51AB5">
      <w:pPr>
        <w:pStyle w:val="Paragraph0"/>
      </w:pPr>
      <w:r w:rsidRPr="00015210">
        <w:rPr>
          <w:rFonts w:eastAsia="Times New Roman"/>
          <w:color w:val="000000"/>
          <w:szCs w:val="24"/>
        </w:rPr>
        <w:t xml:space="preserve">Together the three coefficients describe </w:t>
      </w:r>
      <w:r w:rsidR="00745A6A">
        <w:rPr>
          <w:rFonts w:eastAsia="Times New Roman"/>
          <w:color w:val="000000"/>
          <w:szCs w:val="24"/>
        </w:rPr>
        <w:t>that</w:t>
      </w:r>
      <w:r w:rsidRPr="00015210">
        <w:rPr>
          <w:rFonts w:eastAsia="Times New Roman"/>
          <w:color w:val="000000"/>
          <w:szCs w:val="24"/>
        </w:rPr>
        <w:t xml:space="preserve"> having an AI answer under the question draws human contribution</w:t>
      </w:r>
      <w:r w:rsidR="00745A6A" w:rsidRPr="00745A6A">
        <w:rPr>
          <w:rFonts w:eastAsia="Times New Roman"/>
          <w:color w:val="000000"/>
          <w:szCs w:val="24"/>
        </w:rPr>
        <w:t xml:space="preserve"> </w:t>
      </w:r>
      <w:r w:rsidR="00745A6A">
        <w:rPr>
          <w:rFonts w:eastAsia="Times New Roman"/>
          <w:color w:val="000000"/>
          <w:szCs w:val="24"/>
        </w:rPr>
        <w:t>w</w:t>
      </w:r>
      <w:r w:rsidR="00745A6A" w:rsidRPr="00015210">
        <w:rPr>
          <w:rFonts w:eastAsia="Times New Roman"/>
          <w:color w:val="000000"/>
          <w:szCs w:val="24"/>
        </w:rPr>
        <w:t>here the AI answer’s content is thin</w:t>
      </w:r>
      <w:r w:rsidR="00745A6A">
        <w:rPr>
          <w:rFonts w:eastAsia="Times New Roman"/>
          <w:color w:val="000000"/>
          <w:szCs w:val="24"/>
        </w:rPr>
        <w:t>.</w:t>
      </w:r>
      <w:r w:rsidRPr="00015210">
        <w:rPr>
          <w:rFonts w:eastAsia="Times New Roman"/>
          <w:color w:val="000000"/>
          <w:szCs w:val="24"/>
        </w:rPr>
        <w:t xml:space="preserve"> </w:t>
      </w:r>
      <w:r w:rsidR="00745A6A">
        <w:rPr>
          <w:rFonts w:eastAsia="Times New Roman"/>
          <w:color w:val="000000"/>
          <w:szCs w:val="24"/>
        </w:rPr>
        <w:t>A</w:t>
      </w:r>
      <w:r w:rsidRPr="00015210">
        <w:rPr>
          <w:rFonts w:eastAsia="Times New Roman"/>
          <w:color w:val="000000"/>
          <w:szCs w:val="24"/>
        </w:rPr>
        <w:t>s content thickens, the draw weakens.</w:t>
      </w:r>
    </w:p>
    <w:bookmarkEnd w:id="555"/>
    <w:p w14:paraId="2100D34E" w14:textId="716C989A" w:rsidR="00B51AB5" w:rsidRPr="00015210" w:rsidRDefault="00B51AB5" w:rsidP="0049010E">
      <w:pPr>
        <w:pStyle w:val="Heading2"/>
      </w:pPr>
      <w:r w:rsidRPr="00015210">
        <w:t>How the Effect on Answer Quality Varies with the AI Answer</w:t>
      </w:r>
    </w:p>
    <w:p w14:paraId="3F6CA7BF" w14:textId="74F9AD10" w:rsidR="00B51AB5" w:rsidRPr="00015210" w:rsidRDefault="00B51AB5" w:rsidP="00B76B85">
      <w:pPr>
        <w:pStyle w:val="Paragraph0"/>
      </w:pPr>
      <w:r w:rsidRPr="00015210">
        <w:t xml:space="preserve">Columns 3 and 4 </w:t>
      </w:r>
      <w:r w:rsidR="00745A6A">
        <w:t xml:space="preserve">of Table 3 </w:t>
      </w:r>
      <w:r w:rsidRPr="00015210">
        <w:t xml:space="preserve">study the effect of internal GenAI-generated answers on </w:t>
      </w:r>
      <w:r w:rsidR="002B3B5F" w:rsidRPr="00015210">
        <w:t xml:space="preserve">the </w:t>
      </w:r>
      <w:r w:rsidRPr="00015210">
        <w:t>quality of the first human answer.</w:t>
      </w:r>
      <w:r w:rsidR="002B3B5F" w:rsidRPr="00015210">
        <w:t xml:space="preserve"> Column 3 shows that the average effect of internal GenAI on the quality of the first human answer is small and statistically insignificant (0.072, </w:t>
      </w:r>
      <w:ins w:id="575" w:author="Dylan CHEN" w:date="2026-08-27T16:30:00Z" w16du:dateUtc="2026-08-27T08:30:00Z">
        <w:r w:rsidR="00437BA6">
          <w:rPr>
            <w:rFonts w:hint="eastAsia"/>
          </w:rPr>
          <w:t>p = 0.381</w:t>
        </w:r>
      </w:ins>
      <w:del w:id="576" w:author="Dylan CHEN" w:date="2026-08-27T16:30:00Z" w16du:dateUtc="2026-08-27T08:30:00Z">
        <w:r w:rsidR="002B3B5F" w:rsidRPr="00015210" w:rsidDel="00437BA6">
          <w:delText>s.e. 0.083</w:delText>
        </w:r>
      </w:del>
      <w:r w:rsidR="002B3B5F" w:rsidRPr="00015210">
        <w:t xml:space="preserve">), and we proceed to examine how this average effect is composed through the AI content profile in </w:t>
      </w:r>
      <w:r w:rsidR="002B3B5F" w:rsidRPr="00015210">
        <w:lastRenderedPageBreak/>
        <w:t>Column 4.</w:t>
      </w:r>
    </w:p>
    <w:p w14:paraId="5302207B" w14:textId="1EFDDA85" w:rsidR="001C3581" w:rsidRPr="001C3581" w:rsidRDefault="00B51AB5" w:rsidP="00D2526D">
      <w:pPr>
        <w:pStyle w:val="Paragraph0"/>
        <w:rPr>
          <w:color w:val="000000"/>
        </w:rPr>
      </w:pPr>
      <w:r w:rsidRPr="00015210">
        <w:rPr>
          <w:rFonts w:eastAsia="Times New Roman"/>
          <w:b/>
          <w:bCs/>
          <w:color w:val="000000"/>
          <w:szCs w:val="24"/>
        </w:rPr>
        <w:t xml:space="preserve">The label </w:t>
      </w:r>
      <w:r w:rsidR="00745A6A">
        <w:rPr>
          <w:rFonts w:eastAsia="Times New Roman"/>
          <w:b/>
          <w:bCs/>
          <w:color w:val="000000"/>
          <w:szCs w:val="24"/>
        </w:rPr>
        <w:t>effect</w:t>
      </w:r>
      <w:r w:rsidR="00745A6A" w:rsidRPr="00015210">
        <w:rPr>
          <w:rFonts w:eastAsia="Times New Roman"/>
          <w:b/>
          <w:bCs/>
          <w:color w:val="000000"/>
          <w:szCs w:val="24"/>
        </w:rPr>
        <w:t xml:space="preserve"> </w:t>
      </w:r>
      <w:r w:rsidRPr="00015210">
        <w:rPr>
          <w:rFonts w:eastAsia="Times New Roman"/>
          <w:b/>
          <w:bCs/>
          <w:color w:val="000000"/>
          <w:szCs w:val="24"/>
        </w:rPr>
        <w:t>(H4).</w:t>
      </w:r>
      <w:r w:rsidRPr="00015210">
        <w:rPr>
          <w:rFonts w:eastAsia="Times New Roman"/>
          <w:color w:val="000000"/>
          <w:szCs w:val="24"/>
        </w:rPr>
        <w:t xml:space="preserve"> </w:t>
      </w:r>
      <w:r w:rsidR="001C3581" w:rsidRPr="001C3581">
        <w:rPr>
          <w:rFonts w:eastAsia="Times New Roman"/>
          <w:color w:val="000000"/>
          <w:szCs w:val="24"/>
        </w:rPr>
        <w:t>The AI indicator is not statistically significant (0.411,</w:t>
      </w:r>
      <w:ins w:id="577" w:author="Dylan CHEN" w:date="2026-08-27T16:31:00Z" w16du:dateUtc="2026-08-27T08:31:00Z">
        <w:r w:rsidR="00437BA6">
          <w:rPr>
            <w:rFonts w:eastAsia="Times New Roman" w:hint="eastAsia"/>
            <w:color w:val="000000"/>
            <w:szCs w:val="24"/>
          </w:rPr>
          <w:t xml:space="preserve"> p = 0.495</w:t>
        </w:r>
      </w:ins>
      <w:del w:id="578" w:author="Dylan CHEN" w:date="2026-08-27T16:31:00Z" w16du:dateUtc="2026-08-27T08:31:00Z">
        <w:r w:rsidR="001C3581" w:rsidRPr="001C3581" w:rsidDel="00437BA6">
          <w:rPr>
            <w:rFonts w:eastAsia="Times New Roman"/>
            <w:color w:val="000000"/>
            <w:szCs w:val="24"/>
          </w:rPr>
          <w:delText xml:space="preserve"> s.e. 0.718</w:delText>
        </w:r>
      </w:del>
      <w:r w:rsidR="001C3581" w:rsidRPr="001C3581">
        <w:rPr>
          <w:rFonts w:eastAsia="Times New Roman"/>
          <w:color w:val="000000"/>
          <w:szCs w:val="24"/>
        </w:rPr>
        <w:t>). Consistent with H4, the bare fact of machine authorship does not shift the quality of the human answer: once a contributor has committed to answering and engages with the content, effort is calibrated to the demonstrated standard rather than to the abstract source cue. As with our other null predictions, we treat this as an absence of evidence for a label effect on quality rather than proof of an exact zero. H4 is supported.</w:t>
      </w:r>
    </w:p>
    <w:p w14:paraId="1191BDC0" w14:textId="312A99C6" w:rsidR="001C3581" w:rsidRPr="00D2526D" w:rsidRDefault="00B51AB5" w:rsidP="00D2526D">
      <w:pPr>
        <w:pStyle w:val="Paragraph0"/>
      </w:pPr>
      <w:r w:rsidRPr="00015210">
        <w:rPr>
          <w:b/>
          <w:bCs/>
        </w:rPr>
        <w:t xml:space="preserve">The length </w:t>
      </w:r>
      <w:r w:rsidR="00745A6A">
        <w:rPr>
          <w:b/>
          <w:bCs/>
        </w:rPr>
        <w:t>effect</w:t>
      </w:r>
      <w:r w:rsidR="00745A6A" w:rsidRPr="00015210">
        <w:rPr>
          <w:b/>
          <w:bCs/>
        </w:rPr>
        <w:t xml:space="preserve"> </w:t>
      </w:r>
      <w:r w:rsidRPr="00015210">
        <w:rPr>
          <w:b/>
          <w:bCs/>
        </w:rPr>
        <w:t>(H5).</w:t>
      </w:r>
      <w:r w:rsidRPr="00015210">
        <w:t xml:space="preserve"> </w:t>
      </w:r>
      <w:r w:rsidR="001C3581" w:rsidRPr="00D2526D">
        <w:t>The interaction with AI answer length is negative but not statistically significant (−0.204,</w:t>
      </w:r>
      <w:ins w:id="579" w:author="Dylan CHEN" w:date="2026-08-27T16:31:00Z" w16du:dateUtc="2026-08-27T08:31:00Z">
        <w:r w:rsidR="00437BA6">
          <w:rPr>
            <w:rFonts w:hint="eastAsia"/>
          </w:rPr>
          <w:t xml:space="preserve"> p = 0.054</w:t>
        </w:r>
      </w:ins>
      <w:del w:id="580" w:author="Dylan CHEN" w:date="2026-08-27T16:31:00Z" w16du:dateUtc="2026-08-27T08:31:00Z">
        <w:r w:rsidR="001C3581" w:rsidRPr="00D2526D" w:rsidDel="00437BA6">
          <w:delText xml:space="preserve"> s.e. 0.128</w:delText>
        </w:r>
      </w:del>
      <w:r w:rsidR="001C3581" w:rsidRPr="00D2526D">
        <w:t xml:space="preserve">). How much of the question the AI answer </w:t>
      </w:r>
      <w:r w:rsidR="001C3581">
        <w:rPr>
          <w:rFonts w:hint="eastAsia"/>
        </w:rPr>
        <w:t xml:space="preserve">seems to </w:t>
      </w:r>
      <w:r w:rsidR="001C3581" w:rsidRPr="00D2526D">
        <w:t xml:space="preserve">cover does not change how good the human answer is, which is consistent with our theoretical </w:t>
      </w:r>
      <w:r w:rsidR="001C3581">
        <w:rPr>
          <w:rFonts w:hint="eastAsia"/>
        </w:rPr>
        <w:t>prediction</w:t>
      </w:r>
      <w:r w:rsidR="001C3581" w:rsidRPr="00D2526D">
        <w:t>. We find no evidence against H5.</w:t>
      </w:r>
    </w:p>
    <w:p w14:paraId="1905703F" w14:textId="7D418B20" w:rsidR="002F3285" w:rsidRPr="00015210" w:rsidRDefault="00B51AB5" w:rsidP="002F3285">
      <w:pPr>
        <w:pStyle w:val="Paragraph0"/>
      </w:pPr>
      <w:bookmarkStart w:id="581" w:name="OLE_LINK1"/>
      <w:r w:rsidRPr="00015210">
        <w:rPr>
          <w:b/>
          <w:bCs/>
        </w:rPr>
        <w:t xml:space="preserve">The quality </w:t>
      </w:r>
      <w:r w:rsidR="00745A6A">
        <w:rPr>
          <w:b/>
          <w:bCs/>
        </w:rPr>
        <w:t>effect</w:t>
      </w:r>
      <w:r w:rsidR="00745A6A" w:rsidRPr="00015210">
        <w:rPr>
          <w:b/>
          <w:bCs/>
        </w:rPr>
        <w:t xml:space="preserve"> </w:t>
      </w:r>
      <w:r w:rsidRPr="00015210">
        <w:rPr>
          <w:b/>
          <w:bCs/>
        </w:rPr>
        <w:t>(H6).</w:t>
      </w:r>
      <w:r w:rsidRPr="00015210">
        <w:t xml:space="preserve"> The interaction between the AI indicator and AI answer quality is positive and significant (0.</w:t>
      </w:r>
      <w:r w:rsidR="000D48EE" w:rsidRPr="00015210">
        <w:t>114</w:t>
      </w:r>
      <w:r w:rsidRPr="00015210">
        <w:t>, p &lt; 0.0</w:t>
      </w:r>
      <w:r w:rsidR="000D48EE" w:rsidRPr="00015210">
        <w:t>1</w:t>
      </w:r>
      <w:r w:rsidRPr="00015210">
        <w:t xml:space="preserve">). The better the AI answer, the higher the quality of the human answer that follows it. </w:t>
      </w:r>
      <w:r w:rsidR="002F3285" w:rsidRPr="00015210">
        <w:t xml:space="preserve">This is consistent with our </w:t>
      </w:r>
      <w:r w:rsidR="001C3581">
        <w:rPr>
          <w:rFonts w:hint="eastAsia"/>
        </w:rPr>
        <w:t>account</w:t>
      </w:r>
      <w:r w:rsidR="002F3285" w:rsidRPr="00015210">
        <w:t xml:space="preserve">: when </w:t>
      </w:r>
      <w:r w:rsidR="001C3581">
        <w:rPr>
          <w:rFonts w:hint="eastAsia"/>
        </w:rPr>
        <w:t xml:space="preserve">the </w:t>
      </w:r>
      <w:r w:rsidR="002F3285" w:rsidRPr="00015210">
        <w:t xml:space="preserve">AI sets a higher benchmark in the competition, human contributors respond with higher quality answers. </w:t>
      </w:r>
      <w:r w:rsidRPr="00015210">
        <w:t>H6 is supported.</w:t>
      </w:r>
      <w:ins w:id="582" w:author="Dylan CHEN" w:date="2026-08-29T09:45:00Z" w16du:dateUtc="2026-08-29T01:45:00Z">
        <w:r w:rsidR="000728F4" w:rsidRPr="000728F4">
          <w:t xml:space="preserve"> To isolate the effect of AI quality, we restrict the analysis to the first human answer, which avoids potential contamination from later responses that may be systematically related to both quality and ordering. Appendix D provides additional details and shows that the result is robust to this specification.</w:t>
        </w:r>
      </w:ins>
    </w:p>
    <w:bookmarkEnd w:id="581"/>
    <w:p w14:paraId="7C63F95A" w14:textId="568D8BCC" w:rsidR="001C3581" w:rsidRDefault="002F3285" w:rsidP="0049010E">
      <w:pPr>
        <w:pStyle w:val="Heading2"/>
        <w:rPr>
          <w:color w:val="000000"/>
          <w:sz w:val="22"/>
        </w:rPr>
      </w:pPr>
      <w:r w:rsidRPr="00015210">
        <w:t>The Pattern as a Whole</w:t>
      </w:r>
    </w:p>
    <w:p w14:paraId="47A650FC" w14:textId="24F3DAE3" w:rsidR="001C3581" w:rsidRPr="00D2526D" w:rsidRDefault="001C3581">
      <w:pPr>
        <w:pStyle w:val="Paragraph0"/>
        <w:pPrChange w:id="583" w:author="Dylan CHEN" w:date="2026-08-27T16:36:00Z" w16du:dateUtc="2026-08-27T08:36:00Z">
          <w:pPr>
            <w:pStyle w:val="Paragraph0"/>
            <w:spacing w:before="100" w:beforeAutospacing="1"/>
          </w:pPr>
        </w:pPrChange>
      </w:pPr>
      <w:r w:rsidRPr="00D2526D">
        <w:t>Table 4 sets the six tests against their predictions, and the estimates trace the pattern predicted by our framework in Section 3. Length reduces supply (H2: −0.046, p &lt; 0.001), and quality raises effort (H6: 0.114, p &lt; 0.01). The two predictions of n</w:t>
      </w:r>
      <w:r>
        <w:rPr>
          <w:rFonts w:hint="eastAsia"/>
        </w:rPr>
        <w:t>ull</w:t>
      </w:r>
      <w:r w:rsidRPr="00D2526D">
        <w:t xml:space="preserve"> effect behave as our </w:t>
      </w:r>
      <w:r w:rsidRPr="00D2526D">
        <w:lastRenderedPageBreak/>
        <w:t xml:space="preserve">account requires: we find no evidence that quality shifts supply (H3) or that length shifts effort (H5). We </w:t>
      </w:r>
      <w:r>
        <w:rPr>
          <w:rFonts w:hint="eastAsia"/>
        </w:rPr>
        <w:t>consider</w:t>
      </w:r>
      <w:r w:rsidRPr="00D2526D">
        <w:t xml:space="preserve"> these as an absence of evidence for an effect, not as proof that the effect is exactly zero. The label raises answer supply (H1: 0.188, p &lt; 0.05) and, consistent with H4, has no detectable effect on human answer quality. Read together, the cues an answerer registers at a glance</w:t>
      </w:r>
      <w:r>
        <w:rPr>
          <w:rFonts w:hint="eastAsia"/>
        </w:rPr>
        <w:t xml:space="preserve">, including </w:t>
      </w:r>
      <w:r w:rsidRPr="00D2526D">
        <w:t>the label and the length</w:t>
      </w:r>
      <w:r>
        <w:rPr>
          <w:rFonts w:hint="eastAsia"/>
        </w:rPr>
        <w:t xml:space="preserve">, </w:t>
      </w:r>
      <w:r w:rsidRPr="00D2526D">
        <w:t>govern entry</w:t>
      </w:r>
      <w:ins w:id="584" w:author="Dylan CHEN" w:date="2026-08-27T17:10:00Z" w16du:dateUtc="2026-08-27T09:10:00Z">
        <w:r w:rsidR="003F35AE">
          <w:rPr>
            <w:rFonts w:hint="eastAsia"/>
          </w:rPr>
          <w:t>;</w:t>
        </w:r>
      </w:ins>
      <w:del w:id="585" w:author="Dylan CHEN" w:date="2026-08-27T17:10:00Z" w16du:dateUtc="2026-08-27T09:10:00Z">
        <w:r w:rsidRPr="00D2526D" w:rsidDel="003F35AE">
          <w:delText>,</w:delText>
        </w:r>
      </w:del>
      <w:r w:rsidRPr="00D2526D">
        <w:t xml:space="preserve"> while the cue that requires reading</w:t>
      </w:r>
      <w:r>
        <w:rPr>
          <w:rFonts w:hint="eastAsia"/>
        </w:rPr>
        <w:t xml:space="preserve">, </w:t>
      </w:r>
      <w:r w:rsidRPr="00D2526D">
        <w:t>quality</w:t>
      </w:r>
      <w:r>
        <w:rPr>
          <w:rFonts w:hint="eastAsia"/>
        </w:rPr>
        <w:t xml:space="preserve">, </w:t>
      </w:r>
      <w:r w:rsidRPr="00D2526D">
        <w:t xml:space="preserve">governs </w:t>
      </w:r>
      <w:ins w:id="586" w:author="Dylan CHEN" w:date="2026-08-27T17:09:00Z" w16du:dateUtc="2026-08-27T09:09:00Z">
        <w:r w:rsidR="003F35AE">
          <w:rPr>
            <w:rFonts w:hint="eastAsia"/>
          </w:rPr>
          <w:t xml:space="preserve">the </w:t>
        </w:r>
      </w:ins>
      <w:r>
        <w:rPr>
          <w:rFonts w:hint="eastAsia"/>
        </w:rPr>
        <w:t>quality decision</w:t>
      </w:r>
      <w:r w:rsidRPr="00D2526D">
        <w:t>.</w:t>
      </w:r>
    </w:p>
    <w:p w14:paraId="78C7FE5B" w14:textId="0F38E794" w:rsidR="00767B04" w:rsidRPr="00015210" w:rsidRDefault="00767B04" w:rsidP="004D1041">
      <w:pPr>
        <w:pStyle w:val="TableFiguretitle"/>
      </w:pPr>
      <w:r w:rsidRPr="00015210">
        <w:t xml:space="preserve">Table </w:t>
      </w:r>
      <w:r w:rsidR="00745A6A">
        <w:t>4</w:t>
      </w:r>
      <w:r w:rsidRPr="00015210">
        <w:t>. Predictions and results</w:t>
      </w:r>
    </w:p>
    <w:tbl>
      <w:tblPr>
        <w:tblStyle w:val="TableGrid"/>
        <w:tblW w:w="0" w:type="auto"/>
        <w:tblLook w:val="04A0" w:firstRow="1" w:lastRow="0" w:firstColumn="1" w:lastColumn="0" w:noHBand="0" w:noVBand="1"/>
      </w:tblPr>
      <w:tblGrid>
        <w:gridCol w:w="990"/>
        <w:gridCol w:w="4135"/>
        <w:gridCol w:w="4069"/>
      </w:tblGrid>
      <w:tr w:rsidR="00767B04" w:rsidRPr="00015210" w14:paraId="6959C7C7" w14:textId="77777777" w:rsidTr="004D1041">
        <w:tc>
          <w:tcPr>
            <w:tcW w:w="0" w:type="auto"/>
            <w:hideMark/>
          </w:tcPr>
          <w:p w14:paraId="2B75F39A" w14:textId="77777777" w:rsidR="00767B04" w:rsidRPr="00015210" w:rsidRDefault="00767B04" w:rsidP="00E83740">
            <w:pPr>
              <w:rPr>
                <w:color w:val="000000"/>
              </w:rPr>
            </w:pPr>
          </w:p>
        </w:tc>
        <w:tc>
          <w:tcPr>
            <w:tcW w:w="0" w:type="auto"/>
            <w:hideMark/>
          </w:tcPr>
          <w:p w14:paraId="670F2F3D" w14:textId="77777777" w:rsidR="00767B04" w:rsidRPr="00015210" w:rsidRDefault="00767B04" w:rsidP="00E83740">
            <w:pPr>
              <w:jc w:val="center"/>
              <w:rPr>
                <w:b/>
                <w:bCs/>
              </w:rPr>
            </w:pPr>
            <w:r w:rsidRPr="00015210">
              <w:rPr>
                <w:b/>
                <w:bCs/>
              </w:rPr>
              <w:t>Answer supply (entry)</w:t>
            </w:r>
          </w:p>
        </w:tc>
        <w:tc>
          <w:tcPr>
            <w:tcW w:w="0" w:type="auto"/>
            <w:hideMark/>
          </w:tcPr>
          <w:p w14:paraId="4C941E43" w14:textId="77777777" w:rsidR="00767B04" w:rsidRPr="00015210" w:rsidRDefault="00767B04" w:rsidP="00E83740">
            <w:pPr>
              <w:jc w:val="center"/>
              <w:rPr>
                <w:b/>
                <w:bCs/>
              </w:rPr>
            </w:pPr>
            <w:r w:rsidRPr="00015210">
              <w:rPr>
                <w:b/>
                <w:bCs/>
              </w:rPr>
              <w:t>Answer quality (effort)</w:t>
            </w:r>
          </w:p>
        </w:tc>
      </w:tr>
      <w:tr w:rsidR="00767B04" w:rsidRPr="00015210" w14:paraId="1B9FF472" w14:textId="77777777" w:rsidTr="004D1041">
        <w:tc>
          <w:tcPr>
            <w:tcW w:w="0" w:type="auto"/>
            <w:hideMark/>
          </w:tcPr>
          <w:p w14:paraId="34521C86" w14:textId="7A6FFD1E" w:rsidR="00767B04" w:rsidRPr="00015210" w:rsidRDefault="00767B04" w:rsidP="00E83740">
            <w:r w:rsidRPr="00015210">
              <w:rPr>
                <w:b/>
                <w:bCs/>
              </w:rPr>
              <w:t>Label</w:t>
            </w:r>
          </w:p>
        </w:tc>
        <w:tc>
          <w:tcPr>
            <w:tcW w:w="0" w:type="auto"/>
            <w:hideMark/>
          </w:tcPr>
          <w:p w14:paraId="4D1D047D" w14:textId="60275B13" w:rsidR="00767B04" w:rsidRPr="00015210" w:rsidRDefault="00767B04" w:rsidP="00E83740">
            <w:r w:rsidRPr="00015210">
              <w:t>H1</w:t>
            </w:r>
            <w:r w:rsidR="001C3581">
              <w:rPr>
                <w:rFonts w:hint="eastAsia"/>
              </w:rPr>
              <w:t xml:space="preserve"> (</w:t>
            </w:r>
            <w:r w:rsidRPr="00015210">
              <w:t>positive</w:t>
            </w:r>
            <w:r w:rsidR="001C3581">
              <w:rPr>
                <w:rFonts w:hint="eastAsia"/>
              </w:rPr>
              <w:t>):</w:t>
            </w:r>
            <w:r w:rsidRPr="00015210">
              <w:t xml:space="preserve"> 0.</w:t>
            </w:r>
            <w:r w:rsidR="00572CD6" w:rsidRPr="00015210">
              <w:t>188</w:t>
            </w:r>
            <w:r w:rsidR="001C3581">
              <w:rPr>
                <w:rFonts w:hint="eastAsia"/>
              </w:rPr>
              <w:t>*</w:t>
            </w:r>
            <w:r w:rsidRPr="00015210">
              <w:t xml:space="preserve">, </w:t>
            </w:r>
            <w:r w:rsidR="002D1C42" w:rsidRPr="00015210">
              <w:t>Supported</w:t>
            </w:r>
            <w:r w:rsidRPr="00015210">
              <w:t xml:space="preserve"> </w:t>
            </w:r>
          </w:p>
        </w:tc>
        <w:tc>
          <w:tcPr>
            <w:tcW w:w="0" w:type="auto"/>
            <w:hideMark/>
          </w:tcPr>
          <w:p w14:paraId="22562280" w14:textId="77777777" w:rsidR="001C3581" w:rsidRPr="00D2526D" w:rsidRDefault="001C3581" w:rsidP="001C3581">
            <w:r w:rsidRPr="00D2526D">
              <w:t>H4 (no effect predicted): n.s., consistent</w:t>
            </w:r>
          </w:p>
          <w:p w14:paraId="6D421802" w14:textId="71A2BC95" w:rsidR="00767B04" w:rsidRPr="00015210" w:rsidRDefault="00767B04" w:rsidP="00E83740"/>
        </w:tc>
      </w:tr>
      <w:tr w:rsidR="00767B04" w:rsidRPr="00015210" w14:paraId="45C75207" w14:textId="77777777" w:rsidTr="004D1041">
        <w:tc>
          <w:tcPr>
            <w:tcW w:w="0" w:type="auto"/>
            <w:hideMark/>
          </w:tcPr>
          <w:p w14:paraId="62718CA8" w14:textId="77777777" w:rsidR="00767B04" w:rsidRPr="00015210" w:rsidRDefault="00767B04" w:rsidP="00E83740">
            <w:r w:rsidRPr="00015210">
              <w:rPr>
                <w:b/>
                <w:bCs/>
              </w:rPr>
              <w:t>Length</w:t>
            </w:r>
          </w:p>
        </w:tc>
        <w:tc>
          <w:tcPr>
            <w:tcW w:w="0" w:type="auto"/>
            <w:hideMark/>
          </w:tcPr>
          <w:p w14:paraId="392E01AB" w14:textId="65657767" w:rsidR="00767B04" w:rsidRPr="00015210" w:rsidRDefault="00767B04" w:rsidP="00E83740">
            <w:r w:rsidRPr="00015210">
              <w:t>H2</w:t>
            </w:r>
            <w:r w:rsidR="001C3581">
              <w:rPr>
                <w:rFonts w:hint="eastAsia"/>
              </w:rPr>
              <w:t xml:space="preserve"> (</w:t>
            </w:r>
            <w:r w:rsidRPr="00015210">
              <w:t>negative</w:t>
            </w:r>
            <w:r w:rsidR="001C3581">
              <w:rPr>
                <w:rFonts w:hint="eastAsia"/>
              </w:rPr>
              <w:t>):</w:t>
            </w:r>
            <w:r w:rsidRPr="00015210">
              <w:t xml:space="preserve"> −0.04</w:t>
            </w:r>
            <w:r w:rsidR="00572CD6" w:rsidRPr="00015210">
              <w:t>6</w:t>
            </w:r>
            <w:r w:rsidR="001C3581">
              <w:rPr>
                <w:rFonts w:hint="eastAsia"/>
              </w:rPr>
              <w:t>***</w:t>
            </w:r>
            <w:r w:rsidRPr="00015210">
              <w:t xml:space="preserve">, </w:t>
            </w:r>
            <w:r w:rsidR="002D1C42" w:rsidRPr="00015210">
              <w:t>Supported</w:t>
            </w:r>
          </w:p>
        </w:tc>
        <w:tc>
          <w:tcPr>
            <w:tcW w:w="0" w:type="auto"/>
            <w:hideMark/>
          </w:tcPr>
          <w:p w14:paraId="19BC3D68" w14:textId="77777777" w:rsidR="001C3581" w:rsidRPr="00D2526D" w:rsidRDefault="001C3581" w:rsidP="001C3581">
            <w:r w:rsidRPr="00D2526D">
              <w:t>H5 (no effect predicted): n.s., consistent</w:t>
            </w:r>
          </w:p>
          <w:p w14:paraId="3502C188" w14:textId="79CEFA92" w:rsidR="00767B04" w:rsidRPr="00015210" w:rsidRDefault="00767B04" w:rsidP="00E83740"/>
        </w:tc>
      </w:tr>
      <w:tr w:rsidR="00767B04" w:rsidRPr="00015210" w14:paraId="35CEDF81" w14:textId="77777777" w:rsidTr="004D1041">
        <w:tc>
          <w:tcPr>
            <w:tcW w:w="0" w:type="auto"/>
            <w:hideMark/>
          </w:tcPr>
          <w:p w14:paraId="0AA2A54C" w14:textId="77777777" w:rsidR="00767B04" w:rsidRPr="00015210" w:rsidRDefault="00767B04" w:rsidP="00E83740">
            <w:r w:rsidRPr="00015210">
              <w:rPr>
                <w:b/>
                <w:bCs/>
              </w:rPr>
              <w:t>Quality</w:t>
            </w:r>
          </w:p>
        </w:tc>
        <w:tc>
          <w:tcPr>
            <w:tcW w:w="0" w:type="auto"/>
            <w:hideMark/>
          </w:tcPr>
          <w:p w14:paraId="1CAC046B" w14:textId="4FE2DD1C" w:rsidR="00767B04" w:rsidRPr="00015210" w:rsidRDefault="00767B04" w:rsidP="00E83740">
            <w:r w:rsidRPr="00015210">
              <w:t xml:space="preserve">H3: </w:t>
            </w:r>
            <w:r w:rsidR="001C3581">
              <w:rPr>
                <w:rFonts w:hint="eastAsia"/>
              </w:rPr>
              <w:t>(</w:t>
            </w:r>
            <w:r w:rsidRPr="00015210">
              <w:t>no effect predicted</w:t>
            </w:r>
            <w:r w:rsidR="001C3581">
              <w:rPr>
                <w:rFonts w:hint="eastAsia"/>
              </w:rPr>
              <w:t>):</w:t>
            </w:r>
            <w:r w:rsidRPr="00015210">
              <w:t xml:space="preserve"> n.s.</w:t>
            </w:r>
            <w:r w:rsidR="001C3581">
              <w:rPr>
                <w:rFonts w:hint="eastAsia"/>
              </w:rPr>
              <w:t>, consistent</w:t>
            </w:r>
            <w:r w:rsidRPr="00015210">
              <w:t xml:space="preserve"> </w:t>
            </w:r>
          </w:p>
        </w:tc>
        <w:tc>
          <w:tcPr>
            <w:tcW w:w="0" w:type="auto"/>
            <w:hideMark/>
          </w:tcPr>
          <w:p w14:paraId="0E322C01" w14:textId="7B52BAD9" w:rsidR="00767B04" w:rsidRPr="001C3581" w:rsidRDefault="001C3581" w:rsidP="00E83740">
            <w:r w:rsidRPr="00D2526D">
              <w:t>H6 (positive): 0.114**, supported</w:t>
            </w:r>
          </w:p>
        </w:tc>
      </w:tr>
    </w:tbl>
    <w:p w14:paraId="65ABD832" w14:textId="77777777" w:rsidR="001C3581" w:rsidRPr="00D2526D" w:rsidRDefault="001C3581" w:rsidP="00D2526D">
      <w:pPr>
        <w:pStyle w:val="Notes"/>
      </w:pPr>
      <w:r w:rsidRPr="00D2526D">
        <w:t>Notes. · p&lt;0.1, * p&lt;0.05, ** p&lt;0.01, *** p&lt;0.001.</w:t>
      </w:r>
    </w:p>
    <w:p w14:paraId="2BA64B25" w14:textId="77777777" w:rsidR="00276913" w:rsidRDefault="001C3581">
      <w:pPr>
        <w:pStyle w:val="Paragraph0"/>
        <w:pPrChange w:id="587" w:author="Dylan CHEN" w:date="2026-08-27T16:35:00Z" w16du:dateUtc="2026-08-27T08:35:00Z">
          <w:pPr>
            <w:pStyle w:val="Paragraph0"/>
            <w:spacing w:before="100" w:beforeAutospacing="1"/>
          </w:pPr>
        </w:pPrChange>
      </w:pPr>
      <w:r w:rsidRPr="00D2526D">
        <w:t>The results show a clear separation between System 1 and System 2 processing in</w:t>
      </w:r>
      <w:r>
        <w:rPr>
          <w:rFonts w:hint="eastAsia"/>
        </w:rPr>
        <w:t xml:space="preserve"> </w:t>
      </w:r>
      <w:r w:rsidRPr="00D2526D">
        <w:t xml:space="preserve">entry and </w:t>
      </w:r>
      <w:r>
        <w:rPr>
          <w:rFonts w:hint="eastAsia"/>
        </w:rPr>
        <w:t>quality decisions</w:t>
      </w:r>
      <w:r w:rsidRPr="00D2526D">
        <w:t>. The insignificant result for H3 rules out the possibility that higher-quality AI answers lower human supply. What remains is that quality can be judged only by reading, and reading follows the decision to enter, so quality shapes how much effort an answerer invests (H6).</w:t>
      </w:r>
    </w:p>
    <w:p w14:paraId="3F9A4084" w14:textId="419FD474" w:rsidR="001C3581" w:rsidRPr="00D2526D" w:rsidRDefault="001C3581">
      <w:pPr>
        <w:pStyle w:val="Paragraph0"/>
        <w:pPrChange w:id="588" w:author="Dylan CHEN" w:date="2026-08-27T16:35:00Z" w16du:dateUtc="2026-08-27T08:35:00Z">
          <w:pPr>
            <w:pStyle w:val="Paragraph0"/>
            <w:spacing w:before="100" w:beforeAutospacing="1"/>
          </w:pPr>
        </w:pPrChange>
      </w:pPr>
      <w:r w:rsidRPr="00D2526D">
        <w:t>Figure 4 visualizes these two gradients. Panel (a) plots the effect on answer supply as AI answer length varies, and Panel (b) plots the effect on answer quality as AI answer quality varies. In each panel, the horizontal line at zero is the no-AI-answer baseline, the solid segment covers the range within one standard deviation of the mean of the varying dimension, and the dashed segment extends toward zero content to show the projected label effect. Panel (a) shows a line that falls below the no-AI-answer baseline over most of the observed range, driven mainly by answer length; Panel (b) shows a line that lies above the baseline, rising with AI answer quality.</w:t>
      </w:r>
    </w:p>
    <w:p w14:paraId="5249109D" w14:textId="17159D9C" w:rsidR="004429AB" w:rsidRPr="00015210" w:rsidRDefault="00AA69A0" w:rsidP="00D2526D">
      <w:pPr>
        <w:pStyle w:val="Paragraph0"/>
        <w:spacing w:line="360" w:lineRule="auto"/>
        <w:ind w:firstLine="0"/>
        <w:jc w:val="center"/>
      </w:pPr>
      <w:bookmarkStart w:id="589" w:name="OLE_LINK15"/>
      <w:ins w:id="590" w:author="Dylan CHEN" w:date="2026-08-27T16:39:00Z" w16du:dateUtc="2026-08-27T08:39:00Z">
        <w:r w:rsidRPr="00AA69A0">
          <w:rPr>
            <w:noProof/>
          </w:rPr>
          <w:lastRenderedPageBreak/>
          <w:drawing>
            <wp:inline distT="0" distB="0" distL="0" distR="0" wp14:anchorId="334C21F2" wp14:editId="4F9F9345">
              <wp:extent cx="5943600" cy="2940685"/>
              <wp:effectExtent l="0" t="0" r="0" b="5715"/>
              <wp:docPr id="2141789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89381" name=""/>
                      <pic:cNvPicPr/>
                    </pic:nvPicPr>
                    <pic:blipFill>
                      <a:blip r:embed="rId20"/>
                      <a:stretch>
                        <a:fillRect/>
                      </a:stretch>
                    </pic:blipFill>
                    <pic:spPr>
                      <a:xfrm>
                        <a:off x="0" y="0"/>
                        <a:ext cx="5943600" cy="2940685"/>
                      </a:xfrm>
                      <a:prstGeom prst="rect">
                        <a:avLst/>
                      </a:prstGeom>
                    </pic:spPr>
                  </pic:pic>
                </a:graphicData>
              </a:graphic>
            </wp:inline>
          </w:drawing>
        </w:r>
      </w:ins>
      <w:del w:id="591" w:author="Dylan CHEN" w:date="2026-08-27T16:39:00Z" w16du:dateUtc="2026-08-27T08:39:00Z">
        <w:r w:rsidR="004429AB" w:rsidRPr="00015210" w:rsidDel="00AA69A0">
          <w:rPr>
            <w:noProof/>
          </w:rPr>
          <w:drawing>
            <wp:inline distT="0" distB="0" distL="0" distR="0" wp14:anchorId="5957389B" wp14:editId="423E784D">
              <wp:extent cx="4572000" cy="2232269"/>
              <wp:effectExtent l="0" t="0" r="0" b="0"/>
              <wp:docPr id="2134293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293563" name=""/>
                      <pic:cNvPicPr/>
                    </pic:nvPicPr>
                    <pic:blipFill rotWithShape="1">
                      <a:blip r:embed="rId21"/>
                      <a:srcRect b="5948"/>
                      <a:stretch>
                        <a:fillRect/>
                      </a:stretch>
                    </pic:blipFill>
                    <pic:spPr bwMode="auto">
                      <a:xfrm>
                        <a:off x="0" y="0"/>
                        <a:ext cx="4572000" cy="2232269"/>
                      </a:xfrm>
                      <a:prstGeom prst="rect">
                        <a:avLst/>
                      </a:prstGeom>
                      <a:ln>
                        <a:noFill/>
                      </a:ln>
                      <a:extLst>
                        <a:ext uri="{53640926-AAD7-44D8-BBD7-CCE9431645EC}">
                          <a14:shadowObscured xmlns:a14="http://schemas.microsoft.com/office/drawing/2010/main"/>
                        </a:ext>
                      </a:extLst>
                    </pic:spPr>
                  </pic:pic>
                </a:graphicData>
              </a:graphic>
            </wp:inline>
          </w:drawing>
        </w:r>
      </w:del>
    </w:p>
    <w:p w14:paraId="580F2DA7" w14:textId="118AD77E" w:rsidR="004429AB" w:rsidRPr="00015210" w:rsidRDefault="004429AB" w:rsidP="004429AB">
      <w:pPr>
        <w:pStyle w:val="TableFiguretitle"/>
      </w:pPr>
      <w:r w:rsidRPr="00015210">
        <w:t xml:space="preserve">Figure 4. The effect of AI answers depends on </w:t>
      </w:r>
      <w:del w:id="592" w:author="Dylan CHEN" w:date="2026-08-27T16:36:00Z" w16du:dateUtc="2026-08-27T08:36:00Z">
        <w:r w:rsidRPr="00015210" w:rsidDel="00AA69A0">
          <w:delText xml:space="preserve">the </w:delText>
        </w:r>
      </w:del>
      <w:ins w:id="593" w:author="Dylan CHEN" w:date="2026-08-27T16:36:00Z" w16du:dateUtc="2026-08-27T08:36:00Z">
        <w:r w:rsidR="00AA69A0">
          <w:rPr>
            <w:rFonts w:hint="eastAsia"/>
          </w:rPr>
          <w:t>the AI answer</w:t>
        </w:r>
        <w:r w:rsidR="00AA69A0">
          <w:t>’</w:t>
        </w:r>
        <w:r w:rsidR="00AA69A0">
          <w:rPr>
            <w:rFonts w:hint="eastAsia"/>
          </w:rPr>
          <w:t>s profile</w:t>
        </w:r>
      </w:ins>
      <w:del w:id="594" w:author="Dylan CHEN" w:date="2026-08-27T16:36:00Z" w16du:dateUtc="2026-08-27T08:36:00Z">
        <w:r w:rsidRPr="00015210" w:rsidDel="00AA69A0">
          <w:delText>AI label and the AI content</w:delText>
        </w:r>
      </w:del>
      <w:r w:rsidRPr="00015210">
        <w:t>.</w:t>
      </w:r>
    </w:p>
    <w:p w14:paraId="14396D14" w14:textId="56A956A7" w:rsidR="00276913" w:rsidRPr="00D2526D" w:rsidRDefault="00276913" w:rsidP="00D2526D">
      <w:pPr>
        <w:pStyle w:val="Paragraph0"/>
      </w:pPr>
      <w:r w:rsidRPr="00D2526D">
        <w:t>These results also show a platform where its choices matter. Over the range we observe, it is length, not quality, that suppresses entry. The practical implication is that the benefits of quality are realized when the AI system is made better without being made longer.</w:t>
      </w:r>
    </w:p>
    <w:p w14:paraId="7A1A564E" w14:textId="479A1330" w:rsidR="00276913" w:rsidRPr="00D2526D" w:rsidRDefault="00276913" w:rsidP="00D2526D">
      <w:pPr>
        <w:pStyle w:val="Paragraph0"/>
      </w:pPr>
      <w:r w:rsidRPr="00D2526D">
        <w:t xml:space="preserve">This distinction </w:t>
      </w:r>
      <w:r>
        <w:rPr>
          <w:rFonts w:hint="eastAsia"/>
        </w:rPr>
        <w:t>is import</w:t>
      </w:r>
      <w:del w:id="595" w:author="Dylan CHEN" w:date="2026-08-27T17:10:00Z" w16du:dateUtc="2026-08-27T09:10:00Z">
        <w:r w:rsidDel="003F35AE">
          <w:rPr>
            <w:rFonts w:hint="eastAsia"/>
          </w:rPr>
          <w:delText>na</w:delText>
        </w:r>
      </w:del>
      <w:ins w:id="596" w:author="Dylan CHEN" w:date="2026-08-27T17:10:00Z" w16du:dateUtc="2026-08-27T09:10:00Z">
        <w:r w:rsidR="003F35AE">
          <w:rPr>
            <w:rFonts w:hint="eastAsia"/>
          </w:rPr>
          <w:t>an</w:t>
        </w:r>
      </w:ins>
      <w:r>
        <w:rPr>
          <w:rFonts w:hint="eastAsia"/>
        </w:rPr>
        <w:t>t</w:t>
      </w:r>
      <w:r w:rsidRPr="00D2526D">
        <w:t xml:space="preserve"> because length and quality often rise together for the wrong reason. Much AI-generated text is padded rather than substantive: hedging preambles, restated questions, and formulaic summaries add length without adding correct or novel content, a phenomenon increasingly described as </w:t>
      </w:r>
      <w:r>
        <w:t>“</w:t>
      </w:r>
      <w:r w:rsidRPr="00D2526D">
        <w:t>AI slop.</w:t>
      </w:r>
      <w:r>
        <w:t>”</w:t>
      </w:r>
      <w:r w:rsidRPr="00D2526D">
        <w:t xml:space="preserve"> Our two gradients suggest that such padding is the worst of both worlds for a knowledge community. It does not raise the quality that improves human answers (H6), </w:t>
      </w:r>
      <w:r>
        <w:rPr>
          <w:rFonts w:hint="eastAsia"/>
        </w:rPr>
        <w:t>but</w:t>
      </w:r>
      <w:r w:rsidRPr="00D2526D">
        <w:t xml:space="preserve"> it adds the length that displaces entry (H2/H3), because the question now looks answered. Verbose but empty AI answers thus deter participation while delivering none of the offsetting benefit of quality.</w:t>
      </w:r>
    </w:p>
    <w:p w14:paraId="5F6DD775" w14:textId="42963B4A" w:rsidR="00276913" w:rsidRPr="00D2526D" w:rsidRDefault="00276913" w:rsidP="00D2526D">
      <w:pPr>
        <w:pStyle w:val="Paragraph0"/>
      </w:pPr>
      <w:r w:rsidRPr="00D2526D">
        <w:t xml:space="preserve">The design implication is therefore sharper than </w:t>
      </w:r>
      <w:r>
        <w:t>“</w:t>
      </w:r>
      <w:r w:rsidRPr="00D2526D">
        <w:t>improve the AI.</w:t>
      </w:r>
      <w:r>
        <w:t>”</w:t>
      </w:r>
      <w:r w:rsidRPr="00D2526D">
        <w:t xml:space="preserve"> A platform should raise the informational density of the AI answer, its accuracy and coverage per unit of length, rather than its volume, and should be wary of systems whose apparent thoroughness is mostly </w:t>
      </w:r>
      <w:r w:rsidRPr="00D2526D">
        <w:lastRenderedPageBreak/>
        <w:t>formulaic bulk. Concise, high-quality answers capture the gains of quality while minimizing displacement.</w:t>
      </w:r>
    </w:p>
    <w:p w14:paraId="13EF9DB7" w14:textId="4788386C" w:rsidR="00276913" w:rsidRPr="00D2526D" w:rsidRDefault="00276913" w:rsidP="00D2526D">
      <w:pPr>
        <w:pStyle w:val="Paragraph0"/>
      </w:pPr>
      <w:r w:rsidRPr="00D2526D">
        <w:t>Finally, a note on how far these results extend. The two slopes describe how contributors respond to features of an AI answer that may change, so a platform considering a different or better internal system can insert that system</w:t>
      </w:r>
      <w:r>
        <w:t>’</w:t>
      </w:r>
      <w:r w:rsidRPr="00D2526D">
        <w:t>s profile into these gradients to infer how AI would shape human contribution under the same competition mechanism. The label effect is less transferable, because it rests on community beliefs about AI capability. Such beliefs can change, though slowly, as users revise their view of the systems they are offered. In our setting, the positive label effect reflects a weak perception of AI</w:t>
      </w:r>
      <w:r>
        <w:t>’</w:t>
      </w:r>
      <w:r w:rsidRPr="00D2526D">
        <w:t>s abilities; as those beliefs shift, the label effect should shift with them.</w:t>
      </w:r>
    </w:p>
    <w:p w14:paraId="53CBCA04" w14:textId="77777777" w:rsidR="00C816AB" w:rsidRPr="00015210" w:rsidRDefault="00C816AB" w:rsidP="0049010E">
      <w:pPr>
        <w:pStyle w:val="Heading2"/>
        <w:rPr>
          <w:rFonts w:eastAsiaTheme="minorEastAsia"/>
        </w:rPr>
      </w:pPr>
      <w:bookmarkStart w:id="597" w:name="_Hlk176369668"/>
      <w:bookmarkStart w:id="598" w:name="OLE_LINK16"/>
      <w:bookmarkEnd w:id="556"/>
      <w:bookmarkEnd w:id="589"/>
      <w:r w:rsidRPr="00015210">
        <w:rPr>
          <w:rFonts w:eastAsiaTheme="minorEastAsia"/>
        </w:rPr>
        <w:t>Robustness Checks</w:t>
      </w:r>
    </w:p>
    <w:p w14:paraId="4C11E194" w14:textId="77489959" w:rsidR="00C816AB" w:rsidRPr="00015210" w:rsidRDefault="00C816AB" w:rsidP="0049010E">
      <w:pPr>
        <w:pStyle w:val="Heading3"/>
      </w:pPr>
      <w:r w:rsidRPr="00015210">
        <w:t xml:space="preserve">Alternative Specifications </w:t>
      </w:r>
    </w:p>
    <w:p w14:paraId="13C84099" w14:textId="1EE4D944" w:rsidR="00151A30" w:rsidRPr="00015210" w:rsidRDefault="00C816AB" w:rsidP="00C816AB">
      <w:pPr>
        <w:pStyle w:val="Paragraph0"/>
      </w:pPr>
      <w:r w:rsidRPr="00015210">
        <w:t xml:space="preserve">Our main analysis uses log-transformed count data for the number of answers per question. Recent research has raised concerns about log-transforming non-negative dependent variables </w:t>
      </w:r>
      <w:r w:rsidRPr="00015210">
        <w:fldChar w:fldCharType="begin"/>
      </w:r>
      <w:r w:rsidR="002B3B5F" w:rsidRPr="00015210">
        <w:instrText xml:space="preserve"> ADDIN ZOTERO_ITEM CSL_CITATION {"citationID":"CyYv8e3J","properties":{"unsorted":false,"formattedCitation":"(Chen &amp; Roth 2024)","plainCitation":"(Chen &amp; Roth 2024)","noteIndex":0},"citationItems":[{"id":31825,"uris":["http://zotero.org/users/8905122/items/7G3C4EH2"],"itemData":{"id":31825,"type":"article-journal","abstract":"When studying an outcome Y that is weakly positive but can equal zero (e.g., earnings), researchers frequently estimate an average treatment effect (ATE) for a “log-like” transformation that behaves like log (Y) for large Y but is defined at zero (e.g., log (1 + Y), $\\operatorname{arcsinh}(Y)$). We argue that ATEs for log-like transformations should not be interpreted as approximating percentage effects, since unlike a percentage, they depend on the units of the outcome. In fact, we show that if the treatment affects the extensive margin, one can obtain a treatment effect of any magnitude simply by rescaling the units of Y before taking the log-like transformation. This arbitrary unit dependence arises because an individual-level percentage effect is not well-defined for individuals whose outcome changes from zero to nonzero when receiving treatment, and the units of the outcome implicitly determine how much weight the ATE for a log-like transformation places on the extensive margin. We further establish a trilemma: when the outcome can equal zero, there is no treatment effect parameter that is an average of individual-level treatment effects, unit invariant, and point identified. We discuss several alternative approaches that may be sensible in settings with an intensive and extensive margin, including (i) expressing the ATE in levels as a percentage (e.g., using Poisson regression), (ii) explicitly calibrating the value placed on the intensive and extensive margins, and (iii) estimating separate effects for the two margins (e.g., using Lee bounds). We illustrate these approaches in three empirical applications.","archive_location":"468 </w:instrText>
      </w:r>
      <w:r w:rsidR="002B3B5F" w:rsidRPr="00015210">
        <w:rPr>
          <w:rFonts w:ascii="Apple Color Emoji" w:hAnsi="Apple Color Emoji" w:cs="Apple Color Emoji"/>
        </w:rPr>
        <w:instrText>📊</w:instrText>
      </w:r>
      <w:r w:rsidR="002B3B5F" w:rsidRPr="00015210">
        <w:instrText>","call-number":"1","container-title":"The Quarterly Journal of Economics","DOI":"10.1093/qje/qjad054","ISSN":"0033-5533","issue":"2","journalAbbreviation":"Q J Econ","language":"en","note":"</w:instrText>
      </w:r>
      <w:r w:rsidR="002B3B5F" w:rsidRPr="00015210">
        <w:rPr>
          <w:rFonts w:ascii="Apple Color Emoji" w:hAnsi="Apple Color Emoji" w:cs="Apple Color Emoji"/>
        </w:rPr>
        <w:instrText>🏷️</w:instrText>
      </w:r>
      <w:r w:rsidR="002B3B5F" w:rsidRPr="00015210">
        <w:instrText xml:space="preserve"> /unread","page":"891-936","source":"12.7 (Q1)","title":"Logs with Zeros? Some Problems and Solutions","title-short":"Logs with Zeros?","URL":"https://academic.oup.com/qje/article/139/2/891/7473710","volume":"139","author":[{"family":"Chen","given":"Jiafeng"},{"family":"Roth","given":"Jonathan"}],"accessed":{"date-parts":[["2025",11,15]]},"issued":{"date-parts":[["2024",3,30]]}}}],"schema":"https://github.com/citation-style-language/schema/raw/master/csl-citation.json"} </w:instrText>
      </w:r>
      <w:r w:rsidRPr="00015210">
        <w:fldChar w:fldCharType="separate"/>
      </w:r>
      <w:r w:rsidR="002B3B5F" w:rsidRPr="00015210">
        <w:t>(Chen &amp; Roth 2024)</w:t>
      </w:r>
      <w:r w:rsidRPr="00015210">
        <w:fldChar w:fldCharType="end"/>
      </w:r>
      <w:r w:rsidRPr="00015210">
        <w:t xml:space="preserve">. </w:t>
      </w:r>
      <w:r w:rsidR="00151A30" w:rsidRPr="00015210">
        <w:t>We therefore re-estimate the two main relationships under models that do not require this transformation.</w:t>
      </w:r>
    </w:p>
    <w:p w14:paraId="0A6AF3A3" w14:textId="0DBCE55C" w:rsidR="00C816AB" w:rsidRPr="00015210" w:rsidRDefault="00C816AB" w:rsidP="00C816AB">
      <w:pPr>
        <w:pStyle w:val="Paragraph0"/>
      </w:pPr>
      <w:r w:rsidRPr="00015210">
        <w:rPr>
          <w:b/>
          <w:bCs/>
        </w:rPr>
        <w:t>Answer Supply</w:t>
      </w:r>
      <w:r w:rsidRPr="00015210">
        <w:t xml:space="preserve">. Table </w:t>
      </w:r>
      <w:r w:rsidR="00745A6A">
        <w:t>5</w:t>
      </w:r>
      <w:r w:rsidR="00745A6A" w:rsidRPr="00015210">
        <w:t xml:space="preserve"> </w:t>
      </w:r>
      <w:r w:rsidRPr="00015210">
        <w:t xml:space="preserve">examines the human answer supply across </w:t>
      </w:r>
      <w:r w:rsidR="00D61EA7">
        <w:t>four additional</w:t>
      </w:r>
      <w:r w:rsidR="00D61EA7" w:rsidRPr="00015210">
        <w:t xml:space="preserve"> </w:t>
      </w:r>
      <w:r w:rsidRPr="00015210">
        <w:t xml:space="preserve">specifications. Column 1 </w:t>
      </w:r>
      <w:r w:rsidR="00151A30" w:rsidRPr="00015210">
        <w:t xml:space="preserve">adds a questioner random effect. Because treatment is randomized at the question level, the error term is uncorrelated with treatment, so the random effect is an appropriate adjustment for repeated questions from the same questioner. </w:t>
      </w:r>
      <w:r w:rsidRPr="00015210">
        <w:t xml:space="preserve">Columns </w:t>
      </w:r>
      <w:r w:rsidR="003266E4">
        <w:t>2</w:t>
      </w:r>
      <w:r w:rsidRPr="00015210">
        <w:t>-</w:t>
      </w:r>
      <w:r w:rsidR="003266E4">
        <w:t>4</w:t>
      </w:r>
      <w:r w:rsidR="003266E4" w:rsidRPr="00015210">
        <w:t xml:space="preserve"> </w:t>
      </w:r>
      <w:r w:rsidRPr="00015210">
        <w:t xml:space="preserve">employ models specifically designed for count data: Poisson, zero-inflated Poisson (ZIP), and zero-inflated negative binomial (ZINB). </w:t>
      </w:r>
    </w:p>
    <w:p w14:paraId="795E39D3" w14:textId="461FD80A" w:rsidR="00C816AB" w:rsidRPr="00015210" w:rsidRDefault="00151A30" w:rsidP="00C816AB">
      <w:pPr>
        <w:pStyle w:val="Paragraph0"/>
        <w:rPr>
          <w:color w:val="000000"/>
          <w:szCs w:val="24"/>
        </w:rPr>
      </w:pPr>
      <w:r w:rsidRPr="00015210">
        <w:rPr>
          <w:color w:val="000000"/>
        </w:rPr>
        <w:t xml:space="preserve">The three coefficients of interest </w:t>
      </w:r>
      <w:r w:rsidR="00C816AB" w:rsidRPr="00015210">
        <w:rPr>
          <w:color w:val="000000"/>
        </w:rPr>
        <w:t xml:space="preserve">are stable across all specifications. </w:t>
      </w:r>
      <w:r w:rsidRPr="00015210">
        <w:rPr>
          <w:color w:val="000000"/>
        </w:rPr>
        <w:t xml:space="preserve">The AI label effect is </w:t>
      </w:r>
      <w:r w:rsidRPr="00015210">
        <w:rPr>
          <w:color w:val="000000"/>
        </w:rPr>
        <w:lastRenderedPageBreak/>
        <w:t xml:space="preserve">positive and significant throughout. It ranges from 0.168 (p &lt; 0.05) under the random effect model to 0.469 (p &lt; 0.05) under the zero-inflated negative binomial model, and the three count models sit close to 0.468. The interaction with AI answer length is negative and significant in every column, from -0.041 (p &lt; 0.01) under the random effect model to -0.117 (p &lt; 0.01 or better) under the count models. The interaction with AI answer quality is small and never significant, moving only between 0.003 and 0.010. Adding the questioner random effect in Column </w:t>
      </w:r>
      <w:ins w:id="599" w:author="Dylan CHEN" w:date="2026-08-27T16:26:00Z" w16du:dateUtc="2026-08-27T08:26:00Z">
        <w:r w:rsidR="00437BA6">
          <w:rPr>
            <w:rFonts w:hint="eastAsia"/>
            <w:color w:val="000000"/>
          </w:rPr>
          <w:t>1</w:t>
        </w:r>
      </w:ins>
      <w:del w:id="600" w:author="Dylan CHEN" w:date="2026-08-27T16:26:00Z" w16du:dateUtc="2026-08-27T08:26:00Z">
        <w:r w:rsidRPr="00015210" w:rsidDel="00437BA6">
          <w:rPr>
            <w:color w:val="000000"/>
          </w:rPr>
          <w:delText>2</w:delText>
        </w:r>
      </w:del>
      <w:r w:rsidRPr="00015210">
        <w:rPr>
          <w:color w:val="000000"/>
        </w:rPr>
        <w:t xml:space="preserve"> leaves the OLS estimates almost unchanged. This pattern matches H1, H2, and H3.</w:t>
      </w:r>
    </w:p>
    <w:p w14:paraId="2EDD5F52" w14:textId="22B7A429" w:rsidR="00C816AB" w:rsidRPr="00015210" w:rsidRDefault="00C816AB" w:rsidP="004D1041">
      <w:pPr>
        <w:pStyle w:val="TableFiguretitle"/>
      </w:pPr>
      <w:bookmarkStart w:id="601" w:name="_Ref210225085"/>
      <w:r w:rsidRPr="00015210">
        <w:t xml:space="preserve">Table </w:t>
      </w:r>
      <w:bookmarkEnd w:id="601"/>
      <w:r w:rsidR="00745A6A">
        <w:t>5</w:t>
      </w:r>
      <w:r w:rsidRPr="00015210">
        <w:t>. Robustness checks: alternative model specifications for human answer supply</w:t>
      </w:r>
    </w:p>
    <w:tbl>
      <w:tblPr>
        <w:tblW w:w="9540" w:type="dxa"/>
        <w:jc w:val="center"/>
        <w:tblCellMar>
          <w:left w:w="0" w:type="dxa"/>
          <w:right w:w="0" w:type="dxa"/>
        </w:tblCellMar>
        <w:tblLook w:val="04A0" w:firstRow="1" w:lastRow="0" w:firstColumn="1" w:lastColumn="0" w:noHBand="0" w:noVBand="1"/>
      </w:tblPr>
      <w:tblGrid>
        <w:gridCol w:w="2030"/>
        <w:gridCol w:w="2917"/>
        <w:gridCol w:w="847"/>
        <w:gridCol w:w="880"/>
        <w:gridCol w:w="880"/>
        <w:gridCol w:w="1986"/>
      </w:tblGrid>
      <w:tr w:rsidR="00D61EA7" w:rsidRPr="00015210" w14:paraId="346EE0F5" w14:textId="532EE4E3" w:rsidTr="00DF063F">
        <w:trPr>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hideMark/>
          </w:tcPr>
          <w:p w14:paraId="2D672D47" w14:textId="77777777" w:rsidR="00D61EA7" w:rsidRDefault="00D61EA7" w:rsidP="00D61EA7">
            <w:pPr>
              <w:jc w:val="center"/>
              <w:rPr>
                <w:color w:val="000000"/>
                <w:sz w:val="20"/>
                <w:szCs w:val="20"/>
              </w:rPr>
            </w:pPr>
          </w:p>
          <w:p w14:paraId="5EEB36B5" w14:textId="77777777" w:rsidR="00D61EA7" w:rsidRDefault="00D61EA7" w:rsidP="00D61EA7">
            <w:pPr>
              <w:jc w:val="center"/>
              <w:rPr>
                <w:color w:val="000000"/>
                <w:sz w:val="20"/>
                <w:szCs w:val="20"/>
              </w:rPr>
            </w:pPr>
          </w:p>
          <w:p w14:paraId="59881A91" w14:textId="4EA58198" w:rsidR="00D61EA7" w:rsidRPr="00015210" w:rsidRDefault="00D61EA7" w:rsidP="00D61EA7">
            <w:pPr>
              <w:jc w:val="center"/>
              <w:rPr>
                <w:color w:val="000000"/>
                <w:sz w:val="20"/>
                <w:szCs w:val="20"/>
              </w:rPr>
            </w:pPr>
            <w:r w:rsidRPr="00015210">
              <w:rPr>
                <w:color w:val="000000"/>
                <w:sz w:val="20"/>
                <w:szCs w:val="20"/>
              </w:rPr>
              <w:t> </w:t>
            </w:r>
          </w:p>
        </w:tc>
        <w:tc>
          <w:tcPr>
            <w:tcW w:w="2917" w:type="dxa"/>
            <w:tcBorders>
              <w:top w:val="single" w:sz="4" w:space="0" w:color="auto"/>
              <w:left w:val="nil"/>
              <w:bottom w:val="nil"/>
              <w:right w:val="nil"/>
            </w:tcBorders>
            <w:noWrap/>
            <w:tcMar>
              <w:top w:w="15" w:type="dxa"/>
              <w:left w:w="15" w:type="dxa"/>
              <w:bottom w:w="0" w:type="dxa"/>
              <w:right w:w="15" w:type="dxa"/>
            </w:tcMar>
            <w:hideMark/>
          </w:tcPr>
          <w:p w14:paraId="557019FF" w14:textId="6D3338DF" w:rsidR="00D61EA7" w:rsidRPr="00015210" w:rsidRDefault="00D61EA7" w:rsidP="00D61EA7">
            <w:pPr>
              <w:jc w:val="center"/>
              <w:rPr>
                <w:color w:val="000000"/>
                <w:sz w:val="20"/>
                <w:szCs w:val="20"/>
              </w:rPr>
            </w:pPr>
            <w:r w:rsidRPr="00015210">
              <w:rPr>
                <w:color w:val="000000"/>
                <w:sz w:val="20"/>
                <w:szCs w:val="20"/>
              </w:rPr>
              <w:t>Random Effect</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0F98AA17" w14:textId="77777777" w:rsidR="00D61EA7" w:rsidRPr="00015210" w:rsidRDefault="00D61EA7" w:rsidP="00D61EA7">
            <w:pPr>
              <w:jc w:val="center"/>
              <w:rPr>
                <w:color w:val="000000"/>
                <w:sz w:val="20"/>
                <w:szCs w:val="20"/>
              </w:rPr>
            </w:pPr>
            <w:r w:rsidRPr="00015210">
              <w:rPr>
                <w:color w:val="000000"/>
                <w:sz w:val="20"/>
                <w:szCs w:val="20"/>
              </w:rPr>
              <w:t>Poisson</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6EC1F0E5" w14:textId="77777777" w:rsidR="00D61EA7" w:rsidRPr="00015210" w:rsidRDefault="00D61EA7" w:rsidP="00D61EA7">
            <w:pPr>
              <w:jc w:val="center"/>
              <w:rPr>
                <w:color w:val="000000"/>
                <w:sz w:val="20"/>
                <w:szCs w:val="20"/>
              </w:rPr>
            </w:pPr>
            <w:r w:rsidRPr="00015210">
              <w:rPr>
                <w:color w:val="000000"/>
                <w:sz w:val="20"/>
                <w:szCs w:val="20"/>
              </w:rPr>
              <w:t>ZIP</w:t>
            </w:r>
          </w:p>
        </w:tc>
        <w:tc>
          <w:tcPr>
            <w:tcW w:w="0" w:type="auto"/>
            <w:tcBorders>
              <w:top w:val="single" w:sz="4" w:space="0" w:color="auto"/>
              <w:left w:val="nil"/>
              <w:bottom w:val="nil"/>
              <w:right w:val="nil"/>
            </w:tcBorders>
            <w:noWrap/>
            <w:tcMar>
              <w:top w:w="15" w:type="dxa"/>
              <w:left w:w="15" w:type="dxa"/>
              <w:bottom w:w="0" w:type="dxa"/>
              <w:right w:w="15" w:type="dxa"/>
            </w:tcMar>
            <w:hideMark/>
          </w:tcPr>
          <w:p w14:paraId="21437868" w14:textId="77777777" w:rsidR="00D61EA7" w:rsidRPr="00015210" w:rsidRDefault="00D61EA7" w:rsidP="00D61EA7">
            <w:pPr>
              <w:jc w:val="center"/>
              <w:rPr>
                <w:color w:val="000000"/>
                <w:sz w:val="20"/>
                <w:szCs w:val="20"/>
              </w:rPr>
            </w:pPr>
            <w:r w:rsidRPr="00015210">
              <w:rPr>
                <w:color w:val="000000"/>
                <w:sz w:val="20"/>
                <w:szCs w:val="20"/>
              </w:rPr>
              <w:t>ZINB</w:t>
            </w:r>
          </w:p>
        </w:tc>
        <w:tc>
          <w:tcPr>
            <w:tcW w:w="1986" w:type="dxa"/>
            <w:tcBorders>
              <w:top w:val="single" w:sz="4" w:space="0" w:color="auto"/>
              <w:left w:val="nil"/>
              <w:bottom w:val="nil"/>
              <w:right w:val="nil"/>
            </w:tcBorders>
          </w:tcPr>
          <w:p w14:paraId="490FCAF4" w14:textId="29158720" w:rsidR="00D61EA7" w:rsidRPr="00015210" w:rsidRDefault="00D61EA7" w:rsidP="00D61EA7">
            <w:pPr>
              <w:jc w:val="center"/>
              <w:rPr>
                <w:color w:val="000000"/>
                <w:sz w:val="20"/>
                <w:szCs w:val="20"/>
              </w:rPr>
            </w:pPr>
            <w:r w:rsidRPr="00015210">
              <w:rPr>
                <w:color w:val="000000"/>
                <w:sz w:val="20"/>
                <w:szCs w:val="20"/>
              </w:rPr>
              <w:t>Random Effect</w:t>
            </w:r>
          </w:p>
        </w:tc>
      </w:tr>
      <w:tr w:rsidR="00D61EA7" w:rsidRPr="00015210" w14:paraId="654D5220" w14:textId="7DE9E175" w:rsidTr="00DF063F">
        <w:trPr>
          <w:jc w:val="center"/>
        </w:trPr>
        <w:tc>
          <w:tcPr>
            <w:tcW w:w="0" w:type="auto"/>
            <w:vMerge/>
            <w:tcBorders>
              <w:top w:val="single" w:sz="4" w:space="0" w:color="auto"/>
              <w:left w:val="nil"/>
              <w:bottom w:val="nil"/>
              <w:right w:val="nil"/>
            </w:tcBorders>
            <w:hideMark/>
          </w:tcPr>
          <w:p w14:paraId="1CB8F32B" w14:textId="77777777" w:rsidR="00D61EA7" w:rsidRPr="00015210" w:rsidRDefault="00D61EA7" w:rsidP="00D61EA7">
            <w:pPr>
              <w:rPr>
                <w:color w:val="000000"/>
                <w:sz w:val="20"/>
                <w:szCs w:val="20"/>
              </w:rPr>
            </w:pPr>
          </w:p>
        </w:tc>
        <w:tc>
          <w:tcPr>
            <w:tcW w:w="2917" w:type="dxa"/>
            <w:tcBorders>
              <w:top w:val="nil"/>
              <w:left w:val="nil"/>
              <w:bottom w:val="nil"/>
            </w:tcBorders>
            <w:noWrap/>
            <w:tcMar>
              <w:top w:w="15" w:type="dxa"/>
              <w:left w:w="15" w:type="dxa"/>
              <w:bottom w:w="0" w:type="dxa"/>
              <w:right w:w="15" w:type="dxa"/>
            </w:tcMar>
            <w:hideMark/>
          </w:tcPr>
          <w:p w14:paraId="7E557C21" w14:textId="77777777" w:rsidR="00D61EA7" w:rsidRPr="00015210" w:rsidRDefault="00D61EA7" w:rsidP="00D61EA7">
            <w:pPr>
              <w:jc w:val="center"/>
              <w:rPr>
                <w:color w:val="000000"/>
                <w:sz w:val="20"/>
                <w:szCs w:val="20"/>
              </w:rPr>
            </w:pPr>
            <w:r w:rsidRPr="00015210">
              <w:rPr>
                <w:color w:val="000000"/>
                <w:sz w:val="20"/>
                <w:szCs w:val="20"/>
              </w:rPr>
              <w:t>(1)</w:t>
            </w:r>
          </w:p>
        </w:tc>
        <w:tc>
          <w:tcPr>
            <w:tcW w:w="0" w:type="auto"/>
            <w:tcBorders>
              <w:top w:val="nil"/>
              <w:left w:val="nil"/>
              <w:bottom w:val="nil"/>
              <w:right w:val="nil"/>
            </w:tcBorders>
            <w:noWrap/>
            <w:tcMar>
              <w:top w:w="15" w:type="dxa"/>
              <w:left w:w="15" w:type="dxa"/>
              <w:bottom w:w="0" w:type="dxa"/>
              <w:right w:w="15" w:type="dxa"/>
            </w:tcMar>
            <w:hideMark/>
          </w:tcPr>
          <w:p w14:paraId="6A38661A" w14:textId="50FB50AD"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2</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0B1EB7C" w14:textId="3B7D78C5"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3</w:t>
            </w: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4A3A713" w14:textId="3DB9F400"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4</w:t>
            </w:r>
            <w:r w:rsidRPr="00015210">
              <w:rPr>
                <w:color w:val="000000"/>
                <w:sz w:val="20"/>
                <w:szCs w:val="20"/>
              </w:rPr>
              <w:t>)</w:t>
            </w:r>
          </w:p>
        </w:tc>
        <w:tc>
          <w:tcPr>
            <w:tcW w:w="1986" w:type="dxa"/>
            <w:tcBorders>
              <w:top w:val="nil"/>
              <w:left w:val="nil"/>
              <w:bottom w:val="nil"/>
              <w:right w:val="nil"/>
            </w:tcBorders>
          </w:tcPr>
          <w:p w14:paraId="107B3826" w14:textId="3A76DD51" w:rsidR="00D61EA7" w:rsidRPr="00015210" w:rsidRDefault="00D61EA7" w:rsidP="00D61EA7">
            <w:pPr>
              <w:jc w:val="center"/>
              <w:rPr>
                <w:color w:val="000000"/>
                <w:sz w:val="20"/>
                <w:szCs w:val="20"/>
              </w:rPr>
            </w:pPr>
            <w:r w:rsidRPr="00015210">
              <w:rPr>
                <w:color w:val="000000"/>
                <w:sz w:val="20"/>
                <w:szCs w:val="20"/>
              </w:rPr>
              <w:t>(</w:t>
            </w:r>
            <w:r w:rsidR="003266E4">
              <w:rPr>
                <w:color w:val="000000"/>
                <w:sz w:val="20"/>
                <w:szCs w:val="20"/>
              </w:rPr>
              <w:t>5</w:t>
            </w:r>
            <w:r w:rsidRPr="00015210">
              <w:rPr>
                <w:color w:val="000000"/>
                <w:sz w:val="20"/>
                <w:szCs w:val="20"/>
              </w:rPr>
              <w:t>)</w:t>
            </w:r>
          </w:p>
        </w:tc>
      </w:tr>
      <w:tr w:rsidR="00D61EA7" w:rsidRPr="00015210" w14:paraId="5892E29F" w14:textId="6225B9FB" w:rsidTr="00DF063F">
        <w:trPr>
          <w:jc w:val="center"/>
        </w:trPr>
        <w:tc>
          <w:tcPr>
            <w:tcW w:w="0" w:type="auto"/>
            <w:vMerge/>
            <w:tcBorders>
              <w:top w:val="single" w:sz="4" w:space="0" w:color="auto"/>
              <w:left w:val="nil"/>
              <w:bottom w:val="nil"/>
              <w:right w:val="nil"/>
            </w:tcBorders>
            <w:hideMark/>
          </w:tcPr>
          <w:p w14:paraId="625487BD" w14:textId="77777777" w:rsidR="00D61EA7" w:rsidRPr="00015210" w:rsidRDefault="00D61EA7" w:rsidP="00D61EA7">
            <w:pPr>
              <w:rPr>
                <w:color w:val="000000"/>
                <w:sz w:val="20"/>
                <w:szCs w:val="20"/>
              </w:rPr>
            </w:pPr>
          </w:p>
        </w:tc>
        <w:tc>
          <w:tcPr>
            <w:tcW w:w="2917" w:type="dxa"/>
            <w:tcBorders>
              <w:top w:val="nil"/>
              <w:left w:val="nil"/>
              <w:bottom w:val="single" w:sz="4" w:space="0" w:color="auto"/>
            </w:tcBorders>
            <w:tcMar>
              <w:top w:w="15" w:type="dxa"/>
              <w:left w:w="15" w:type="dxa"/>
              <w:bottom w:w="0" w:type="dxa"/>
              <w:right w:w="15" w:type="dxa"/>
            </w:tcMar>
            <w:hideMark/>
          </w:tcPr>
          <w:p w14:paraId="5FE85000" w14:textId="04306392"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Log(</w:t>
            </w:r>
            <w:ins w:id="602" w:author="Dylan CHEN" w:date="2026-08-27T16:08:00Z" w16du:dateUtc="2026-08-27T08:08:00Z">
              <w:r w:rsidR="002E1246">
                <w:rPr>
                  <w:rFonts w:hint="eastAsia"/>
                  <w:color w:val="000000"/>
                  <w:sz w:val="20"/>
                  <w:szCs w:val="20"/>
                </w:rPr>
                <w:t xml:space="preserve">human </w:t>
              </w:r>
            </w:ins>
            <w:r w:rsidR="00D61EA7" w:rsidRPr="00015210">
              <w:rPr>
                <w:color w:val="000000"/>
                <w:sz w:val="20"/>
                <w:szCs w:val="20"/>
              </w:rPr>
              <w:t>answer number in 7 days)</w:t>
            </w:r>
          </w:p>
        </w:tc>
        <w:tc>
          <w:tcPr>
            <w:tcW w:w="0" w:type="auto"/>
            <w:gridSpan w:val="3"/>
            <w:tcBorders>
              <w:top w:val="nil"/>
              <w:left w:val="nil"/>
              <w:bottom w:val="single" w:sz="4" w:space="0" w:color="auto"/>
              <w:right w:val="nil"/>
            </w:tcBorders>
            <w:tcMar>
              <w:top w:w="15" w:type="dxa"/>
              <w:left w:w="15" w:type="dxa"/>
              <w:bottom w:w="0" w:type="dxa"/>
              <w:right w:w="15" w:type="dxa"/>
            </w:tcMar>
            <w:hideMark/>
          </w:tcPr>
          <w:p w14:paraId="6E51F0E1" w14:textId="708F7E8C" w:rsidR="00D61EA7" w:rsidRPr="00015210" w:rsidRDefault="00DF063F" w:rsidP="00D61EA7">
            <w:pPr>
              <w:jc w:val="center"/>
              <w:rPr>
                <w:color w:val="000000"/>
                <w:sz w:val="20"/>
                <w:szCs w:val="20"/>
              </w:rPr>
            </w:pPr>
            <w:r w:rsidRPr="00015210">
              <w:rPr>
                <w:color w:val="000000"/>
                <w:sz w:val="20"/>
                <w:szCs w:val="20"/>
              </w:rPr>
              <w:t>DV:</w:t>
            </w:r>
            <w:r>
              <w:rPr>
                <w:color w:val="000000"/>
                <w:sz w:val="20"/>
                <w:szCs w:val="20"/>
              </w:rPr>
              <w:t xml:space="preserve"> </w:t>
            </w:r>
            <w:ins w:id="603" w:author="Dylan CHEN" w:date="2026-08-27T16:08:00Z" w16du:dateUtc="2026-08-27T08:08:00Z">
              <w:r w:rsidR="002E1246">
                <w:rPr>
                  <w:rFonts w:hint="eastAsia"/>
                  <w:color w:val="000000"/>
                  <w:sz w:val="20"/>
                  <w:szCs w:val="20"/>
                </w:rPr>
                <w:t>Human a</w:t>
              </w:r>
            </w:ins>
            <w:del w:id="604" w:author="Dylan CHEN" w:date="2026-08-27T16:08:00Z" w16du:dateUtc="2026-08-27T08:08:00Z">
              <w:r w:rsidR="00D61EA7" w:rsidDel="002E1246">
                <w:rPr>
                  <w:color w:val="000000"/>
                  <w:sz w:val="20"/>
                  <w:szCs w:val="20"/>
                </w:rPr>
                <w:delText>A</w:delText>
              </w:r>
            </w:del>
            <w:r w:rsidR="00D61EA7" w:rsidRPr="00015210">
              <w:rPr>
                <w:color w:val="000000"/>
                <w:sz w:val="20"/>
                <w:szCs w:val="20"/>
              </w:rPr>
              <w:t>nswer number in 7 days</w:t>
            </w:r>
          </w:p>
        </w:tc>
        <w:tc>
          <w:tcPr>
            <w:tcW w:w="1986" w:type="dxa"/>
            <w:tcBorders>
              <w:top w:val="nil"/>
              <w:left w:val="nil"/>
              <w:bottom w:val="single" w:sz="4" w:space="0" w:color="auto"/>
              <w:right w:val="nil"/>
            </w:tcBorders>
          </w:tcPr>
          <w:p w14:paraId="0E046517" w14:textId="1AB6168C" w:rsidR="00D61EA7" w:rsidRDefault="00DF063F" w:rsidP="00D61EA7">
            <w:pPr>
              <w:jc w:val="center"/>
              <w:rPr>
                <w:color w:val="000000"/>
                <w:sz w:val="20"/>
                <w:szCs w:val="20"/>
              </w:rPr>
            </w:pPr>
            <w:r w:rsidRPr="00015210">
              <w:rPr>
                <w:color w:val="000000"/>
                <w:sz w:val="20"/>
                <w:szCs w:val="20"/>
              </w:rPr>
              <w:t>DV:</w:t>
            </w:r>
            <w:r>
              <w:rPr>
                <w:color w:val="000000"/>
                <w:sz w:val="20"/>
                <w:szCs w:val="20"/>
              </w:rPr>
              <w:t xml:space="preserve"> </w:t>
            </w:r>
            <w:r w:rsidR="00D61EA7" w:rsidRPr="00015210">
              <w:rPr>
                <w:color w:val="000000"/>
                <w:sz w:val="20"/>
                <w:szCs w:val="20"/>
              </w:rPr>
              <w:t xml:space="preserve">First </w:t>
            </w:r>
            <w:ins w:id="605" w:author="Dylan CHEN" w:date="2026-08-27T16:07:00Z" w16du:dateUtc="2026-08-27T08:07:00Z">
              <w:r w:rsidR="002E1246">
                <w:rPr>
                  <w:rFonts w:hint="eastAsia"/>
                  <w:color w:val="000000"/>
                  <w:sz w:val="20"/>
                  <w:szCs w:val="20"/>
                </w:rPr>
                <w:t xml:space="preserve">human </w:t>
              </w:r>
            </w:ins>
            <w:r w:rsidR="00D61EA7" w:rsidRPr="00015210">
              <w:rPr>
                <w:color w:val="000000"/>
                <w:sz w:val="20"/>
                <w:szCs w:val="20"/>
              </w:rPr>
              <w:t>answer quality</w:t>
            </w:r>
          </w:p>
        </w:tc>
      </w:tr>
      <w:tr w:rsidR="00D61EA7" w:rsidRPr="00015210" w14:paraId="72289A11" w14:textId="59A6CA3E"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160CC368"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917" w:type="dxa"/>
            <w:tcBorders>
              <w:top w:val="nil"/>
              <w:left w:val="nil"/>
              <w:bottom w:val="nil"/>
            </w:tcBorders>
            <w:noWrap/>
            <w:tcMar>
              <w:top w:w="15" w:type="dxa"/>
              <w:left w:w="15" w:type="dxa"/>
              <w:bottom w:w="0" w:type="dxa"/>
              <w:right w:w="15" w:type="dxa"/>
            </w:tcMar>
            <w:hideMark/>
          </w:tcPr>
          <w:p w14:paraId="02B137DD" w14:textId="6E2BE13B" w:rsidR="00D61EA7" w:rsidRPr="00015210" w:rsidRDefault="00D61EA7" w:rsidP="00D61EA7">
            <w:pPr>
              <w:jc w:val="center"/>
              <w:rPr>
                <w:color w:val="000000"/>
                <w:sz w:val="20"/>
                <w:szCs w:val="20"/>
              </w:rPr>
            </w:pPr>
            <w:r w:rsidRPr="00015210">
              <w:rPr>
                <w:color w:val="000000"/>
                <w:sz w:val="20"/>
                <w:szCs w:val="20"/>
              </w:rPr>
              <w:t>0.168*</w:t>
            </w:r>
          </w:p>
        </w:tc>
        <w:tc>
          <w:tcPr>
            <w:tcW w:w="0" w:type="auto"/>
            <w:tcBorders>
              <w:top w:val="nil"/>
              <w:left w:val="nil"/>
              <w:bottom w:val="nil"/>
              <w:right w:val="nil"/>
            </w:tcBorders>
            <w:noWrap/>
            <w:tcMar>
              <w:top w:w="15" w:type="dxa"/>
              <w:left w:w="15" w:type="dxa"/>
              <w:bottom w:w="0" w:type="dxa"/>
              <w:right w:w="15" w:type="dxa"/>
            </w:tcMar>
            <w:hideMark/>
          </w:tcPr>
          <w:p w14:paraId="4399E641"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022333C5" w14:textId="77777777" w:rsidR="00D61EA7" w:rsidRPr="00015210" w:rsidRDefault="00D61EA7" w:rsidP="00D61EA7">
            <w:pPr>
              <w:jc w:val="center"/>
              <w:rPr>
                <w:color w:val="000000"/>
                <w:sz w:val="20"/>
                <w:szCs w:val="20"/>
              </w:rPr>
            </w:pPr>
            <w:r w:rsidRPr="00015210">
              <w:rPr>
                <w:color w:val="000000"/>
                <w:sz w:val="20"/>
                <w:szCs w:val="20"/>
              </w:rPr>
              <w:t>0.468*</w:t>
            </w:r>
          </w:p>
        </w:tc>
        <w:tc>
          <w:tcPr>
            <w:tcW w:w="0" w:type="auto"/>
            <w:tcBorders>
              <w:top w:val="nil"/>
              <w:left w:val="nil"/>
              <w:bottom w:val="nil"/>
              <w:right w:val="nil"/>
            </w:tcBorders>
            <w:noWrap/>
            <w:tcMar>
              <w:top w:w="15" w:type="dxa"/>
              <w:left w:w="15" w:type="dxa"/>
              <w:bottom w:w="0" w:type="dxa"/>
              <w:right w:w="15" w:type="dxa"/>
            </w:tcMar>
            <w:hideMark/>
          </w:tcPr>
          <w:p w14:paraId="1B85AC1D" w14:textId="77777777" w:rsidR="00D61EA7" w:rsidRPr="00015210" w:rsidRDefault="00D61EA7" w:rsidP="00D61EA7">
            <w:pPr>
              <w:jc w:val="center"/>
              <w:rPr>
                <w:color w:val="000000"/>
                <w:sz w:val="20"/>
                <w:szCs w:val="20"/>
              </w:rPr>
            </w:pPr>
            <w:r w:rsidRPr="00015210">
              <w:rPr>
                <w:color w:val="000000"/>
                <w:sz w:val="20"/>
                <w:szCs w:val="20"/>
              </w:rPr>
              <w:t>0.469*</w:t>
            </w:r>
          </w:p>
        </w:tc>
        <w:tc>
          <w:tcPr>
            <w:tcW w:w="1986" w:type="dxa"/>
            <w:tcBorders>
              <w:top w:val="nil"/>
              <w:left w:val="nil"/>
              <w:bottom w:val="nil"/>
              <w:right w:val="nil"/>
            </w:tcBorders>
            <w:vAlign w:val="center"/>
          </w:tcPr>
          <w:p w14:paraId="6EA990C6" w14:textId="5A3E8B6A" w:rsidR="00D61EA7" w:rsidRPr="00015210" w:rsidRDefault="00D61EA7" w:rsidP="00D61EA7">
            <w:pPr>
              <w:jc w:val="center"/>
              <w:rPr>
                <w:color w:val="000000"/>
                <w:sz w:val="20"/>
                <w:szCs w:val="20"/>
              </w:rPr>
            </w:pPr>
            <w:r w:rsidRPr="00015210">
              <w:rPr>
                <w:color w:val="000000"/>
                <w:sz w:val="20"/>
                <w:szCs w:val="20"/>
              </w:rPr>
              <w:t>0.410</w:t>
            </w:r>
          </w:p>
        </w:tc>
      </w:tr>
      <w:tr w:rsidR="00D61EA7" w:rsidRPr="00015210" w14:paraId="79607C89" w14:textId="7A23FD7A" w:rsidTr="00DF063F">
        <w:trPr>
          <w:jc w:val="center"/>
        </w:trPr>
        <w:tc>
          <w:tcPr>
            <w:tcW w:w="0" w:type="auto"/>
            <w:vMerge/>
            <w:tcBorders>
              <w:top w:val="nil"/>
              <w:left w:val="nil"/>
              <w:bottom w:val="nil"/>
              <w:right w:val="nil"/>
            </w:tcBorders>
            <w:hideMark/>
          </w:tcPr>
          <w:p w14:paraId="1AAB849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410AB62D" w14:textId="7297F984" w:rsidR="00D61EA7" w:rsidRPr="00015210" w:rsidRDefault="00D61EA7" w:rsidP="00D61EA7">
            <w:pPr>
              <w:jc w:val="center"/>
              <w:rPr>
                <w:color w:val="000000"/>
                <w:sz w:val="20"/>
                <w:szCs w:val="20"/>
              </w:rPr>
            </w:pPr>
            <w:r w:rsidRPr="00015210">
              <w:rPr>
                <w:color w:val="000000"/>
                <w:sz w:val="20"/>
                <w:szCs w:val="20"/>
              </w:rPr>
              <w:t>(0.081)</w:t>
            </w:r>
          </w:p>
        </w:tc>
        <w:tc>
          <w:tcPr>
            <w:tcW w:w="0" w:type="auto"/>
            <w:tcBorders>
              <w:top w:val="nil"/>
              <w:left w:val="nil"/>
              <w:bottom w:val="nil"/>
              <w:right w:val="nil"/>
            </w:tcBorders>
            <w:noWrap/>
            <w:tcMar>
              <w:top w:w="15" w:type="dxa"/>
              <w:left w:w="15" w:type="dxa"/>
              <w:bottom w:w="0" w:type="dxa"/>
              <w:right w:w="15" w:type="dxa"/>
            </w:tcMar>
            <w:hideMark/>
          </w:tcPr>
          <w:p w14:paraId="1DF37C54" w14:textId="77777777" w:rsidR="00D61EA7" w:rsidRPr="00015210" w:rsidRDefault="00D61EA7" w:rsidP="00D61EA7">
            <w:pPr>
              <w:jc w:val="center"/>
              <w:rPr>
                <w:color w:val="000000"/>
                <w:sz w:val="20"/>
                <w:szCs w:val="20"/>
              </w:rPr>
            </w:pPr>
            <w:r w:rsidRPr="00015210">
              <w:rPr>
                <w:color w:val="000000"/>
                <w:sz w:val="20"/>
                <w:szCs w:val="20"/>
              </w:rPr>
              <w:t>(0.199)</w:t>
            </w:r>
          </w:p>
        </w:tc>
        <w:tc>
          <w:tcPr>
            <w:tcW w:w="0" w:type="auto"/>
            <w:tcBorders>
              <w:top w:val="nil"/>
              <w:left w:val="nil"/>
              <w:bottom w:val="nil"/>
              <w:right w:val="nil"/>
            </w:tcBorders>
            <w:noWrap/>
            <w:tcMar>
              <w:top w:w="15" w:type="dxa"/>
              <w:left w:w="15" w:type="dxa"/>
              <w:bottom w:w="0" w:type="dxa"/>
              <w:right w:w="15" w:type="dxa"/>
            </w:tcMar>
            <w:hideMark/>
          </w:tcPr>
          <w:p w14:paraId="20F55685" w14:textId="77777777" w:rsidR="00D61EA7" w:rsidRPr="00015210" w:rsidRDefault="00D61EA7" w:rsidP="00D61EA7">
            <w:pPr>
              <w:jc w:val="center"/>
              <w:rPr>
                <w:color w:val="000000"/>
                <w:sz w:val="20"/>
                <w:szCs w:val="20"/>
              </w:rPr>
            </w:pPr>
            <w:r w:rsidRPr="00015210">
              <w:rPr>
                <w:color w:val="000000"/>
                <w:sz w:val="20"/>
                <w:szCs w:val="20"/>
              </w:rPr>
              <w:t>(0.224)</w:t>
            </w:r>
          </w:p>
        </w:tc>
        <w:tc>
          <w:tcPr>
            <w:tcW w:w="0" w:type="auto"/>
            <w:tcBorders>
              <w:top w:val="nil"/>
              <w:left w:val="nil"/>
              <w:bottom w:val="nil"/>
              <w:right w:val="nil"/>
            </w:tcBorders>
            <w:noWrap/>
            <w:tcMar>
              <w:top w:w="15" w:type="dxa"/>
              <w:left w:w="15" w:type="dxa"/>
              <w:bottom w:w="0" w:type="dxa"/>
              <w:right w:w="15" w:type="dxa"/>
            </w:tcMar>
            <w:hideMark/>
          </w:tcPr>
          <w:p w14:paraId="7F04E209" w14:textId="77777777" w:rsidR="00D61EA7" w:rsidRPr="00015210" w:rsidRDefault="00D61EA7" w:rsidP="00D61EA7">
            <w:pPr>
              <w:jc w:val="center"/>
              <w:rPr>
                <w:color w:val="000000"/>
                <w:sz w:val="20"/>
                <w:szCs w:val="20"/>
              </w:rPr>
            </w:pPr>
            <w:r w:rsidRPr="00015210">
              <w:rPr>
                <w:color w:val="000000"/>
                <w:sz w:val="20"/>
                <w:szCs w:val="20"/>
              </w:rPr>
              <w:t>(0.224)</w:t>
            </w:r>
          </w:p>
        </w:tc>
        <w:tc>
          <w:tcPr>
            <w:tcW w:w="1986" w:type="dxa"/>
            <w:tcBorders>
              <w:top w:val="nil"/>
              <w:left w:val="nil"/>
              <w:bottom w:val="nil"/>
              <w:right w:val="nil"/>
            </w:tcBorders>
            <w:vAlign w:val="center"/>
          </w:tcPr>
          <w:p w14:paraId="51C033C5" w14:textId="2C7755B9" w:rsidR="00D61EA7" w:rsidRPr="00015210" w:rsidRDefault="00D61EA7" w:rsidP="00D61EA7">
            <w:pPr>
              <w:jc w:val="center"/>
              <w:rPr>
                <w:color w:val="000000"/>
                <w:sz w:val="20"/>
                <w:szCs w:val="20"/>
              </w:rPr>
            </w:pPr>
            <w:r w:rsidRPr="00015210">
              <w:rPr>
                <w:color w:val="000000"/>
                <w:sz w:val="20"/>
                <w:szCs w:val="20"/>
              </w:rPr>
              <w:t>(0.603)</w:t>
            </w:r>
          </w:p>
        </w:tc>
      </w:tr>
      <w:tr w:rsidR="00D61EA7" w:rsidRPr="00015210" w14:paraId="611165D3" w14:textId="558EEF8C" w:rsidTr="00DF063F">
        <w:trPr>
          <w:jc w:val="center"/>
        </w:trPr>
        <w:tc>
          <w:tcPr>
            <w:tcW w:w="0" w:type="auto"/>
            <w:vMerge w:val="restart"/>
            <w:tcBorders>
              <w:top w:val="nil"/>
              <w:left w:val="nil"/>
              <w:bottom w:val="nil"/>
              <w:right w:val="nil"/>
            </w:tcBorders>
            <w:noWrap/>
            <w:tcMar>
              <w:top w:w="15" w:type="dxa"/>
              <w:left w:w="15" w:type="dxa"/>
              <w:bottom w:w="0" w:type="dxa"/>
              <w:right w:w="15" w:type="dxa"/>
            </w:tcMar>
            <w:hideMark/>
          </w:tcPr>
          <w:p w14:paraId="05968AFC"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7B5E98B8" w14:textId="4599A773" w:rsidR="00D61EA7" w:rsidRPr="00015210" w:rsidRDefault="00D61EA7" w:rsidP="00D61EA7">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hideMark/>
          </w:tcPr>
          <w:p w14:paraId="1A747906"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53A7FC" w14:textId="77777777" w:rsidR="00D61EA7" w:rsidRPr="00015210" w:rsidRDefault="00D61EA7" w:rsidP="00D61EA7">
            <w:pPr>
              <w:jc w:val="center"/>
              <w:rPr>
                <w:color w:val="000000"/>
                <w:sz w:val="20"/>
                <w:szCs w:val="20"/>
              </w:rPr>
            </w:pPr>
            <w:r w:rsidRPr="00015210">
              <w:rPr>
                <w:color w:val="000000"/>
                <w:sz w:val="20"/>
                <w:szCs w:val="20"/>
              </w:rPr>
              <w:t>-0.117**</w:t>
            </w:r>
          </w:p>
        </w:tc>
        <w:tc>
          <w:tcPr>
            <w:tcW w:w="0" w:type="auto"/>
            <w:tcBorders>
              <w:top w:val="nil"/>
              <w:left w:val="nil"/>
              <w:bottom w:val="nil"/>
              <w:right w:val="nil"/>
            </w:tcBorders>
            <w:noWrap/>
            <w:tcMar>
              <w:top w:w="15" w:type="dxa"/>
              <w:left w:w="15" w:type="dxa"/>
              <w:bottom w:w="0" w:type="dxa"/>
              <w:right w:w="15" w:type="dxa"/>
            </w:tcMar>
            <w:hideMark/>
          </w:tcPr>
          <w:p w14:paraId="016028FF" w14:textId="77777777" w:rsidR="00D61EA7" w:rsidRPr="00015210" w:rsidRDefault="00D61EA7" w:rsidP="00D61EA7">
            <w:pPr>
              <w:jc w:val="center"/>
              <w:rPr>
                <w:color w:val="000000"/>
                <w:sz w:val="20"/>
                <w:szCs w:val="20"/>
              </w:rPr>
            </w:pPr>
            <w:r w:rsidRPr="00015210">
              <w:rPr>
                <w:color w:val="000000"/>
                <w:sz w:val="20"/>
                <w:szCs w:val="20"/>
              </w:rPr>
              <w:t>-0.117**</w:t>
            </w:r>
          </w:p>
        </w:tc>
        <w:tc>
          <w:tcPr>
            <w:tcW w:w="1986" w:type="dxa"/>
            <w:tcBorders>
              <w:top w:val="nil"/>
              <w:left w:val="nil"/>
              <w:bottom w:val="nil"/>
              <w:right w:val="nil"/>
            </w:tcBorders>
            <w:vAlign w:val="center"/>
          </w:tcPr>
          <w:p w14:paraId="6788A5AC" w14:textId="7920697A" w:rsidR="00D61EA7" w:rsidRPr="00015210" w:rsidRDefault="00D61EA7" w:rsidP="00D61EA7">
            <w:pPr>
              <w:jc w:val="center"/>
              <w:rPr>
                <w:color w:val="000000"/>
                <w:sz w:val="20"/>
                <w:szCs w:val="20"/>
              </w:rPr>
            </w:pPr>
            <w:r w:rsidRPr="00015210">
              <w:rPr>
                <w:color w:val="000000"/>
                <w:sz w:val="20"/>
                <w:szCs w:val="20"/>
              </w:rPr>
              <w:t>-0.204·</w:t>
            </w:r>
          </w:p>
        </w:tc>
      </w:tr>
      <w:tr w:rsidR="00D61EA7" w:rsidRPr="00015210" w14:paraId="71D9227B" w14:textId="0048B332" w:rsidTr="00DF063F">
        <w:trPr>
          <w:jc w:val="center"/>
        </w:trPr>
        <w:tc>
          <w:tcPr>
            <w:tcW w:w="0" w:type="auto"/>
            <w:vMerge/>
            <w:tcBorders>
              <w:top w:val="nil"/>
              <w:left w:val="nil"/>
              <w:bottom w:val="nil"/>
              <w:right w:val="nil"/>
            </w:tcBorders>
            <w:hideMark/>
          </w:tcPr>
          <w:p w14:paraId="737C34EA" w14:textId="77777777" w:rsidR="00D61EA7" w:rsidRPr="00015210" w:rsidRDefault="00D61EA7" w:rsidP="00D61EA7">
            <w:pPr>
              <w:rPr>
                <w:i/>
                <w:iCs/>
                <w:color w:val="000000"/>
                <w:sz w:val="20"/>
                <w:szCs w:val="20"/>
              </w:rPr>
            </w:pPr>
          </w:p>
        </w:tc>
        <w:tc>
          <w:tcPr>
            <w:tcW w:w="2917" w:type="dxa"/>
            <w:tcBorders>
              <w:top w:val="nil"/>
              <w:left w:val="nil"/>
              <w:bottom w:val="nil"/>
              <w:right w:val="nil"/>
            </w:tcBorders>
            <w:noWrap/>
            <w:tcMar>
              <w:top w:w="15" w:type="dxa"/>
              <w:left w:w="15" w:type="dxa"/>
              <w:bottom w:w="0" w:type="dxa"/>
              <w:right w:w="15" w:type="dxa"/>
            </w:tcMar>
            <w:hideMark/>
          </w:tcPr>
          <w:p w14:paraId="7F06DDC1" w14:textId="1B785B10"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hideMark/>
          </w:tcPr>
          <w:p w14:paraId="62867A91" w14:textId="77777777" w:rsidR="00D61EA7" w:rsidRPr="00015210" w:rsidRDefault="00D61EA7" w:rsidP="00D61EA7">
            <w:pPr>
              <w:jc w:val="center"/>
              <w:rPr>
                <w:color w:val="000000"/>
                <w:sz w:val="20"/>
                <w:szCs w:val="20"/>
              </w:rPr>
            </w:pPr>
            <w:r w:rsidRPr="00015210">
              <w:rPr>
                <w:color w:val="000000"/>
                <w:sz w:val="20"/>
                <w:szCs w:val="20"/>
              </w:rPr>
              <w:t>(0.034)</w:t>
            </w:r>
          </w:p>
        </w:tc>
        <w:tc>
          <w:tcPr>
            <w:tcW w:w="0" w:type="auto"/>
            <w:tcBorders>
              <w:top w:val="nil"/>
              <w:left w:val="nil"/>
              <w:bottom w:val="nil"/>
              <w:right w:val="nil"/>
            </w:tcBorders>
            <w:noWrap/>
            <w:tcMar>
              <w:top w:w="15" w:type="dxa"/>
              <w:left w:w="15" w:type="dxa"/>
              <w:bottom w:w="0" w:type="dxa"/>
              <w:right w:w="15" w:type="dxa"/>
            </w:tcMar>
            <w:hideMark/>
          </w:tcPr>
          <w:p w14:paraId="5C19060F" w14:textId="77777777" w:rsidR="00D61EA7" w:rsidRPr="00015210" w:rsidRDefault="00D61EA7" w:rsidP="00D61EA7">
            <w:pPr>
              <w:jc w:val="center"/>
              <w:rPr>
                <w:color w:val="000000"/>
                <w:sz w:val="20"/>
                <w:szCs w:val="20"/>
              </w:rPr>
            </w:pPr>
            <w:r w:rsidRPr="00015210">
              <w:rPr>
                <w:color w:val="000000"/>
                <w:sz w:val="20"/>
                <w:szCs w:val="20"/>
              </w:rPr>
              <w:t>(0.039)</w:t>
            </w:r>
          </w:p>
        </w:tc>
        <w:tc>
          <w:tcPr>
            <w:tcW w:w="0" w:type="auto"/>
            <w:tcBorders>
              <w:top w:val="nil"/>
              <w:left w:val="nil"/>
              <w:bottom w:val="nil"/>
              <w:right w:val="nil"/>
            </w:tcBorders>
            <w:noWrap/>
            <w:tcMar>
              <w:top w:w="15" w:type="dxa"/>
              <w:left w:w="15" w:type="dxa"/>
              <w:bottom w:w="0" w:type="dxa"/>
              <w:right w:w="15" w:type="dxa"/>
            </w:tcMar>
            <w:hideMark/>
          </w:tcPr>
          <w:p w14:paraId="470A512E" w14:textId="77777777" w:rsidR="00D61EA7" w:rsidRPr="00015210" w:rsidRDefault="00D61EA7" w:rsidP="00D61EA7">
            <w:pPr>
              <w:jc w:val="center"/>
              <w:rPr>
                <w:color w:val="000000"/>
                <w:sz w:val="20"/>
                <w:szCs w:val="20"/>
              </w:rPr>
            </w:pPr>
            <w:r w:rsidRPr="00015210">
              <w:rPr>
                <w:color w:val="000000"/>
                <w:sz w:val="20"/>
                <w:szCs w:val="20"/>
              </w:rPr>
              <w:t>(0.039)</w:t>
            </w:r>
          </w:p>
        </w:tc>
        <w:tc>
          <w:tcPr>
            <w:tcW w:w="1986" w:type="dxa"/>
            <w:tcBorders>
              <w:top w:val="nil"/>
              <w:left w:val="nil"/>
              <w:bottom w:val="nil"/>
              <w:right w:val="nil"/>
            </w:tcBorders>
            <w:vAlign w:val="center"/>
          </w:tcPr>
          <w:p w14:paraId="000F3460" w14:textId="6B7B7444" w:rsidR="00D61EA7" w:rsidRPr="00015210" w:rsidRDefault="00D61EA7" w:rsidP="00D61EA7">
            <w:pPr>
              <w:jc w:val="center"/>
              <w:rPr>
                <w:color w:val="000000"/>
                <w:sz w:val="20"/>
                <w:szCs w:val="20"/>
              </w:rPr>
            </w:pPr>
            <w:r w:rsidRPr="00015210">
              <w:rPr>
                <w:color w:val="000000"/>
                <w:sz w:val="20"/>
                <w:szCs w:val="20"/>
              </w:rPr>
              <w:t>(0.106)</w:t>
            </w:r>
          </w:p>
        </w:tc>
      </w:tr>
      <w:tr w:rsidR="00D61EA7" w:rsidRPr="00015210" w14:paraId="5EAECA42" w14:textId="6258E49F" w:rsidTr="00DF063F">
        <w:trPr>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hideMark/>
          </w:tcPr>
          <w:p w14:paraId="320CC18B" w14:textId="77777777" w:rsidR="00D61EA7" w:rsidRPr="00015210" w:rsidRDefault="00D61EA7" w:rsidP="00D61EA7">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917" w:type="dxa"/>
            <w:tcBorders>
              <w:top w:val="nil"/>
              <w:left w:val="nil"/>
              <w:bottom w:val="nil"/>
              <w:right w:val="nil"/>
            </w:tcBorders>
            <w:noWrap/>
            <w:tcMar>
              <w:top w:w="15" w:type="dxa"/>
              <w:left w:w="15" w:type="dxa"/>
              <w:bottom w:w="0" w:type="dxa"/>
              <w:right w:w="15" w:type="dxa"/>
            </w:tcMar>
            <w:hideMark/>
          </w:tcPr>
          <w:p w14:paraId="2E69CAE3" w14:textId="02C124FA" w:rsidR="00D61EA7" w:rsidRPr="00015210" w:rsidRDefault="00D61EA7" w:rsidP="00D61EA7">
            <w:pPr>
              <w:jc w:val="center"/>
              <w:rPr>
                <w:color w:val="000000"/>
                <w:sz w:val="20"/>
                <w:szCs w:val="20"/>
              </w:rPr>
            </w:pPr>
            <w:r w:rsidRPr="00015210">
              <w:rPr>
                <w:color w:val="000000"/>
                <w:sz w:val="20"/>
                <w:szCs w:val="20"/>
              </w:rPr>
              <w:t>0.003</w:t>
            </w:r>
          </w:p>
        </w:tc>
        <w:tc>
          <w:tcPr>
            <w:tcW w:w="0" w:type="auto"/>
            <w:tcBorders>
              <w:top w:val="nil"/>
              <w:left w:val="nil"/>
              <w:bottom w:val="nil"/>
              <w:right w:val="nil"/>
            </w:tcBorders>
            <w:noWrap/>
            <w:tcMar>
              <w:top w:w="15" w:type="dxa"/>
              <w:left w:w="15" w:type="dxa"/>
              <w:bottom w:w="0" w:type="dxa"/>
              <w:right w:w="15" w:type="dxa"/>
            </w:tcMar>
            <w:hideMark/>
          </w:tcPr>
          <w:p w14:paraId="2F87360E"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71318310" w14:textId="77777777" w:rsidR="00D61EA7" w:rsidRPr="00015210" w:rsidRDefault="00D61EA7" w:rsidP="00D61EA7">
            <w:pPr>
              <w:jc w:val="center"/>
              <w:rPr>
                <w:color w:val="000000"/>
                <w:sz w:val="20"/>
                <w:szCs w:val="20"/>
              </w:rPr>
            </w:pPr>
            <w:r w:rsidRPr="00015210">
              <w:rPr>
                <w:color w:val="000000"/>
                <w:sz w:val="20"/>
                <w:szCs w:val="20"/>
              </w:rPr>
              <w:t>0.010</w:t>
            </w:r>
          </w:p>
        </w:tc>
        <w:tc>
          <w:tcPr>
            <w:tcW w:w="0" w:type="auto"/>
            <w:tcBorders>
              <w:top w:val="nil"/>
              <w:left w:val="nil"/>
              <w:bottom w:val="nil"/>
              <w:right w:val="nil"/>
            </w:tcBorders>
            <w:noWrap/>
            <w:tcMar>
              <w:top w:w="15" w:type="dxa"/>
              <w:left w:w="15" w:type="dxa"/>
              <w:bottom w:w="0" w:type="dxa"/>
              <w:right w:w="15" w:type="dxa"/>
            </w:tcMar>
            <w:hideMark/>
          </w:tcPr>
          <w:p w14:paraId="137DDDB3" w14:textId="77777777" w:rsidR="00D61EA7" w:rsidRPr="00015210" w:rsidRDefault="00D61EA7" w:rsidP="00D61EA7">
            <w:pPr>
              <w:jc w:val="center"/>
              <w:rPr>
                <w:color w:val="000000"/>
                <w:sz w:val="20"/>
                <w:szCs w:val="20"/>
              </w:rPr>
            </w:pPr>
            <w:r w:rsidRPr="00015210">
              <w:rPr>
                <w:color w:val="000000"/>
                <w:sz w:val="20"/>
                <w:szCs w:val="20"/>
              </w:rPr>
              <w:t>0.010</w:t>
            </w:r>
          </w:p>
        </w:tc>
        <w:tc>
          <w:tcPr>
            <w:tcW w:w="1986" w:type="dxa"/>
            <w:tcBorders>
              <w:top w:val="nil"/>
              <w:left w:val="nil"/>
              <w:bottom w:val="nil"/>
              <w:right w:val="nil"/>
            </w:tcBorders>
            <w:vAlign w:val="center"/>
          </w:tcPr>
          <w:p w14:paraId="07479440" w14:textId="7A2833C9" w:rsidR="00D61EA7" w:rsidRPr="00015210" w:rsidRDefault="00D61EA7" w:rsidP="00D61EA7">
            <w:pPr>
              <w:jc w:val="center"/>
              <w:rPr>
                <w:color w:val="000000"/>
                <w:sz w:val="20"/>
                <w:szCs w:val="20"/>
              </w:rPr>
            </w:pPr>
            <w:r w:rsidRPr="00015210">
              <w:rPr>
                <w:color w:val="000000"/>
                <w:sz w:val="20"/>
                <w:szCs w:val="20"/>
              </w:rPr>
              <w:t>0.114**</w:t>
            </w:r>
          </w:p>
        </w:tc>
      </w:tr>
      <w:tr w:rsidR="00D61EA7" w:rsidRPr="00015210" w14:paraId="6BBA4AD5" w14:textId="600F08F4" w:rsidTr="00DF063F">
        <w:trPr>
          <w:jc w:val="center"/>
        </w:trPr>
        <w:tc>
          <w:tcPr>
            <w:tcW w:w="0" w:type="auto"/>
            <w:vMerge/>
            <w:tcBorders>
              <w:top w:val="nil"/>
              <w:left w:val="nil"/>
              <w:bottom w:val="single" w:sz="4" w:space="0" w:color="000000"/>
              <w:right w:val="nil"/>
            </w:tcBorders>
            <w:hideMark/>
          </w:tcPr>
          <w:p w14:paraId="72922296" w14:textId="77777777" w:rsidR="00D61EA7" w:rsidRPr="00015210" w:rsidRDefault="00D61EA7" w:rsidP="00D61EA7">
            <w:pPr>
              <w:rPr>
                <w:i/>
                <w:iCs/>
                <w:color w:val="000000"/>
                <w:sz w:val="20"/>
                <w:szCs w:val="20"/>
              </w:rPr>
            </w:pPr>
          </w:p>
        </w:tc>
        <w:tc>
          <w:tcPr>
            <w:tcW w:w="2917" w:type="dxa"/>
            <w:tcBorders>
              <w:top w:val="nil"/>
              <w:left w:val="nil"/>
              <w:bottom w:val="single" w:sz="4" w:space="0" w:color="auto"/>
              <w:right w:val="nil"/>
            </w:tcBorders>
            <w:noWrap/>
            <w:tcMar>
              <w:top w:w="15" w:type="dxa"/>
              <w:left w:w="15" w:type="dxa"/>
              <w:bottom w:w="0" w:type="dxa"/>
              <w:right w:w="15" w:type="dxa"/>
            </w:tcMar>
            <w:hideMark/>
          </w:tcPr>
          <w:p w14:paraId="6B45C1CF" w14:textId="0A904941" w:rsidR="00D61EA7" w:rsidRPr="00015210" w:rsidRDefault="00D61EA7" w:rsidP="00D61EA7">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B309A2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295C9D1"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76C2AFF" w14:textId="77777777" w:rsidR="00D61EA7" w:rsidRPr="00015210" w:rsidRDefault="00D61EA7" w:rsidP="00D61EA7">
            <w:pPr>
              <w:jc w:val="center"/>
              <w:rPr>
                <w:color w:val="000000"/>
                <w:sz w:val="20"/>
                <w:szCs w:val="20"/>
              </w:rPr>
            </w:pPr>
            <w:r w:rsidRPr="00015210">
              <w:rPr>
                <w:color w:val="000000"/>
                <w:sz w:val="20"/>
                <w:szCs w:val="20"/>
              </w:rPr>
              <w:t>(0.014)</w:t>
            </w:r>
          </w:p>
        </w:tc>
        <w:tc>
          <w:tcPr>
            <w:tcW w:w="1986" w:type="dxa"/>
            <w:tcBorders>
              <w:top w:val="nil"/>
              <w:left w:val="nil"/>
              <w:bottom w:val="single" w:sz="4" w:space="0" w:color="auto"/>
              <w:right w:val="nil"/>
            </w:tcBorders>
            <w:vAlign w:val="center"/>
          </w:tcPr>
          <w:p w14:paraId="3BD77133" w14:textId="73579330" w:rsidR="00D61EA7" w:rsidRPr="00015210" w:rsidRDefault="00D61EA7" w:rsidP="00D61EA7">
            <w:pPr>
              <w:jc w:val="center"/>
              <w:rPr>
                <w:color w:val="000000"/>
                <w:sz w:val="20"/>
                <w:szCs w:val="20"/>
              </w:rPr>
            </w:pPr>
            <w:r w:rsidRPr="00015210">
              <w:rPr>
                <w:color w:val="000000"/>
                <w:sz w:val="20"/>
                <w:szCs w:val="20"/>
              </w:rPr>
              <w:t>(0.036)</w:t>
            </w:r>
          </w:p>
        </w:tc>
      </w:tr>
      <w:tr w:rsidR="00D61EA7" w:rsidRPr="00015210" w14:paraId="0E6DB143" w14:textId="531E9555"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4D5B12E" w14:textId="77777777" w:rsidR="00D61EA7" w:rsidRPr="00015210" w:rsidRDefault="00D61EA7" w:rsidP="00D61EA7">
            <w:pPr>
              <w:rPr>
                <w:color w:val="000000"/>
                <w:sz w:val="20"/>
                <w:szCs w:val="20"/>
              </w:rPr>
            </w:pPr>
            <w:r w:rsidRPr="00015210">
              <w:rPr>
                <w:color w:val="000000"/>
                <w:sz w:val="20"/>
                <w:szCs w:val="20"/>
              </w:rPr>
              <w:t>other controls</w:t>
            </w:r>
          </w:p>
        </w:tc>
        <w:tc>
          <w:tcPr>
            <w:tcW w:w="2917" w:type="dxa"/>
            <w:tcBorders>
              <w:top w:val="nil"/>
              <w:left w:val="nil"/>
              <w:bottom w:val="nil"/>
              <w:right w:val="nil"/>
            </w:tcBorders>
            <w:noWrap/>
            <w:tcMar>
              <w:top w:w="15" w:type="dxa"/>
              <w:left w:w="15" w:type="dxa"/>
              <w:bottom w:w="0" w:type="dxa"/>
              <w:right w:w="15" w:type="dxa"/>
            </w:tcMar>
            <w:hideMark/>
          </w:tcPr>
          <w:p w14:paraId="74FB2FD0" w14:textId="19B78838"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2CAEAA9"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D993F7F"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1B25A668"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5753B59E" w14:textId="01B68B4F"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4BDA5823" w14:textId="416B632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213603C6" w14:textId="77777777" w:rsidR="00D61EA7" w:rsidRPr="00015210" w:rsidRDefault="00D61EA7" w:rsidP="00D61EA7">
            <w:pPr>
              <w:rPr>
                <w:color w:val="000000"/>
                <w:sz w:val="20"/>
                <w:szCs w:val="20"/>
              </w:rPr>
            </w:pPr>
            <w:r w:rsidRPr="00015210">
              <w:rPr>
                <w:color w:val="000000"/>
                <w:sz w:val="20"/>
                <w:szCs w:val="20"/>
              </w:rPr>
              <w:t>question timing FE</w:t>
            </w:r>
          </w:p>
        </w:tc>
        <w:tc>
          <w:tcPr>
            <w:tcW w:w="2917" w:type="dxa"/>
            <w:tcBorders>
              <w:top w:val="nil"/>
              <w:left w:val="nil"/>
              <w:bottom w:val="nil"/>
              <w:right w:val="nil"/>
            </w:tcBorders>
            <w:noWrap/>
            <w:tcMar>
              <w:top w:w="15" w:type="dxa"/>
              <w:left w:w="15" w:type="dxa"/>
              <w:bottom w:w="0" w:type="dxa"/>
              <w:right w:w="15" w:type="dxa"/>
            </w:tcMar>
            <w:hideMark/>
          </w:tcPr>
          <w:p w14:paraId="303B91C1" w14:textId="3ECC69EA"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34EC46A0"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675E25A4" w14:textId="7777777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hideMark/>
          </w:tcPr>
          <w:p w14:paraId="21D6E34A" w14:textId="77777777" w:rsidR="00D61EA7" w:rsidRPr="00015210" w:rsidRDefault="00D61EA7" w:rsidP="00D61EA7">
            <w:pPr>
              <w:jc w:val="center"/>
              <w:rPr>
                <w:color w:val="000000"/>
                <w:sz w:val="20"/>
                <w:szCs w:val="20"/>
              </w:rPr>
            </w:pPr>
            <w:r w:rsidRPr="00015210">
              <w:rPr>
                <w:color w:val="000000"/>
                <w:sz w:val="20"/>
                <w:szCs w:val="20"/>
              </w:rPr>
              <w:t>√</w:t>
            </w:r>
          </w:p>
        </w:tc>
        <w:tc>
          <w:tcPr>
            <w:tcW w:w="1986" w:type="dxa"/>
            <w:tcBorders>
              <w:top w:val="nil"/>
              <w:left w:val="nil"/>
              <w:bottom w:val="nil"/>
              <w:right w:val="nil"/>
            </w:tcBorders>
          </w:tcPr>
          <w:p w14:paraId="4FC70F67" w14:textId="530AF458"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7E6B077" w14:textId="22A6CC85"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127410C8" w14:textId="77777777" w:rsidR="00D61EA7" w:rsidRPr="00015210" w:rsidRDefault="00D61EA7" w:rsidP="00D61EA7">
            <w:pPr>
              <w:rPr>
                <w:color w:val="000000"/>
                <w:sz w:val="20"/>
                <w:szCs w:val="20"/>
              </w:rPr>
            </w:pPr>
            <w:r w:rsidRPr="00015210">
              <w:rPr>
                <w:color w:val="000000"/>
                <w:sz w:val="20"/>
                <w:szCs w:val="20"/>
              </w:rPr>
              <w:t>questioner random effect</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09B488E0" w14:textId="269FB1A7" w:rsidR="00D61EA7" w:rsidRPr="00015210" w:rsidRDefault="00D61EA7" w:rsidP="00D61EA7">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364F6EFC"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20617AD0"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B1390E"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7400C595" w14:textId="664CB8F9" w:rsidR="00D61EA7" w:rsidRPr="00015210" w:rsidRDefault="00D61EA7" w:rsidP="00D61EA7">
            <w:pPr>
              <w:jc w:val="center"/>
              <w:rPr>
                <w:color w:val="000000"/>
                <w:sz w:val="20"/>
                <w:szCs w:val="20"/>
              </w:rPr>
            </w:pPr>
            <w:r w:rsidRPr="00015210">
              <w:rPr>
                <w:color w:val="000000"/>
                <w:sz w:val="20"/>
                <w:szCs w:val="20"/>
              </w:rPr>
              <w:t>√</w:t>
            </w:r>
          </w:p>
        </w:tc>
      </w:tr>
      <w:tr w:rsidR="00D61EA7" w:rsidRPr="00015210" w14:paraId="66291827" w14:textId="5CA8D8F7"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180CB207" w14:textId="77777777" w:rsidR="00D61EA7" w:rsidRPr="00015210" w:rsidRDefault="00D61EA7" w:rsidP="00D61EA7">
            <w:pPr>
              <w:rPr>
                <w:color w:val="000000"/>
                <w:sz w:val="20"/>
                <w:szCs w:val="20"/>
              </w:rPr>
            </w:pPr>
            <w:r w:rsidRPr="00015210">
              <w:rPr>
                <w:color w:val="000000"/>
                <w:sz w:val="20"/>
                <w:szCs w:val="20"/>
              </w:rPr>
              <w:t>N</w:t>
            </w:r>
          </w:p>
        </w:tc>
        <w:tc>
          <w:tcPr>
            <w:tcW w:w="2917" w:type="dxa"/>
            <w:tcBorders>
              <w:top w:val="nil"/>
              <w:left w:val="nil"/>
              <w:bottom w:val="nil"/>
              <w:right w:val="nil"/>
            </w:tcBorders>
            <w:noWrap/>
            <w:tcMar>
              <w:top w:w="15" w:type="dxa"/>
              <w:left w:w="15" w:type="dxa"/>
              <w:bottom w:w="0" w:type="dxa"/>
              <w:right w:w="15" w:type="dxa"/>
            </w:tcMar>
            <w:hideMark/>
          </w:tcPr>
          <w:p w14:paraId="3A16867E" w14:textId="06B9F61B"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60F3AA40"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7ED742BF" w14:textId="77777777" w:rsidR="00D61EA7" w:rsidRPr="00015210" w:rsidRDefault="00D61EA7" w:rsidP="00D61EA7">
            <w:pPr>
              <w:jc w:val="center"/>
              <w:rPr>
                <w:color w:val="000000"/>
                <w:sz w:val="20"/>
                <w:szCs w:val="20"/>
              </w:rPr>
            </w:pPr>
            <w:r w:rsidRPr="00015210">
              <w:rPr>
                <w:color w:val="000000"/>
                <w:sz w:val="20"/>
                <w:szCs w:val="20"/>
              </w:rPr>
              <w:t>3,612</w:t>
            </w:r>
          </w:p>
        </w:tc>
        <w:tc>
          <w:tcPr>
            <w:tcW w:w="0" w:type="auto"/>
            <w:tcBorders>
              <w:top w:val="nil"/>
              <w:left w:val="nil"/>
              <w:bottom w:val="nil"/>
              <w:right w:val="nil"/>
            </w:tcBorders>
            <w:noWrap/>
            <w:tcMar>
              <w:top w:w="15" w:type="dxa"/>
              <w:left w:w="15" w:type="dxa"/>
              <w:bottom w:w="0" w:type="dxa"/>
              <w:right w:w="15" w:type="dxa"/>
            </w:tcMar>
            <w:hideMark/>
          </w:tcPr>
          <w:p w14:paraId="23289000" w14:textId="77777777" w:rsidR="00D61EA7" w:rsidRPr="00015210" w:rsidRDefault="00D61EA7" w:rsidP="00D61EA7">
            <w:pPr>
              <w:jc w:val="center"/>
              <w:rPr>
                <w:color w:val="000000"/>
                <w:sz w:val="20"/>
                <w:szCs w:val="20"/>
              </w:rPr>
            </w:pPr>
            <w:r w:rsidRPr="00015210">
              <w:rPr>
                <w:color w:val="000000"/>
                <w:sz w:val="20"/>
                <w:szCs w:val="20"/>
              </w:rPr>
              <w:t>3,612</w:t>
            </w:r>
          </w:p>
        </w:tc>
        <w:tc>
          <w:tcPr>
            <w:tcW w:w="1986" w:type="dxa"/>
            <w:tcBorders>
              <w:top w:val="nil"/>
              <w:left w:val="nil"/>
              <w:bottom w:val="nil"/>
              <w:right w:val="nil"/>
            </w:tcBorders>
          </w:tcPr>
          <w:p w14:paraId="5498750A" w14:textId="2861139B" w:rsidR="00D61EA7" w:rsidRPr="00015210" w:rsidRDefault="00D61EA7" w:rsidP="00D61EA7">
            <w:pPr>
              <w:jc w:val="center"/>
              <w:rPr>
                <w:color w:val="000000"/>
                <w:sz w:val="20"/>
                <w:szCs w:val="20"/>
              </w:rPr>
            </w:pPr>
            <w:r w:rsidRPr="00015210">
              <w:rPr>
                <w:color w:val="000000"/>
                <w:sz w:val="20"/>
                <w:szCs w:val="20"/>
              </w:rPr>
              <w:t>2,726</w:t>
            </w:r>
          </w:p>
        </w:tc>
      </w:tr>
      <w:tr w:rsidR="00D61EA7" w:rsidRPr="00015210" w14:paraId="17468B45" w14:textId="77CEDD64"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51908D4C" w14:textId="77777777" w:rsidR="00D61EA7" w:rsidRPr="00015210" w:rsidRDefault="00D61EA7" w:rsidP="00D61EA7">
            <w:pPr>
              <w:rPr>
                <w:color w:val="000000"/>
                <w:sz w:val="20"/>
                <w:szCs w:val="20"/>
              </w:rPr>
            </w:pPr>
            <w:r w:rsidRPr="00015210">
              <w:rPr>
                <w:color w:val="000000"/>
                <w:sz w:val="20"/>
                <w:szCs w:val="20"/>
              </w:rPr>
              <w:t>AIC</w:t>
            </w:r>
          </w:p>
        </w:tc>
        <w:tc>
          <w:tcPr>
            <w:tcW w:w="2917" w:type="dxa"/>
            <w:tcBorders>
              <w:top w:val="nil"/>
              <w:left w:val="nil"/>
              <w:bottom w:val="nil"/>
              <w:right w:val="nil"/>
            </w:tcBorders>
            <w:noWrap/>
            <w:tcMar>
              <w:top w:w="15" w:type="dxa"/>
              <w:left w:w="15" w:type="dxa"/>
              <w:bottom w:w="0" w:type="dxa"/>
              <w:right w:w="15" w:type="dxa"/>
            </w:tcMar>
            <w:hideMark/>
          </w:tcPr>
          <w:p w14:paraId="3189837D" w14:textId="2723259A" w:rsidR="00D61EA7" w:rsidRPr="00015210" w:rsidRDefault="00D61EA7" w:rsidP="00D61EA7">
            <w:pPr>
              <w:jc w:val="center"/>
              <w:rPr>
                <w:color w:val="000000"/>
                <w:sz w:val="20"/>
                <w:szCs w:val="20"/>
              </w:rPr>
            </w:pPr>
            <w:r w:rsidRPr="00015210">
              <w:rPr>
                <w:color w:val="000000"/>
                <w:sz w:val="20"/>
                <w:szCs w:val="20"/>
              </w:rPr>
              <w:t>2741.982</w:t>
            </w:r>
          </w:p>
        </w:tc>
        <w:tc>
          <w:tcPr>
            <w:tcW w:w="0" w:type="auto"/>
            <w:tcBorders>
              <w:top w:val="nil"/>
              <w:left w:val="nil"/>
              <w:bottom w:val="nil"/>
              <w:right w:val="nil"/>
            </w:tcBorders>
            <w:noWrap/>
            <w:tcMar>
              <w:top w:w="15" w:type="dxa"/>
              <w:left w:w="15" w:type="dxa"/>
              <w:bottom w:w="0" w:type="dxa"/>
              <w:right w:w="15" w:type="dxa"/>
            </w:tcMar>
            <w:hideMark/>
          </w:tcPr>
          <w:p w14:paraId="49DE6D24"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750DE720" w14:textId="77777777" w:rsidR="00D61EA7" w:rsidRPr="00015210" w:rsidRDefault="00D61EA7" w:rsidP="00D61EA7">
            <w:pPr>
              <w:jc w:val="center"/>
              <w:rPr>
                <w:color w:val="000000"/>
                <w:sz w:val="20"/>
                <w:szCs w:val="20"/>
              </w:rPr>
            </w:pPr>
            <w:r w:rsidRPr="00015210">
              <w:rPr>
                <w:color w:val="000000"/>
                <w:sz w:val="20"/>
                <w:szCs w:val="20"/>
              </w:rPr>
              <w:t>10108.205</w:t>
            </w:r>
          </w:p>
        </w:tc>
        <w:tc>
          <w:tcPr>
            <w:tcW w:w="0" w:type="auto"/>
            <w:tcBorders>
              <w:top w:val="nil"/>
              <w:left w:val="nil"/>
              <w:bottom w:val="nil"/>
              <w:right w:val="nil"/>
            </w:tcBorders>
            <w:noWrap/>
            <w:tcMar>
              <w:top w:w="15" w:type="dxa"/>
              <w:left w:w="15" w:type="dxa"/>
              <w:bottom w:w="0" w:type="dxa"/>
              <w:right w:w="15" w:type="dxa"/>
            </w:tcMar>
            <w:hideMark/>
          </w:tcPr>
          <w:p w14:paraId="3168A9CA" w14:textId="77777777" w:rsidR="00D61EA7" w:rsidRPr="00015210" w:rsidRDefault="00D61EA7" w:rsidP="00D61EA7">
            <w:pPr>
              <w:jc w:val="center"/>
              <w:rPr>
                <w:color w:val="000000"/>
                <w:sz w:val="20"/>
                <w:szCs w:val="20"/>
              </w:rPr>
            </w:pPr>
            <w:r w:rsidRPr="00015210">
              <w:rPr>
                <w:color w:val="000000"/>
                <w:sz w:val="20"/>
                <w:szCs w:val="20"/>
              </w:rPr>
              <w:t>10110.206</w:t>
            </w:r>
          </w:p>
        </w:tc>
        <w:tc>
          <w:tcPr>
            <w:tcW w:w="1986" w:type="dxa"/>
            <w:tcBorders>
              <w:top w:val="nil"/>
              <w:left w:val="nil"/>
              <w:bottom w:val="nil"/>
              <w:right w:val="nil"/>
            </w:tcBorders>
          </w:tcPr>
          <w:p w14:paraId="56104096" w14:textId="2F39F169" w:rsidR="00D61EA7" w:rsidRPr="00015210" w:rsidRDefault="00D61EA7" w:rsidP="00D61EA7">
            <w:pPr>
              <w:jc w:val="center"/>
              <w:rPr>
                <w:color w:val="000000"/>
                <w:sz w:val="20"/>
                <w:szCs w:val="20"/>
              </w:rPr>
            </w:pPr>
            <w:r w:rsidRPr="00015210">
              <w:rPr>
                <w:color w:val="000000"/>
                <w:sz w:val="20"/>
                <w:szCs w:val="20"/>
              </w:rPr>
              <w:t>11959.154</w:t>
            </w:r>
          </w:p>
        </w:tc>
      </w:tr>
      <w:tr w:rsidR="00D61EA7" w:rsidRPr="00015210" w14:paraId="52C81BDA" w14:textId="488A8CB0"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0859843A" w14:textId="77777777" w:rsidR="00D61EA7" w:rsidRPr="00015210" w:rsidRDefault="00D61EA7" w:rsidP="00D61EA7">
            <w:pPr>
              <w:rPr>
                <w:color w:val="000000"/>
                <w:sz w:val="20"/>
                <w:szCs w:val="20"/>
              </w:rPr>
            </w:pPr>
            <w:r w:rsidRPr="00015210">
              <w:rPr>
                <w:color w:val="000000"/>
                <w:sz w:val="20"/>
                <w:szCs w:val="20"/>
              </w:rPr>
              <w:t>BIC</w:t>
            </w:r>
          </w:p>
        </w:tc>
        <w:tc>
          <w:tcPr>
            <w:tcW w:w="2917" w:type="dxa"/>
            <w:tcBorders>
              <w:top w:val="nil"/>
              <w:left w:val="nil"/>
              <w:bottom w:val="nil"/>
              <w:right w:val="nil"/>
            </w:tcBorders>
            <w:noWrap/>
            <w:tcMar>
              <w:top w:w="15" w:type="dxa"/>
              <w:left w:w="15" w:type="dxa"/>
              <w:bottom w:w="0" w:type="dxa"/>
              <w:right w:w="15" w:type="dxa"/>
            </w:tcMar>
            <w:hideMark/>
          </w:tcPr>
          <w:p w14:paraId="6D325459" w14:textId="0A665CD7" w:rsidR="00D61EA7" w:rsidRPr="00015210" w:rsidRDefault="00D61EA7" w:rsidP="00D61EA7">
            <w:pPr>
              <w:jc w:val="center"/>
              <w:rPr>
                <w:color w:val="000000"/>
                <w:sz w:val="20"/>
                <w:szCs w:val="20"/>
              </w:rPr>
            </w:pPr>
            <w:r w:rsidRPr="00015210">
              <w:rPr>
                <w:color w:val="000000"/>
                <w:sz w:val="20"/>
                <w:szCs w:val="20"/>
              </w:rPr>
              <w:t>3924.657</w:t>
            </w:r>
          </w:p>
        </w:tc>
        <w:tc>
          <w:tcPr>
            <w:tcW w:w="0" w:type="auto"/>
            <w:tcBorders>
              <w:top w:val="nil"/>
              <w:left w:val="nil"/>
              <w:bottom w:val="nil"/>
              <w:right w:val="nil"/>
            </w:tcBorders>
            <w:noWrap/>
            <w:tcMar>
              <w:top w:w="15" w:type="dxa"/>
              <w:left w:w="15" w:type="dxa"/>
              <w:bottom w:w="0" w:type="dxa"/>
              <w:right w:w="15" w:type="dxa"/>
            </w:tcMar>
            <w:hideMark/>
          </w:tcPr>
          <w:p w14:paraId="6AC844E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2008CAFB"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0" w:type="auto"/>
            <w:tcBorders>
              <w:top w:val="nil"/>
              <w:left w:val="nil"/>
              <w:bottom w:val="nil"/>
              <w:right w:val="nil"/>
            </w:tcBorders>
            <w:noWrap/>
            <w:tcMar>
              <w:top w:w="15" w:type="dxa"/>
              <w:left w:w="15" w:type="dxa"/>
              <w:bottom w:w="0" w:type="dxa"/>
              <w:right w:w="15" w:type="dxa"/>
            </w:tcMar>
            <w:hideMark/>
          </w:tcPr>
          <w:p w14:paraId="0C5FD056" w14:textId="77777777" w:rsidR="00D61EA7" w:rsidRPr="00015210" w:rsidRDefault="00D61EA7" w:rsidP="00D61EA7">
            <w:pPr>
              <w:rPr>
                <w:rFonts w:ascii="Georgia" w:hAnsi="Georgia"/>
                <w:color w:val="000000"/>
                <w:sz w:val="20"/>
                <w:szCs w:val="20"/>
              </w:rPr>
            </w:pPr>
            <w:r w:rsidRPr="00015210">
              <w:rPr>
                <w:rFonts w:ascii="Georgia" w:hAnsi="Georgia"/>
                <w:color w:val="000000"/>
                <w:sz w:val="20"/>
                <w:szCs w:val="20"/>
              </w:rPr>
              <w:t xml:space="preserve"> </w:t>
            </w:r>
          </w:p>
        </w:tc>
        <w:tc>
          <w:tcPr>
            <w:tcW w:w="1986" w:type="dxa"/>
            <w:tcBorders>
              <w:top w:val="nil"/>
              <w:left w:val="nil"/>
              <w:bottom w:val="nil"/>
              <w:right w:val="nil"/>
            </w:tcBorders>
          </w:tcPr>
          <w:p w14:paraId="06441FBF" w14:textId="5CEF034A" w:rsidR="00D61EA7" w:rsidRPr="00015210" w:rsidRDefault="00D61EA7" w:rsidP="003266E4">
            <w:pPr>
              <w:jc w:val="center"/>
              <w:rPr>
                <w:rFonts w:ascii="Georgia" w:hAnsi="Georgia"/>
                <w:color w:val="000000"/>
                <w:sz w:val="20"/>
                <w:szCs w:val="20"/>
              </w:rPr>
            </w:pPr>
            <w:r w:rsidRPr="00015210">
              <w:rPr>
                <w:color w:val="000000"/>
                <w:sz w:val="20"/>
                <w:szCs w:val="20"/>
              </w:rPr>
              <w:t>13088.076</w:t>
            </w:r>
          </w:p>
        </w:tc>
      </w:tr>
      <w:tr w:rsidR="00D61EA7" w:rsidRPr="00015210" w14:paraId="38701085" w14:textId="7E8293C3"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61E16544" w14:textId="77777777" w:rsidR="00D61EA7" w:rsidRPr="00015210" w:rsidRDefault="00D61EA7" w:rsidP="00D61EA7">
            <w:pPr>
              <w:rPr>
                <w:color w:val="000000"/>
                <w:sz w:val="20"/>
                <w:szCs w:val="20"/>
              </w:rPr>
            </w:pPr>
            <w:r w:rsidRPr="00015210">
              <w:rPr>
                <w:color w:val="000000"/>
                <w:sz w:val="20"/>
                <w:szCs w:val="20"/>
              </w:rPr>
              <w:t>log likelihood</w:t>
            </w:r>
          </w:p>
        </w:tc>
        <w:tc>
          <w:tcPr>
            <w:tcW w:w="2917" w:type="dxa"/>
            <w:tcBorders>
              <w:top w:val="nil"/>
              <w:left w:val="nil"/>
              <w:bottom w:val="nil"/>
              <w:right w:val="nil"/>
            </w:tcBorders>
            <w:noWrap/>
            <w:tcMar>
              <w:top w:w="15" w:type="dxa"/>
              <w:left w:w="15" w:type="dxa"/>
              <w:bottom w:w="0" w:type="dxa"/>
              <w:right w:w="15" w:type="dxa"/>
            </w:tcMar>
            <w:hideMark/>
          </w:tcPr>
          <w:p w14:paraId="1EF6D133" w14:textId="14045A0F" w:rsidR="00D61EA7" w:rsidRPr="00015210" w:rsidRDefault="00D61EA7" w:rsidP="00D61EA7">
            <w:pPr>
              <w:jc w:val="center"/>
              <w:rPr>
                <w:color w:val="000000"/>
                <w:sz w:val="20"/>
                <w:szCs w:val="20"/>
              </w:rPr>
            </w:pPr>
            <w:r w:rsidRPr="00015210">
              <w:rPr>
                <w:color w:val="000000"/>
                <w:sz w:val="20"/>
                <w:szCs w:val="20"/>
              </w:rPr>
              <w:t>-1179.991</w:t>
            </w:r>
          </w:p>
        </w:tc>
        <w:tc>
          <w:tcPr>
            <w:tcW w:w="0" w:type="auto"/>
            <w:tcBorders>
              <w:top w:val="nil"/>
              <w:left w:val="nil"/>
              <w:bottom w:val="nil"/>
              <w:right w:val="nil"/>
            </w:tcBorders>
            <w:noWrap/>
            <w:tcMar>
              <w:top w:w="15" w:type="dxa"/>
              <w:left w:w="15" w:type="dxa"/>
              <w:bottom w:w="0" w:type="dxa"/>
              <w:right w:w="15" w:type="dxa"/>
            </w:tcMar>
            <w:hideMark/>
          </w:tcPr>
          <w:p w14:paraId="6F35F669"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043B07EB" w14:textId="77777777" w:rsidR="00D61EA7" w:rsidRPr="00015210" w:rsidRDefault="00D61EA7" w:rsidP="00D61EA7">
            <w:pPr>
              <w:jc w:val="center"/>
              <w:rPr>
                <w:color w:val="000000"/>
                <w:sz w:val="20"/>
                <w:szCs w:val="20"/>
              </w:rPr>
            </w:pPr>
            <w:r w:rsidRPr="00015210">
              <w:rPr>
                <w:color w:val="000000"/>
                <w:sz w:val="20"/>
                <w:szCs w:val="20"/>
              </w:rPr>
              <w:t>-4864.102</w:t>
            </w:r>
          </w:p>
        </w:tc>
        <w:tc>
          <w:tcPr>
            <w:tcW w:w="0" w:type="auto"/>
            <w:tcBorders>
              <w:top w:val="nil"/>
              <w:left w:val="nil"/>
              <w:bottom w:val="nil"/>
              <w:right w:val="nil"/>
            </w:tcBorders>
            <w:noWrap/>
            <w:tcMar>
              <w:top w:w="15" w:type="dxa"/>
              <w:left w:w="15" w:type="dxa"/>
              <w:bottom w:w="0" w:type="dxa"/>
              <w:right w:w="15" w:type="dxa"/>
            </w:tcMar>
            <w:hideMark/>
          </w:tcPr>
          <w:p w14:paraId="67AB79E4" w14:textId="77777777" w:rsidR="00D61EA7" w:rsidRPr="00015210" w:rsidRDefault="00D61EA7" w:rsidP="00D61EA7">
            <w:pPr>
              <w:jc w:val="center"/>
              <w:rPr>
                <w:color w:val="000000"/>
                <w:sz w:val="20"/>
                <w:szCs w:val="20"/>
              </w:rPr>
            </w:pPr>
            <w:r w:rsidRPr="00015210">
              <w:rPr>
                <w:color w:val="000000"/>
                <w:sz w:val="20"/>
                <w:szCs w:val="20"/>
              </w:rPr>
              <w:t>-4864.103</w:t>
            </w:r>
          </w:p>
        </w:tc>
        <w:tc>
          <w:tcPr>
            <w:tcW w:w="1986" w:type="dxa"/>
            <w:tcBorders>
              <w:top w:val="nil"/>
              <w:left w:val="nil"/>
              <w:bottom w:val="nil"/>
              <w:right w:val="nil"/>
            </w:tcBorders>
          </w:tcPr>
          <w:p w14:paraId="726B9493" w14:textId="585E05EC" w:rsidR="00D61EA7" w:rsidRPr="00015210" w:rsidRDefault="00D61EA7" w:rsidP="00D61EA7">
            <w:pPr>
              <w:jc w:val="center"/>
              <w:rPr>
                <w:color w:val="000000"/>
                <w:sz w:val="20"/>
                <w:szCs w:val="20"/>
              </w:rPr>
            </w:pPr>
            <w:r w:rsidRPr="00015210">
              <w:rPr>
                <w:color w:val="000000"/>
                <w:sz w:val="20"/>
                <w:szCs w:val="20"/>
              </w:rPr>
              <w:t>-5788.577</w:t>
            </w:r>
          </w:p>
        </w:tc>
      </w:tr>
      <w:tr w:rsidR="00D61EA7" w:rsidRPr="00015210" w14:paraId="2F5872FB" w14:textId="242FCB9B" w:rsidTr="00DF063F">
        <w:trPr>
          <w:jc w:val="center"/>
        </w:trPr>
        <w:tc>
          <w:tcPr>
            <w:tcW w:w="0" w:type="auto"/>
            <w:tcBorders>
              <w:top w:val="nil"/>
              <w:left w:val="nil"/>
              <w:bottom w:val="nil"/>
              <w:right w:val="nil"/>
            </w:tcBorders>
            <w:noWrap/>
            <w:tcMar>
              <w:top w:w="15" w:type="dxa"/>
              <w:left w:w="15" w:type="dxa"/>
              <w:bottom w:w="0" w:type="dxa"/>
              <w:right w:w="15" w:type="dxa"/>
            </w:tcMar>
            <w:hideMark/>
          </w:tcPr>
          <w:p w14:paraId="3E369F59" w14:textId="77777777" w:rsidR="00D61EA7" w:rsidRPr="00015210" w:rsidRDefault="00D61EA7" w:rsidP="00D61EA7">
            <w:pPr>
              <w:rPr>
                <w:color w:val="000000"/>
                <w:sz w:val="20"/>
                <w:szCs w:val="20"/>
              </w:rPr>
            </w:pPr>
            <w:r w:rsidRPr="00015210">
              <w:rPr>
                <w:color w:val="000000"/>
                <w:sz w:val="20"/>
                <w:szCs w:val="20"/>
              </w:rPr>
              <w:t>deviance</w:t>
            </w:r>
          </w:p>
        </w:tc>
        <w:tc>
          <w:tcPr>
            <w:tcW w:w="2917" w:type="dxa"/>
            <w:tcBorders>
              <w:top w:val="nil"/>
              <w:left w:val="nil"/>
              <w:bottom w:val="nil"/>
              <w:right w:val="nil"/>
            </w:tcBorders>
            <w:noWrap/>
            <w:tcMar>
              <w:top w:w="15" w:type="dxa"/>
              <w:left w:w="15" w:type="dxa"/>
              <w:bottom w:w="0" w:type="dxa"/>
              <w:right w:w="15" w:type="dxa"/>
            </w:tcMar>
            <w:hideMark/>
          </w:tcPr>
          <w:p w14:paraId="508BFBCA" w14:textId="77777777" w:rsidR="00D61EA7" w:rsidRPr="00015210" w:rsidRDefault="00D61EA7" w:rsidP="00D61EA7">
            <w:pP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39B387D9" w14:textId="77777777" w:rsidR="00D61EA7" w:rsidRPr="00015210" w:rsidRDefault="00D61EA7" w:rsidP="00D61EA7">
            <w:pPr>
              <w:jc w:val="center"/>
              <w:rPr>
                <w:color w:val="000000"/>
                <w:sz w:val="20"/>
                <w:szCs w:val="20"/>
              </w:rPr>
            </w:pPr>
            <w:r w:rsidRPr="00015210">
              <w:rPr>
                <w:color w:val="000000"/>
                <w:sz w:val="20"/>
                <w:szCs w:val="20"/>
              </w:rPr>
              <w:t>3537.101</w:t>
            </w:r>
          </w:p>
        </w:tc>
        <w:tc>
          <w:tcPr>
            <w:tcW w:w="0" w:type="auto"/>
            <w:tcBorders>
              <w:top w:val="nil"/>
              <w:left w:val="nil"/>
              <w:bottom w:val="nil"/>
              <w:right w:val="nil"/>
            </w:tcBorders>
            <w:noWrap/>
            <w:tcMar>
              <w:top w:w="15" w:type="dxa"/>
              <w:left w:w="15" w:type="dxa"/>
              <w:bottom w:w="0" w:type="dxa"/>
              <w:right w:w="15" w:type="dxa"/>
            </w:tcMar>
            <w:hideMark/>
          </w:tcPr>
          <w:p w14:paraId="376F62C7" w14:textId="77777777" w:rsidR="00D61EA7" w:rsidRPr="00015210" w:rsidRDefault="00D61EA7" w:rsidP="00D61EA7">
            <w:pPr>
              <w:jc w:val="center"/>
              <w:rPr>
                <w:color w:val="000000"/>
                <w:sz w:val="20"/>
                <w:szCs w:val="20"/>
              </w:rPr>
            </w:pPr>
          </w:p>
        </w:tc>
        <w:tc>
          <w:tcPr>
            <w:tcW w:w="0" w:type="auto"/>
            <w:tcBorders>
              <w:top w:val="nil"/>
              <w:left w:val="nil"/>
              <w:bottom w:val="nil"/>
              <w:right w:val="nil"/>
            </w:tcBorders>
            <w:noWrap/>
            <w:tcMar>
              <w:top w:w="15" w:type="dxa"/>
              <w:left w:w="15" w:type="dxa"/>
              <w:bottom w:w="0" w:type="dxa"/>
              <w:right w:w="15" w:type="dxa"/>
            </w:tcMar>
            <w:hideMark/>
          </w:tcPr>
          <w:p w14:paraId="472D490E" w14:textId="77777777" w:rsidR="00D61EA7" w:rsidRPr="00015210" w:rsidRDefault="00D61EA7" w:rsidP="00D61EA7">
            <w:pPr>
              <w:rPr>
                <w:sz w:val="20"/>
                <w:szCs w:val="20"/>
              </w:rPr>
            </w:pPr>
          </w:p>
        </w:tc>
        <w:tc>
          <w:tcPr>
            <w:tcW w:w="1986" w:type="dxa"/>
            <w:tcBorders>
              <w:top w:val="nil"/>
              <w:left w:val="nil"/>
              <w:bottom w:val="nil"/>
              <w:right w:val="nil"/>
            </w:tcBorders>
          </w:tcPr>
          <w:p w14:paraId="58A2CB0E" w14:textId="77777777" w:rsidR="00D61EA7" w:rsidRPr="00015210" w:rsidRDefault="00D61EA7" w:rsidP="00D61EA7">
            <w:pPr>
              <w:rPr>
                <w:sz w:val="20"/>
                <w:szCs w:val="20"/>
              </w:rPr>
            </w:pPr>
          </w:p>
        </w:tc>
      </w:tr>
      <w:tr w:rsidR="00D61EA7" w:rsidRPr="00015210" w14:paraId="12DD2363" w14:textId="7854B871" w:rsidTr="00DF063F">
        <w:trPr>
          <w:jc w:val="center"/>
        </w:trPr>
        <w:tc>
          <w:tcPr>
            <w:tcW w:w="0" w:type="auto"/>
            <w:tcBorders>
              <w:top w:val="nil"/>
              <w:left w:val="nil"/>
              <w:bottom w:val="single" w:sz="4" w:space="0" w:color="auto"/>
              <w:right w:val="nil"/>
            </w:tcBorders>
            <w:noWrap/>
            <w:tcMar>
              <w:top w:w="15" w:type="dxa"/>
              <w:left w:w="15" w:type="dxa"/>
              <w:bottom w:w="0" w:type="dxa"/>
              <w:right w:w="15" w:type="dxa"/>
            </w:tcMar>
            <w:hideMark/>
          </w:tcPr>
          <w:p w14:paraId="6F3FD94D" w14:textId="77777777" w:rsidR="00D61EA7" w:rsidRPr="00015210" w:rsidRDefault="00D61EA7" w:rsidP="00D61EA7">
            <w:pPr>
              <w:rPr>
                <w:color w:val="000000"/>
                <w:sz w:val="20"/>
                <w:szCs w:val="20"/>
              </w:rPr>
            </w:pPr>
            <w:r w:rsidRPr="00015210">
              <w:rPr>
                <w:color w:val="000000"/>
                <w:sz w:val="20"/>
                <w:szCs w:val="20"/>
              </w:rPr>
              <w:t>pseudo R^2</w:t>
            </w:r>
          </w:p>
        </w:tc>
        <w:tc>
          <w:tcPr>
            <w:tcW w:w="2917" w:type="dxa"/>
            <w:tcBorders>
              <w:top w:val="nil"/>
              <w:left w:val="nil"/>
              <w:bottom w:val="single" w:sz="4" w:space="0" w:color="auto"/>
              <w:right w:val="nil"/>
            </w:tcBorders>
            <w:noWrap/>
            <w:tcMar>
              <w:top w:w="15" w:type="dxa"/>
              <w:left w:w="15" w:type="dxa"/>
              <w:bottom w:w="0" w:type="dxa"/>
              <w:right w:w="15" w:type="dxa"/>
            </w:tcMar>
            <w:hideMark/>
          </w:tcPr>
          <w:p w14:paraId="7F80622B"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5679EBC7" w14:textId="77777777" w:rsidR="00D61EA7" w:rsidRPr="00015210" w:rsidRDefault="00D61EA7" w:rsidP="00D61EA7">
            <w:pPr>
              <w:jc w:val="center"/>
              <w:rPr>
                <w:color w:val="000000"/>
                <w:sz w:val="20"/>
                <w:szCs w:val="20"/>
              </w:rPr>
            </w:pPr>
            <w:r w:rsidRPr="00015210">
              <w:rPr>
                <w:color w:val="000000"/>
                <w:sz w:val="20"/>
                <w:szCs w:val="20"/>
              </w:rPr>
              <w:t>0.014</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1E57116E" w14:textId="77777777" w:rsidR="00D61EA7" w:rsidRPr="00015210" w:rsidRDefault="00D61EA7" w:rsidP="00D61EA7">
            <w:pPr>
              <w:jc w:val="center"/>
              <w:rPr>
                <w:color w:val="000000"/>
                <w:sz w:val="20"/>
                <w:szCs w:val="20"/>
              </w:rPr>
            </w:pPr>
            <w:r w:rsidRPr="00015210">
              <w:rPr>
                <w:color w:val="000000"/>
                <w:sz w:val="20"/>
                <w:szCs w:val="20"/>
              </w:rPr>
              <w:t> </w:t>
            </w:r>
          </w:p>
        </w:tc>
        <w:tc>
          <w:tcPr>
            <w:tcW w:w="0" w:type="auto"/>
            <w:tcBorders>
              <w:top w:val="nil"/>
              <w:left w:val="nil"/>
              <w:bottom w:val="single" w:sz="4" w:space="0" w:color="auto"/>
              <w:right w:val="nil"/>
            </w:tcBorders>
            <w:noWrap/>
            <w:tcMar>
              <w:top w:w="15" w:type="dxa"/>
              <w:left w:w="15" w:type="dxa"/>
              <w:bottom w:w="0" w:type="dxa"/>
              <w:right w:w="15" w:type="dxa"/>
            </w:tcMar>
            <w:hideMark/>
          </w:tcPr>
          <w:p w14:paraId="0D445E2A" w14:textId="77777777" w:rsidR="00D61EA7" w:rsidRPr="00015210" w:rsidRDefault="00D61EA7" w:rsidP="00D61EA7">
            <w:pPr>
              <w:jc w:val="center"/>
              <w:rPr>
                <w:color w:val="000000"/>
                <w:sz w:val="20"/>
                <w:szCs w:val="20"/>
              </w:rPr>
            </w:pPr>
            <w:r w:rsidRPr="00015210">
              <w:rPr>
                <w:color w:val="000000"/>
                <w:sz w:val="20"/>
                <w:szCs w:val="20"/>
              </w:rPr>
              <w:t> </w:t>
            </w:r>
          </w:p>
        </w:tc>
        <w:tc>
          <w:tcPr>
            <w:tcW w:w="1986" w:type="dxa"/>
            <w:tcBorders>
              <w:top w:val="nil"/>
              <w:left w:val="nil"/>
              <w:bottom w:val="single" w:sz="4" w:space="0" w:color="auto"/>
              <w:right w:val="nil"/>
            </w:tcBorders>
          </w:tcPr>
          <w:p w14:paraId="6534B784" w14:textId="2A1618FC" w:rsidR="00D61EA7" w:rsidRPr="00015210" w:rsidRDefault="00D61EA7" w:rsidP="00D61EA7">
            <w:pPr>
              <w:jc w:val="center"/>
              <w:rPr>
                <w:color w:val="000000"/>
                <w:sz w:val="20"/>
                <w:szCs w:val="20"/>
              </w:rPr>
            </w:pPr>
            <w:r w:rsidRPr="00015210">
              <w:rPr>
                <w:color w:val="000000"/>
                <w:sz w:val="20"/>
                <w:szCs w:val="20"/>
              </w:rPr>
              <w:t> </w:t>
            </w:r>
          </w:p>
        </w:tc>
      </w:tr>
    </w:tbl>
    <w:p w14:paraId="61B19D68" w14:textId="737096CE" w:rsidR="0049432D" w:rsidRPr="00015210" w:rsidRDefault="00F045BB" w:rsidP="0049432D">
      <w:pPr>
        <w:pStyle w:val="Notes"/>
      </w:pPr>
      <w:r w:rsidRPr="00015210">
        <w:rPr>
          <w:i/>
          <w:iCs/>
        </w:rPr>
        <w:t xml:space="preserve"> </w:t>
      </w:r>
      <w:r w:rsidR="0049432D" w:rsidRPr="00015210">
        <w:rPr>
          <w:i/>
          <w:iCs/>
        </w:rPr>
        <w:t>Notes.</w:t>
      </w:r>
      <w:r w:rsidR="0049432D" w:rsidRPr="00015210">
        <w:t xml:space="preserve"> Standard errors in parentheses. </w:t>
      </w:r>
      <w:r w:rsidR="0049432D" w:rsidRPr="00015210">
        <w:rPr>
          <w:rFonts w:ascii="Courier New" w:hAnsi="Courier New" w:cs="Courier New"/>
        </w:rPr>
        <w:t>.</w:t>
      </w:r>
      <w:r w:rsidR="0049432D" w:rsidRPr="00015210">
        <w:t xml:space="preserve"> p&lt;0.1, </w:t>
      </w:r>
      <w:r w:rsidR="0049432D" w:rsidRPr="00015210">
        <w:rPr>
          <w:rFonts w:ascii="Courier New" w:hAnsi="Courier New" w:cs="Courier New"/>
        </w:rPr>
        <w:t>*</w:t>
      </w:r>
      <w:r w:rsidR="0049432D" w:rsidRPr="00015210">
        <w:t xml:space="preserve"> p&lt;0.05, </w:t>
      </w:r>
      <w:r w:rsidR="0049432D" w:rsidRPr="00015210">
        <w:rPr>
          <w:rFonts w:ascii="Courier New" w:hAnsi="Courier New" w:cs="Courier New"/>
        </w:rPr>
        <w:t>**</w:t>
      </w:r>
      <w:r w:rsidR="0049432D" w:rsidRPr="00015210">
        <w:t xml:space="preserve"> p&lt;0.01, </w:t>
      </w:r>
      <w:r w:rsidR="0049432D" w:rsidRPr="00015210">
        <w:rPr>
          <w:rFonts w:ascii="Courier New" w:hAnsi="Courier New" w:cs="Courier New"/>
        </w:rPr>
        <w:t>***</w:t>
      </w:r>
      <w:r w:rsidR="0049432D" w:rsidRPr="00015210">
        <w:t xml:space="preserve"> p&lt;0.001. In Column 1 the dependent variable is the log of the number of human answers provided within 7 days. In Columns </w:t>
      </w:r>
      <w:r w:rsidR="001C3581">
        <w:rPr>
          <w:rFonts w:hint="eastAsia"/>
        </w:rPr>
        <w:t>2-4</w:t>
      </w:r>
      <w:r w:rsidR="0049432D" w:rsidRPr="00015210">
        <w:t xml:space="preserve"> the dependent variable is the raw count of human answers provided within 7 days.</w:t>
      </w:r>
      <w:r w:rsidR="001C3581">
        <w:rPr>
          <w:rFonts w:hint="eastAsia"/>
        </w:rPr>
        <w:t xml:space="preserve"> In Column 5 it is the quality of the first human answer.</w:t>
      </w:r>
    </w:p>
    <w:p w14:paraId="14179CD3" w14:textId="27CC2AEF" w:rsidR="00C816AB" w:rsidRPr="00015210" w:rsidRDefault="0049432D" w:rsidP="00151A30">
      <w:pPr>
        <w:pStyle w:val="Paragraph0"/>
      </w:pPr>
      <w:r w:rsidRPr="00015210">
        <w:rPr>
          <w:b/>
          <w:bCs/>
        </w:rPr>
        <w:t>Human Answer Quality</w:t>
      </w:r>
      <w:r w:rsidR="00C816AB" w:rsidRPr="00015210">
        <w:t xml:space="preserve">. </w:t>
      </w:r>
      <w:r w:rsidR="00076D85">
        <w:t xml:space="preserve">Column 5 in </w:t>
      </w:r>
      <w:r w:rsidRPr="00015210">
        <w:t xml:space="preserve">Table </w:t>
      </w:r>
      <w:r w:rsidR="00076D85">
        <w:t>5</w:t>
      </w:r>
      <w:r w:rsidR="00745A6A" w:rsidRPr="00015210">
        <w:t xml:space="preserve"> </w:t>
      </w:r>
      <w:r w:rsidRPr="00015210">
        <w:t xml:space="preserve">reports the OLS estimate and a specification with a questioner random effect. </w:t>
      </w:r>
      <w:r w:rsidR="00151A30" w:rsidRPr="00015210">
        <w:t xml:space="preserve">The interaction between the AI indicator and AI answer quality stays positive and significant in both columns (0.114, p &lt; 0.01), which matches the benchmark relationship in H6. </w:t>
      </w:r>
      <w:r w:rsidRPr="00015210">
        <w:t>The</w:t>
      </w:r>
      <w:r w:rsidR="00151A30" w:rsidRPr="00015210">
        <w:t xml:space="preserve"> questioner</w:t>
      </w:r>
      <w:r w:rsidRPr="00015210">
        <w:t xml:space="preserve"> random effect does not alter the conclusion.</w:t>
      </w:r>
      <w:r w:rsidR="00C816AB" w:rsidRPr="00015210">
        <w:t xml:space="preserve"> </w:t>
      </w:r>
    </w:p>
    <w:p w14:paraId="0A0FD236" w14:textId="372FE850" w:rsidR="00C816AB" w:rsidRPr="00015210" w:rsidRDefault="00C816AB" w:rsidP="0049010E">
      <w:pPr>
        <w:pStyle w:val="Heading3"/>
      </w:pPr>
      <w:r w:rsidRPr="00015210">
        <w:t>Alternative Time Frames</w:t>
      </w:r>
    </w:p>
    <w:p w14:paraId="3530F789" w14:textId="6AF019B5" w:rsidR="00374352" w:rsidRPr="00015210" w:rsidRDefault="00C816AB" w:rsidP="00374352">
      <w:pPr>
        <w:pStyle w:val="Paragraph0"/>
        <w:rPr>
          <w:color w:val="000000"/>
        </w:rPr>
      </w:pPr>
      <w:r w:rsidRPr="00015210">
        <w:t xml:space="preserve">Table </w:t>
      </w:r>
      <w:r w:rsidR="00144EC0">
        <w:t>6</w:t>
      </w:r>
      <w:r w:rsidR="00745A6A" w:rsidRPr="00015210">
        <w:t xml:space="preserve"> </w:t>
      </w:r>
      <w:r w:rsidRPr="00015210">
        <w:t>examines robustness to alternative time frames. Columns 1-</w:t>
      </w:r>
      <w:r w:rsidR="00DF063F">
        <w:t>3</w:t>
      </w:r>
      <w:r w:rsidRPr="00015210">
        <w:t xml:space="preserve"> vary the window for </w:t>
      </w:r>
      <w:r w:rsidRPr="00015210">
        <w:lastRenderedPageBreak/>
        <w:t>counting human answers from</w:t>
      </w:r>
      <w:r w:rsidR="00DF063F">
        <w:t xml:space="preserve"> 7 days in the main model to 3 days, 14 days, and</w:t>
      </w:r>
      <w:r w:rsidRPr="00015210">
        <w:t xml:space="preserve"> the full observation period after question posting. </w:t>
      </w:r>
      <w:r w:rsidR="00374352" w:rsidRPr="00015210">
        <w:rPr>
          <w:color w:val="000000"/>
        </w:rPr>
        <w:t xml:space="preserve">The results are consistent across windows. The </w:t>
      </w:r>
      <w:r w:rsidR="008A6F83" w:rsidRPr="00015210">
        <w:rPr>
          <w:color w:val="000000"/>
        </w:rPr>
        <w:t xml:space="preserve">AI label effect </w:t>
      </w:r>
      <w:r w:rsidR="00374352" w:rsidRPr="00015210">
        <w:rPr>
          <w:color w:val="000000"/>
        </w:rPr>
        <w:t xml:space="preserve">is positive and significant, and the interaction with answer length is negative and significant </w:t>
      </w:r>
      <w:r w:rsidR="008A6F83" w:rsidRPr="00015210">
        <w:rPr>
          <w:color w:val="000000"/>
        </w:rPr>
        <w:t>in all columns</w:t>
      </w:r>
      <w:r w:rsidR="00374352" w:rsidRPr="00015210">
        <w:rPr>
          <w:color w:val="000000"/>
        </w:rPr>
        <w:t xml:space="preserve">. The interaction with answer quality is not significant throughout. </w:t>
      </w:r>
    </w:p>
    <w:p w14:paraId="5A517833" w14:textId="4A71CE1E" w:rsidR="00D63883" w:rsidRPr="00015210" w:rsidRDefault="00C816AB" w:rsidP="00D63883">
      <w:pPr>
        <w:pStyle w:val="Paragraph0"/>
      </w:pPr>
      <w:bookmarkStart w:id="606" w:name="OLE_LINK19"/>
      <w:r w:rsidRPr="00015210">
        <w:t xml:space="preserve">Columns </w:t>
      </w:r>
      <w:r w:rsidR="00DF063F">
        <w:t>4</w:t>
      </w:r>
      <w:r w:rsidRPr="00015210">
        <w:t>-</w:t>
      </w:r>
      <w:r w:rsidR="00DF063F">
        <w:t>6</w:t>
      </w:r>
      <w:r w:rsidRPr="00015210">
        <w:t xml:space="preserve"> restrict the sample to </w:t>
      </w:r>
      <w:bookmarkStart w:id="607" w:name="_Hlk238737395"/>
      <w:r w:rsidRPr="00015210">
        <w:t>questions posted within the first 30, 60, and 90 days after the experiment began</w:t>
      </w:r>
      <w:bookmarkEnd w:id="607"/>
      <w:r w:rsidRPr="00015210">
        <w:t>. Statistical power considerations are critical for interpreting these results. Our main dependent variable (number of human answers</w:t>
      </w:r>
      <w:r w:rsidR="00647569" w:rsidRPr="00015210">
        <w:t xml:space="preserve"> within 7 days</w:t>
      </w:r>
      <w:r w:rsidRPr="00015210">
        <w:t xml:space="preserve">) has a mean of 1.136 (SD: 1.093) in the treatment group and 1.305 (SD: 1.172) in the control group. </w:t>
      </w:r>
      <w:r w:rsidR="00D63883" w:rsidRPr="00015210">
        <w:t>Detecting the observed length slope of -0.040 with 80% power and α = 0.05 requires approximately 14,764 questions for a simple t-test. Even our regression specification includes a rich set of controls that absorb a substantial portion of residual outcome variance, which increases the precision of coefficient estimates, samples that are too small remain insufficient for reliable inference.</w:t>
      </w:r>
    </w:p>
    <w:p w14:paraId="4A052D97" w14:textId="2D4D41F7" w:rsidR="00C816AB" w:rsidRPr="00015210" w:rsidRDefault="00C816AB" w:rsidP="00D63883">
      <w:pPr>
        <w:pStyle w:val="Paragraph0"/>
      </w:pPr>
      <w:r w:rsidRPr="00015210">
        <w:t xml:space="preserve">The 30-day window (Column </w:t>
      </w:r>
      <w:r w:rsidR="00DF063F">
        <w:t>4</w:t>
      </w:r>
      <w:r w:rsidRPr="00015210">
        <w:t>, N=83</w:t>
      </w:r>
      <w:r w:rsidR="00940A64" w:rsidRPr="00015210">
        <w:t>7</w:t>
      </w:r>
      <w:r w:rsidRPr="00015210">
        <w:t>) produces an insignificant coefficient (-0.0</w:t>
      </w:r>
      <w:r w:rsidR="00374352" w:rsidRPr="00015210">
        <w:t>4</w:t>
      </w:r>
      <w:r w:rsidR="00940A64" w:rsidRPr="00015210">
        <w:t>1</w:t>
      </w:r>
      <w:r w:rsidRPr="00015210">
        <w:t xml:space="preserve">, p </w:t>
      </w:r>
      <w:r w:rsidR="00940A64" w:rsidRPr="00015210">
        <w:t>&lt;</w:t>
      </w:r>
      <w:r w:rsidRPr="00015210">
        <w:t xml:space="preserve"> 0.10), which is likely due to insufficient statistical power. The 60-day and 90-day windows (Columns </w:t>
      </w:r>
      <w:r w:rsidR="00DF063F">
        <w:t>5-</w:t>
      </w:r>
      <w:r w:rsidRPr="00015210">
        <w:t>6, N=1,60</w:t>
      </w:r>
      <w:r w:rsidR="00940A64" w:rsidRPr="00015210">
        <w:t>6</w:t>
      </w:r>
      <w:r w:rsidRPr="00015210">
        <w:t xml:space="preserve"> and 2,41</w:t>
      </w:r>
      <w:r w:rsidR="00940A64" w:rsidRPr="00015210">
        <w:t>2</w:t>
      </w:r>
      <w:r w:rsidRPr="00015210">
        <w:t>) provide adequate samples and reveal significant negative effects (-0.0</w:t>
      </w:r>
      <w:r w:rsidR="00374352" w:rsidRPr="00015210">
        <w:t>50 and -0.04</w:t>
      </w:r>
      <w:r w:rsidR="00940A64" w:rsidRPr="00015210">
        <w:t>4</w:t>
      </w:r>
      <w:r w:rsidR="00374352" w:rsidRPr="00015210">
        <w:t>,</w:t>
      </w:r>
      <w:r w:rsidRPr="00015210">
        <w:t xml:space="preserve"> p &lt; 0.01).</w:t>
      </w:r>
    </w:p>
    <w:p w14:paraId="75E5356E" w14:textId="07E860B9" w:rsidR="00F045BB" w:rsidRPr="00015210" w:rsidRDefault="00C816AB" w:rsidP="00D2526D">
      <w:pPr>
        <w:pStyle w:val="TableFiguretitle"/>
        <w:keepNext/>
      </w:pPr>
      <w:bookmarkStart w:id="608" w:name="_Ref210248973"/>
      <w:r w:rsidRPr="00015210">
        <w:t xml:space="preserve">Table </w:t>
      </w:r>
      <w:bookmarkEnd w:id="608"/>
      <w:r w:rsidR="00144EC0">
        <w:t>6</w:t>
      </w:r>
      <w:r w:rsidRPr="00015210">
        <w:t>. Robustness checks: alternative time frame used in analyses</w:t>
      </w:r>
    </w:p>
    <w:tbl>
      <w:tblPr>
        <w:tblW w:w="0" w:type="auto"/>
        <w:jc w:val="center"/>
        <w:tblCellMar>
          <w:left w:w="0" w:type="dxa"/>
          <w:right w:w="0" w:type="dxa"/>
        </w:tblCellMar>
        <w:tblLook w:val="04A0" w:firstRow="1" w:lastRow="0" w:firstColumn="1" w:lastColumn="0" w:noHBand="0" w:noVBand="1"/>
      </w:tblPr>
      <w:tblGrid>
        <w:gridCol w:w="1564"/>
        <w:gridCol w:w="1077"/>
        <w:gridCol w:w="1221"/>
        <w:gridCol w:w="1221"/>
        <w:gridCol w:w="1264"/>
        <w:gridCol w:w="1264"/>
        <w:gridCol w:w="1264"/>
      </w:tblGrid>
      <w:tr w:rsidR="00DB0101" w:rsidRPr="00015210" w14:paraId="046CA110" w14:textId="77777777" w:rsidTr="00D2526D">
        <w:trPr>
          <w:cantSplit/>
          <w:jc w:val="center"/>
        </w:trPr>
        <w:tc>
          <w:tcPr>
            <w:tcW w:w="0" w:type="auto"/>
            <w:vMerge w:val="restart"/>
            <w:tcBorders>
              <w:top w:val="single" w:sz="4" w:space="0" w:color="auto"/>
              <w:left w:val="nil"/>
              <w:bottom w:val="nil"/>
              <w:right w:val="nil"/>
            </w:tcBorders>
            <w:noWrap/>
            <w:tcMar>
              <w:top w:w="15" w:type="dxa"/>
              <w:left w:w="15" w:type="dxa"/>
              <w:bottom w:w="0" w:type="dxa"/>
              <w:right w:w="15" w:type="dxa"/>
            </w:tcMar>
            <w:vAlign w:val="center"/>
            <w:hideMark/>
          </w:tcPr>
          <w:p w14:paraId="13E657B7" w14:textId="77777777" w:rsidR="00DB0101" w:rsidRPr="00015210" w:rsidRDefault="00DB0101">
            <w:pPr>
              <w:jc w:val="center"/>
              <w:rPr>
                <w:color w:val="000000"/>
                <w:sz w:val="20"/>
                <w:szCs w:val="20"/>
              </w:rPr>
            </w:pPr>
            <w:r w:rsidRPr="00015210">
              <w:rPr>
                <w:color w:val="000000"/>
                <w:sz w:val="20"/>
                <w:szCs w:val="20"/>
              </w:rPr>
              <w:t> </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79BD657" w14:textId="5C814BDA" w:rsidR="00DB0101" w:rsidRPr="00015210" w:rsidRDefault="00DB0101">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007A7385" w14:textId="0371BEB9" w:rsidR="00DB0101" w:rsidRPr="00015210" w:rsidRDefault="00DB0101">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74AE535C" w14:textId="1921DE61"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3</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5EC0EA68" w14:textId="433FD588"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4</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29ED7212" w14:textId="51C6972B"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5</w:t>
            </w:r>
            <w:r w:rsidRPr="00015210">
              <w:rPr>
                <w:color w:val="000000"/>
                <w:sz w:val="20"/>
                <w:szCs w:val="20"/>
              </w:rPr>
              <w:t>)</w:t>
            </w:r>
          </w:p>
        </w:tc>
        <w:tc>
          <w:tcPr>
            <w:tcW w:w="0" w:type="auto"/>
            <w:tcBorders>
              <w:top w:val="single" w:sz="4" w:space="0" w:color="auto"/>
              <w:left w:val="nil"/>
              <w:right w:val="nil"/>
            </w:tcBorders>
            <w:noWrap/>
            <w:tcMar>
              <w:top w:w="15" w:type="dxa"/>
              <w:left w:w="15" w:type="dxa"/>
              <w:bottom w:w="0" w:type="dxa"/>
              <w:right w:w="15" w:type="dxa"/>
            </w:tcMar>
            <w:vAlign w:val="center"/>
            <w:hideMark/>
          </w:tcPr>
          <w:p w14:paraId="153DF1A9" w14:textId="3BF6F2D2" w:rsidR="00DB0101" w:rsidRPr="00015210" w:rsidRDefault="00DB0101">
            <w:pPr>
              <w:jc w:val="center"/>
              <w:rPr>
                <w:color w:val="000000"/>
                <w:sz w:val="20"/>
                <w:szCs w:val="20"/>
              </w:rPr>
            </w:pPr>
            <w:r w:rsidRPr="00015210">
              <w:rPr>
                <w:color w:val="000000"/>
                <w:sz w:val="20"/>
                <w:szCs w:val="20"/>
              </w:rPr>
              <w:t>(</w:t>
            </w:r>
            <w:r w:rsidR="00DF063F">
              <w:rPr>
                <w:color w:val="000000"/>
                <w:sz w:val="20"/>
                <w:szCs w:val="20"/>
              </w:rPr>
              <w:t>6</w:t>
            </w:r>
            <w:r w:rsidRPr="00015210">
              <w:rPr>
                <w:color w:val="000000"/>
                <w:sz w:val="20"/>
                <w:szCs w:val="20"/>
              </w:rPr>
              <w:t>)</w:t>
            </w:r>
          </w:p>
        </w:tc>
      </w:tr>
      <w:tr w:rsidR="00DB0101" w:rsidRPr="00015210" w14:paraId="19589DFD" w14:textId="77777777" w:rsidTr="00D2526D">
        <w:trPr>
          <w:cantSplit/>
          <w:trHeight w:val="475"/>
          <w:jc w:val="center"/>
        </w:trPr>
        <w:tc>
          <w:tcPr>
            <w:tcW w:w="0" w:type="auto"/>
            <w:vMerge/>
            <w:tcBorders>
              <w:top w:val="single" w:sz="4" w:space="0" w:color="auto"/>
              <w:left w:val="nil"/>
              <w:bottom w:val="nil"/>
              <w:right w:val="nil"/>
            </w:tcBorders>
            <w:vAlign w:val="center"/>
            <w:hideMark/>
          </w:tcPr>
          <w:p w14:paraId="566B8CEC" w14:textId="77777777" w:rsidR="00DB0101" w:rsidRPr="00015210" w:rsidRDefault="00DB0101">
            <w:pPr>
              <w:rPr>
                <w:color w:val="000000"/>
                <w:sz w:val="20"/>
                <w:szCs w:val="20"/>
              </w:rPr>
            </w:pP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59167AA4" w14:textId="40CA9E3D" w:rsidR="00DB0101" w:rsidRPr="00015210" w:rsidRDefault="00DB0101">
            <w:pPr>
              <w:jc w:val="center"/>
              <w:rPr>
                <w:color w:val="000000"/>
                <w:sz w:val="20"/>
                <w:szCs w:val="20"/>
              </w:rPr>
            </w:pPr>
            <w:r w:rsidRPr="00015210">
              <w:rPr>
                <w:color w:val="000000"/>
                <w:sz w:val="20"/>
                <w:szCs w:val="20"/>
              </w:rPr>
              <w:t>DV: Log(</w:t>
            </w:r>
            <w:ins w:id="609"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N days)</w:t>
            </w:r>
          </w:p>
        </w:tc>
        <w:tc>
          <w:tcPr>
            <w:tcW w:w="0" w:type="auto"/>
            <w:gridSpan w:val="3"/>
            <w:tcBorders>
              <w:top w:val="nil"/>
              <w:left w:val="nil"/>
              <w:bottom w:val="single" w:sz="4" w:space="0" w:color="auto"/>
              <w:right w:val="nil"/>
            </w:tcBorders>
            <w:tcMar>
              <w:top w:w="15" w:type="dxa"/>
              <w:left w:w="15" w:type="dxa"/>
              <w:bottom w:w="0" w:type="dxa"/>
              <w:right w:w="15" w:type="dxa"/>
            </w:tcMar>
            <w:vAlign w:val="center"/>
            <w:hideMark/>
          </w:tcPr>
          <w:p w14:paraId="4E6BD1B3" w14:textId="58A6C703" w:rsidR="00DB0101" w:rsidRPr="00015210" w:rsidRDefault="00DB0101">
            <w:pPr>
              <w:jc w:val="center"/>
              <w:rPr>
                <w:color w:val="000000"/>
                <w:sz w:val="20"/>
                <w:szCs w:val="20"/>
              </w:rPr>
            </w:pPr>
            <w:r w:rsidRPr="00015210">
              <w:rPr>
                <w:color w:val="000000"/>
                <w:sz w:val="20"/>
                <w:szCs w:val="20"/>
              </w:rPr>
              <w:t>DV: Log(</w:t>
            </w:r>
            <w:ins w:id="610" w:author="Dylan CHEN" w:date="2026-08-27T16:08:00Z" w16du:dateUtc="2026-08-27T08:08:00Z">
              <w:r w:rsidR="002E1246">
                <w:rPr>
                  <w:rFonts w:hint="eastAsia"/>
                  <w:color w:val="000000"/>
                  <w:sz w:val="20"/>
                  <w:szCs w:val="20"/>
                </w:rPr>
                <w:t xml:space="preserve">human </w:t>
              </w:r>
            </w:ins>
            <w:r w:rsidRPr="00015210">
              <w:rPr>
                <w:color w:val="000000"/>
                <w:sz w:val="20"/>
                <w:szCs w:val="20"/>
              </w:rPr>
              <w:t>answer number in 7 days)</w:t>
            </w:r>
          </w:p>
        </w:tc>
      </w:tr>
      <w:tr w:rsidR="00DB0101" w:rsidRPr="00015210" w14:paraId="69909D5B"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tcPr>
          <w:p w14:paraId="6263C44D" w14:textId="77777777" w:rsidR="00DB0101" w:rsidRPr="00015210" w:rsidRDefault="00DB0101" w:rsidP="00DB0101">
            <w:pPr>
              <w:rPr>
                <w:i/>
                <w:iCs/>
                <w:color w:val="000000"/>
                <w:sz w:val="20"/>
                <w:szCs w:val="20"/>
              </w:rPr>
            </w:pP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286EB7BC" w14:textId="4E15550C" w:rsidR="00DB0101" w:rsidRPr="00015210" w:rsidRDefault="00DB0101" w:rsidP="00DB0101">
            <w:pPr>
              <w:jc w:val="center"/>
              <w:rPr>
                <w:color w:val="000000"/>
                <w:sz w:val="20"/>
                <w:szCs w:val="20"/>
              </w:rPr>
            </w:pPr>
            <w:r w:rsidRPr="00015210">
              <w:rPr>
                <w:color w:val="000000"/>
                <w:sz w:val="20"/>
                <w:szCs w:val="20"/>
              </w:rPr>
              <w:t>N=3</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3A8B6124" w14:textId="236C98E2"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14</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101A849D" w14:textId="1831E2AE" w:rsidR="00DB0101" w:rsidRPr="00015210" w:rsidRDefault="00DB0101" w:rsidP="00DB0101">
            <w:pPr>
              <w:jc w:val="center"/>
              <w:rPr>
                <w:color w:val="000000"/>
                <w:sz w:val="20"/>
                <w:szCs w:val="20"/>
              </w:rPr>
            </w:pPr>
            <w:r w:rsidRPr="00015210">
              <w:rPr>
                <w:color w:val="000000"/>
                <w:sz w:val="20"/>
                <w:szCs w:val="20"/>
              </w:rPr>
              <w:t>N=</w:t>
            </w:r>
            <w:r>
              <w:rPr>
                <w:color w:val="000000"/>
                <w:sz w:val="20"/>
                <w:szCs w:val="20"/>
              </w:rPr>
              <w:t>All</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645E290A" w14:textId="24698A88" w:rsidR="00DB0101" w:rsidRPr="00015210" w:rsidRDefault="00DB0101" w:rsidP="00DB0101">
            <w:pPr>
              <w:jc w:val="center"/>
              <w:rPr>
                <w:color w:val="000000"/>
                <w:sz w:val="20"/>
                <w:szCs w:val="20"/>
              </w:rPr>
            </w:pPr>
            <w:r w:rsidRPr="00015210">
              <w:rPr>
                <w:color w:val="000000"/>
                <w:sz w:val="20"/>
                <w:szCs w:val="20"/>
              </w:rPr>
              <w:t>30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0B5952B5" w14:textId="7FF45680" w:rsidR="00DB0101" w:rsidRPr="00015210" w:rsidRDefault="00DB0101" w:rsidP="00DB0101">
            <w:pPr>
              <w:jc w:val="center"/>
              <w:rPr>
                <w:color w:val="000000"/>
                <w:sz w:val="20"/>
                <w:szCs w:val="20"/>
              </w:rPr>
            </w:pPr>
            <w:r w:rsidRPr="00015210">
              <w:rPr>
                <w:color w:val="000000"/>
                <w:sz w:val="20"/>
                <w:szCs w:val="20"/>
              </w:rPr>
              <w:t>60 days sample</w:t>
            </w:r>
          </w:p>
        </w:tc>
        <w:tc>
          <w:tcPr>
            <w:tcW w:w="0" w:type="auto"/>
            <w:tcBorders>
              <w:top w:val="single" w:sz="4" w:space="0" w:color="auto"/>
              <w:left w:val="nil"/>
              <w:bottom w:val="nil"/>
              <w:right w:val="nil"/>
            </w:tcBorders>
            <w:noWrap/>
            <w:tcMar>
              <w:top w:w="15" w:type="dxa"/>
              <w:left w:w="15" w:type="dxa"/>
              <w:bottom w:w="0" w:type="dxa"/>
              <w:right w:w="15" w:type="dxa"/>
            </w:tcMar>
            <w:vAlign w:val="center"/>
          </w:tcPr>
          <w:p w14:paraId="7CC696B5" w14:textId="5BA75732" w:rsidR="00DB0101" w:rsidRPr="00015210" w:rsidRDefault="00DB0101" w:rsidP="00DB0101">
            <w:pPr>
              <w:jc w:val="center"/>
              <w:rPr>
                <w:color w:val="000000"/>
                <w:sz w:val="20"/>
                <w:szCs w:val="20"/>
              </w:rPr>
            </w:pPr>
            <w:r w:rsidRPr="00015210">
              <w:rPr>
                <w:color w:val="000000"/>
                <w:sz w:val="20"/>
                <w:szCs w:val="20"/>
              </w:rPr>
              <w:t>90 days sample</w:t>
            </w:r>
          </w:p>
        </w:tc>
      </w:tr>
      <w:tr w:rsidR="00DB0101" w:rsidRPr="00015210" w14:paraId="2955F6FC"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46A75F7E"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195B434B" w14:textId="43BBFB50" w:rsidR="00DB0101" w:rsidRPr="00015210" w:rsidRDefault="00DB0101" w:rsidP="00DB0101">
            <w:pPr>
              <w:jc w:val="center"/>
              <w:rPr>
                <w:color w:val="000000"/>
                <w:sz w:val="20"/>
                <w:szCs w:val="20"/>
              </w:rPr>
            </w:pPr>
            <w:r w:rsidRPr="00015210">
              <w:rPr>
                <w:color w:val="000000"/>
                <w:sz w:val="20"/>
                <w:szCs w:val="20"/>
              </w:rPr>
              <w:t>0.167*</w:t>
            </w:r>
          </w:p>
        </w:tc>
        <w:tc>
          <w:tcPr>
            <w:tcW w:w="0" w:type="auto"/>
            <w:tcBorders>
              <w:top w:val="nil"/>
              <w:left w:val="nil"/>
              <w:bottom w:val="nil"/>
              <w:right w:val="nil"/>
            </w:tcBorders>
            <w:noWrap/>
            <w:tcMar>
              <w:top w:w="15" w:type="dxa"/>
              <w:left w:w="15" w:type="dxa"/>
              <w:bottom w:w="0" w:type="dxa"/>
              <w:right w:w="15" w:type="dxa"/>
            </w:tcMar>
            <w:vAlign w:val="center"/>
            <w:hideMark/>
          </w:tcPr>
          <w:p w14:paraId="5D314FF6" w14:textId="4345634F" w:rsidR="00DB0101" w:rsidRPr="00015210" w:rsidRDefault="00DB0101" w:rsidP="00DB0101">
            <w:pPr>
              <w:jc w:val="center"/>
              <w:rPr>
                <w:color w:val="000000"/>
                <w:sz w:val="20"/>
                <w:szCs w:val="20"/>
              </w:rPr>
            </w:pPr>
            <w:r w:rsidRPr="00015210">
              <w:rPr>
                <w:color w:val="000000"/>
                <w:sz w:val="20"/>
                <w:szCs w:val="20"/>
              </w:rPr>
              <w:t>0.185*</w:t>
            </w:r>
          </w:p>
        </w:tc>
        <w:tc>
          <w:tcPr>
            <w:tcW w:w="0" w:type="auto"/>
            <w:tcBorders>
              <w:top w:val="nil"/>
              <w:left w:val="nil"/>
              <w:bottom w:val="nil"/>
              <w:right w:val="nil"/>
            </w:tcBorders>
            <w:noWrap/>
            <w:tcMar>
              <w:top w:w="15" w:type="dxa"/>
              <w:left w:w="15" w:type="dxa"/>
              <w:bottom w:w="0" w:type="dxa"/>
              <w:right w:w="15" w:type="dxa"/>
            </w:tcMar>
            <w:vAlign w:val="center"/>
            <w:hideMark/>
          </w:tcPr>
          <w:p w14:paraId="47D587A7" w14:textId="7E4135D4" w:rsidR="00DB0101" w:rsidRPr="00015210" w:rsidRDefault="00DB0101" w:rsidP="00DB0101">
            <w:pPr>
              <w:jc w:val="center"/>
              <w:rPr>
                <w:color w:val="000000"/>
                <w:sz w:val="20"/>
                <w:szCs w:val="20"/>
              </w:rPr>
            </w:pPr>
            <w:r w:rsidRPr="00015210">
              <w:rPr>
                <w:color w:val="000000"/>
                <w:sz w:val="20"/>
                <w:szCs w:val="20"/>
              </w:rPr>
              <w:t>0.236*</w:t>
            </w:r>
          </w:p>
        </w:tc>
        <w:tc>
          <w:tcPr>
            <w:tcW w:w="0" w:type="auto"/>
            <w:tcBorders>
              <w:top w:val="nil"/>
              <w:left w:val="nil"/>
              <w:bottom w:val="nil"/>
              <w:right w:val="nil"/>
            </w:tcBorders>
            <w:noWrap/>
            <w:tcMar>
              <w:top w:w="15" w:type="dxa"/>
              <w:left w:w="15" w:type="dxa"/>
              <w:bottom w:w="0" w:type="dxa"/>
              <w:right w:w="15" w:type="dxa"/>
            </w:tcMar>
            <w:vAlign w:val="center"/>
            <w:hideMark/>
          </w:tcPr>
          <w:p w14:paraId="65C1F219" w14:textId="54933258" w:rsidR="00DB0101" w:rsidRPr="00015210" w:rsidRDefault="00DB0101" w:rsidP="00DB0101">
            <w:pPr>
              <w:jc w:val="center"/>
              <w:rPr>
                <w:color w:val="000000"/>
                <w:sz w:val="20"/>
                <w:szCs w:val="20"/>
              </w:rPr>
            </w:pPr>
            <w:r w:rsidRPr="00015210">
              <w:rPr>
                <w:color w:val="000000"/>
                <w:sz w:val="20"/>
                <w:szCs w:val="20"/>
              </w:rPr>
              <w:t>0.190</w:t>
            </w:r>
          </w:p>
        </w:tc>
        <w:tc>
          <w:tcPr>
            <w:tcW w:w="0" w:type="auto"/>
            <w:tcBorders>
              <w:top w:val="nil"/>
              <w:left w:val="nil"/>
              <w:bottom w:val="nil"/>
              <w:right w:val="nil"/>
            </w:tcBorders>
            <w:noWrap/>
            <w:tcMar>
              <w:top w:w="15" w:type="dxa"/>
              <w:left w:w="15" w:type="dxa"/>
              <w:bottom w:w="0" w:type="dxa"/>
              <w:right w:w="15" w:type="dxa"/>
            </w:tcMar>
            <w:vAlign w:val="center"/>
            <w:hideMark/>
          </w:tcPr>
          <w:p w14:paraId="5C71A084" w14:textId="359839A9" w:rsidR="00DB0101" w:rsidRPr="00015210" w:rsidRDefault="00DB0101" w:rsidP="00DB0101">
            <w:pPr>
              <w:jc w:val="center"/>
              <w:rPr>
                <w:color w:val="000000"/>
                <w:sz w:val="20"/>
                <w:szCs w:val="20"/>
              </w:rPr>
            </w:pPr>
            <w:r w:rsidRPr="00015210">
              <w:rPr>
                <w:color w:val="000000"/>
                <w:sz w:val="20"/>
                <w:szCs w:val="20"/>
              </w:rPr>
              <w:t>0.235*</w:t>
            </w:r>
          </w:p>
        </w:tc>
        <w:tc>
          <w:tcPr>
            <w:tcW w:w="0" w:type="auto"/>
            <w:tcBorders>
              <w:top w:val="nil"/>
              <w:left w:val="nil"/>
              <w:bottom w:val="nil"/>
              <w:right w:val="nil"/>
            </w:tcBorders>
            <w:noWrap/>
            <w:tcMar>
              <w:top w:w="15" w:type="dxa"/>
              <w:left w:w="15" w:type="dxa"/>
              <w:bottom w:w="0" w:type="dxa"/>
              <w:right w:w="15" w:type="dxa"/>
            </w:tcMar>
            <w:vAlign w:val="center"/>
            <w:hideMark/>
          </w:tcPr>
          <w:p w14:paraId="0E27D653" w14:textId="1FB7AF6C" w:rsidR="00DB0101" w:rsidRPr="00015210" w:rsidRDefault="00DB0101" w:rsidP="00DB0101">
            <w:pPr>
              <w:jc w:val="center"/>
              <w:rPr>
                <w:color w:val="000000"/>
                <w:sz w:val="20"/>
                <w:szCs w:val="20"/>
              </w:rPr>
            </w:pPr>
            <w:r w:rsidRPr="00015210">
              <w:rPr>
                <w:color w:val="000000"/>
                <w:sz w:val="20"/>
                <w:szCs w:val="20"/>
              </w:rPr>
              <w:t>0.212*</w:t>
            </w:r>
          </w:p>
        </w:tc>
      </w:tr>
      <w:tr w:rsidR="00DB0101" w:rsidRPr="00015210" w14:paraId="5CB62642" w14:textId="77777777" w:rsidTr="00D2526D">
        <w:trPr>
          <w:cantSplit/>
          <w:jc w:val="center"/>
        </w:trPr>
        <w:tc>
          <w:tcPr>
            <w:tcW w:w="0" w:type="auto"/>
            <w:vMerge/>
            <w:tcBorders>
              <w:top w:val="nil"/>
              <w:left w:val="nil"/>
              <w:bottom w:val="nil"/>
              <w:right w:val="nil"/>
            </w:tcBorders>
            <w:vAlign w:val="center"/>
            <w:hideMark/>
          </w:tcPr>
          <w:p w14:paraId="61F0EA4D"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6CC8B588" w14:textId="088170DC" w:rsidR="00DB0101" w:rsidRPr="00015210" w:rsidRDefault="00DB0101" w:rsidP="00DB0101">
            <w:pPr>
              <w:jc w:val="center"/>
              <w:rPr>
                <w:color w:val="000000"/>
                <w:sz w:val="20"/>
                <w:szCs w:val="20"/>
              </w:rPr>
            </w:pPr>
            <w:r w:rsidRPr="00015210">
              <w:rPr>
                <w:color w:val="000000"/>
                <w:sz w:val="20"/>
                <w:szCs w:val="20"/>
              </w:rPr>
              <w:t>(0.080)</w:t>
            </w:r>
          </w:p>
        </w:tc>
        <w:tc>
          <w:tcPr>
            <w:tcW w:w="0" w:type="auto"/>
            <w:tcBorders>
              <w:top w:val="nil"/>
              <w:left w:val="nil"/>
              <w:bottom w:val="nil"/>
              <w:right w:val="nil"/>
            </w:tcBorders>
            <w:noWrap/>
            <w:tcMar>
              <w:top w:w="15" w:type="dxa"/>
              <w:left w:w="15" w:type="dxa"/>
              <w:bottom w:w="0" w:type="dxa"/>
              <w:right w:w="15" w:type="dxa"/>
            </w:tcMar>
            <w:vAlign w:val="center"/>
            <w:hideMark/>
          </w:tcPr>
          <w:p w14:paraId="6AE90E60" w14:textId="0812B08E" w:rsidR="00DB0101" w:rsidRPr="00015210" w:rsidRDefault="00DB0101" w:rsidP="00DB0101">
            <w:pPr>
              <w:jc w:val="center"/>
              <w:rPr>
                <w:color w:val="000000"/>
                <w:sz w:val="20"/>
                <w:szCs w:val="20"/>
              </w:rPr>
            </w:pPr>
            <w:r w:rsidRPr="00015210">
              <w:rPr>
                <w:color w:val="000000"/>
                <w:sz w:val="20"/>
                <w:szCs w:val="20"/>
              </w:rPr>
              <w:t>(0.078)</w:t>
            </w:r>
          </w:p>
        </w:tc>
        <w:tc>
          <w:tcPr>
            <w:tcW w:w="0" w:type="auto"/>
            <w:tcBorders>
              <w:top w:val="nil"/>
              <w:left w:val="nil"/>
              <w:bottom w:val="nil"/>
              <w:right w:val="nil"/>
            </w:tcBorders>
            <w:noWrap/>
            <w:tcMar>
              <w:top w:w="15" w:type="dxa"/>
              <w:left w:w="15" w:type="dxa"/>
              <w:bottom w:w="0" w:type="dxa"/>
              <w:right w:w="15" w:type="dxa"/>
            </w:tcMar>
            <w:vAlign w:val="center"/>
            <w:hideMark/>
          </w:tcPr>
          <w:p w14:paraId="09D96F57" w14:textId="6D8BDF4D" w:rsidR="00DB0101" w:rsidRPr="00015210" w:rsidRDefault="00DB0101" w:rsidP="00DB0101">
            <w:pPr>
              <w:jc w:val="center"/>
              <w:rPr>
                <w:color w:val="000000"/>
                <w:sz w:val="20"/>
                <w:szCs w:val="20"/>
              </w:rPr>
            </w:pPr>
            <w:r w:rsidRPr="00015210">
              <w:rPr>
                <w:color w:val="000000"/>
                <w:sz w:val="20"/>
                <w:szCs w:val="20"/>
              </w:rPr>
              <w:t>(0.115)</w:t>
            </w:r>
          </w:p>
        </w:tc>
        <w:tc>
          <w:tcPr>
            <w:tcW w:w="0" w:type="auto"/>
            <w:tcBorders>
              <w:top w:val="nil"/>
              <w:left w:val="nil"/>
              <w:bottom w:val="nil"/>
              <w:right w:val="nil"/>
            </w:tcBorders>
            <w:noWrap/>
            <w:tcMar>
              <w:top w:w="15" w:type="dxa"/>
              <w:left w:w="15" w:type="dxa"/>
              <w:bottom w:w="0" w:type="dxa"/>
              <w:right w:w="15" w:type="dxa"/>
            </w:tcMar>
            <w:vAlign w:val="center"/>
            <w:hideMark/>
          </w:tcPr>
          <w:p w14:paraId="759116D2" w14:textId="53C968AB" w:rsidR="00DB0101" w:rsidRPr="00015210" w:rsidRDefault="00DB0101" w:rsidP="00DB0101">
            <w:pPr>
              <w:jc w:val="center"/>
              <w:rPr>
                <w:color w:val="000000"/>
                <w:sz w:val="20"/>
                <w:szCs w:val="20"/>
              </w:rPr>
            </w:pPr>
            <w:r w:rsidRPr="00015210">
              <w:rPr>
                <w:color w:val="000000"/>
                <w:sz w:val="20"/>
                <w:szCs w:val="20"/>
              </w:rPr>
              <w:t>(0.127)</w:t>
            </w:r>
          </w:p>
        </w:tc>
        <w:tc>
          <w:tcPr>
            <w:tcW w:w="0" w:type="auto"/>
            <w:tcBorders>
              <w:top w:val="nil"/>
              <w:left w:val="nil"/>
              <w:bottom w:val="nil"/>
              <w:right w:val="nil"/>
            </w:tcBorders>
            <w:noWrap/>
            <w:tcMar>
              <w:top w:w="15" w:type="dxa"/>
              <w:left w:w="15" w:type="dxa"/>
              <w:bottom w:w="0" w:type="dxa"/>
              <w:right w:w="15" w:type="dxa"/>
            </w:tcMar>
            <w:vAlign w:val="center"/>
            <w:hideMark/>
          </w:tcPr>
          <w:p w14:paraId="5A257BA9" w14:textId="44A9E265" w:rsidR="00DB0101" w:rsidRPr="00015210" w:rsidRDefault="00DB0101" w:rsidP="00DB0101">
            <w:pPr>
              <w:jc w:val="center"/>
              <w:rPr>
                <w:color w:val="000000"/>
                <w:sz w:val="20"/>
                <w:szCs w:val="20"/>
              </w:rPr>
            </w:pPr>
            <w:r w:rsidRPr="00015210">
              <w:rPr>
                <w:color w:val="000000"/>
                <w:sz w:val="20"/>
                <w:szCs w:val="20"/>
              </w:rPr>
              <w:t>(0.105)</w:t>
            </w:r>
          </w:p>
        </w:tc>
        <w:tc>
          <w:tcPr>
            <w:tcW w:w="0" w:type="auto"/>
            <w:tcBorders>
              <w:top w:val="nil"/>
              <w:left w:val="nil"/>
              <w:bottom w:val="nil"/>
              <w:right w:val="nil"/>
            </w:tcBorders>
            <w:noWrap/>
            <w:tcMar>
              <w:top w:w="15" w:type="dxa"/>
              <w:left w:w="15" w:type="dxa"/>
              <w:bottom w:w="0" w:type="dxa"/>
              <w:right w:w="15" w:type="dxa"/>
            </w:tcMar>
            <w:vAlign w:val="center"/>
            <w:hideMark/>
          </w:tcPr>
          <w:p w14:paraId="6B05E885" w14:textId="113A96B3" w:rsidR="00DB0101" w:rsidRPr="00015210" w:rsidRDefault="00DB0101" w:rsidP="00DB0101">
            <w:pPr>
              <w:jc w:val="center"/>
              <w:rPr>
                <w:color w:val="000000"/>
                <w:sz w:val="20"/>
                <w:szCs w:val="20"/>
              </w:rPr>
            </w:pPr>
            <w:r w:rsidRPr="00015210">
              <w:rPr>
                <w:color w:val="000000"/>
                <w:sz w:val="20"/>
                <w:szCs w:val="20"/>
              </w:rPr>
              <w:t>(0.090)</w:t>
            </w:r>
          </w:p>
        </w:tc>
      </w:tr>
      <w:tr w:rsidR="00DB0101" w:rsidRPr="00015210" w14:paraId="4D494540" w14:textId="77777777" w:rsidTr="00D2526D">
        <w:trPr>
          <w:cantSplit/>
          <w:jc w:val="center"/>
        </w:trPr>
        <w:tc>
          <w:tcPr>
            <w:tcW w:w="0" w:type="auto"/>
            <w:vMerge w:val="restart"/>
            <w:tcBorders>
              <w:top w:val="nil"/>
              <w:left w:val="nil"/>
              <w:bottom w:val="nil"/>
              <w:right w:val="nil"/>
            </w:tcBorders>
            <w:noWrap/>
            <w:tcMar>
              <w:top w:w="15" w:type="dxa"/>
              <w:left w:w="15" w:type="dxa"/>
              <w:bottom w:w="0" w:type="dxa"/>
              <w:right w:w="15" w:type="dxa"/>
            </w:tcMar>
            <w:vAlign w:val="center"/>
            <w:hideMark/>
          </w:tcPr>
          <w:p w14:paraId="52E69A0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60433832" w14:textId="07DD01D4" w:rsidR="00DB0101" w:rsidRPr="00015210" w:rsidRDefault="00DB0101" w:rsidP="00DB0101">
            <w:pPr>
              <w:jc w:val="center"/>
              <w:rPr>
                <w:color w:val="000000"/>
                <w:sz w:val="20"/>
                <w:szCs w:val="20"/>
              </w:rPr>
            </w:pPr>
            <w:r w:rsidRPr="00015210">
              <w:rPr>
                <w:color w:val="000000"/>
                <w:sz w:val="20"/>
                <w:szCs w:val="20"/>
              </w:rPr>
              <w:t>-0.040**</w:t>
            </w:r>
          </w:p>
        </w:tc>
        <w:tc>
          <w:tcPr>
            <w:tcW w:w="0" w:type="auto"/>
            <w:tcBorders>
              <w:top w:val="nil"/>
              <w:left w:val="nil"/>
              <w:bottom w:val="nil"/>
              <w:right w:val="nil"/>
            </w:tcBorders>
            <w:noWrap/>
            <w:tcMar>
              <w:top w:w="15" w:type="dxa"/>
              <w:left w:w="15" w:type="dxa"/>
              <w:bottom w:w="0" w:type="dxa"/>
              <w:right w:w="15" w:type="dxa"/>
            </w:tcMar>
            <w:vAlign w:val="center"/>
            <w:hideMark/>
          </w:tcPr>
          <w:p w14:paraId="0DCFC549" w14:textId="7550EA74" w:rsidR="00DB0101" w:rsidRPr="00015210" w:rsidRDefault="00DB0101" w:rsidP="00DB0101">
            <w:pPr>
              <w:jc w:val="center"/>
              <w:rPr>
                <w:color w:val="000000"/>
                <w:sz w:val="20"/>
                <w:szCs w:val="20"/>
              </w:rPr>
            </w:pPr>
            <w:r w:rsidRPr="00015210">
              <w:rPr>
                <w:color w:val="000000"/>
                <w:sz w:val="20"/>
                <w:szCs w:val="20"/>
              </w:rPr>
              <w:t>-0.047***</w:t>
            </w:r>
          </w:p>
        </w:tc>
        <w:tc>
          <w:tcPr>
            <w:tcW w:w="0" w:type="auto"/>
            <w:tcBorders>
              <w:top w:val="nil"/>
              <w:left w:val="nil"/>
              <w:bottom w:val="nil"/>
              <w:right w:val="nil"/>
            </w:tcBorders>
            <w:noWrap/>
            <w:tcMar>
              <w:top w:w="15" w:type="dxa"/>
              <w:left w:w="15" w:type="dxa"/>
              <w:bottom w:w="0" w:type="dxa"/>
              <w:right w:w="15" w:type="dxa"/>
            </w:tcMar>
            <w:vAlign w:val="center"/>
            <w:hideMark/>
          </w:tcPr>
          <w:p w14:paraId="76D0434E" w14:textId="3CF2000F" w:rsidR="00DB0101" w:rsidRPr="00015210" w:rsidRDefault="00DB0101" w:rsidP="00DB0101">
            <w:pPr>
              <w:jc w:val="center"/>
              <w:rPr>
                <w:color w:val="000000"/>
                <w:sz w:val="20"/>
                <w:szCs w:val="20"/>
              </w:rPr>
            </w:pPr>
            <w:r w:rsidRPr="00015210">
              <w:rPr>
                <w:color w:val="000000"/>
                <w:sz w:val="20"/>
                <w:szCs w:val="20"/>
              </w:rPr>
              <w:t>-0.067***</w:t>
            </w:r>
          </w:p>
        </w:tc>
        <w:tc>
          <w:tcPr>
            <w:tcW w:w="0" w:type="auto"/>
            <w:tcBorders>
              <w:top w:val="nil"/>
              <w:left w:val="nil"/>
              <w:bottom w:val="nil"/>
              <w:right w:val="nil"/>
            </w:tcBorders>
            <w:noWrap/>
            <w:tcMar>
              <w:top w:w="15" w:type="dxa"/>
              <w:left w:w="15" w:type="dxa"/>
              <w:bottom w:w="0" w:type="dxa"/>
              <w:right w:w="15" w:type="dxa"/>
            </w:tcMar>
            <w:vAlign w:val="center"/>
            <w:hideMark/>
          </w:tcPr>
          <w:p w14:paraId="2EB2F39C" w14:textId="599C79BA" w:rsidR="00DB0101" w:rsidRPr="00015210" w:rsidRDefault="00DB0101" w:rsidP="00DB0101">
            <w:pPr>
              <w:jc w:val="center"/>
              <w:rPr>
                <w:color w:val="000000"/>
                <w:sz w:val="20"/>
                <w:szCs w:val="20"/>
              </w:rPr>
            </w:pPr>
            <w:r w:rsidRPr="00015210">
              <w:rPr>
                <w:color w:val="000000"/>
                <w:sz w:val="20"/>
                <w:szCs w:val="20"/>
              </w:rPr>
              <w:t>-0.041·</w:t>
            </w:r>
          </w:p>
        </w:tc>
        <w:tc>
          <w:tcPr>
            <w:tcW w:w="0" w:type="auto"/>
            <w:tcBorders>
              <w:top w:val="nil"/>
              <w:left w:val="nil"/>
              <w:bottom w:val="nil"/>
              <w:right w:val="nil"/>
            </w:tcBorders>
            <w:noWrap/>
            <w:tcMar>
              <w:top w:w="15" w:type="dxa"/>
              <w:left w:w="15" w:type="dxa"/>
              <w:bottom w:w="0" w:type="dxa"/>
              <w:right w:w="15" w:type="dxa"/>
            </w:tcMar>
            <w:vAlign w:val="center"/>
            <w:hideMark/>
          </w:tcPr>
          <w:p w14:paraId="22386D48" w14:textId="31228F0D" w:rsidR="00DB0101" w:rsidRPr="00015210" w:rsidRDefault="00DB0101" w:rsidP="00DB0101">
            <w:pPr>
              <w:jc w:val="center"/>
              <w:rPr>
                <w:color w:val="000000"/>
                <w:sz w:val="20"/>
                <w:szCs w:val="20"/>
              </w:rPr>
            </w:pPr>
            <w:r w:rsidRPr="00015210">
              <w:rPr>
                <w:color w:val="000000"/>
                <w:sz w:val="20"/>
                <w:szCs w:val="20"/>
              </w:rPr>
              <w:t>-0.050**</w:t>
            </w:r>
          </w:p>
        </w:tc>
        <w:tc>
          <w:tcPr>
            <w:tcW w:w="0" w:type="auto"/>
            <w:tcBorders>
              <w:top w:val="nil"/>
              <w:left w:val="nil"/>
              <w:bottom w:val="nil"/>
              <w:right w:val="nil"/>
            </w:tcBorders>
            <w:noWrap/>
            <w:tcMar>
              <w:top w:w="15" w:type="dxa"/>
              <w:left w:w="15" w:type="dxa"/>
              <w:bottom w:w="0" w:type="dxa"/>
              <w:right w:w="15" w:type="dxa"/>
            </w:tcMar>
            <w:vAlign w:val="center"/>
            <w:hideMark/>
          </w:tcPr>
          <w:p w14:paraId="69C5332D" w14:textId="6B6B7E61" w:rsidR="00DB0101" w:rsidRPr="00015210" w:rsidRDefault="00DB0101" w:rsidP="00DB0101">
            <w:pPr>
              <w:jc w:val="center"/>
              <w:rPr>
                <w:color w:val="000000"/>
                <w:sz w:val="20"/>
                <w:szCs w:val="20"/>
              </w:rPr>
            </w:pPr>
            <w:r w:rsidRPr="00015210">
              <w:rPr>
                <w:color w:val="000000"/>
                <w:sz w:val="20"/>
                <w:szCs w:val="20"/>
              </w:rPr>
              <w:t>-0.044**</w:t>
            </w:r>
          </w:p>
        </w:tc>
      </w:tr>
      <w:tr w:rsidR="00DB0101" w:rsidRPr="00015210" w14:paraId="6F31A7FD" w14:textId="77777777" w:rsidTr="00D2526D">
        <w:trPr>
          <w:cantSplit/>
          <w:jc w:val="center"/>
        </w:trPr>
        <w:tc>
          <w:tcPr>
            <w:tcW w:w="0" w:type="auto"/>
            <w:vMerge/>
            <w:tcBorders>
              <w:top w:val="nil"/>
              <w:left w:val="nil"/>
              <w:bottom w:val="nil"/>
              <w:right w:val="nil"/>
            </w:tcBorders>
            <w:vAlign w:val="center"/>
            <w:hideMark/>
          </w:tcPr>
          <w:p w14:paraId="0EF2846A" w14:textId="77777777" w:rsidR="00DB0101" w:rsidRPr="00015210" w:rsidRDefault="00DB0101" w:rsidP="00DB0101">
            <w:pPr>
              <w:rPr>
                <w:i/>
                <w:iCs/>
                <w:color w:val="000000"/>
                <w:sz w:val="20"/>
                <w:szCs w:val="20"/>
              </w:rPr>
            </w:pPr>
          </w:p>
        </w:tc>
        <w:tc>
          <w:tcPr>
            <w:tcW w:w="0" w:type="auto"/>
            <w:tcBorders>
              <w:top w:val="nil"/>
              <w:left w:val="nil"/>
              <w:bottom w:val="nil"/>
              <w:right w:val="nil"/>
            </w:tcBorders>
            <w:noWrap/>
            <w:tcMar>
              <w:top w:w="15" w:type="dxa"/>
              <w:left w:w="15" w:type="dxa"/>
              <w:bottom w:w="0" w:type="dxa"/>
              <w:right w:w="15" w:type="dxa"/>
            </w:tcMar>
            <w:vAlign w:val="center"/>
            <w:hideMark/>
          </w:tcPr>
          <w:p w14:paraId="78F77E8A" w14:textId="2CC0E58A"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49BE7456" w14:textId="66F675EB" w:rsidR="00DB0101" w:rsidRPr="00015210" w:rsidRDefault="00DB0101" w:rsidP="00DB0101">
            <w:pPr>
              <w:jc w:val="center"/>
              <w:rPr>
                <w:color w:val="000000"/>
                <w:sz w:val="20"/>
                <w:szCs w:val="20"/>
              </w:rPr>
            </w:pPr>
            <w:r w:rsidRPr="00015210">
              <w:rPr>
                <w:color w:val="000000"/>
                <w:sz w:val="20"/>
                <w:szCs w:val="20"/>
              </w:rPr>
              <w:t>(0.014)</w:t>
            </w:r>
          </w:p>
        </w:tc>
        <w:tc>
          <w:tcPr>
            <w:tcW w:w="0" w:type="auto"/>
            <w:tcBorders>
              <w:top w:val="nil"/>
              <w:left w:val="nil"/>
              <w:bottom w:val="nil"/>
              <w:right w:val="nil"/>
            </w:tcBorders>
            <w:noWrap/>
            <w:tcMar>
              <w:top w:w="15" w:type="dxa"/>
              <w:left w:w="15" w:type="dxa"/>
              <w:bottom w:w="0" w:type="dxa"/>
              <w:right w:w="15" w:type="dxa"/>
            </w:tcMar>
            <w:vAlign w:val="center"/>
            <w:hideMark/>
          </w:tcPr>
          <w:p w14:paraId="2A81D8FE" w14:textId="3365855F" w:rsidR="00DB0101" w:rsidRPr="00015210" w:rsidRDefault="00DB0101" w:rsidP="00DB0101">
            <w:pPr>
              <w:jc w:val="center"/>
              <w:rPr>
                <w:color w:val="000000"/>
                <w:sz w:val="20"/>
                <w:szCs w:val="20"/>
              </w:rPr>
            </w:pPr>
            <w:r w:rsidRPr="00015210">
              <w:rPr>
                <w:color w:val="000000"/>
                <w:sz w:val="20"/>
                <w:szCs w:val="20"/>
              </w:rPr>
              <w:t>(0.020)</w:t>
            </w:r>
          </w:p>
        </w:tc>
        <w:tc>
          <w:tcPr>
            <w:tcW w:w="0" w:type="auto"/>
            <w:tcBorders>
              <w:top w:val="nil"/>
              <w:left w:val="nil"/>
              <w:bottom w:val="nil"/>
              <w:right w:val="nil"/>
            </w:tcBorders>
            <w:noWrap/>
            <w:tcMar>
              <w:top w:w="15" w:type="dxa"/>
              <w:left w:w="15" w:type="dxa"/>
              <w:bottom w:w="0" w:type="dxa"/>
              <w:right w:w="15" w:type="dxa"/>
            </w:tcMar>
            <w:vAlign w:val="center"/>
            <w:hideMark/>
          </w:tcPr>
          <w:p w14:paraId="526E4244" w14:textId="1884F52F" w:rsidR="00DB0101" w:rsidRPr="00015210" w:rsidRDefault="00DB0101" w:rsidP="00DB0101">
            <w:pPr>
              <w:jc w:val="center"/>
              <w:rPr>
                <w:color w:val="000000"/>
                <w:sz w:val="20"/>
                <w:szCs w:val="20"/>
              </w:rPr>
            </w:pPr>
            <w:r w:rsidRPr="00015210">
              <w:rPr>
                <w:color w:val="000000"/>
                <w:sz w:val="20"/>
                <w:szCs w:val="20"/>
              </w:rPr>
              <w:t>(0.023)</w:t>
            </w:r>
          </w:p>
        </w:tc>
        <w:tc>
          <w:tcPr>
            <w:tcW w:w="0" w:type="auto"/>
            <w:tcBorders>
              <w:top w:val="nil"/>
              <w:left w:val="nil"/>
              <w:bottom w:val="nil"/>
              <w:right w:val="nil"/>
            </w:tcBorders>
            <w:noWrap/>
            <w:tcMar>
              <w:top w:w="15" w:type="dxa"/>
              <w:left w:w="15" w:type="dxa"/>
              <w:bottom w:w="0" w:type="dxa"/>
              <w:right w:w="15" w:type="dxa"/>
            </w:tcMar>
            <w:vAlign w:val="center"/>
            <w:hideMark/>
          </w:tcPr>
          <w:p w14:paraId="6AF11B2B" w14:textId="13E9D458" w:rsidR="00DB0101" w:rsidRPr="00015210" w:rsidRDefault="00DB0101" w:rsidP="00DB0101">
            <w:pPr>
              <w:jc w:val="center"/>
              <w:rPr>
                <w:color w:val="000000"/>
                <w:sz w:val="20"/>
                <w:szCs w:val="20"/>
              </w:rPr>
            </w:pPr>
            <w:r w:rsidRPr="00015210">
              <w:rPr>
                <w:color w:val="000000"/>
                <w:sz w:val="20"/>
                <w:szCs w:val="20"/>
              </w:rPr>
              <w:t>(0.019)</w:t>
            </w:r>
          </w:p>
        </w:tc>
        <w:tc>
          <w:tcPr>
            <w:tcW w:w="0" w:type="auto"/>
            <w:tcBorders>
              <w:top w:val="nil"/>
              <w:left w:val="nil"/>
              <w:bottom w:val="nil"/>
              <w:right w:val="nil"/>
            </w:tcBorders>
            <w:noWrap/>
            <w:tcMar>
              <w:top w:w="15" w:type="dxa"/>
              <w:left w:w="15" w:type="dxa"/>
              <w:bottom w:w="0" w:type="dxa"/>
              <w:right w:w="15" w:type="dxa"/>
            </w:tcMar>
            <w:vAlign w:val="center"/>
            <w:hideMark/>
          </w:tcPr>
          <w:p w14:paraId="3EAC331D" w14:textId="3F57E3CA" w:rsidR="00DB0101" w:rsidRPr="00015210" w:rsidRDefault="00DB0101" w:rsidP="00DB0101">
            <w:pPr>
              <w:jc w:val="center"/>
              <w:rPr>
                <w:color w:val="000000"/>
                <w:sz w:val="20"/>
                <w:szCs w:val="20"/>
              </w:rPr>
            </w:pPr>
            <w:r w:rsidRPr="00015210">
              <w:rPr>
                <w:color w:val="000000"/>
                <w:sz w:val="20"/>
                <w:szCs w:val="20"/>
              </w:rPr>
              <w:t>(0.016)</w:t>
            </w:r>
          </w:p>
        </w:tc>
      </w:tr>
      <w:tr w:rsidR="00DB0101" w:rsidRPr="00015210" w14:paraId="5F658A41" w14:textId="77777777" w:rsidTr="00D2526D">
        <w:trPr>
          <w:cantSplit/>
          <w:jc w:val="center"/>
        </w:trPr>
        <w:tc>
          <w:tcPr>
            <w:tcW w:w="0" w:type="auto"/>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F06878D" w14:textId="77777777" w:rsidR="00DB0101" w:rsidRPr="00015210" w:rsidRDefault="00DB0101" w:rsidP="00DB0101">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0" w:type="auto"/>
            <w:tcBorders>
              <w:top w:val="nil"/>
              <w:left w:val="nil"/>
              <w:bottom w:val="nil"/>
              <w:right w:val="nil"/>
            </w:tcBorders>
            <w:noWrap/>
            <w:tcMar>
              <w:top w:w="15" w:type="dxa"/>
              <w:left w:w="15" w:type="dxa"/>
              <w:bottom w:w="0" w:type="dxa"/>
              <w:right w:w="15" w:type="dxa"/>
            </w:tcMar>
            <w:vAlign w:val="center"/>
            <w:hideMark/>
          </w:tcPr>
          <w:p w14:paraId="27F02B6F" w14:textId="51EE820C"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43BF1877" w14:textId="379774E6"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nil"/>
              <w:right w:val="nil"/>
            </w:tcBorders>
            <w:noWrap/>
            <w:tcMar>
              <w:top w:w="15" w:type="dxa"/>
              <w:left w:w="15" w:type="dxa"/>
              <w:bottom w:w="0" w:type="dxa"/>
              <w:right w:w="15" w:type="dxa"/>
            </w:tcMar>
            <w:vAlign w:val="center"/>
            <w:hideMark/>
          </w:tcPr>
          <w:p w14:paraId="151A7097" w14:textId="01891FF8" w:rsidR="00DB0101" w:rsidRPr="00015210" w:rsidRDefault="00DB0101" w:rsidP="00DB0101">
            <w:pPr>
              <w:jc w:val="center"/>
              <w:rPr>
                <w:color w:val="000000"/>
                <w:sz w:val="20"/>
                <w:szCs w:val="20"/>
              </w:rPr>
            </w:pPr>
            <w:r w:rsidRPr="00015210">
              <w:rPr>
                <w:color w:val="000000"/>
                <w:sz w:val="20"/>
                <w:szCs w:val="20"/>
              </w:rPr>
              <w:t>0.011</w:t>
            </w:r>
          </w:p>
        </w:tc>
        <w:tc>
          <w:tcPr>
            <w:tcW w:w="0" w:type="auto"/>
            <w:tcBorders>
              <w:top w:val="nil"/>
              <w:left w:val="nil"/>
              <w:bottom w:val="nil"/>
              <w:right w:val="nil"/>
            </w:tcBorders>
            <w:noWrap/>
            <w:tcMar>
              <w:top w:w="15" w:type="dxa"/>
              <w:left w:w="15" w:type="dxa"/>
              <w:bottom w:w="0" w:type="dxa"/>
              <w:right w:w="15" w:type="dxa"/>
            </w:tcMar>
            <w:vAlign w:val="center"/>
            <w:hideMark/>
          </w:tcPr>
          <w:p w14:paraId="325DFECA" w14:textId="115ED46A" w:rsidR="00DB0101" w:rsidRPr="00015210" w:rsidRDefault="00DB0101" w:rsidP="00DB0101">
            <w:pPr>
              <w:jc w:val="center"/>
              <w:rPr>
                <w:color w:val="000000"/>
                <w:sz w:val="20"/>
                <w:szCs w:val="20"/>
              </w:rPr>
            </w:pPr>
            <w:r w:rsidRPr="00015210">
              <w:rPr>
                <w:color w:val="000000"/>
                <w:sz w:val="20"/>
                <w:szCs w:val="20"/>
              </w:rPr>
              <w:t>0.002</w:t>
            </w:r>
          </w:p>
        </w:tc>
        <w:tc>
          <w:tcPr>
            <w:tcW w:w="0" w:type="auto"/>
            <w:tcBorders>
              <w:top w:val="nil"/>
              <w:left w:val="nil"/>
              <w:bottom w:val="nil"/>
              <w:right w:val="nil"/>
            </w:tcBorders>
            <w:noWrap/>
            <w:tcMar>
              <w:top w:w="15" w:type="dxa"/>
              <w:left w:w="15" w:type="dxa"/>
              <w:bottom w:w="0" w:type="dxa"/>
              <w:right w:w="15" w:type="dxa"/>
            </w:tcMar>
            <w:vAlign w:val="center"/>
            <w:hideMark/>
          </w:tcPr>
          <w:p w14:paraId="5B044C1F" w14:textId="036EF873" w:rsidR="00DB0101" w:rsidRPr="00015210" w:rsidRDefault="00DB0101" w:rsidP="00DB0101">
            <w:pPr>
              <w:jc w:val="center"/>
              <w:rPr>
                <w:color w:val="000000"/>
                <w:sz w:val="20"/>
                <w:szCs w:val="20"/>
              </w:rPr>
            </w:pPr>
            <w:r w:rsidRPr="00015210">
              <w:rPr>
                <w:color w:val="000000"/>
                <w:sz w:val="20"/>
                <w:szCs w:val="20"/>
              </w:rPr>
              <w:t>0.001</w:t>
            </w:r>
          </w:p>
        </w:tc>
        <w:tc>
          <w:tcPr>
            <w:tcW w:w="0" w:type="auto"/>
            <w:tcBorders>
              <w:top w:val="nil"/>
              <w:left w:val="nil"/>
              <w:bottom w:val="nil"/>
              <w:right w:val="nil"/>
            </w:tcBorders>
            <w:noWrap/>
            <w:tcMar>
              <w:top w:w="15" w:type="dxa"/>
              <w:left w:w="15" w:type="dxa"/>
              <w:bottom w:w="0" w:type="dxa"/>
              <w:right w:w="15" w:type="dxa"/>
            </w:tcMar>
            <w:vAlign w:val="center"/>
            <w:hideMark/>
          </w:tcPr>
          <w:p w14:paraId="4EE918B4" w14:textId="0C89A739" w:rsidR="00DB0101" w:rsidRPr="00015210" w:rsidRDefault="00DB0101" w:rsidP="00DB0101">
            <w:pPr>
              <w:jc w:val="center"/>
              <w:rPr>
                <w:color w:val="000000"/>
                <w:sz w:val="20"/>
                <w:szCs w:val="20"/>
              </w:rPr>
            </w:pPr>
            <w:r w:rsidRPr="00015210">
              <w:rPr>
                <w:color w:val="000000"/>
                <w:sz w:val="20"/>
                <w:szCs w:val="20"/>
              </w:rPr>
              <w:t>-0.000</w:t>
            </w:r>
          </w:p>
        </w:tc>
      </w:tr>
      <w:tr w:rsidR="00DB0101" w:rsidRPr="00015210" w14:paraId="45FDF64E" w14:textId="77777777" w:rsidTr="00D2526D">
        <w:trPr>
          <w:cantSplit/>
          <w:jc w:val="center"/>
        </w:trPr>
        <w:tc>
          <w:tcPr>
            <w:tcW w:w="0" w:type="auto"/>
            <w:vMerge/>
            <w:tcBorders>
              <w:top w:val="nil"/>
              <w:left w:val="nil"/>
              <w:bottom w:val="single" w:sz="4" w:space="0" w:color="000000"/>
              <w:right w:val="nil"/>
            </w:tcBorders>
            <w:vAlign w:val="center"/>
            <w:hideMark/>
          </w:tcPr>
          <w:p w14:paraId="5575C9C9" w14:textId="77777777" w:rsidR="00DB0101" w:rsidRPr="00015210" w:rsidRDefault="00DB0101" w:rsidP="00DB0101">
            <w:pPr>
              <w:rPr>
                <w:i/>
                <w:iCs/>
                <w:color w:val="000000"/>
                <w:sz w:val="20"/>
                <w:szCs w:val="20"/>
              </w:rPr>
            </w:pP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2AFF91D" w14:textId="2258458A"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3F4C712" w14:textId="0267E64F" w:rsidR="00DB0101" w:rsidRPr="00015210" w:rsidRDefault="00DB0101" w:rsidP="00DB0101">
            <w:pPr>
              <w:jc w:val="center"/>
              <w:rPr>
                <w:color w:val="000000"/>
                <w:sz w:val="20"/>
                <w:szCs w:val="20"/>
              </w:rPr>
            </w:pPr>
            <w:r w:rsidRPr="00015210">
              <w:rPr>
                <w:color w:val="000000"/>
                <w:sz w:val="20"/>
                <w:szCs w:val="20"/>
              </w:rPr>
              <w:t>(0.004)</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5C8D8" w14:textId="71899604"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776CF01" w14:textId="6C2CDF04" w:rsidR="00DB0101" w:rsidRPr="00015210" w:rsidRDefault="00DB0101" w:rsidP="00DB0101">
            <w:pPr>
              <w:jc w:val="center"/>
              <w:rPr>
                <w:color w:val="000000"/>
                <w:sz w:val="20"/>
                <w:szCs w:val="20"/>
              </w:rPr>
            </w:pPr>
            <w:r w:rsidRPr="00015210">
              <w:rPr>
                <w:color w:val="000000"/>
                <w:sz w:val="20"/>
                <w:szCs w:val="20"/>
              </w:rPr>
              <w:t>(0.009)</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F0063F" w14:textId="62F5BE6F" w:rsidR="00DB0101" w:rsidRPr="00015210" w:rsidRDefault="00DB0101" w:rsidP="00DB0101">
            <w:pPr>
              <w:jc w:val="center"/>
              <w:rPr>
                <w:color w:val="000000"/>
                <w:sz w:val="20"/>
                <w:szCs w:val="20"/>
              </w:rPr>
            </w:pPr>
            <w:r w:rsidRPr="00015210">
              <w:rPr>
                <w:color w:val="000000"/>
                <w:sz w:val="20"/>
                <w:szCs w:val="20"/>
              </w:rPr>
              <w:t>(0.007)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A2C7128" w14:textId="3A4655F4" w:rsidR="00DB0101" w:rsidRPr="00015210" w:rsidRDefault="00DB0101" w:rsidP="00DB0101">
            <w:pPr>
              <w:jc w:val="center"/>
              <w:rPr>
                <w:color w:val="000000"/>
                <w:sz w:val="20"/>
                <w:szCs w:val="20"/>
              </w:rPr>
            </w:pPr>
            <w:r w:rsidRPr="00015210">
              <w:rPr>
                <w:color w:val="000000"/>
                <w:sz w:val="20"/>
                <w:szCs w:val="20"/>
              </w:rPr>
              <w:t>(0.006)</w:t>
            </w:r>
          </w:p>
        </w:tc>
      </w:tr>
      <w:tr w:rsidR="00DB0101" w:rsidRPr="00015210" w14:paraId="534816E0" w14:textId="77777777" w:rsidTr="00D2526D">
        <w:trPr>
          <w:cantSplit/>
          <w:jc w:val="center"/>
        </w:trPr>
        <w:tc>
          <w:tcPr>
            <w:tcW w:w="0" w:type="auto"/>
            <w:tcBorders>
              <w:top w:val="nil"/>
              <w:left w:val="nil"/>
              <w:bottom w:val="nil"/>
              <w:right w:val="nil"/>
            </w:tcBorders>
            <w:noWrap/>
            <w:tcMar>
              <w:top w:w="15" w:type="dxa"/>
              <w:left w:w="15" w:type="dxa"/>
              <w:bottom w:w="0" w:type="dxa"/>
              <w:right w:w="15" w:type="dxa"/>
            </w:tcMar>
            <w:vAlign w:val="center"/>
            <w:hideMark/>
          </w:tcPr>
          <w:p w14:paraId="3ADEE1F5" w14:textId="77777777" w:rsidR="00DB0101" w:rsidRPr="00015210" w:rsidRDefault="00DB0101" w:rsidP="00DB0101">
            <w:pPr>
              <w:rPr>
                <w:color w:val="000000"/>
                <w:sz w:val="20"/>
                <w:szCs w:val="20"/>
              </w:rPr>
            </w:pPr>
            <w:r w:rsidRPr="00015210">
              <w:rPr>
                <w:color w:val="000000"/>
                <w:sz w:val="20"/>
                <w:szCs w:val="20"/>
              </w:rPr>
              <w:t>question timing FE</w:t>
            </w:r>
          </w:p>
        </w:tc>
        <w:tc>
          <w:tcPr>
            <w:tcW w:w="0" w:type="auto"/>
            <w:tcBorders>
              <w:top w:val="nil"/>
              <w:left w:val="nil"/>
              <w:bottom w:val="nil"/>
              <w:right w:val="nil"/>
            </w:tcBorders>
            <w:noWrap/>
            <w:tcMar>
              <w:top w:w="15" w:type="dxa"/>
              <w:left w:w="15" w:type="dxa"/>
              <w:bottom w:w="0" w:type="dxa"/>
              <w:right w:w="15" w:type="dxa"/>
            </w:tcMar>
            <w:vAlign w:val="center"/>
            <w:hideMark/>
          </w:tcPr>
          <w:p w14:paraId="7A00BC4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943EBA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DB422E3"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52AB214D"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0A2961B7"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nil"/>
              <w:right w:val="nil"/>
            </w:tcBorders>
            <w:noWrap/>
            <w:tcMar>
              <w:top w:w="15" w:type="dxa"/>
              <w:left w:w="15" w:type="dxa"/>
              <w:bottom w:w="0" w:type="dxa"/>
              <w:right w:w="15" w:type="dxa"/>
            </w:tcMar>
            <w:vAlign w:val="center"/>
            <w:hideMark/>
          </w:tcPr>
          <w:p w14:paraId="70965BAE"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16F8028F"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FA2622D" w14:textId="77777777" w:rsidR="00DB0101" w:rsidRPr="00015210" w:rsidRDefault="00DB0101" w:rsidP="00DB0101">
            <w:pPr>
              <w:rPr>
                <w:color w:val="000000"/>
                <w:sz w:val="20"/>
                <w:szCs w:val="20"/>
              </w:rPr>
            </w:pPr>
            <w:r w:rsidRPr="00015210">
              <w:rPr>
                <w:color w:val="000000"/>
                <w:sz w:val="20"/>
                <w:szCs w:val="20"/>
              </w:rPr>
              <w:t>other controls</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934E256"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CDBCE9E"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79240EA"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0D12FB9"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74207018" w14:textId="77777777" w:rsidR="00DB0101" w:rsidRPr="00015210" w:rsidRDefault="00DB0101" w:rsidP="00DB0101">
            <w:pPr>
              <w:jc w:val="center"/>
              <w:rPr>
                <w:color w:val="000000"/>
                <w:sz w:val="20"/>
                <w:szCs w:val="20"/>
              </w:rPr>
            </w:pPr>
            <w:r w:rsidRPr="00015210">
              <w:rPr>
                <w:color w:val="000000"/>
                <w:sz w:val="20"/>
                <w:szCs w:val="20"/>
              </w:rPr>
              <w:t>√</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B794926" w14:textId="77777777" w:rsidR="00DB0101" w:rsidRPr="00015210" w:rsidRDefault="00DB0101" w:rsidP="00DB0101">
            <w:pPr>
              <w:jc w:val="center"/>
              <w:rPr>
                <w:color w:val="000000"/>
                <w:sz w:val="20"/>
                <w:szCs w:val="20"/>
              </w:rPr>
            </w:pPr>
            <w:r w:rsidRPr="00015210">
              <w:rPr>
                <w:color w:val="000000"/>
                <w:sz w:val="20"/>
                <w:szCs w:val="20"/>
              </w:rPr>
              <w:t>√</w:t>
            </w:r>
          </w:p>
        </w:tc>
      </w:tr>
      <w:tr w:rsidR="00DB0101" w:rsidRPr="00015210" w14:paraId="498D43DD" w14:textId="77777777" w:rsidTr="00D2526D">
        <w:trPr>
          <w:cantSplit/>
          <w:jc w:val="center"/>
        </w:trPr>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4386F3ED" w14:textId="77777777" w:rsidR="00DB0101" w:rsidRPr="00015210" w:rsidRDefault="00DB0101" w:rsidP="00DB0101">
            <w:pPr>
              <w:rPr>
                <w:color w:val="000000"/>
                <w:sz w:val="20"/>
                <w:szCs w:val="20"/>
              </w:rPr>
            </w:pPr>
            <w:r w:rsidRPr="00015210">
              <w:rPr>
                <w:color w:val="000000"/>
                <w:sz w:val="20"/>
                <w:szCs w:val="20"/>
              </w:rPr>
              <w:t>N</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1DFA90B5"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08E1F0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57496759" w14:textId="77777777" w:rsidR="00DB0101" w:rsidRPr="00015210" w:rsidRDefault="00DB0101" w:rsidP="00DB0101">
            <w:pPr>
              <w:jc w:val="center"/>
              <w:rPr>
                <w:color w:val="000000"/>
                <w:sz w:val="20"/>
                <w:szCs w:val="20"/>
              </w:rPr>
            </w:pPr>
            <w:r w:rsidRPr="00015210">
              <w:rPr>
                <w:color w:val="000000"/>
                <w:sz w:val="20"/>
                <w:szCs w:val="20"/>
              </w:rPr>
              <w:t>3,612</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360E9B52" w14:textId="77777777" w:rsidR="00DB0101" w:rsidRPr="00015210" w:rsidRDefault="00DB0101" w:rsidP="00DB0101">
            <w:pPr>
              <w:jc w:val="center"/>
              <w:rPr>
                <w:color w:val="000000"/>
                <w:sz w:val="20"/>
                <w:szCs w:val="20"/>
              </w:rPr>
            </w:pPr>
            <w:r w:rsidRPr="00015210">
              <w:rPr>
                <w:color w:val="000000"/>
                <w:sz w:val="20"/>
                <w:szCs w:val="20"/>
              </w:rPr>
              <w:t>837</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69697865" w14:textId="77777777" w:rsidR="00DB0101" w:rsidRPr="00015210" w:rsidRDefault="00DB0101" w:rsidP="00DB0101">
            <w:pPr>
              <w:jc w:val="center"/>
              <w:rPr>
                <w:color w:val="000000"/>
                <w:sz w:val="20"/>
                <w:szCs w:val="20"/>
              </w:rPr>
            </w:pPr>
            <w:r w:rsidRPr="00015210">
              <w:rPr>
                <w:color w:val="000000"/>
                <w:sz w:val="20"/>
                <w:szCs w:val="20"/>
              </w:rPr>
              <w:t>1,606</w:t>
            </w:r>
          </w:p>
        </w:tc>
        <w:tc>
          <w:tcPr>
            <w:tcW w:w="0" w:type="auto"/>
            <w:tcBorders>
              <w:top w:val="nil"/>
              <w:left w:val="nil"/>
              <w:bottom w:val="single" w:sz="4" w:space="0" w:color="auto"/>
              <w:right w:val="nil"/>
            </w:tcBorders>
            <w:noWrap/>
            <w:tcMar>
              <w:top w:w="15" w:type="dxa"/>
              <w:left w:w="15" w:type="dxa"/>
              <w:bottom w:w="0" w:type="dxa"/>
              <w:right w:w="15" w:type="dxa"/>
            </w:tcMar>
            <w:vAlign w:val="center"/>
            <w:hideMark/>
          </w:tcPr>
          <w:p w14:paraId="0E3CB235" w14:textId="77777777" w:rsidR="00DB0101" w:rsidRPr="00015210" w:rsidRDefault="00DB0101" w:rsidP="00DB0101">
            <w:pPr>
              <w:jc w:val="center"/>
              <w:rPr>
                <w:color w:val="000000"/>
                <w:sz w:val="20"/>
                <w:szCs w:val="20"/>
              </w:rPr>
            </w:pPr>
            <w:r w:rsidRPr="00015210">
              <w:rPr>
                <w:color w:val="000000"/>
                <w:sz w:val="20"/>
                <w:szCs w:val="20"/>
              </w:rPr>
              <w:t>2,412</w:t>
            </w:r>
          </w:p>
        </w:tc>
      </w:tr>
    </w:tbl>
    <w:p w14:paraId="64C3A448" w14:textId="60822EAB" w:rsidR="00C816AB" w:rsidRPr="00015210" w:rsidRDefault="00F045BB" w:rsidP="00C816AB">
      <w:pPr>
        <w:pStyle w:val="Notes"/>
      </w:pPr>
      <w:r w:rsidRPr="00015210">
        <w:t xml:space="preserve"> </w:t>
      </w:r>
      <w:r w:rsidR="00374352" w:rsidRPr="00015210">
        <w:t>Notes. Standard errors in parentheses. . p&lt;0.1, * p&lt;0.05, ** p&lt;0.01, *** p&lt;0.001. In Columns 1</w:t>
      </w:r>
      <w:r w:rsidR="001C3581">
        <w:rPr>
          <w:rFonts w:hint="eastAsia"/>
        </w:rPr>
        <w:t>-3</w:t>
      </w:r>
      <w:r w:rsidR="00374352" w:rsidRPr="00015210">
        <w:t xml:space="preserve"> the dependent variable is the log of the number of human answers provided within the indicated window. In Columns </w:t>
      </w:r>
      <w:r w:rsidR="001C3581">
        <w:rPr>
          <w:rFonts w:hint="eastAsia"/>
        </w:rPr>
        <w:t>4-6</w:t>
      </w:r>
      <w:r w:rsidR="00374352" w:rsidRPr="00015210">
        <w:t xml:space="preserve"> the </w:t>
      </w:r>
      <w:r w:rsidR="00374352" w:rsidRPr="00015210">
        <w:lastRenderedPageBreak/>
        <w:t xml:space="preserve">dependent variable is the log of the number of human answers provided within 7 days, and the sample is restricted to </w:t>
      </w:r>
      <w:ins w:id="611" w:author="Dylan CHEN" w:date="2026-08-27T15:35:00Z" w16du:dateUtc="2026-08-27T07:35:00Z">
        <w:r w:rsidR="007232A8" w:rsidRPr="007232A8">
          <w:t>questions posted within the first 30, 60, and 90 days after the experiment began</w:t>
        </w:r>
      </w:ins>
      <w:del w:id="612" w:author="Dylan CHEN" w:date="2026-08-27T15:35:00Z" w16du:dateUtc="2026-08-27T07:35:00Z">
        <w:r w:rsidR="00374352" w:rsidRPr="00015210" w:rsidDel="007232A8">
          <w:delText>questions observed for 30, 60, and 90 days</w:delText>
        </w:r>
      </w:del>
      <w:r w:rsidR="00374352" w:rsidRPr="00015210">
        <w:t>.</w:t>
      </w:r>
    </w:p>
    <w:bookmarkEnd w:id="606"/>
    <w:p w14:paraId="6392534E" w14:textId="7AEEDF96" w:rsidR="00374352" w:rsidRPr="00015210" w:rsidRDefault="00940A64" w:rsidP="00374352">
      <w:pPr>
        <w:pStyle w:val="Paragraph0"/>
        <w:rPr>
          <w:szCs w:val="24"/>
        </w:rPr>
      </w:pPr>
      <w:r w:rsidRPr="00015210">
        <w:t xml:space="preserve">Table </w:t>
      </w:r>
      <w:r w:rsidR="00144EC0">
        <w:t>7</w:t>
      </w:r>
      <w:r w:rsidR="00745A6A" w:rsidRPr="00015210">
        <w:t xml:space="preserve"> </w:t>
      </w:r>
      <w:r w:rsidRPr="00015210">
        <w:t>applies the same subsamples to the quality outcome. The interaction between the AI indicator and AI answer quality is positive in all three subsamples (0.110, 0.106, and 0.149), and its significance rises with the sample size. It is insignificant in the 30-day sample (N = 592), marginally significant in the 60-day sample (0.106, p &lt; 0.1), and significant in the 90-day sample (0.149, p &lt; 0.01). The positive sign is stable across all three, and the increase in significance with sample size follows the same power logic that governs the supply results. The choice of observation window does not overturn the benchmark relationship in H6.</w:t>
      </w:r>
    </w:p>
    <w:p w14:paraId="4E5407A4" w14:textId="0A6D46AF" w:rsidR="00374352" w:rsidRPr="00015210" w:rsidRDefault="00374352" w:rsidP="00374352">
      <w:pPr>
        <w:pStyle w:val="TableFiguretitle"/>
      </w:pPr>
      <w:r w:rsidRPr="00015210">
        <w:t xml:space="preserve">Table </w:t>
      </w:r>
      <w:r w:rsidR="00144EC0">
        <w:t>7</w:t>
      </w:r>
      <w:r w:rsidRPr="00015210">
        <w:t>. Robustness checks: alternative time frame for</w:t>
      </w:r>
      <w:ins w:id="613" w:author="Dylan CHEN" w:date="2026-08-27T16:40:00Z" w16du:dateUtc="2026-08-27T08:40:00Z">
        <w:r w:rsidR="00AA69A0">
          <w:rPr>
            <w:rFonts w:hint="eastAsia"/>
          </w:rPr>
          <w:t xml:space="preserve"> first</w:t>
        </w:r>
      </w:ins>
      <w:r w:rsidRPr="00015210">
        <w:t xml:space="preserve"> human answer quality</w:t>
      </w:r>
    </w:p>
    <w:tbl>
      <w:tblPr>
        <w:tblW w:w="5000" w:type="pct"/>
        <w:jc w:val="center"/>
        <w:tblLayout w:type="fixed"/>
        <w:tblCellMar>
          <w:left w:w="0" w:type="dxa"/>
          <w:right w:w="0" w:type="dxa"/>
        </w:tblCellMar>
        <w:tblLook w:val="04A0" w:firstRow="1" w:lastRow="0" w:firstColumn="1" w:lastColumn="0" w:noHBand="0" w:noVBand="1"/>
      </w:tblPr>
      <w:tblGrid>
        <w:gridCol w:w="3528"/>
        <w:gridCol w:w="1944"/>
        <w:gridCol w:w="1944"/>
        <w:gridCol w:w="1944"/>
      </w:tblGrid>
      <w:tr w:rsidR="00FB0C54" w:rsidRPr="00015210" w14:paraId="17A2626F" w14:textId="77777777" w:rsidTr="00FB0C54">
        <w:trPr>
          <w:jc w:val="center"/>
        </w:trPr>
        <w:tc>
          <w:tcPr>
            <w:tcW w:w="3528" w:type="dxa"/>
            <w:tcBorders>
              <w:top w:val="single" w:sz="4" w:space="0" w:color="auto"/>
              <w:left w:val="nil"/>
              <w:bottom w:val="nil"/>
              <w:right w:val="nil"/>
            </w:tcBorders>
            <w:vAlign w:val="center"/>
          </w:tcPr>
          <w:p w14:paraId="5A98CBDB" w14:textId="77777777" w:rsidR="00FB0C54" w:rsidRPr="00015210" w:rsidRDefault="00FB0C54" w:rsidP="00FB0C54">
            <w:pPr>
              <w:rPr>
                <w:color w:val="000000"/>
                <w:sz w:val="20"/>
                <w:szCs w:val="20"/>
              </w:rPr>
            </w:pP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2D16B73" w14:textId="579F0E2B" w:rsidR="00FB0C54" w:rsidRPr="00015210" w:rsidRDefault="00FB0C54" w:rsidP="00FB0C54">
            <w:pPr>
              <w:jc w:val="center"/>
              <w:rPr>
                <w:color w:val="000000"/>
                <w:sz w:val="20"/>
                <w:szCs w:val="20"/>
              </w:rPr>
            </w:pPr>
            <w:r w:rsidRPr="00015210">
              <w:rPr>
                <w:color w:val="000000"/>
                <w:sz w:val="20"/>
                <w:szCs w:val="20"/>
              </w:rPr>
              <w:t>(1)</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2713DAEB" w14:textId="0BEF7672" w:rsidR="00FB0C54" w:rsidRPr="00015210" w:rsidRDefault="00FB0C54" w:rsidP="00FB0C54">
            <w:pPr>
              <w:jc w:val="center"/>
              <w:rPr>
                <w:color w:val="000000"/>
                <w:sz w:val="20"/>
                <w:szCs w:val="20"/>
              </w:rPr>
            </w:pPr>
            <w:r w:rsidRPr="00015210">
              <w:rPr>
                <w:color w:val="000000"/>
                <w:sz w:val="20"/>
                <w:szCs w:val="20"/>
              </w:rPr>
              <w:t>(2)</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tcPr>
          <w:p w14:paraId="3FC22F6E" w14:textId="7C9F9953" w:rsidR="00FB0C54" w:rsidRPr="00015210" w:rsidRDefault="00FB0C54" w:rsidP="00FB0C54">
            <w:pPr>
              <w:jc w:val="center"/>
              <w:rPr>
                <w:color w:val="000000"/>
                <w:sz w:val="20"/>
                <w:szCs w:val="20"/>
              </w:rPr>
            </w:pPr>
            <w:r w:rsidRPr="00015210">
              <w:rPr>
                <w:color w:val="000000"/>
                <w:sz w:val="20"/>
                <w:szCs w:val="20"/>
              </w:rPr>
              <w:t>(3)</w:t>
            </w:r>
          </w:p>
        </w:tc>
      </w:tr>
      <w:tr w:rsidR="00FB0C54" w:rsidRPr="00015210" w14:paraId="4E0880BC" w14:textId="77777777" w:rsidTr="00FB0C54">
        <w:trPr>
          <w:jc w:val="center"/>
        </w:trPr>
        <w:tc>
          <w:tcPr>
            <w:tcW w:w="3528" w:type="dxa"/>
            <w:tcBorders>
              <w:top w:val="single" w:sz="4" w:space="0" w:color="auto"/>
              <w:left w:val="nil"/>
              <w:bottom w:val="nil"/>
              <w:right w:val="nil"/>
            </w:tcBorders>
            <w:vAlign w:val="center"/>
            <w:hideMark/>
          </w:tcPr>
          <w:p w14:paraId="51C2A6FB" w14:textId="72E5137F" w:rsidR="00FB0C54" w:rsidRPr="00015210" w:rsidRDefault="00FB0C54" w:rsidP="00FB0C54">
            <w:pPr>
              <w:rPr>
                <w:color w:val="000000"/>
                <w:sz w:val="20"/>
                <w:szCs w:val="20"/>
              </w:rPr>
            </w:pPr>
            <w:r w:rsidRPr="00015210">
              <w:rPr>
                <w:color w:val="000000"/>
                <w:sz w:val="20"/>
                <w:szCs w:val="20"/>
              </w:rPr>
              <w:t xml:space="preserve"> DV: First </w:t>
            </w:r>
            <w:ins w:id="614" w:author="Dylan CHEN" w:date="2026-08-27T16:07:00Z" w16du:dateUtc="2026-08-27T08:07:00Z">
              <w:r w:rsidR="002E1246">
                <w:rPr>
                  <w:rFonts w:hint="eastAsia"/>
                  <w:color w:val="000000"/>
                  <w:sz w:val="20"/>
                  <w:szCs w:val="20"/>
                </w:rPr>
                <w:t xml:space="preserve">human </w:t>
              </w:r>
            </w:ins>
            <w:r w:rsidRPr="00015210">
              <w:rPr>
                <w:color w:val="000000"/>
                <w:sz w:val="20"/>
                <w:szCs w:val="20"/>
              </w:rPr>
              <w:t>answer quality</w:t>
            </w:r>
          </w:p>
        </w:tc>
        <w:tc>
          <w:tcPr>
            <w:tcW w:w="1944" w:type="dxa"/>
            <w:tcBorders>
              <w:top w:val="single" w:sz="4" w:space="0" w:color="auto"/>
              <w:left w:val="nil"/>
              <w:bottom w:val="single" w:sz="4" w:space="0" w:color="auto"/>
              <w:right w:val="nil"/>
            </w:tcBorders>
            <w:tcMar>
              <w:top w:w="15" w:type="dxa"/>
              <w:left w:w="15" w:type="dxa"/>
              <w:bottom w:w="0" w:type="dxa"/>
              <w:right w:w="15" w:type="dxa"/>
            </w:tcMar>
            <w:vAlign w:val="center"/>
            <w:hideMark/>
          </w:tcPr>
          <w:p w14:paraId="338CDB34" w14:textId="77777777" w:rsidR="00FB0C54" w:rsidRPr="00015210" w:rsidRDefault="00FB0C54" w:rsidP="00FB0C54">
            <w:pPr>
              <w:jc w:val="center"/>
              <w:rPr>
                <w:color w:val="000000"/>
                <w:sz w:val="20"/>
                <w:szCs w:val="20"/>
              </w:rPr>
            </w:pPr>
            <w:r w:rsidRPr="00015210">
              <w:rPr>
                <w:color w:val="000000"/>
                <w:sz w:val="20"/>
                <w:szCs w:val="20"/>
              </w:rPr>
              <w:t>30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3DC22292" w14:textId="77777777" w:rsidR="00FB0C54" w:rsidRPr="00015210" w:rsidRDefault="00FB0C54" w:rsidP="00FB0C54">
            <w:pPr>
              <w:jc w:val="center"/>
              <w:rPr>
                <w:color w:val="000000"/>
                <w:sz w:val="20"/>
                <w:szCs w:val="20"/>
              </w:rPr>
            </w:pPr>
            <w:r w:rsidRPr="00015210">
              <w:rPr>
                <w:color w:val="000000"/>
                <w:sz w:val="20"/>
                <w:szCs w:val="20"/>
              </w:rPr>
              <w:t>60 days sample</w:t>
            </w:r>
          </w:p>
        </w:tc>
        <w:tc>
          <w:tcPr>
            <w:tcW w:w="1944" w:type="dxa"/>
            <w:tcBorders>
              <w:top w:val="nil"/>
              <w:left w:val="nil"/>
              <w:bottom w:val="single" w:sz="4" w:space="0" w:color="auto"/>
              <w:right w:val="nil"/>
            </w:tcBorders>
            <w:tcMar>
              <w:top w:w="15" w:type="dxa"/>
              <w:left w:w="15" w:type="dxa"/>
              <w:bottom w:w="0" w:type="dxa"/>
              <w:right w:w="15" w:type="dxa"/>
            </w:tcMar>
            <w:vAlign w:val="center"/>
            <w:hideMark/>
          </w:tcPr>
          <w:p w14:paraId="5BB51C38" w14:textId="77777777" w:rsidR="00FB0C54" w:rsidRPr="00015210" w:rsidRDefault="00FB0C54" w:rsidP="00FB0C54">
            <w:pPr>
              <w:jc w:val="center"/>
              <w:rPr>
                <w:color w:val="000000"/>
                <w:sz w:val="20"/>
                <w:szCs w:val="20"/>
              </w:rPr>
            </w:pPr>
            <w:r w:rsidRPr="00015210">
              <w:rPr>
                <w:color w:val="000000"/>
                <w:sz w:val="20"/>
                <w:szCs w:val="20"/>
              </w:rPr>
              <w:t>90 days sample</w:t>
            </w:r>
          </w:p>
        </w:tc>
      </w:tr>
      <w:tr w:rsidR="00FB0C54" w:rsidRPr="00015210" w14:paraId="044F715C"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373F97D2"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DB01FDE" w14:textId="77777777" w:rsidR="00FB0C54" w:rsidRPr="00015210" w:rsidRDefault="00FB0C54" w:rsidP="00FB0C54">
            <w:pPr>
              <w:jc w:val="center"/>
              <w:rPr>
                <w:color w:val="000000"/>
                <w:sz w:val="20"/>
                <w:szCs w:val="20"/>
              </w:rPr>
            </w:pPr>
            <w:r w:rsidRPr="00015210">
              <w:rPr>
                <w:color w:val="000000"/>
                <w:sz w:val="20"/>
                <w:szCs w:val="20"/>
              </w:rPr>
              <w:t>-0.216</w:t>
            </w:r>
          </w:p>
        </w:tc>
        <w:tc>
          <w:tcPr>
            <w:tcW w:w="1944" w:type="dxa"/>
            <w:tcBorders>
              <w:top w:val="nil"/>
              <w:left w:val="nil"/>
              <w:bottom w:val="nil"/>
              <w:right w:val="nil"/>
            </w:tcBorders>
            <w:noWrap/>
            <w:tcMar>
              <w:top w:w="15" w:type="dxa"/>
              <w:left w:w="15" w:type="dxa"/>
              <w:bottom w:w="0" w:type="dxa"/>
              <w:right w:w="15" w:type="dxa"/>
            </w:tcMar>
            <w:vAlign w:val="center"/>
            <w:hideMark/>
          </w:tcPr>
          <w:p w14:paraId="08C3538E" w14:textId="77777777" w:rsidR="00FB0C54" w:rsidRPr="00015210" w:rsidRDefault="00FB0C54" w:rsidP="00FB0C54">
            <w:pPr>
              <w:jc w:val="center"/>
              <w:rPr>
                <w:color w:val="000000"/>
                <w:sz w:val="20"/>
                <w:szCs w:val="20"/>
              </w:rPr>
            </w:pPr>
            <w:r w:rsidRPr="00015210">
              <w:rPr>
                <w:color w:val="000000"/>
                <w:sz w:val="20"/>
                <w:szCs w:val="20"/>
              </w:rPr>
              <w:t>0.346</w:t>
            </w:r>
          </w:p>
        </w:tc>
        <w:tc>
          <w:tcPr>
            <w:tcW w:w="1944" w:type="dxa"/>
            <w:tcBorders>
              <w:top w:val="nil"/>
              <w:left w:val="nil"/>
              <w:bottom w:val="nil"/>
              <w:right w:val="nil"/>
            </w:tcBorders>
            <w:noWrap/>
            <w:tcMar>
              <w:top w:w="15" w:type="dxa"/>
              <w:left w:w="15" w:type="dxa"/>
              <w:bottom w:w="0" w:type="dxa"/>
              <w:right w:w="15" w:type="dxa"/>
            </w:tcMar>
            <w:vAlign w:val="center"/>
            <w:hideMark/>
          </w:tcPr>
          <w:p w14:paraId="48692223" w14:textId="77777777" w:rsidR="00FB0C54" w:rsidRPr="00015210" w:rsidRDefault="00FB0C54" w:rsidP="00FB0C54">
            <w:pPr>
              <w:jc w:val="center"/>
              <w:rPr>
                <w:color w:val="000000"/>
                <w:sz w:val="20"/>
                <w:szCs w:val="20"/>
              </w:rPr>
            </w:pPr>
            <w:r w:rsidRPr="00015210">
              <w:rPr>
                <w:color w:val="000000"/>
                <w:sz w:val="20"/>
                <w:szCs w:val="20"/>
              </w:rPr>
              <w:t>0.320</w:t>
            </w:r>
          </w:p>
        </w:tc>
      </w:tr>
      <w:tr w:rsidR="00FB0C54" w:rsidRPr="00015210" w14:paraId="056F85DB" w14:textId="77777777" w:rsidTr="00D2526D">
        <w:trPr>
          <w:jc w:val="center"/>
        </w:trPr>
        <w:tc>
          <w:tcPr>
            <w:tcW w:w="3528" w:type="dxa"/>
            <w:vMerge/>
            <w:tcBorders>
              <w:top w:val="nil"/>
              <w:left w:val="nil"/>
              <w:bottom w:val="nil"/>
              <w:right w:val="nil"/>
            </w:tcBorders>
            <w:vAlign w:val="center"/>
            <w:hideMark/>
          </w:tcPr>
          <w:p w14:paraId="76BC8553"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3953B61E" w14:textId="77777777" w:rsidR="00FB0C54" w:rsidRPr="00015210" w:rsidRDefault="00FB0C54" w:rsidP="00FB0C54">
            <w:pPr>
              <w:jc w:val="center"/>
              <w:rPr>
                <w:color w:val="000000"/>
                <w:sz w:val="20"/>
                <w:szCs w:val="20"/>
              </w:rPr>
            </w:pPr>
            <w:r w:rsidRPr="00015210">
              <w:rPr>
                <w:color w:val="000000"/>
                <w:sz w:val="20"/>
                <w:szCs w:val="20"/>
              </w:rPr>
              <w:t>(1.028)</w:t>
            </w:r>
          </w:p>
        </w:tc>
        <w:tc>
          <w:tcPr>
            <w:tcW w:w="1944" w:type="dxa"/>
            <w:tcBorders>
              <w:top w:val="nil"/>
              <w:left w:val="nil"/>
              <w:bottom w:val="nil"/>
              <w:right w:val="nil"/>
            </w:tcBorders>
            <w:noWrap/>
            <w:tcMar>
              <w:top w:w="15" w:type="dxa"/>
              <w:left w:w="15" w:type="dxa"/>
              <w:bottom w:w="0" w:type="dxa"/>
              <w:right w:w="15" w:type="dxa"/>
            </w:tcMar>
            <w:vAlign w:val="center"/>
            <w:hideMark/>
          </w:tcPr>
          <w:p w14:paraId="5B7E6534" w14:textId="77777777" w:rsidR="00FB0C54" w:rsidRPr="00015210" w:rsidRDefault="00FB0C54" w:rsidP="00FB0C54">
            <w:pPr>
              <w:jc w:val="center"/>
              <w:rPr>
                <w:color w:val="000000"/>
                <w:sz w:val="20"/>
                <w:szCs w:val="20"/>
              </w:rPr>
            </w:pPr>
            <w:r w:rsidRPr="00015210">
              <w:rPr>
                <w:color w:val="000000"/>
                <w:sz w:val="20"/>
                <w:szCs w:val="20"/>
              </w:rPr>
              <w:t>(0.861)</w:t>
            </w:r>
          </w:p>
        </w:tc>
        <w:tc>
          <w:tcPr>
            <w:tcW w:w="1944" w:type="dxa"/>
            <w:tcBorders>
              <w:top w:val="nil"/>
              <w:left w:val="nil"/>
              <w:bottom w:val="nil"/>
              <w:right w:val="nil"/>
            </w:tcBorders>
            <w:noWrap/>
            <w:tcMar>
              <w:top w:w="15" w:type="dxa"/>
              <w:left w:w="15" w:type="dxa"/>
              <w:bottom w:w="0" w:type="dxa"/>
              <w:right w:w="15" w:type="dxa"/>
            </w:tcMar>
            <w:vAlign w:val="center"/>
            <w:hideMark/>
          </w:tcPr>
          <w:p w14:paraId="1AFD6099" w14:textId="77777777" w:rsidR="00FB0C54" w:rsidRPr="00015210" w:rsidRDefault="00FB0C54" w:rsidP="00FB0C54">
            <w:pPr>
              <w:jc w:val="center"/>
              <w:rPr>
                <w:color w:val="000000"/>
                <w:sz w:val="20"/>
                <w:szCs w:val="20"/>
              </w:rPr>
            </w:pPr>
            <w:r w:rsidRPr="00015210">
              <w:rPr>
                <w:color w:val="000000"/>
                <w:sz w:val="20"/>
                <w:szCs w:val="20"/>
              </w:rPr>
              <w:t>(0.700)</w:t>
            </w:r>
          </w:p>
        </w:tc>
      </w:tr>
      <w:tr w:rsidR="00FB0C54" w:rsidRPr="00015210" w14:paraId="69202DFA" w14:textId="77777777" w:rsidTr="00D2526D">
        <w:trPr>
          <w:jc w:val="center"/>
        </w:trPr>
        <w:tc>
          <w:tcPr>
            <w:tcW w:w="3528" w:type="dxa"/>
            <w:vMerge w:val="restart"/>
            <w:tcBorders>
              <w:top w:val="nil"/>
              <w:left w:val="nil"/>
              <w:bottom w:val="nil"/>
              <w:right w:val="nil"/>
            </w:tcBorders>
            <w:noWrap/>
            <w:tcMar>
              <w:top w:w="15" w:type="dxa"/>
              <w:left w:w="15" w:type="dxa"/>
              <w:bottom w:w="0" w:type="dxa"/>
              <w:right w:w="15" w:type="dxa"/>
            </w:tcMar>
            <w:vAlign w:val="center"/>
            <w:hideMark/>
          </w:tcPr>
          <w:p w14:paraId="226EE5D9"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13746DA8" w14:textId="77777777" w:rsidR="00FB0C54" w:rsidRPr="00015210" w:rsidRDefault="00FB0C54" w:rsidP="00FB0C54">
            <w:pPr>
              <w:jc w:val="center"/>
              <w:rPr>
                <w:color w:val="000000"/>
                <w:sz w:val="20"/>
                <w:szCs w:val="20"/>
              </w:rPr>
            </w:pPr>
            <w:r w:rsidRPr="00015210">
              <w:rPr>
                <w:color w:val="000000"/>
                <w:sz w:val="20"/>
                <w:szCs w:val="20"/>
              </w:rPr>
              <w:t>-0.059</w:t>
            </w:r>
          </w:p>
        </w:tc>
        <w:tc>
          <w:tcPr>
            <w:tcW w:w="1944" w:type="dxa"/>
            <w:tcBorders>
              <w:top w:val="nil"/>
              <w:left w:val="nil"/>
              <w:bottom w:val="nil"/>
              <w:right w:val="nil"/>
            </w:tcBorders>
            <w:noWrap/>
            <w:tcMar>
              <w:top w:w="15" w:type="dxa"/>
              <w:left w:w="15" w:type="dxa"/>
              <w:bottom w:w="0" w:type="dxa"/>
              <w:right w:w="15" w:type="dxa"/>
            </w:tcMar>
            <w:vAlign w:val="center"/>
            <w:hideMark/>
          </w:tcPr>
          <w:p w14:paraId="749F85DE" w14:textId="77777777" w:rsidR="00FB0C54" w:rsidRPr="00015210" w:rsidRDefault="00FB0C54" w:rsidP="00FB0C54">
            <w:pPr>
              <w:jc w:val="center"/>
              <w:rPr>
                <w:color w:val="000000"/>
                <w:sz w:val="20"/>
                <w:szCs w:val="20"/>
              </w:rPr>
            </w:pPr>
            <w:r w:rsidRPr="00015210">
              <w:rPr>
                <w:color w:val="000000"/>
                <w:sz w:val="20"/>
                <w:szCs w:val="20"/>
              </w:rPr>
              <w:t>-0.180</w:t>
            </w:r>
          </w:p>
        </w:tc>
        <w:tc>
          <w:tcPr>
            <w:tcW w:w="1944" w:type="dxa"/>
            <w:tcBorders>
              <w:top w:val="nil"/>
              <w:left w:val="nil"/>
              <w:bottom w:val="nil"/>
              <w:right w:val="nil"/>
            </w:tcBorders>
            <w:noWrap/>
            <w:tcMar>
              <w:top w:w="15" w:type="dxa"/>
              <w:left w:w="15" w:type="dxa"/>
              <w:bottom w:w="0" w:type="dxa"/>
              <w:right w:w="15" w:type="dxa"/>
            </w:tcMar>
            <w:vAlign w:val="center"/>
            <w:hideMark/>
          </w:tcPr>
          <w:p w14:paraId="26DF8C90" w14:textId="77777777" w:rsidR="00FB0C54" w:rsidRPr="00015210" w:rsidRDefault="00FB0C54" w:rsidP="00FB0C54">
            <w:pPr>
              <w:jc w:val="center"/>
              <w:rPr>
                <w:color w:val="000000"/>
                <w:sz w:val="20"/>
                <w:szCs w:val="20"/>
              </w:rPr>
            </w:pPr>
            <w:r w:rsidRPr="00015210">
              <w:rPr>
                <w:color w:val="000000"/>
                <w:sz w:val="20"/>
                <w:szCs w:val="20"/>
              </w:rPr>
              <w:t>-0.230·</w:t>
            </w:r>
          </w:p>
        </w:tc>
      </w:tr>
      <w:tr w:rsidR="00FB0C54" w:rsidRPr="00015210" w14:paraId="5E04FA49" w14:textId="77777777" w:rsidTr="00D2526D">
        <w:trPr>
          <w:jc w:val="center"/>
        </w:trPr>
        <w:tc>
          <w:tcPr>
            <w:tcW w:w="3528" w:type="dxa"/>
            <w:vMerge/>
            <w:tcBorders>
              <w:top w:val="nil"/>
              <w:left w:val="nil"/>
              <w:bottom w:val="nil"/>
              <w:right w:val="nil"/>
            </w:tcBorders>
            <w:vAlign w:val="center"/>
            <w:hideMark/>
          </w:tcPr>
          <w:p w14:paraId="1290BC78" w14:textId="77777777" w:rsidR="00FB0C54" w:rsidRPr="00015210" w:rsidRDefault="00FB0C54" w:rsidP="00FB0C54">
            <w:pPr>
              <w:rPr>
                <w:i/>
                <w:iCs/>
                <w:color w:val="000000"/>
                <w:sz w:val="20"/>
                <w:szCs w:val="20"/>
              </w:rPr>
            </w:pPr>
          </w:p>
        </w:tc>
        <w:tc>
          <w:tcPr>
            <w:tcW w:w="1944" w:type="dxa"/>
            <w:tcBorders>
              <w:top w:val="nil"/>
              <w:left w:val="nil"/>
              <w:bottom w:val="nil"/>
              <w:right w:val="nil"/>
            </w:tcBorders>
            <w:noWrap/>
            <w:tcMar>
              <w:top w:w="15" w:type="dxa"/>
              <w:left w:w="15" w:type="dxa"/>
              <w:bottom w:w="0" w:type="dxa"/>
              <w:right w:w="15" w:type="dxa"/>
            </w:tcMar>
            <w:vAlign w:val="center"/>
            <w:hideMark/>
          </w:tcPr>
          <w:p w14:paraId="559B099B" w14:textId="77777777" w:rsidR="00FB0C54" w:rsidRPr="00015210" w:rsidRDefault="00FB0C54" w:rsidP="00FB0C54">
            <w:pPr>
              <w:jc w:val="center"/>
              <w:rPr>
                <w:color w:val="000000"/>
                <w:sz w:val="20"/>
                <w:szCs w:val="20"/>
              </w:rPr>
            </w:pPr>
            <w:r w:rsidRPr="00015210">
              <w:rPr>
                <w:color w:val="000000"/>
                <w:sz w:val="20"/>
                <w:szCs w:val="20"/>
              </w:rPr>
              <w:t>(0.194)</w:t>
            </w:r>
          </w:p>
        </w:tc>
        <w:tc>
          <w:tcPr>
            <w:tcW w:w="1944" w:type="dxa"/>
            <w:tcBorders>
              <w:top w:val="nil"/>
              <w:left w:val="nil"/>
              <w:bottom w:val="nil"/>
              <w:right w:val="nil"/>
            </w:tcBorders>
            <w:noWrap/>
            <w:tcMar>
              <w:top w:w="15" w:type="dxa"/>
              <w:left w:w="15" w:type="dxa"/>
              <w:bottom w:w="0" w:type="dxa"/>
              <w:right w:w="15" w:type="dxa"/>
            </w:tcMar>
            <w:vAlign w:val="center"/>
            <w:hideMark/>
          </w:tcPr>
          <w:p w14:paraId="37CC5A1F" w14:textId="77777777" w:rsidR="00FB0C54" w:rsidRPr="00015210" w:rsidRDefault="00FB0C54" w:rsidP="00FB0C54">
            <w:pPr>
              <w:jc w:val="center"/>
              <w:rPr>
                <w:color w:val="000000"/>
                <w:sz w:val="20"/>
                <w:szCs w:val="20"/>
              </w:rPr>
            </w:pPr>
            <w:r w:rsidRPr="00015210">
              <w:rPr>
                <w:color w:val="000000"/>
                <w:sz w:val="20"/>
                <w:szCs w:val="20"/>
              </w:rPr>
              <w:t>(0.155)</w:t>
            </w:r>
          </w:p>
        </w:tc>
        <w:tc>
          <w:tcPr>
            <w:tcW w:w="1944" w:type="dxa"/>
            <w:tcBorders>
              <w:top w:val="nil"/>
              <w:left w:val="nil"/>
              <w:bottom w:val="nil"/>
              <w:right w:val="nil"/>
            </w:tcBorders>
            <w:noWrap/>
            <w:tcMar>
              <w:top w:w="15" w:type="dxa"/>
              <w:left w:w="15" w:type="dxa"/>
              <w:bottom w:w="0" w:type="dxa"/>
              <w:right w:w="15" w:type="dxa"/>
            </w:tcMar>
            <w:vAlign w:val="center"/>
            <w:hideMark/>
          </w:tcPr>
          <w:p w14:paraId="35AA36CC" w14:textId="77777777" w:rsidR="00FB0C54" w:rsidRPr="00015210" w:rsidRDefault="00FB0C54" w:rsidP="00FB0C54">
            <w:pPr>
              <w:jc w:val="center"/>
              <w:rPr>
                <w:color w:val="000000"/>
                <w:sz w:val="20"/>
                <w:szCs w:val="20"/>
              </w:rPr>
            </w:pPr>
            <w:r w:rsidRPr="00015210">
              <w:rPr>
                <w:color w:val="000000"/>
                <w:sz w:val="20"/>
                <w:szCs w:val="20"/>
              </w:rPr>
              <w:t>(0.124)</w:t>
            </w:r>
          </w:p>
        </w:tc>
      </w:tr>
      <w:tr w:rsidR="00FB0C54" w:rsidRPr="00015210" w14:paraId="7814B3A5" w14:textId="77777777" w:rsidTr="00D2526D">
        <w:trPr>
          <w:jc w:val="center"/>
        </w:trPr>
        <w:tc>
          <w:tcPr>
            <w:tcW w:w="352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0002BBFC" w14:textId="77777777" w:rsidR="00FB0C54" w:rsidRPr="00015210" w:rsidRDefault="00FB0C54" w:rsidP="00FB0C54">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944" w:type="dxa"/>
            <w:tcBorders>
              <w:top w:val="nil"/>
              <w:left w:val="nil"/>
              <w:bottom w:val="nil"/>
              <w:right w:val="nil"/>
            </w:tcBorders>
            <w:noWrap/>
            <w:tcMar>
              <w:top w:w="15" w:type="dxa"/>
              <w:left w:w="15" w:type="dxa"/>
              <w:bottom w:w="0" w:type="dxa"/>
              <w:right w:w="15" w:type="dxa"/>
            </w:tcMar>
            <w:vAlign w:val="center"/>
            <w:hideMark/>
          </w:tcPr>
          <w:p w14:paraId="03F25086" w14:textId="77777777" w:rsidR="00FB0C54" w:rsidRPr="00015210" w:rsidRDefault="00FB0C54" w:rsidP="00FB0C54">
            <w:pPr>
              <w:jc w:val="center"/>
              <w:rPr>
                <w:color w:val="000000"/>
                <w:sz w:val="20"/>
                <w:szCs w:val="20"/>
              </w:rPr>
            </w:pPr>
            <w:r w:rsidRPr="00015210">
              <w:rPr>
                <w:color w:val="000000"/>
                <w:sz w:val="20"/>
                <w:szCs w:val="20"/>
              </w:rPr>
              <w:t>0.110</w:t>
            </w:r>
          </w:p>
        </w:tc>
        <w:tc>
          <w:tcPr>
            <w:tcW w:w="1944" w:type="dxa"/>
            <w:tcBorders>
              <w:top w:val="nil"/>
              <w:left w:val="nil"/>
              <w:bottom w:val="nil"/>
              <w:right w:val="nil"/>
            </w:tcBorders>
            <w:noWrap/>
            <w:tcMar>
              <w:top w:w="15" w:type="dxa"/>
              <w:left w:w="15" w:type="dxa"/>
              <w:bottom w:w="0" w:type="dxa"/>
              <w:right w:w="15" w:type="dxa"/>
            </w:tcMar>
            <w:vAlign w:val="center"/>
            <w:hideMark/>
          </w:tcPr>
          <w:p w14:paraId="0207CAF9" w14:textId="77777777" w:rsidR="00FB0C54" w:rsidRPr="00015210" w:rsidRDefault="00FB0C54" w:rsidP="00FB0C54">
            <w:pPr>
              <w:jc w:val="center"/>
              <w:rPr>
                <w:color w:val="000000"/>
                <w:sz w:val="20"/>
                <w:szCs w:val="20"/>
              </w:rPr>
            </w:pPr>
            <w:r w:rsidRPr="00015210">
              <w:rPr>
                <w:color w:val="000000"/>
                <w:sz w:val="20"/>
                <w:szCs w:val="20"/>
              </w:rPr>
              <w:t>0.106·</w:t>
            </w:r>
          </w:p>
        </w:tc>
        <w:tc>
          <w:tcPr>
            <w:tcW w:w="1944" w:type="dxa"/>
            <w:tcBorders>
              <w:top w:val="nil"/>
              <w:left w:val="nil"/>
              <w:bottom w:val="nil"/>
              <w:right w:val="nil"/>
            </w:tcBorders>
            <w:noWrap/>
            <w:tcMar>
              <w:top w:w="15" w:type="dxa"/>
              <w:left w:w="15" w:type="dxa"/>
              <w:bottom w:w="0" w:type="dxa"/>
              <w:right w:w="15" w:type="dxa"/>
            </w:tcMar>
            <w:vAlign w:val="center"/>
            <w:hideMark/>
          </w:tcPr>
          <w:p w14:paraId="00026CCD" w14:textId="77777777" w:rsidR="00FB0C54" w:rsidRPr="00015210" w:rsidRDefault="00FB0C54" w:rsidP="00FB0C54">
            <w:pPr>
              <w:jc w:val="center"/>
              <w:rPr>
                <w:color w:val="000000"/>
                <w:sz w:val="20"/>
                <w:szCs w:val="20"/>
              </w:rPr>
            </w:pPr>
            <w:r w:rsidRPr="00015210">
              <w:rPr>
                <w:color w:val="000000"/>
                <w:sz w:val="20"/>
                <w:szCs w:val="20"/>
              </w:rPr>
              <w:t>0.149**</w:t>
            </w:r>
          </w:p>
        </w:tc>
      </w:tr>
      <w:tr w:rsidR="00FB0C54" w:rsidRPr="00015210" w14:paraId="7C6B99C1" w14:textId="77777777" w:rsidTr="00D2526D">
        <w:trPr>
          <w:jc w:val="center"/>
        </w:trPr>
        <w:tc>
          <w:tcPr>
            <w:tcW w:w="3528" w:type="dxa"/>
            <w:vMerge/>
            <w:tcBorders>
              <w:top w:val="nil"/>
              <w:left w:val="nil"/>
              <w:bottom w:val="single" w:sz="4" w:space="0" w:color="000000"/>
              <w:right w:val="nil"/>
            </w:tcBorders>
            <w:vAlign w:val="center"/>
            <w:hideMark/>
          </w:tcPr>
          <w:p w14:paraId="4D3CC5C1" w14:textId="77777777" w:rsidR="00FB0C54" w:rsidRPr="00015210" w:rsidRDefault="00FB0C54" w:rsidP="00FB0C54">
            <w:pPr>
              <w:rPr>
                <w:i/>
                <w:iCs/>
                <w:color w:val="000000"/>
                <w:sz w:val="20"/>
                <w:szCs w:val="20"/>
              </w:rPr>
            </w:pP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F7B66FD" w14:textId="77777777" w:rsidR="00FB0C54" w:rsidRPr="00015210" w:rsidRDefault="00FB0C54" w:rsidP="00FB0C54">
            <w:pPr>
              <w:jc w:val="center"/>
              <w:rPr>
                <w:color w:val="000000"/>
                <w:sz w:val="20"/>
                <w:szCs w:val="20"/>
              </w:rPr>
            </w:pPr>
            <w:r w:rsidRPr="00015210">
              <w:rPr>
                <w:color w:val="000000"/>
                <w:sz w:val="20"/>
                <w:szCs w:val="20"/>
              </w:rPr>
              <w:t>(0.074)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2C2AC4A3" w14:textId="77777777" w:rsidR="00FB0C54" w:rsidRPr="00015210" w:rsidRDefault="00FB0C54" w:rsidP="00FB0C54">
            <w:pPr>
              <w:jc w:val="center"/>
              <w:rPr>
                <w:color w:val="000000"/>
                <w:sz w:val="20"/>
                <w:szCs w:val="20"/>
              </w:rPr>
            </w:pPr>
            <w:r w:rsidRPr="00015210">
              <w:rPr>
                <w:color w:val="000000"/>
                <w:sz w:val="20"/>
                <w:szCs w:val="20"/>
              </w:rPr>
              <w:t>(0.057)</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7FC67B0D" w14:textId="77777777" w:rsidR="00FB0C54" w:rsidRPr="00015210" w:rsidRDefault="00FB0C54" w:rsidP="00FB0C54">
            <w:pPr>
              <w:jc w:val="center"/>
              <w:rPr>
                <w:color w:val="000000"/>
                <w:sz w:val="20"/>
                <w:szCs w:val="20"/>
              </w:rPr>
            </w:pPr>
            <w:r w:rsidRPr="00015210">
              <w:rPr>
                <w:color w:val="000000"/>
                <w:sz w:val="20"/>
                <w:szCs w:val="20"/>
              </w:rPr>
              <w:t>(0.045)</w:t>
            </w:r>
          </w:p>
        </w:tc>
      </w:tr>
      <w:tr w:rsidR="00FB0C54" w:rsidRPr="00015210" w14:paraId="03C2BCD2" w14:textId="77777777" w:rsidTr="00D2526D">
        <w:trPr>
          <w:jc w:val="center"/>
        </w:trPr>
        <w:tc>
          <w:tcPr>
            <w:tcW w:w="3528" w:type="dxa"/>
            <w:tcBorders>
              <w:top w:val="nil"/>
              <w:left w:val="nil"/>
              <w:bottom w:val="nil"/>
              <w:right w:val="nil"/>
            </w:tcBorders>
            <w:noWrap/>
            <w:tcMar>
              <w:top w:w="15" w:type="dxa"/>
              <w:left w:w="15" w:type="dxa"/>
              <w:bottom w:w="0" w:type="dxa"/>
              <w:right w:w="15" w:type="dxa"/>
            </w:tcMar>
            <w:vAlign w:val="center"/>
            <w:hideMark/>
          </w:tcPr>
          <w:p w14:paraId="46F680DE" w14:textId="77777777" w:rsidR="00FB0C54" w:rsidRPr="00015210" w:rsidRDefault="00FB0C54" w:rsidP="00FB0C54">
            <w:pPr>
              <w:rPr>
                <w:color w:val="000000"/>
                <w:sz w:val="20"/>
                <w:szCs w:val="20"/>
              </w:rPr>
            </w:pPr>
            <w:r w:rsidRPr="00015210">
              <w:rPr>
                <w:color w:val="000000"/>
                <w:sz w:val="20"/>
                <w:szCs w:val="20"/>
              </w:rPr>
              <w:t>other controls</w:t>
            </w:r>
          </w:p>
        </w:tc>
        <w:tc>
          <w:tcPr>
            <w:tcW w:w="1944" w:type="dxa"/>
            <w:tcBorders>
              <w:top w:val="nil"/>
              <w:left w:val="nil"/>
              <w:bottom w:val="nil"/>
              <w:right w:val="nil"/>
            </w:tcBorders>
            <w:noWrap/>
            <w:tcMar>
              <w:top w:w="15" w:type="dxa"/>
              <w:left w:w="15" w:type="dxa"/>
              <w:bottom w:w="0" w:type="dxa"/>
              <w:right w:w="15" w:type="dxa"/>
            </w:tcMar>
            <w:vAlign w:val="center"/>
            <w:hideMark/>
          </w:tcPr>
          <w:p w14:paraId="79BA92F2"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5A44701"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nil"/>
              <w:right w:val="nil"/>
            </w:tcBorders>
            <w:noWrap/>
            <w:tcMar>
              <w:top w:w="15" w:type="dxa"/>
              <w:left w:w="15" w:type="dxa"/>
              <w:bottom w:w="0" w:type="dxa"/>
              <w:right w:w="15" w:type="dxa"/>
            </w:tcMar>
            <w:vAlign w:val="center"/>
            <w:hideMark/>
          </w:tcPr>
          <w:p w14:paraId="0A4492DC"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6B4AC2D"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60D26EEC" w14:textId="77777777" w:rsidR="00FB0C54" w:rsidRPr="00015210" w:rsidRDefault="00FB0C54" w:rsidP="00FB0C54">
            <w:pPr>
              <w:rPr>
                <w:color w:val="000000"/>
                <w:sz w:val="20"/>
                <w:szCs w:val="20"/>
              </w:rPr>
            </w:pPr>
            <w:r w:rsidRPr="00015210">
              <w:rPr>
                <w:color w:val="000000"/>
                <w:sz w:val="20"/>
                <w:szCs w:val="20"/>
              </w:rPr>
              <w:t>question timing FE</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3F63B24"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18477AAB" w14:textId="77777777" w:rsidR="00FB0C54" w:rsidRPr="00015210" w:rsidRDefault="00FB0C54" w:rsidP="00FB0C54">
            <w:pPr>
              <w:jc w:val="center"/>
              <w:rPr>
                <w:color w:val="000000"/>
                <w:sz w:val="20"/>
                <w:szCs w:val="20"/>
              </w:rPr>
            </w:pPr>
            <w:r w:rsidRPr="00015210">
              <w:rPr>
                <w:color w:val="000000"/>
                <w:sz w:val="20"/>
                <w:szCs w:val="20"/>
              </w:rPr>
              <w:t>√</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939BA81" w14:textId="77777777" w:rsidR="00FB0C54" w:rsidRPr="00015210" w:rsidRDefault="00FB0C54" w:rsidP="00FB0C54">
            <w:pPr>
              <w:jc w:val="center"/>
              <w:rPr>
                <w:color w:val="000000"/>
                <w:sz w:val="20"/>
                <w:szCs w:val="20"/>
              </w:rPr>
            </w:pPr>
            <w:r w:rsidRPr="00015210">
              <w:rPr>
                <w:color w:val="000000"/>
                <w:sz w:val="20"/>
                <w:szCs w:val="20"/>
              </w:rPr>
              <w:t>√</w:t>
            </w:r>
          </w:p>
        </w:tc>
      </w:tr>
      <w:tr w:rsidR="00FB0C54" w:rsidRPr="00015210" w14:paraId="011AEF5C" w14:textId="77777777" w:rsidTr="00D2526D">
        <w:trPr>
          <w:jc w:val="center"/>
        </w:trPr>
        <w:tc>
          <w:tcPr>
            <w:tcW w:w="3528" w:type="dxa"/>
            <w:tcBorders>
              <w:top w:val="nil"/>
              <w:left w:val="nil"/>
              <w:bottom w:val="single" w:sz="4" w:space="0" w:color="auto"/>
              <w:right w:val="nil"/>
            </w:tcBorders>
            <w:noWrap/>
            <w:tcMar>
              <w:top w:w="15" w:type="dxa"/>
              <w:left w:w="15" w:type="dxa"/>
              <w:bottom w:w="0" w:type="dxa"/>
              <w:right w:w="15" w:type="dxa"/>
            </w:tcMar>
            <w:vAlign w:val="center"/>
            <w:hideMark/>
          </w:tcPr>
          <w:p w14:paraId="5C3DEE7F" w14:textId="77777777" w:rsidR="00FB0C54" w:rsidRPr="00015210" w:rsidRDefault="00FB0C54" w:rsidP="00FB0C54">
            <w:pPr>
              <w:rPr>
                <w:color w:val="000000"/>
                <w:sz w:val="20"/>
                <w:szCs w:val="20"/>
              </w:rPr>
            </w:pPr>
            <w:r w:rsidRPr="00015210">
              <w:rPr>
                <w:color w:val="000000"/>
                <w:sz w:val="20"/>
                <w:szCs w:val="20"/>
              </w:rPr>
              <w:t>N</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4EF36829" w14:textId="77777777" w:rsidR="00FB0C54" w:rsidRPr="00015210" w:rsidRDefault="00FB0C54" w:rsidP="00FB0C54">
            <w:pPr>
              <w:jc w:val="center"/>
              <w:rPr>
                <w:color w:val="000000"/>
                <w:sz w:val="20"/>
                <w:szCs w:val="20"/>
              </w:rPr>
            </w:pPr>
            <w:r w:rsidRPr="00015210">
              <w:rPr>
                <w:color w:val="000000"/>
                <w:sz w:val="20"/>
                <w:szCs w:val="20"/>
              </w:rPr>
              <w:t>592</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6AEFC78E" w14:textId="77777777" w:rsidR="00FB0C54" w:rsidRPr="00015210" w:rsidRDefault="00FB0C54" w:rsidP="00FB0C54">
            <w:pPr>
              <w:jc w:val="center"/>
              <w:rPr>
                <w:color w:val="000000"/>
                <w:sz w:val="20"/>
                <w:szCs w:val="20"/>
              </w:rPr>
            </w:pPr>
            <w:r w:rsidRPr="00015210">
              <w:rPr>
                <w:color w:val="000000"/>
                <w:sz w:val="20"/>
                <w:szCs w:val="20"/>
              </w:rPr>
              <w:t>1,214</w:t>
            </w:r>
          </w:p>
        </w:tc>
        <w:tc>
          <w:tcPr>
            <w:tcW w:w="1944" w:type="dxa"/>
            <w:tcBorders>
              <w:top w:val="nil"/>
              <w:left w:val="nil"/>
              <w:bottom w:val="single" w:sz="4" w:space="0" w:color="auto"/>
              <w:right w:val="nil"/>
            </w:tcBorders>
            <w:noWrap/>
            <w:tcMar>
              <w:top w:w="15" w:type="dxa"/>
              <w:left w:w="15" w:type="dxa"/>
              <w:bottom w:w="0" w:type="dxa"/>
              <w:right w:w="15" w:type="dxa"/>
            </w:tcMar>
            <w:vAlign w:val="center"/>
            <w:hideMark/>
          </w:tcPr>
          <w:p w14:paraId="0BC78A8D" w14:textId="77777777" w:rsidR="00FB0C54" w:rsidRPr="00015210" w:rsidRDefault="00FB0C54" w:rsidP="00FB0C54">
            <w:pPr>
              <w:jc w:val="center"/>
              <w:rPr>
                <w:color w:val="000000"/>
                <w:sz w:val="20"/>
                <w:szCs w:val="20"/>
              </w:rPr>
            </w:pPr>
            <w:r w:rsidRPr="00015210">
              <w:rPr>
                <w:color w:val="000000"/>
                <w:sz w:val="20"/>
                <w:szCs w:val="20"/>
              </w:rPr>
              <w:t>1,833</w:t>
            </w:r>
          </w:p>
        </w:tc>
      </w:tr>
    </w:tbl>
    <w:p w14:paraId="4FEFA537" w14:textId="73BADD21" w:rsidR="00374352" w:rsidRPr="00015210" w:rsidRDefault="00F045BB" w:rsidP="00374352">
      <w:pPr>
        <w:pStyle w:val="Notes"/>
      </w:pPr>
      <w:r w:rsidRPr="00015210">
        <w:rPr>
          <w:i/>
          <w:iCs/>
        </w:rPr>
        <w:t xml:space="preserve"> </w:t>
      </w:r>
      <w:r w:rsidR="00374352" w:rsidRPr="00015210">
        <w:rPr>
          <w:i/>
          <w:iCs/>
        </w:rPr>
        <w:t>Notes.</w:t>
      </w:r>
      <w:r w:rsidR="00374352" w:rsidRPr="00015210">
        <w:t xml:space="preserve"> Standard errors in parentheses. </w:t>
      </w:r>
      <w:r w:rsidR="00374352" w:rsidRPr="00015210">
        <w:rPr>
          <w:rFonts w:ascii="Courier New" w:hAnsi="Courier New" w:cs="Courier New"/>
        </w:rPr>
        <w:t>.</w:t>
      </w:r>
      <w:r w:rsidR="00374352" w:rsidRPr="00015210">
        <w:t xml:space="preserve"> p&lt;0.1, </w:t>
      </w:r>
      <w:r w:rsidR="00374352" w:rsidRPr="00015210">
        <w:rPr>
          <w:rFonts w:ascii="Courier New" w:hAnsi="Courier New" w:cs="Courier New"/>
        </w:rPr>
        <w:t>*</w:t>
      </w:r>
      <w:r w:rsidR="00374352" w:rsidRPr="00015210">
        <w:t xml:space="preserve"> p&lt;0.05, </w:t>
      </w:r>
      <w:r w:rsidR="00374352" w:rsidRPr="00015210">
        <w:rPr>
          <w:rFonts w:ascii="Courier New" w:hAnsi="Courier New" w:cs="Courier New"/>
        </w:rPr>
        <w:t>**</w:t>
      </w:r>
      <w:r w:rsidR="00374352" w:rsidRPr="00015210">
        <w:t xml:space="preserve"> p&lt;0.01, </w:t>
      </w:r>
      <w:r w:rsidR="00374352" w:rsidRPr="00015210">
        <w:rPr>
          <w:rFonts w:ascii="Courier New" w:hAnsi="Courier New" w:cs="Courier New"/>
        </w:rPr>
        <w:t>***</w:t>
      </w:r>
      <w:r w:rsidR="00374352" w:rsidRPr="00015210">
        <w:t xml:space="preserve"> p&lt;0.001. The sample is restricted to questions observed for at least 30, 60, and 90 days.</w:t>
      </w:r>
    </w:p>
    <w:p w14:paraId="40824389" w14:textId="43F01E01" w:rsidR="00C816AB" w:rsidRPr="00015210" w:rsidRDefault="00C816AB" w:rsidP="0049010E">
      <w:pPr>
        <w:pStyle w:val="Heading3"/>
      </w:pPr>
      <w:r w:rsidRPr="00015210">
        <w:t xml:space="preserve">Potential Spillover Effects </w:t>
      </w:r>
    </w:p>
    <w:p w14:paraId="6065AF64" w14:textId="0193FEF1" w:rsidR="00C816AB" w:rsidRPr="00015210" w:rsidRDefault="00C816AB" w:rsidP="00C816AB">
      <w:pPr>
        <w:pStyle w:val="Paragraph0"/>
      </w:pPr>
      <w:r w:rsidRPr="00015210">
        <w:t>On SegmentFault, AI-generated answers are visible to all users and could potentially divert attention from questions without AI answers. This contamination might influence outcomes for control questions based on the treatment status of other questions. Such spillover effects would violate the stable unit treatment value assumption (SUTVA), which requires that potential outcomes depend exclusively on a unit</w:t>
      </w:r>
      <w:r w:rsidR="00534D0B" w:rsidRPr="00015210">
        <w:t>’</w:t>
      </w:r>
      <w:r w:rsidRPr="00015210">
        <w:t>s own treatment status—a fundamental condition for valid causal inference in randomized experiments.</w:t>
      </w:r>
    </w:p>
    <w:p w14:paraId="6B8CCACE" w14:textId="64D5ACF9" w:rsidR="00C816AB" w:rsidRPr="00015210" w:rsidRDefault="00C816AB" w:rsidP="001C3581">
      <w:pPr>
        <w:pStyle w:val="Paragraph0"/>
      </w:pPr>
      <w:r w:rsidRPr="00015210">
        <w:t>To test for potential spillover effects, we implement a comparative analysis between the five-month data of our control group and historical data from five</w:t>
      </w:r>
      <w:r w:rsidR="008A6F83" w:rsidRPr="00015210">
        <w:t xml:space="preserve"> months</w:t>
      </w:r>
      <w:r w:rsidRPr="00015210">
        <w:t xml:space="preserve"> before the introduction </w:t>
      </w:r>
      <w:r w:rsidRPr="00015210">
        <w:lastRenderedPageBreak/>
        <w:t xml:space="preserve">of AI-generated answers (May 2023-September 2023). The two groups are both questions without AI answers and are directly comparable. </w:t>
      </w:r>
      <w:r w:rsidR="008A6F83" w:rsidRPr="00015210">
        <w:t>P</w:t>
      </w:r>
      <w:r w:rsidRPr="00015210">
        <w:t>re-experiment questions have been on the platform longer and have mechanically accumulated more answers over time. Our spillover test addresses this concern through regression controls for a cubic polynomial of question age (to substitute question/answer timing fixed effects in Equation 1, which is not appli</w:t>
      </w:r>
      <w:r w:rsidR="008A6F83" w:rsidRPr="00015210">
        <w:t>c</w:t>
      </w:r>
      <w:r w:rsidRPr="00015210">
        <w:t>able to the two groups on two different time slots).</w:t>
      </w:r>
      <w:r w:rsidR="00940A64" w:rsidRPr="00015210">
        <w:t xml:space="preserve"> </w:t>
      </w:r>
      <w:r w:rsidRPr="00015210">
        <w:t xml:space="preserve">If spillover effects exist, control questions during the experiment period should show different outcomes compared to similar questions from the pre-AI period, as the control questions would be indirectly affected by AI answers to treated questions. Table </w:t>
      </w:r>
      <w:r w:rsidR="00144EC0">
        <w:t>8</w:t>
      </w:r>
      <w:r w:rsidR="00745A6A" w:rsidRPr="00015210">
        <w:t xml:space="preserve"> </w:t>
      </w:r>
      <w:r w:rsidRPr="00015210">
        <w:t xml:space="preserve">shows no significant differences between our control group and pre-AI data for </w:t>
      </w:r>
      <w:r w:rsidR="008A6F83" w:rsidRPr="00015210">
        <w:t>answer supply</w:t>
      </w:r>
      <w:r w:rsidRPr="00015210">
        <w:t xml:space="preserve">, suggesting spillover is not a concern. </w:t>
      </w:r>
    </w:p>
    <w:p w14:paraId="134D2DB6" w14:textId="7459C756" w:rsidR="00C816AB" w:rsidRPr="00015210" w:rsidRDefault="00C816AB" w:rsidP="00C816AB">
      <w:pPr>
        <w:pStyle w:val="TableFiguretitle"/>
      </w:pPr>
      <w:bookmarkStart w:id="615" w:name="_Ref194764278"/>
      <w:r w:rsidRPr="00015210">
        <w:t xml:space="preserve">Table </w:t>
      </w:r>
      <w:bookmarkEnd w:id="615"/>
      <w:r w:rsidR="00144EC0">
        <w:t>8</w:t>
      </w:r>
      <w:r w:rsidRPr="00015210">
        <w:t>. Robustness to potential spillover effects</w:t>
      </w:r>
    </w:p>
    <w:tbl>
      <w:tblPr>
        <w:tblW w:w="5000" w:type="pct"/>
        <w:jc w:val="center"/>
        <w:tblLayout w:type="fixed"/>
        <w:tblCellMar>
          <w:left w:w="0" w:type="dxa"/>
          <w:right w:w="0" w:type="dxa"/>
        </w:tblCellMar>
        <w:tblLook w:val="04A0" w:firstRow="1" w:lastRow="0" w:firstColumn="1" w:lastColumn="0" w:noHBand="0" w:noVBand="1"/>
      </w:tblPr>
      <w:tblGrid>
        <w:gridCol w:w="5789"/>
        <w:gridCol w:w="3571"/>
      </w:tblGrid>
      <w:tr w:rsidR="00F045BB" w:rsidRPr="00015210" w14:paraId="1FF3879D" w14:textId="77777777" w:rsidTr="00D2526D">
        <w:trPr>
          <w:jc w:val="center"/>
        </w:trPr>
        <w:tc>
          <w:tcPr>
            <w:tcW w:w="3100" w:type="dxa"/>
            <w:tcBorders>
              <w:top w:val="single" w:sz="4" w:space="0" w:color="auto"/>
              <w:left w:val="nil"/>
              <w:bottom w:val="nil"/>
              <w:right w:val="nil"/>
            </w:tcBorders>
            <w:noWrap/>
            <w:tcMar>
              <w:top w:w="15" w:type="dxa"/>
              <w:left w:w="15" w:type="dxa"/>
              <w:bottom w:w="0" w:type="dxa"/>
              <w:right w:w="15" w:type="dxa"/>
            </w:tcMar>
            <w:vAlign w:val="center"/>
            <w:hideMark/>
          </w:tcPr>
          <w:p w14:paraId="40D2F1EE" w14:textId="77777777" w:rsidR="00F045BB" w:rsidRPr="00015210" w:rsidRDefault="00F045BB">
            <w:pPr>
              <w:jc w:val="center"/>
              <w:rPr>
                <w:rFonts w:ascii="DengXian" w:eastAsia="DengXian" w:hAnsi="DengXian"/>
                <w:color w:val="000000"/>
                <w:sz w:val="20"/>
                <w:szCs w:val="20"/>
              </w:rPr>
            </w:pPr>
            <w:r w:rsidRPr="00015210">
              <w:rPr>
                <w:rFonts w:ascii="DengXian" w:eastAsia="DengXian" w:hAnsi="DengXian"/>
                <w:color w:val="000000"/>
                <w:sz w:val="20"/>
                <w:szCs w:val="20"/>
              </w:rPr>
              <w:t> </w:t>
            </w:r>
          </w:p>
        </w:tc>
        <w:tc>
          <w:tcPr>
            <w:tcW w:w="2300" w:type="dxa"/>
            <w:tcBorders>
              <w:top w:val="single" w:sz="4" w:space="0" w:color="auto"/>
              <w:left w:val="nil"/>
              <w:bottom w:val="nil"/>
              <w:right w:val="nil"/>
            </w:tcBorders>
            <w:noWrap/>
            <w:tcMar>
              <w:top w:w="15" w:type="dxa"/>
              <w:left w:w="15" w:type="dxa"/>
              <w:bottom w:w="0" w:type="dxa"/>
              <w:right w:w="15" w:type="dxa"/>
            </w:tcMar>
            <w:vAlign w:val="center"/>
            <w:hideMark/>
          </w:tcPr>
          <w:p w14:paraId="779811E5" w14:textId="77777777" w:rsidR="00F045BB" w:rsidRPr="00015210" w:rsidRDefault="00F045BB">
            <w:pPr>
              <w:jc w:val="center"/>
              <w:rPr>
                <w:color w:val="000000"/>
                <w:sz w:val="20"/>
                <w:szCs w:val="20"/>
              </w:rPr>
            </w:pPr>
            <w:r w:rsidRPr="00015210">
              <w:rPr>
                <w:color w:val="000000"/>
                <w:sz w:val="20"/>
                <w:szCs w:val="20"/>
              </w:rPr>
              <w:t>(1)</w:t>
            </w:r>
          </w:p>
        </w:tc>
      </w:tr>
      <w:tr w:rsidR="00F045BB" w:rsidRPr="00015210" w14:paraId="2F972484"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5CA64A74" w14:textId="77777777" w:rsidR="00F045BB" w:rsidRPr="00015210" w:rsidRDefault="00F045BB">
            <w:pPr>
              <w:jc w:val="cente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72833BB9" w14:textId="521CB244" w:rsidR="00F045BB" w:rsidRPr="00015210" w:rsidRDefault="00F045BB">
            <w:pPr>
              <w:jc w:val="center"/>
              <w:rPr>
                <w:color w:val="000000"/>
                <w:sz w:val="20"/>
                <w:szCs w:val="20"/>
              </w:rPr>
            </w:pPr>
            <w:r w:rsidRPr="00015210">
              <w:rPr>
                <w:color w:val="000000"/>
                <w:sz w:val="20"/>
                <w:szCs w:val="20"/>
              </w:rPr>
              <w:t>DV: Log(</w:t>
            </w:r>
            <w:ins w:id="616"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F045BB" w:rsidRPr="00015210" w14:paraId="59042CFF" w14:textId="77777777" w:rsidTr="00D2526D">
        <w:trPr>
          <w:jc w:val="center"/>
        </w:trPr>
        <w:tc>
          <w:tcPr>
            <w:tcW w:w="4668" w:type="dxa"/>
            <w:vMerge w:val="restart"/>
            <w:tcBorders>
              <w:top w:val="nil"/>
              <w:left w:val="nil"/>
              <w:bottom w:val="single" w:sz="4" w:space="0" w:color="000000"/>
              <w:right w:val="nil"/>
            </w:tcBorders>
            <w:noWrap/>
            <w:tcMar>
              <w:top w:w="15" w:type="dxa"/>
              <w:left w:w="15" w:type="dxa"/>
              <w:bottom w:w="0" w:type="dxa"/>
              <w:right w:w="15" w:type="dxa"/>
            </w:tcMar>
            <w:vAlign w:val="center"/>
            <w:hideMark/>
          </w:tcPr>
          <w:p w14:paraId="54609C9E" w14:textId="77777777" w:rsidR="00F045BB" w:rsidRPr="00015210" w:rsidRDefault="00F045BB">
            <w:pPr>
              <w:rPr>
                <w:color w:val="000000"/>
                <w:sz w:val="20"/>
                <w:szCs w:val="20"/>
              </w:rPr>
            </w:pPr>
            <w:r w:rsidRPr="00015210">
              <w:rPr>
                <w:color w:val="000000"/>
                <w:sz w:val="20"/>
                <w:szCs w:val="20"/>
              </w:rPr>
              <w:t>post-AI deployment control group indicator</w:t>
            </w:r>
          </w:p>
        </w:tc>
        <w:tc>
          <w:tcPr>
            <w:tcW w:w="2880" w:type="dxa"/>
            <w:tcBorders>
              <w:top w:val="nil"/>
              <w:left w:val="nil"/>
              <w:bottom w:val="nil"/>
              <w:right w:val="nil"/>
            </w:tcBorders>
            <w:noWrap/>
            <w:tcMar>
              <w:top w:w="15" w:type="dxa"/>
              <w:left w:w="15" w:type="dxa"/>
              <w:bottom w:w="0" w:type="dxa"/>
              <w:right w:w="15" w:type="dxa"/>
            </w:tcMar>
            <w:vAlign w:val="center"/>
            <w:hideMark/>
          </w:tcPr>
          <w:p w14:paraId="196529E0" w14:textId="77777777" w:rsidR="00F045BB" w:rsidRPr="00015210" w:rsidRDefault="00F045BB">
            <w:pPr>
              <w:jc w:val="center"/>
              <w:rPr>
                <w:color w:val="000000"/>
                <w:sz w:val="20"/>
                <w:szCs w:val="20"/>
              </w:rPr>
            </w:pPr>
            <w:r w:rsidRPr="00015210">
              <w:rPr>
                <w:color w:val="000000"/>
                <w:sz w:val="20"/>
                <w:szCs w:val="20"/>
              </w:rPr>
              <w:t>-0.022</w:t>
            </w:r>
          </w:p>
        </w:tc>
      </w:tr>
      <w:tr w:rsidR="00F045BB" w:rsidRPr="00015210" w14:paraId="15278561" w14:textId="77777777" w:rsidTr="00D2526D">
        <w:trPr>
          <w:jc w:val="center"/>
        </w:trPr>
        <w:tc>
          <w:tcPr>
            <w:tcW w:w="4668" w:type="dxa"/>
            <w:vMerge/>
            <w:tcBorders>
              <w:top w:val="nil"/>
              <w:left w:val="nil"/>
              <w:bottom w:val="single" w:sz="4" w:space="0" w:color="000000"/>
              <w:right w:val="nil"/>
            </w:tcBorders>
            <w:vAlign w:val="center"/>
            <w:hideMark/>
          </w:tcPr>
          <w:p w14:paraId="103F1C70" w14:textId="77777777" w:rsidR="00F045BB" w:rsidRPr="00015210" w:rsidRDefault="00F045BB">
            <w:pPr>
              <w:rPr>
                <w:color w:val="000000"/>
                <w:sz w:val="20"/>
                <w:szCs w:val="20"/>
              </w:rPr>
            </w:pP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6032BA72" w14:textId="77777777" w:rsidR="00F045BB" w:rsidRPr="00015210" w:rsidRDefault="00F045BB">
            <w:pPr>
              <w:jc w:val="center"/>
              <w:rPr>
                <w:color w:val="000000"/>
                <w:sz w:val="20"/>
                <w:szCs w:val="20"/>
              </w:rPr>
            </w:pPr>
            <w:r w:rsidRPr="00015210">
              <w:rPr>
                <w:color w:val="000000"/>
                <w:sz w:val="20"/>
                <w:szCs w:val="20"/>
              </w:rPr>
              <w:t>(0.015)</w:t>
            </w:r>
          </w:p>
        </w:tc>
      </w:tr>
      <w:tr w:rsidR="00F045BB" w:rsidRPr="00015210" w14:paraId="66E5C505" w14:textId="77777777" w:rsidTr="00D2526D">
        <w:trPr>
          <w:jc w:val="center"/>
        </w:trPr>
        <w:tc>
          <w:tcPr>
            <w:tcW w:w="4668" w:type="dxa"/>
            <w:tcBorders>
              <w:top w:val="nil"/>
              <w:left w:val="nil"/>
              <w:bottom w:val="nil"/>
              <w:right w:val="nil"/>
            </w:tcBorders>
            <w:noWrap/>
            <w:tcMar>
              <w:top w:w="15" w:type="dxa"/>
              <w:left w:w="15" w:type="dxa"/>
              <w:bottom w:w="0" w:type="dxa"/>
              <w:right w:w="15" w:type="dxa"/>
            </w:tcMar>
            <w:vAlign w:val="center"/>
            <w:hideMark/>
          </w:tcPr>
          <w:p w14:paraId="2834852D" w14:textId="77777777" w:rsidR="00F045BB" w:rsidRPr="00015210" w:rsidRDefault="00F045BB">
            <w:pPr>
              <w:rPr>
                <w:color w:val="000000"/>
                <w:sz w:val="20"/>
                <w:szCs w:val="20"/>
              </w:rPr>
            </w:pPr>
            <w:r w:rsidRPr="00015210">
              <w:rPr>
                <w:color w:val="000000"/>
                <w:sz w:val="20"/>
                <w:szCs w:val="20"/>
              </w:rPr>
              <w:t>controlling for a cubic polynomial of question/answer age</w:t>
            </w:r>
          </w:p>
        </w:tc>
        <w:tc>
          <w:tcPr>
            <w:tcW w:w="2880" w:type="dxa"/>
            <w:tcBorders>
              <w:top w:val="nil"/>
              <w:left w:val="nil"/>
              <w:bottom w:val="nil"/>
              <w:right w:val="nil"/>
            </w:tcBorders>
            <w:noWrap/>
            <w:tcMar>
              <w:top w:w="15" w:type="dxa"/>
              <w:left w:w="15" w:type="dxa"/>
              <w:bottom w:w="0" w:type="dxa"/>
              <w:right w:w="15" w:type="dxa"/>
            </w:tcMar>
            <w:vAlign w:val="center"/>
            <w:hideMark/>
          </w:tcPr>
          <w:p w14:paraId="01E5C5E6"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3D603863"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17C44110" w14:textId="77777777" w:rsidR="00F045BB" w:rsidRPr="00015210" w:rsidRDefault="00F045BB">
            <w:pPr>
              <w:rPr>
                <w:color w:val="000000"/>
                <w:sz w:val="20"/>
                <w:szCs w:val="20"/>
              </w:rPr>
            </w:pPr>
            <w:r w:rsidRPr="00015210">
              <w:rPr>
                <w:color w:val="000000"/>
                <w:sz w:val="20"/>
                <w:szCs w:val="20"/>
              </w:rPr>
              <w:t>other controls</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5F00D109" w14:textId="77777777" w:rsidR="00F045BB" w:rsidRPr="00015210" w:rsidRDefault="00F045BB">
            <w:pPr>
              <w:jc w:val="center"/>
              <w:rPr>
                <w:color w:val="000000"/>
                <w:sz w:val="20"/>
                <w:szCs w:val="20"/>
              </w:rPr>
            </w:pPr>
            <w:r w:rsidRPr="00015210">
              <w:rPr>
                <w:color w:val="000000"/>
                <w:sz w:val="20"/>
                <w:szCs w:val="20"/>
              </w:rPr>
              <w:t>√</w:t>
            </w:r>
          </w:p>
        </w:tc>
      </w:tr>
      <w:tr w:rsidR="00F045BB" w:rsidRPr="00015210" w14:paraId="15CD3DD9" w14:textId="77777777" w:rsidTr="00D2526D">
        <w:trPr>
          <w:jc w:val="center"/>
        </w:trPr>
        <w:tc>
          <w:tcPr>
            <w:tcW w:w="4668" w:type="dxa"/>
            <w:tcBorders>
              <w:top w:val="nil"/>
              <w:left w:val="nil"/>
              <w:bottom w:val="single" w:sz="4" w:space="0" w:color="auto"/>
              <w:right w:val="nil"/>
            </w:tcBorders>
            <w:noWrap/>
            <w:tcMar>
              <w:top w:w="15" w:type="dxa"/>
              <w:left w:w="15" w:type="dxa"/>
              <w:bottom w:w="0" w:type="dxa"/>
              <w:right w:w="15" w:type="dxa"/>
            </w:tcMar>
            <w:vAlign w:val="center"/>
            <w:hideMark/>
          </w:tcPr>
          <w:p w14:paraId="2F5FF9F2" w14:textId="77777777" w:rsidR="00F045BB" w:rsidRPr="00015210" w:rsidRDefault="00F045BB">
            <w:pPr>
              <w:rPr>
                <w:color w:val="000000"/>
                <w:sz w:val="20"/>
                <w:szCs w:val="20"/>
              </w:rPr>
            </w:pPr>
            <w:r w:rsidRPr="00015210">
              <w:rPr>
                <w:color w:val="000000"/>
                <w:sz w:val="20"/>
                <w:szCs w:val="20"/>
              </w:rPr>
              <w:t>N</w:t>
            </w:r>
          </w:p>
        </w:tc>
        <w:tc>
          <w:tcPr>
            <w:tcW w:w="2880" w:type="dxa"/>
            <w:tcBorders>
              <w:top w:val="nil"/>
              <w:left w:val="nil"/>
              <w:bottom w:val="single" w:sz="4" w:space="0" w:color="auto"/>
              <w:right w:val="nil"/>
            </w:tcBorders>
            <w:noWrap/>
            <w:tcMar>
              <w:top w:w="15" w:type="dxa"/>
              <w:left w:w="15" w:type="dxa"/>
              <w:bottom w:w="0" w:type="dxa"/>
              <w:right w:w="15" w:type="dxa"/>
            </w:tcMar>
            <w:vAlign w:val="center"/>
            <w:hideMark/>
          </w:tcPr>
          <w:p w14:paraId="10047370" w14:textId="77777777" w:rsidR="00F045BB" w:rsidRPr="00015210" w:rsidRDefault="00F045BB">
            <w:pPr>
              <w:jc w:val="center"/>
              <w:rPr>
                <w:color w:val="000000"/>
                <w:sz w:val="20"/>
                <w:szCs w:val="20"/>
              </w:rPr>
            </w:pPr>
            <w:r w:rsidRPr="00015210">
              <w:rPr>
                <w:color w:val="000000"/>
                <w:sz w:val="20"/>
                <w:szCs w:val="20"/>
              </w:rPr>
              <w:t>5,984</w:t>
            </w:r>
          </w:p>
        </w:tc>
      </w:tr>
    </w:tbl>
    <w:p w14:paraId="49C56B04" w14:textId="65FEA467" w:rsidR="00C816AB" w:rsidRPr="00015210" w:rsidRDefault="00F045BB" w:rsidP="00C816AB">
      <w:pPr>
        <w:pStyle w:val="Notes"/>
      </w:pPr>
      <w:r w:rsidRPr="00015210">
        <w:t xml:space="preserve"> </w:t>
      </w:r>
      <w:r w:rsidR="00C816AB" w:rsidRPr="00015210">
        <w:t>Note: ***p&lt;0.001; **p&lt;0.01; *p&lt;0.05.</w:t>
      </w:r>
      <w:r w:rsidR="001C3581">
        <w:rPr>
          <w:rFonts w:hint="eastAsia"/>
        </w:rPr>
        <w:t xml:space="preserve"> </w:t>
      </w:r>
      <w:r w:rsidR="00C816AB" w:rsidRPr="00015210">
        <w:t>We also applied all robustness checks conducted for the main effects to the spillover tests. All results remain consistent across specifications, showing no significant spillover effects.</w:t>
      </w:r>
    </w:p>
    <w:p w14:paraId="35A74D93" w14:textId="6DBBD724" w:rsidR="00C816AB" w:rsidRPr="00015210" w:rsidRDefault="00C816AB" w:rsidP="0049010E">
      <w:pPr>
        <w:pStyle w:val="Heading3"/>
      </w:pPr>
      <w:r w:rsidRPr="00015210">
        <w:t>Quality of Random Assignment</w:t>
      </w:r>
    </w:p>
    <w:p w14:paraId="535E1834" w14:textId="77777777" w:rsidR="00276913" w:rsidRPr="00D2526D" w:rsidRDefault="00276913" w:rsidP="00D2526D">
      <w:pPr>
        <w:pStyle w:val="Paragraph0"/>
      </w:pPr>
      <w:r w:rsidRPr="00D2526D">
        <w:t>The platform assigns AI answers to questions at random. Our earlier tests are consistent with this, showing no relationship between treatment status and observable question characteristics. To further strengthen confidence in the randomization, we assess whether our estimates could be sensitive to selection on unobservable characteristics, using the method of Oster (2019).</w:t>
      </w:r>
    </w:p>
    <w:p w14:paraId="379679A6" w14:textId="1847125D" w:rsidR="00C816AB" w:rsidRPr="00015210" w:rsidRDefault="00C816AB" w:rsidP="00C816AB">
      <w:pPr>
        <w:pStyle w:val="Paragraph0"/>
      </w:pPr>
      <w:r w:rsidRPr="00015210">
        <w:t xml:space="preserve">This approach examines how the treatment effect changes with observable controls and infers potential changes if unobservables were controlled. The method provides two key parameters: </w:t>
      </w:r>
      <w:r w:rsidRPr="00015210">
        <w:rPr>
          <w:i/>
          <w:iCs/>
        </w:rPr>
        <w:t>δ</w:t>
      </w:r>
      <w:r w:rsidRPr="00015210">
        <w:t xml:space="preserve">, which indicates how important unobservables would need to be relative to </w:t>
      </w:r>
      <w:r w:rsidRPr="00015210">
        <w:lastRenderedPageBreak/>
        <w:t xml:space="preserve">observables to nullify the treatment effect (values exceeding 1 suggest robustness), and </w:t>
      </w:r>
      <w:r w:rsidRPr="00015210">
        <w:rPr>
          <w:i/>
          <w:iCs/>
        </w:rPr>
        <w:t>β*</w:t>
      </w:r>
      <w:r w:rsidRPr="00015210">
        <w:t xml:space="preserve">, the bias-adjusted effect assuming selection on unobservables. These parameters require an assumption on </w:t>
      </w:r>
      <w:r w:rsidRPr="00015210">
        <w:rPr>
          <w:i/>
          <w:iCs/>
        </w:rPr>
        <w:t>R²ₘₐₓ</w:t>
      </w:r>
      <w:r w:rsidRPr="00015210">
        <w:t xml:space="preserve">, the maximum possible R-squared value achievable if all unobservables were controlled for. </w:t>
      </w:r>
      <w:r w:rsidRPr="00015210">
        <w:rPr>
          <w:i/>
          <w:iCs/>
        </w:rPr>
        <w:t>R²ₘₐₓ</w:t>
      </w:r>
      <w:r w:rsidRPr="00015210">
        <w:t xml:space="preserve"> is typically set at 1.3 times the </w:t>
      </w:r>
      <w:r w:rsidRPr="00015210">
        <w:rPr>
          <w:i/>
          <w:iCs/>
        </w:rPr>
        <w:t>R²</w:t>
      </w:r>
      <w:r w:rsidRPr="00015210">
        <w:t xml:space="preserve"> from the regression with observable controls only </w:t>
      </w:r>
      <w:r w:rsidRPr="00015210">
        <w:fldChar w:fldCharType="begin" w:fldLock="1"/>
      </w:r>
      <w:r w:rsidR="002B3B5F" w:rsidRPr="00015210">
        <w:instrText xml:space="preserve"> ADDIN ZOTERO_ITEM CSL_CITATION {"citationID":"UG9gftV4","properties":{"unsorted":false,"formattedCitation":"(Oster 2019)","plainCitation":"(Oster 2019)","noteIndex":0},"citationItems":[{"id":2898,"uris":["http://www.mendeley.com/documents/?uuid=9e9826f6-651a-4dcf-b6e2-63ce5204ebea","http://zotero.org/users/8905122/items/APT3Y6IW"],"itemData":{"id":2898,"type":"article-journal","abstract":"A common approach to evaluating robustness to omitted variable bias is to observe coefficient movements after inclusion of controls. This is informative only if selection on observables is informative about selection on unobservables. Although this link is known in theory in existing literature, very few empirical articles approach this formally. I develop an extension of the theory that connects bias explicitly to coefficient stability. I show that it is necessary to take into account coefficient and R-squared movements. I develop a formal bounding argument. I show two validation exercises and discuss application to the economics literature. Supplementary materials for this article are available online.\n\n</w:instrText>
      </w:r>
      <w:r w:rsidR="002B3B5F" w:rsidRPr="00015210">
        <w:instrText>【摘要翻译】评估对省略变量偏差的稳健性的常用方法是观察包含对照后的系数变化。只有当对可观测的选择对不可观测的选择有信息性时，这才是信息性的。虽然这种联系在现有文献中的理论上是已知的，但很少有实证文章正式探讨这一点。我发展了一个理论的扩展，将偏差明确地与系数稳定性联系起来。我证明了有必要考虑系数和</w:instrText>
      </w:r>
      <w:r w:rsidR="002B3B5F" w:rsidRPr="00015210">
        <w:instrText>R</w:instrText>
      </w:r>
      <w:r w:rsidR="002B3B5F" w:rsidRPr="00015210">
        <w:instrText>平方运动。我发展了一个形式上的有界论证。我展示了两个验证练习，并讨论了在经济学文献中的应用。本文的补充材料可以在网上找到。</w:instrText>
      </w:r>
      <w:r w:rsidR="002B3B5F" w:rsidRPr="00015210">
        <w:instrText>","call-number":"2","container-title":"Journal of Business &amp; Economic Statistics","DOI":"10.1080/07350015.2016.1227711","ISSN":"0735-0015","issue":"2","journalAbbreviation":"J. Bus. Econom. Statist.","language":"en","note":"</w:instrText>
      </w:r>
      <w:r w:rsidR="002B3B5F" w:rsidRPr="00015210">
        <w:rPr>
          <w:rFonts w:ascii="Apple Color Emoji" w:hAnsi="Apple Color Emoji" w:cs="Apple Color Emoji"/>
        </w:rPr>
        <w:instrText>🏷️</w:instrText>
      </w:r>
      <w:r w:rsidR="002B3B5F" w:rsidRPr="00015210">
        <w:instrText xml:space="preserve"> </w:instrText>
      </w:r>
      <w:r w:rsidR="002B3B5F" w:rsidRPr="00015210">
        <w:rPr>
          <w:rFonts w:ascii="Apple Color Emoji" w:hAnsi="Apple Color Emoji" w:cs="Apple Color Emoji"/>
        </w:rPr>
        <w:instrText>📒</w:instrText>
      </w:r>
      <w:r w:rsidR="002B3B5F" w:rsidRPr="00015210">
        <w:instrText>、</w:instrText>
      </w:r>
      <w:r w:rsidR="002B3B5F" w:rsidRPr="00015210">
        <w:instrText>/reading</w:instrText>
      </w:r>
      <w:r w:rsidR="002B3B5F" w:rsidRPr="00015210">
        <w:instrText>、</w:instrText>
      </w:r>
      <w:r w:rsidR="002B3B5F" w:rsidRPr="00015210">
        <w:instrText>Coefficient stability</w:instrText>
      </w:r>
      <w:r w:rsidR="002B3B5F" w:rsidRPr="00015210">
        <w:instrText>、</w:instrText>
      </w:r>
      <w:r w:rsidR="002B3B5F" w:rsidRPr="00015210">
        <w:instrText>Omitted variable bias</w:instrText>
      </w:r>
      <w:r w:rsidR="002B3B5F" w:rsidRPr="00015210">
        <w:instrText>、</w:instrText>
      </w:r>
      <w:r w:rsidR="002B3B5F" w:rsidRPr="00015210">
        <w:instrText xml:space="preserve">Selection","page":"187-204","source":"3 (Q1)","title":"Unobservable selection and coefficient stability: Theory and evidence","title-short":"Unobservable selection and coefficient stability","URL":"https://www.tandfonline.com/doi/full/10.1080/07350015.2016.1227711","volume":"37","author":[{"family":"Oster","given":"Emily"}],"accessed":{"date-parts":[["2024",3,6]]},"issued":{"date-parts":[["2019",4,3]]}}}],"schema":"https://github.com/citation-style-language/schema/raw/master/csl-citation.json"} </w:instrText>
      </w:r>
      <w:r w:rsidRPr="00015210">
        <w:fldChar w:fldCharType="separate"/>
      </w:r>
      <w:r w:rsidR="002B3B5F" w:rsidRPr="00015210">
        <w:t>(Oster 2019)</w:t>
      </w:r>
      <w:r w:rsidRPr="00015210">
        <w:fldChar w:fldCharType="end"/>
      </w:r>
      <w:r w:rsidRPr="00015210">
        <w:t>.</w:t>
      </w:r>
    </w:p>
    <w:p w14:paraId="22C5B24B" w14:textId="6290C105" w:rsidR="00C816AB" w:rsidRPr="00015210" w:rsidRDefault="00C816AB" w:rsidP="00C816AB">
      <w:pPr>
        <w:pStyle w:val="Paragraph0"/>
      </w:pPr>
      <w:r w:rsidRPr="00015210">
        <w:t xml:space="preserve">Table </w:t>
      </w:r>
      <w:r w:rsidR="00144EC0">
        <w:t>9</w:t>
      </w:r>
      <w:r w:rsidR="00144EC0" w:rsidRPr="00015210">
        <w:t xml:space="preserve"> </w:t>
      </w:r>
      <w:r w:rsidRPr="00015210">
        <w:t xml:space="preserve">reveals remarkable consistency between original and bias-adjusted coefficients. For answer supply, the original coefficient (-0.046) differs negligibly from the bias-adjusted coefficient (-0.045). The </w:t>
      </w:r>
      <w:r w:rsidRPr="00015210">
        <w:rPr>
          <w:i/>
          <w:iCs/>
        </w:rPr>
        <w:t>δ</w:t>
      </w:r>
      <w:r w:rsidRPr="00015210">
        <w:t xml:space="preserve"> values for </w:t>
      </w:r>
      <w:r w:rsidR="00CA6948" w:rsidRPr="00015210">
        <w:t>the o</w:t>
      </w:r>
      <w:r w:rsidRPr="00015210">
        <w:t>utcome</w:t>
      </w:r>
      <w:del w:id="617" w:author="Dylan CHEN" w:date="2026-08-27T15:43:00Z" w16du:dateUtc="2026-08-27T07:43:00Z">
        <w:r w:rsidRPr="00015210" w:rsidDel="007232A8">
          <w:delText>s</w:delText>
        </w:r>
      </w:del>
      <w:r w:rsidRPr="00015210">
        <w:t xml:space="preserve"> (39.719) far exceed the recommended threshold of 1, indicating that unobservables would need to be dramatically more important than observables to explain away our findings. These results provide strong evidence for the quality of random assignment and robustness of our main conclusions.</w:t>
      </w:r>
    </w:p>
    <w:p w14:paraId="1555AAAF" w14:textId="6649D586" w:rsidR="00C816AB" w:rsidRPr="00015210" w:rsidRDefault="00C816AB" w:rsidP="00C816AB">
      <w:pPr>
        <w:pStyle w:val="TableFiguretitle"/>
      </w:pPr>
      <w:bookmarkStart w:id="618" w:name="_Ref194135100"/>
      <w:bookmarkStart w:id="619" w:name="_Ref177392144"/>
      <w:r w:rsidRPr="00015210">
        <w:t xml:space="preserve">Table </w:t>
      </w:r>
      <w:bookmarkEnd w:id="618"/>
      <w:r w:rsidR="00144EC0">
        <w:t>9</w:t>
      </w:r>
      <w:r w:rsidRPr="00015210">
        <w:t xml:space="preserve">. </w:t>
      </w:r>
      <w:bookmarkEnd w:id="619"/>
      <w:r w:rsidRPr="00015210">
        <w:t>Robustness to the quality of random assignment</w:t>
      </w:r>
    </w:p>
    <w:tbl>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Change w:id="620" w:author="Dylan CHEN" w:date="2026-08-27T16:09:00Z" w16du:dateUtc="2026-08-27T08:09:00Z">
          <w:tblPr>
            <w:tblW w:w="5000" w:type="pct"/>
            <w:jc w:val="center"/>
            <w:tblBorders>
              <w:top w:val="single" w:sz="12" w:space="0" w:color="auto"/>
              <w:bottom w:val="single" w:sz="12" w:space="0" w:color="auto"/>
            </w:tblBorders>
            <w:tblLayout w:type="fixed"/>
            <w:tblCellMar>
              <w:left w:w="0" w:type="dxa"/>
              <w:right w:w="0" w:type="dxa"/>
            </w:tblCellMar>
            <w:tblLook w:val="04A0" w:firstRow="1" w:lastRow="0" w:firstColumn="1" w:lastColumn="0" w:noHBand="0" w:noVBand="1"/>
          </w:tblPr>
        </w:tblPrChange>
      </w:tblPr>
      <w:tblGrid>
        <w:gridCol w:w="3510"/>
        <w:gridCol w:w="1620"/>
        <w:gridCol w:w="990"/>
        <w:gridCol w:w="630"/>
        <w:gridCol w:w="1260"/>
        <w:gridCol w:w="1350"/>
        <w:tblGridChange w:id="621">
          <w:tblGrid>
            <w:gridCol w:w="3042"/>
            <w:gridCol w:w="468"/>
            <w:gridCol w:w="720"/>
            <w:gridCol w:w="720"/>
            <w:gridCol w:w="180"/>
            <w:gridCol w:w="540"/>
            <w:gridCol w:w="450"/>
            <w:gridCol w:w="630"/>
            <w:gridCol w:w="630"/>
            <w:gridCol w:w="630"/>
            <w:gridCol w:w="1350"/>
          </w:tblGrid>
        </w:tblGridChange>
      </w:tblGrid>
      <w:tr w:rsidR="00C816AB" w:rsidRPr="00015210" w14:paraId="763FD633" w14:textId="77777777" w:rsidTr="002E1246">
        <w:trPr>
          <w:trHeight w:val="270"/>
          <w:jc w:val="center"/>
          <w:trPrChange w:id="622" w:author="Dylan CHEN" w:date="2026-08-27T16:09:00Z" w16du:dateUtc="2026-08-27T08:09:00Z">
            <w:trPr>
              <w:trHeight w:val="270"/>
              <w:jc w:val="center"/>
            </w:trPr>
          </w:trPrChange>
        </w:trPr>
        <w:tc>
          <w:tcPr>
            <w:tcW w:w="3510" w:type="dxa"/>
            <w:noWrap/>
            <w:vAlign w:val="center"/>
            <w:hideMark/>
            <w:tcPrChange w:id="623" w:author="Dylan CHEN" w:date="2026-08-27T16:09:00Z" w16du:dateUtc="2026-08-27T08:09:00Z">
              <w:tcPr>
                <w:tcW w:w="3042" w:type="dxa"/>
                <w:noWrap/>
                <w:vAlign w:val="center"/>
                <w:hideMark/>
              </w:tcPr>
            </w:tcPrChange>
          </w:tcPr>
          <w:p w14:paraId="1281C156" w14:textId="77777777" w:rsidR="00C816AB" w:rsidRPr="00015210" w:rsidRDefault="00C816AB" w:rsidP="00546646">
            <w:pPr>
              <w:jc w:val="center"/>
              <w:rPr>
                <w:rFonts w:eastAsia="DengXian"/>
                <w:sz w:val="22"/>
                <w:szCs w:val="22"/>
              </w:rPr>
            </w:pPr>
            <w:r w:rsidRPr="00015210">
              <w:rPr>
                <w:rFonts w:eastAsia="DengXian"/>
                <w:sz w:val="22"/>
                <w:szCs w:val="22"/>
              </w:rPr>
              <w:t xml:space="preserve">　</w:t>
            </w:r>
          </w:p>
        </w:tc>
        <w:tc>
          <w:tcPr>
            <w:tcW w:w="1620" w:type="dxa"/>
            <w:tcBorders>
              <w:top w:val="single" w:sz="12" w:space="0" w:color="auto"/>
              <w:bottom w:val="single" w:sz="8" w:space="0" w:color="auto"/>
            </w:tcBorders>
            <w:vAlign w:val="center"/>
            <w:tcPrChange w:id="624" w:author="Dylan CHEN" w:date="2026-08-27T16:09:00Z" w16du:dateUtc="2026-08-27T08:09:00Z">
              <w:tcPr>
                <w:tcW w:w="1188" w:type="dxa"/>
                <w:gridSpan w:val="2"/>
                <w:tcBorders>
                  <w:top w:val="single" w:sz="12" w:space="0" w:color="auto"/>
                  <w:bottom w:val="single" w:sz="8" w:space="0" w:color="auto"/>
                </w:tcBorders>
                <w:vAlign w:val="center"/>
              </w:tcPr>
            </w:tcPrChange>
          </w:tcPr>
          <w:p w14:paraId="16E2B7D8" w14:textId="77777777" w:rsidR="00C816AB" w:rsidRPr="00015210" w:rsidRDefault="00C816AB" w:rsidP="00546646">
            <w:pPr>
              <w:jc w:val="center"/>
              <w:rPr>
                <w:rFonts w:cs="Georgia"/>
                <w:sz w:val="22"/>
                <w:szCs w:val="22"/>
              </w:rPr>
            </w:pPr>
            <w:r w:rsidRPr="00015210">
              <w:rPr>
                <w:rFonts w:eastAsia="DengXian"/>
                <w:sz w:val="22"/>
                <w:szCs w:val="22"/>
              </w:rPr>
              <w:t xml:space="preserve">Original coefficient </w:t>
            </w:r>
            <m:oMath>
              <m:acc>
                <m:accPr>
                  <m:ctrlPr>
                    <w:rPr>
                      <w:rFonts w:ascii="Cambria Math" w:hAnsi="Cambria Math"/>
                      <w:i/>
                      <w:sz w:val="22"/>
                      <w:szCs w:val="22"/>
                    </w:rPr>
                  </m:ctrlPr>
                </m:accPr>
                <m:e>
                  <m:r>
                    <w:rPr>
                      <w:rFonts w:ascii="Cambria Math" w:hAnsi="Cambria Math"/>
                      <w:sz w:val="22"/>
                      <w:szCs w:val="22"/>
                    </w:rPr>
                    <m:t>β</m:t>
                  </m:r>
                </m:e>
              </m:acc>
            </m:oMath>
          </w:p>
        </w:tc>
        <w:tc>
          <w:tcPr>
            <w:tcW w:w="990" w:type="dxa"/>
            <w:tcBorders>
              <w:top w:val="single" w:sz="12" w:space="0" w:color="auto"/>
              <w:bottom w:val="single" w:sz="8" w:space="0" w:color="auto"/>
            </w:tcBorders>
            <w:vAlign w:val="center"/>
            <w:tcPrChange w:id="625" w:author="Dylan CHEN" w:date="2026-08-27T16:09:00Z" w16du:dateUtc="2026-08-27T08:09:00Z">
              <w:tcPr>
                <w:tcW w:w="720" w:type="dxa"/>
                <w:tcBorders>
                  <w:top w:val="single" w:sz="12" w:space="0" w:color="auto"/>
                  <w:bottom w:val="single" w:sz="8" w:space="0" w:color="auto"/>
                </w:tcBorders>
                <w:vAlign w:val="center"/>
              </w:tcPr>
            </w:tcPrChange>
          </w:tcPr>
          <w:p w14:paraId="12B38468" w14:textId="77777777" w:rsidR="00C816AB" w:rsidRPr="00015210" w:rsidRDefault="00000000" w:rsidP="00546646">
            <w:pPr>
              <w:jc w:val="center"/>
              <w:rPr>
                <w:rFonts w:cs="Georgia"/>
                <w:sz w:val="22"/>
                <w:szCs w:val="22"/>
              </w:rPr>
            </w:pPr>
            <m:oMathPara>
              <m:oMath>
                <m:sSup>
                  <m:sSupPr>
                    <m:ctrlPr>
                      <w:rPr>
                        <w:rFonts w:ascii="Cambria Math" w:hAnsi="Cambria Math"/>
                        <w:i/>
                        <w:sz w:val="22"/>
                        <w:szCs w:val="22"/>
                      </w:rPr>
                    </m:ctrlPr>
                  </m:sSupPr>
                  <m:e>
                    <m:r>
                      <w:rPr>
                        <w:rFonts w:ascii="Cambria Math" w:hAnsi="Cambria Math"/>
                        <w:sz w:val="22"/>
                        <w:szCs w:val="22"/>
                      </w:rPr>
                      <m:t>R</m:t>
                    </m:r>
                  </m:e>
                  <m:sup>
                    <m:r>
                      <w:rPr>
                        <w:rFonts w:ascii="Cambria Math" w:eastAsiaTheme="minorEastAsia" w:hAnsi="Cambria Math"/>
                        <w:sz w:val="22"/>
                        <w:szCs w:val="22"/>
                      </w:rPr>
                      <m:t>2</m:t>
                    </m:r>
                  </m:sup>
                </m:sSup>
              </m:oMath>
            </m:oMathPara>
          </w:p>
        </w:tc>
        <w:tc>
          <w:tcPr>
            <w:tcW w:w="630" w:type="dxa"/>
            <w:tcBorders>
              <w:top w:val="single" w:sz="12" w:space="0" w:color="auto"/>
              <w:bottom w:val="single" w:sz="8" w:space="0" w:color="auto"/>
            </w:tcBorders>
            <w:noWrap/>
            <w:vAlign w:val="center"/>
            <w:hideMark/>
            <w:tcPrChange w:id="626" w:author="Dylan CHEN" w:date="2026-08-27T16:09:00Z" w16du:dateUtc="2026-08-27T08:09:00Z">
              <w:tcPr>
                <w:tcW w:w="720" w:type="dxa"/>
                <w:gridSpan w:val="2"/>
                <w:tcBorders>
                  <w:top w:val="single" w:sz="12" w:space="0" w:color="auto"/>
                  <w:bottom w:val="single" w:sz="8" w:space="0" w:color="auto"/>
                </w:tcBorders>
                <w:noWrap/>
                <w:vAlign w:val="center"/>
                <w:hideMark/>
              </w:tcPr>
            </w:tcPrChange>
          </w:tcPr>
          <w:p w14:paraId="0BEB4055" w14:textId="77777777" w:rsidR="00C816AB" w:rsidRPr="00015210" w:rsidRDefault="00000000" w:rsidP="00546646">
            <w:pPr>
              <w:jc w:val="center"/>
              <w:rPr>
                <w:rFonts w:eastAsia="DengXian"/>
                <w:sz w:val="22"/>
                <w:szCs w:val="22"/>
              </w:rPr>
            </w:pPr>
            <m:oMathPara>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m:oMathPara>
          </w:p>
        </w:tc>
        <w:tc>
          <w:tcPr>
            <w:tcW w:w="1260" w:type="dxa"/>
            <w:tcBorders>
              <w:top w:val="single" w:sz="12" w:space="0" w:color="auto"/>
              <w:bottom w:val="single" w:sz="8" w:space="0" w:color="auto"/>
            </w:tcBorders>
            <w:noWrap/>
            <w:vAlign w:val="center"/>
            <w:hideMark/>
            <w:tcPrChange w:id="627" w:author="Dylan CHEN" w:date="2026-08-27T16:09:00Z" w16du:dateUtc="2026-08-27T08:09:00Z">
              <w:tcPr>
                <w:tcW w:w="1710" w:type="dxa"/>
                <w:gridSpan w:val="3"/>
                <w:tcBorders>
                  <w:top w:val="single" w:sz="12" w:space="0" w:color="auto"/>
                  <w:bottom w:val="single" w:sz="8" w:space="0" w:color="auto"/>
                </w:tcBorders>
                <w:noWrap/>
                <w:vAlign w:val="center"/>
                <w:hideMark/>
              </w:tcPr>
            </w:tcPrChange>
          </w:tcPr>
          <w:p w14:paraId="5B0FB958" w14:textId="77777777" w:rsidR="00C816AB" w:rsidRPr="00015210" w:rsidRDefault="00C816AB" w:rsidP="00546646">
            <w:pPr>
              <w:jc w:val="center"/>
              <w:rPr>
                <w:rFonts w:eastAsia="DengXian"/>
                <w:sz w:val="22"/>
                <w:szCs w:val="22"/>
              </w:rPr>
            </w:pPr>
            <w:r w:rsidRPr="00015210">
              <w:rPr>
                <w:rFonts w:eastAsia="DengXian"/>
                <w:sz w:val="22"/>
                <w:szCs w:val="22"/>
              </w:rPr>
              <w:t xml:space="preserve">Bias-adjusted effect </w:t>
            </w:r>
            <m:oMath>
              <m:sSup>
                <m:sSupPr>
                  <m:ctrlPr>
                    <w:rPr>
                      <w:rFonts w:ascii="Cambria Math" w:hAnsi="Cambria Math"/>
                      <w:i/>
                      <w:sz w:val="22"/>
                      <w:szCs w:val="22"/>
                    </w:rPr>
                  </m:ctrlPr>
                </m:sSupPr>
                <m:e>
                  <m:r>
                    <w:rPr>
                      <w:rFonts w:ascii="Cambria Math" w:hAnsi="Cambria Math"/>
                      <w:sz w:val="22"/>
                      <w:szCs w:val="22"/>
                    </w:rPr>
                    <m:t>β</m:t>
                  </m:r>
                </m:e>
                <m:sup>
                  <m:r>
                    <w:rPr>
                      <w:rFonts w:ascii="Cambria Math" w:hAnsi="Cambria Math"/>
                      <w:sz w:val="22"/>
                      <w:szCs w:val="22"/>
                    </w:rPr>
                    <m:t>*</m:t>
                  </m:r>
                </m:sup>
              </m:sSup>
            </m:oMath>
          </w:p>
        </w:tc>
        <w:tc>
          <w:tcPr>
            <w:tcW w:w="1350" w:type="dxa"/>
            <w:tcBorders>
              <w:top w:val="single" w:sz="12" w:space="0" w:color="auto"/>
              <w:bottom w:val="single" w:sz="8" w:space="0" w:color="auto"/>
            </w:tcBorders>
            <w:noWrap/>
            <w:vAlign w:val="center"/>
            <w:hideMark/>
            <w:tcPrChange w:id="628" w:author="Dylan CHEN" w:date="2026-08-27T16:09:00Z" w16du:dateUtc="2026-08-27T08:09:00Z">
              <w:tcPr>
                <w:tcW w:w="1980" w:type="dxa"/>
                <w:gridSpan w:val="2"/>
                <w:tcBorders>
                  <w:top w:val="single" w:sz="12" w:space="0" w:color="auto"/>
                  <w:bottom w:val="single" w:sz="8" w:space="0" w:color="auto"/>
                </w:tcBorders>
                <w:noWrap/>
                <w:vAlign w:val="center"/>
                <w:hideMark/>
              </w:tcPr>
            </w:tcPrChange>
          </w:tcPr>
          <w:p w14:paraId="05465537" w14:textId="77777777" w:rsidR="00C816AB" w:rsidRPr="00015210" w:rsidRDefault="00C816AB" w:rsidP="00546646">
            <w:pPr>
              <w:jc w:val="center"/>
              <w:rPr>
                <w:rFonts w:eastAsia="DengXian"/>
                <w:sz w:val="22"/>
                <w:szCs w:val="22"/>
              </w:rPr>
            </w:pPr>
            <m:oMath>
              <m:r>
                <w:rPr>
                  <w:rFonts w:ascii="Cambria Math" w:hAnsi="Cambria Math"/>
                  <w:sz w:val="22"/>
                  <w:szCs w:val="22"/>
                </w:rPr>
                <m:t>δ</m:t>
              </m:r>
            </m:oMath>
            <w:r w:rsidRPr="00015210">
              <w:rPr>
                <w:rFonts w:eastAsia="DengXian"/>
                <w:sz w:val="22"/>
                <w:szCs w:val="22"/>
              </w:rPr>
              <w:t xml:space="preserve"> for </w:t>
            </w:r>
            <w:r w:rsidRPr="00015210">
              <w:rPr>
                <w:rFonts w:eastAsia="DengXian"/>
                <w:i/>
                <w:iCs/>
                <w:sz w:val="22"/>
                <w:szCs w:val="22"/>
              </w:rPr>
              <w:t>β</w:t>
            </w:r>
            <w:r w:rsidRPr="00015210">
              <w:rPr>
                <w:rFonts w:eastAsia="DengXian"/>
                <w:sz w:val="22"/>
                <w:szCs w:val="22"/>
              </w:rPr>
              <w:t xml:space="preserve">=0 given </w:t>
            </w:r>
            <m:oMath>
              <m:sSubSup>
                <m:sSubSupPr>
                  <m:ctrlPr>
                    <w:rPr>
                      <w:rFonts w:ascii="Cambria Math" w:hAnsi="Cambria Math"/>
                      <w:i/>
                      <w:sz w:val="22"/>
                      <w:szCs w:val="22"/>
                    </w:rPr>
                  </m:ctrlPr>
                </m:sSubSupPr>
                <m:e>
                  <m:r>
                    <w:rPr>
                      <w:rFonts w:ascii="Cambria Math" w:hAnsi="Cambria Math"/>
                      <w:sz w:val="22"/>
                      <w:szCs w:val="22"/>
                    </w:rPr>
                    <m:t>R</m:t>
                  </m:r>
                </m:e>
                <m:sub>
                  <m:r>
                    <m:rPr>
                      <m:nor/>
                    </m:rPr>
                    <w:rPr>
                      <w:rFonts w:ascii="Cambria Math" w:hAnsi="Cambria Math"/>
                      <w:sz w:val="22"/>
                      <w:szCs w:val="22"/>
                    </w:rPr>
                    <m:t>max</m:t>
                  </m:r>
                  <m:ctrlPr>
                    <w:rPr>
                      <w:rFonts w:ascii="Cambria Math" w:hAnsi="Cambria Math"/>
                      <w:sz w:val="22"/>
                      <w:szCs w:val="22"/>
                    </w:rPr>
                  </m:ctrlPr>
                </m:sub>
                <m:sup>
                  <m:r>
                    <w:rPr>
                      <w:rFonts w:ascii="Cambria Math" w:eastAsiaTheme="minorEastAsia" w:hAnsi="Cambria Math"/>
                      <w:sz w:val="22"/>
                      <w:szCs w:val="22"/>
                    </w:rPr>
                    <m:t>2</m:t>
                  </m:r>
                </m:sup>
              </m:sSubSup>
            </m:oMath>
          </w:p>
        </w:tc>
      </w:tr>
      <w:tr w:rsidR="00C816AB" w:rsidRPr="00015210" w14:paraId="5FAE5228" w14:textId="77777777" w:rsidTr="002E1246">
        <w:trPr>
          <w:trHeight w:val="270"/>
          <w:jc w:val="center"/>
          <w:trPrChange w:id="629" w:author="Dylan CHEN" w:date="2026-08-27T16:09:00Z" w16du:dateUtc="2026-08-27T08:09:00Z">
            <w:trPr>
              <w:trHeight w:val="270"/>
              <w:jc w:val="center"/>
            </w:trPr>
          </w:trPrChange>
        </w:trPr>
        <w:tc>
          <w:tcPr>
            <w:tcW w:w="3510" w:type="dxa"/>
            <w:noWrap/>
            <w:vAlign w:val="center"/>
            <w:hideMark/>
            <w:tcPrChange w:id="630" w:author="Dylan CHEN" w:date="2026-08-27T16:09:00Z" w16du:dateUtc="2026-08-27T08:09:00Z">
              <w:tcPr>
                <w:tcW w:w="3042" w:type="dxa"/>
                <w:noWrap/>
                <w:vAlign w:val="center"/>
                <w:hideMark/>
              </w:tcPr>
            </w:tcPrChange>
          </w:tcPr>
          <w:p w14:paraId="0A095DB7" w14:textId="175D7C93" w:rsidR="00C816AB" w:rsidRPr="00015210" w:rsidRDefault="00C816AB" w:rsidP="00546646">
            <w:pPr>
              <w:rPr>
                <w:rFonts w:eastAsia="DengXian"/>
                <w:sz w:val="22"/>
                <w:szCs w:val="22"/>
              </w:rPr>
            </w:pPr>
            <w:r w:rsidRPr="00015210">
              <w:rPr>
                <w:rFonts w:eastAsia="DengXian"/>
                <w:sz w:val="22"/>
                <w:szCs w:val="22"/>
              </w:rPr>
              <w:t xml:space="preserve">DV: </w:t>
            </w:r>
            <w:r w:rsidR="00F045BB" w:rsidRPr="00015210">
              <w:rPr>
                <w:color w:val="000000"/>
                <w:sz w:val="20"/>
                <w:szCs w:val="20"/>
              </w:rPr>
              <w:t>Log(</w:t>
            </w:r>
            <w:ins w:id="631" w:author="Dylan CHEN" w:date="2026-08-27T16:09:00Z" w16du:dateUtc="2026-08-27T08:09:00Z">
              <w:r w:rsidR="002E1246">
                <w:rPr>
                  <w:rFonts w:hint="eastAsia"/>
                  <w:color w:val="000000"/>
                  <w:sz w:val="20"/>
                  <w:szCs w:val="20"/>
                </w:rPr>
                <w:t xml:space="preserve">human </w:t>
              </w:r>
            </w:ins>
            <w:r w:rsidR="00F045BB" w:rsidRPr="00015210">
              <w:rPr>
                <w:color w:val="000000"/>
                <w:sz w:val="20"/>
                <w:szCs w:val="20"/>
              </w:rPr>
              <w:t>answer number in 7 days)</w:t>
            </w:r>
          </w:p>
        </w:tc>
        <w:tc>
          <w:tcPr>
            <w:tcW w:w="1620" w:type="dxa"/>
            <w:vAlign w:val="center"/>
            <w:tcPrChange w:id="632" w:author="Dylan CHEN" w:date="2026-08-27T16:09:00Z" w16du:dateUtc="2026-08-27T08:09:00Z">
              <w:tcPr>
                <w:tcW w:w="1188" w:type="dxa"/>
                <w:gridSpan w:val="2"/>
                <w:vAlign w:val="center"/>
              </w:tcPr>
            </w:tcPrChange>
          </w:tcPr>
          <w:p w14:paraId="245CDA46" w14:textId="77777777" w:rsidR="00C816AB" w:rsidRPr="00015210" w:rsidRDefault="00C816AB" w:rsidP="00546646">
            <w:pPr>
              <w:jc w:val="center"/>
              <w:rPr>
                <w:rFonts w:eastAsia="DengXian"/>
                <w:sz w:val="22"/>
                <w:szCs w:val="22"/>
              </w:rPr>
            </w:pPr>
            <w:r w:rsidRPr="00015210">
              <w:rPr>
                <w:rFonts w:eastAsia="DengXian"/>
                <w:sz w:val="22"/>
                <w:szCs w:val="22"/>
              </w:rPr>
              <w:t xml:space="preserve">-0.046 </w:t>
            </w:r>
          </w:p>
        </w:tc>
        <w:tc>
          <w:tcPr>
            <w:tcW w:w="990" w:type="dxa"/>
            <w:vAlign w:val="center"/>
            <w:tcPrChange w:id="633" w:author="Dylan CHEN" w:date="2026-08-27T16:09:00Z" w16du:dateUtc="2026-08-27T08:09:00Z">
              <w:tcPr>
                <w:tcW w:w="720" w:type="dxa"/>
                <w:vAlign w:val="center"/>
              </w:tcPr>
            </w:tcPrChange>
          </w:tcPr>
          <w:p w14:paraId="192E6A07" w14:textId="77777777" w:rsidR="00C816AB" w:rsidRPr="00015210" w:rsidRDefault="00C816AB" w:rsidP="00546646">
            <w:pPr>
              <w:jc w:val="center"/>
              <w:rPr>
                <w:rFonts w:eastAsia="DengXian"/>
                <w:sz w:val="22"/>
                <w:szCs w:val="22"/>
              </w:rPr>
            </w:pPr>
            <w:r w:rsidRPr="00015210">
              <w:rPr>
                <w:rFonts w:eastAsia="DengXian"/>
                <w:sz w:val="22"/>
                <w:szCs w:val="22"/>
              </w:rPr>
              <w:t xml:space="preserve">0.093 </w:t>
            </w:r>
          </w:p>
        </w:tc>
        <w:tc>
          <w:tcPr>
            <w:tcW w:w="630" w:type="dxa"/>
            <w:noWrap/>
            <w:vAlign w:val="center"/>
            <w:hideMark/>
            <w:tcPrChange w:id="634" w:author="Dylan CHEN" w:date="2026-08-27T16:09:00Z" w16du:dateUtc="2026-08-27T08:09:00Z">
              <w:tcPr>
                <w:tcW w:w="720" w:type="dxa"/>
                <w:gridSpan w:val="2"/>
                <w:noWrap/>
                <w:vAlign w:val="center"/>
                <w:hideMark/>
              </w:tcPr>
            </w:tcPrChange>
          </w:tcPr>
          <w:p w14:paraId="24A643AB" w14:textId="77777777" w:rsidR="00C816AB" w:rsidRPr="00015210" w:rsidRDefault="00C816AB" w:rsidP="00546646">
            <w:pPr>
              <w:jc w:val="center"/>
              <w:rPr>
                <w:rFonts w:eastAsia="DengXian"/>
                <w:sz w:val="22"/>
                <w:szCs w:val="22"/>
              </w:rPr>
            </w:pPr>
            <w:r w:rsidRPr="00015210">
              <w:rPr>
                <w:rFonts w:eastAsia="DengXian"/>
                <w:sz w:val="22"/>
                <w:szCs w:val="22"/>
              </w:rPr>
              <w:t xml:space="preserve">0.121 </w:t>
            </w:r>
          </w:p>
        </w:tc>
        <w:tc>
          <w:tcPr>
            <w:tcW w:w="1260" w:type="dxa"/>
            <w:noWrap/>
            <w:vAlign w:val="center"/>
            <w:hideMark/>
            <w:tcPrChange w:id="635" w:author="Dylan CHEN" w:date="2026-08-27T16:09:00Z" w16du:dateUtc="2026-08-27T08:09:00Z">
              <w:tcPr>
                <w:tcW w:w="1710" w:type="dxa"/>
                <w:gridSpan w:val="3"/>
                <w:noWrap/>
                <w:vAlign w:val="center"/>
                <w:hideMark/>
              </w:tcPr>
            </w:tcPrChange>
          </w:tcPr>
          <w:p w14:paraId="197EC8A5" w14:textId="77777777" w:rsidR="00C816AB" w:rsidRPr="00015210" w:rsidRDefault="00C816AB" w:rsidP="00546646">
            <w:pPr>
              <w:jc w:val="center"/>
              <w:rPr>
                <w:rFonts w:eastAsia="DengXian"/>
                <w:sz w:val="22"/>
                <w:szCs w:val="22"/>
              </w:rPr>
            </w:pPr>
            <w:r w:rsidRPr="00015210">
              <w:rPr>
                <w:rFonts w:eastAsia="DengXian"/>
                <w:sz w:val="22"/>
                <w:szCs w:val="22"/>
              </w:rPr>
              <w:t xml:space="preserve">-0.045 </w:t>
            </w:r>
          </w:p>
        </w:tc>
        <w:tc>
          <w:tcPr>
            <w:tcW w:w="1350" w:type="dxa"/>
            <w:noWrap/>
            <w:vAlign w:val="center"/>
            <w:hideMark/>
            <w:tcPrChange w:id="636" w:author="Dylan CHEN" w:date="2026-08-27T16:09:00Z" w16du:dateUtc="2026-08-27T08:09:00Z">
              <w:tcPr>
                <w:tcW w:w="1980" w:type="dxa"/>
                <w:gridSpan w:val="2"/>
                <w:noWrap/>
                <w:vAlign w:val="center"/>
                <w:hideMark/>
              </w:tcPr>
            </w:tcPrChange>
          </w:tcPr>
          <w:p w14:paraId="2FE42D65" w14:textId="77777777" w:rsidR="00C816AB" w:rsidRPr="00015210" w:rsidRDefault="00C816AB" w:rsidP="00546646">
            <w:pPr>
              <w:jc w:val="center"/>
              <w:rPr>
                <w:rFonts w:eastAsia="DengXian"/>
                <w:sz w:val="22"/>
                <w:szCs w:val="22"/>
              </w:rPr>
            </w:pPr>
            <w:r w:rsidRPr="00015210">
              <w:rPr>
                <w:rFonts w:eastAsia="DengXian"/>
                <w:sz w:val="22"/>
                <w:szCs w:val="22"/>
              </w:rPr>
              <w:t xml:space="preserve">39.719 </w:t>
            </w:r>
          </w:p>
        </w:tc>
      </w:tr>
    </w:tbl>
    <w:p w14:paraId="4721A3E5" w14:textId="4ACC7262" w:rsidR="00797DC6" w:rsidRPr="00015210" w:rsidRDefault="00C816AB" w:rsidP="00374352">
      <w:pPr>
        <w:pStyle w:val="Notes"/>
      </w:pPr>
      <w:r w:rsidRPr="00015210">
        <w:t xml:space="preserve">Note: </w:t>
      </w:r>
      <m:oMath>
        <m:acc>
          <m:accPr>
            <m:ctrlPr>
              <w:rPr>
                <w:rFonts w:ascii="Cambria Math" w:hAnsi="Cambria Math"/>
                <w:i/>
              </w:rPr>
            </m:ctrlPr>
          </m:accPr>
          <m:e>
            <m:r>
              <w:rPr>
                <w:rFonts w:ascii="Cambria Math" w:hAnsi="Cambria Math"/>
              </w:rPr>
              <m:t>β</m:t>
            </m:r>
          </m:e>
        </m:acc>
      </m:oMath>
      <w:r w:rsidRPr="00015210">
        <w:t xml:space="preserve"> and </w:t>
      </w:r>
      <m:oMath>
        <m:sSup>
          <m:sSupPr>
            <m:ctrlPr>
              <w:rPr>
                <w:rFonts w:ascii="Cambria Math" w:hAnsi="Cambria Math"/>
                <w:i/>
              </w:rPr>
            </m:ctrlPr>
          </m:sSupPr>
          <m:e>
            <m:r>
              <w:rPr>
                <w:rFonts w:ascii="Cambria Math" w:hAnsi="Cambria Math"/>
              </w:rPr>
              <m:t>R</m:t>
            </m:r>
          </m:e>
          <m:sup>
            <m:r>
              <w:rPr>
                <w:rFonts w:ascii="Cambria Math" w:hAnsi="Cambria Math"/>
              </w:rPr>
              <m:t>2</m:t>
            </m:r>
          </m:sup>
        </m:sSup>
      </m:oMath>
      <w:r w:rsidRPr="00015210">
        <w:t xml:space="preserve"> refer to our OLS coefficients and corresponding R-squared values. </w:t>
      </w:r>
      <m:oMath>
        <m:sSup>
          <m:sSupPr>
            <m:ctrlPr>
              <w:rPr>
                <w:rFonts w:ascii="Cambria Math" w:hAnsi="Cambria Math"/>
                <w:i/>
              </w:rPr>
            </m:ctrlPr>
          </m:sSupPr>
          <m:e>
            <m:r>
              <w:rPr>
                <w:rFonts w:ascii="Cambria Math" w:hAnsi="Cambria Math"/>
              </w:rPr>
              <m:t>β</m:t>
            </m:r>
            <m:ctrlPr>
              <w:rPr>
                <w:rFonts w:ascii="Cambria Math" w:hAnsi="Cambria Math"/>
              </w:rPr>
            </m:ctrlPr>
          </m:e>
          <m:sup>
            <m:r>
              <m:rPr>
                <m:sty m:val="p"/>
              </m:rPr>
              <w:rPr>
                <w:rFonts w:ascii="Cambria Math" w:hAnsi="Cambria Math"/>
              </w:rPr>
              <m:t>*</m:t>
            </m:r>
          </m:sup>
        </m:sSup>
      </m:oMath>
      <w:r w:rsidRPr="00015210">
        <w:t xml:space="preserve"> is the bias-adjusted treatment effect. </w:t>
      </w:r>
      <m:oMath>
        <m:r>
          <w:rPr>
            <w:rFonts w:ascii="Cambria Math" w:hAnsi="Cambria Math"/>
          </w:rPr>
          <m:t>δ</m:t>
        </m:r>
      </m:oMath>
      <w:r w:rsidRPr="00015210">
        <w:t xml:space="preserve"> indicates how important unobservables would need to be, relative to observables, to explain away the estimated treatment effect.</w:t>
      </w:r>
      <w:bookmarkEnd w:id="597"/>
    </w:p>
    <w:bookmarkEnd w:id="598"/>
    <w:p w14:paraId="201B9CFE" w14:textId="0CDDA8C0" w:rsidR="0014752F" w:rsidRPr="0049010E" w:rsidRDefault="0014752F" w:rsidP="0049010E">
      <w:pPr>
        <w:pStyle w:val="Heading2"/>
      </w:pPr>
      <w:r w:rsidRPr="0049010E">
        <w:t>Mechanisms</w:t>
      </w:r>
    </w:p>
    <w:p w14:paraId="6566D319" w14:textId="77777777" w:rsidR="00276913" w:rsidRDefault="00276913" w:rsidP="00276913">
      <w:pPr>
        <w:pStyle w:val="Paragraph0"/>
      </w:pPr>
      <w:r w:rsidRPr="00D2526D">
        <w:t>In this section, we probe the mechanisms that may underlie our hypotheses. The goal is not to measure the mechanisms directly, since they are not observed, but to test their observable implications. Each mechanism implies patterns that should appear in the data if it is operating, and often patterns that differ from those implied by rival accounts. For each hypothesis, we test for these patterns and use them, where possible, to distinguish our account from competing explanations. These results should be read as support for the plausibility of our arguments, not as estimates of the magnitude of each channel.</w:t>
      </w:r>
    </w:p>
    <w:p w14:paraId="0D5AB7AF" w14:textId="6CFA7282" w:rsidR="00276913" w:rsidRPr="00D2526D" w:rsidRDefault="00276913" w:rsidP="00D2526D">
      <w:pPr>
        <w:pStyle w:val="Paragraph0"/>
      </w:pPr>
      <w:r w:rsidRPr="00D2526D">
        <w:t xml:space="preserve">We focus on the hypotheses that predict a directional effect and set aside those predicting a </w:t>
      </w:r>
      <w:r w:rsidRPr="00D2526D">
        <w:lastRenderedPageBreak/>
        <w:t>null. A directional prediction rests on a specific channel, and that channel implies further, testable patterns we can probe or use to rule out alternatives. A prediction of no effect implies no such patterns, so there is nothing further to look for. We therefore examine the three supported hypotheses, H1, H2, and H6, in turn: for H1 we test the weak-competitor account, for H2 we test why length reduces contribution, and for H6 we test why higher AI quality raises human contribution quality.</w:t>
      </w:r>
    </w:p>
    <w:p w14:paraId="371FDFE5" w14:textId="2C0BD831" w:rsidR="00797DC6" w:rsidRPr="00015210" w:rsidRDefault="00331AAC" w:rsidP="0049010E">
      <w:pPr>
        <w:pStyle w:val="Heading3"/>
      </w:pPr>
      <w:r w:rsidRPr="00015210">
        <w:t>Is the AI Appraised as a Weak Competitor</w:t>
      </w:r>
      <w:r w:rsidR="00C1485A" w:rsidRPr="00015210">
        <w:t xml:space="preserve">? </w:t>
      </w:r>
      <w:r w:rsidR="00797DC6" w:rsidRPr="00015210">
        <w:t>(H1)</w:t>
      </w:r>
    </w:p>
    <w:p w14:paraId="080FA2A4" w14:textId="77C550A0" w:rsidR="00B35552" w:rsidRPr="00D2526D" w:rsidRDefault="00B35552" w:rsidP="00D2526D">
      <w:pPr>
        <w:pStyle w:val="Paragraph0"/>
      </w:pPr>
      <w:r w:rsidRPr="00D2526D">
        <w:t xml:space="preserve">Our account for the positive label effect is that users perceive the AI as a weak competitor and are therefore willing to step in and answer. </w:t>
      </w:r>
      <w:r>
        <w:rPr>
          <w:rFonts w:hint="eastAsia"/>
        </w:rPr>
        <w:t>We present a test on the AI as weak competitor account</w:t>
      </w:r>
      <w:r w:rsidRPr="00D2526D">
        <w:t>.</w:t>
      </w:r>
      <w:r>
        <w:rPr>
          <w:rFonts w:hint="eastAsia"/>
        </w:rPr>
        <w:t xml:space="preserve"> </w:t>
      </w:r>
      <w:r w:rsidRPr="00D2526D">
        <w:t>The key idea behind this test is that the weak-competitor perception is not equally relevant for every question</w:t>
      </w:r>
      <w:r>
        <w:rPr>
          <w:rFonts w:hint="eastAsia"/>
        </w:rPr>
        <w:t>. I</w:t>
      </w:r>
      <w:r w:rsidRPr="00D2526D">
        <w:t xml:space="preserve">t becomes salient precisely when a question is hard. Easy questions can be answered well by almost anyone, </w:t>
      </w:r>
      <w:r>
        <w:rPr>
          <w:rFonts w:hint="eastAsia"/>
        </w:rPr>
        <w:t>a Gen</w:t>
      </w:r>
      <w:r w:rsidRPr="00D2526D">
        <w:t>AI</w:t>
      </w:r>
      <w:r>
        <w:rPr>
          <w:rFonts w:hint="eastAsia"/>
        </w:rPr>
        <w:t xml:space="preserve"> system</w:t>
      </w:r>
      <w:r w:rsidRPr="00D2526D">
        <w:t xml:space="preserve"> included, so whether the first answer comes from a strong or a weak source makes little difference: a competent answer is a competent answer, and there is little for a human to add. Hard questions are different. Answering them well requires the kind of specialized expertise, firsthand experience, or situation-specific context that a general AI is widely believed to lack</w:t>
      </w:r>
      <w:r>
        <w:rPr>
          <w:rFonts w:hint="eastAsia"/>
        </w:rPr>
        <w:t>. F</w:t>
      </w:r>
      <w:r w:rsidRPr="00D2526D">
        <w:t xml:space="preserve">or example, questions that turn on professional judgment in an unusual edge case, on hands-on experience with a specific tool or procedure, or on niche, rapidly changing knowledge that a generic model is unlikely to have. On exactly these questions, two things happen at once: the belief that the AI is only a weak competitor is more likely to be true, and it is more likely to be </w:t>
      </w:r>
      <w:r w:rsidRPr="00D2526D">
        <w:rPr>
          <w:i/>
          <w:iCs/>
        </w:rPr>
        <w:t>top of mind</w:t>
      </w:r>
      <w:r w:rsidRPr="00D2526D">
        <w:t xml:space="preserve">. </w:t>
      </w:r>
    </w:p>
    <w:p w14:paraId="5ADF307D" w14:textId="3A616895" w:rsidR="00B35552" w:rsidRPr="00D2526D" w:rsidRDefault="00B35552" w:rsidP="00D2526D">
      <w:pPr>
        <w:pStyle w:val="Paragraph0"/>
      </w:pPr>
      <w:r w:rsidRPr="00D2526D">
        <w:t xml:space="preserve">This yields a sharp, testable implication. If the label effect operates through the weak-competitor belief, that effect should concentrate on difficult questions, where the belief is salient and a weak AI answer still leaves ample room to add value. On easy questions the belief carries </w:t>
      </w:r>
      <w:r w:rsidRPr="00D2526D">
        <w:lastRenderedPageBreak/>
        <w:t>little force, because even a weak AI answer may already be sufficient, so the label should do little to invite contribution. We measure question difficulty using a</w:t>
      </w:r>
      <w:ins w:id="637" w:author="Dylan CHEN" w:date="2026-08-27T15:32:00Z" w16du:dateUtc="2026-08-27T07:32:00Z">
        <w:r w:rsidR="001C20E5">
          <w:rPr>
            <w:rFonts w:hint="eastAsia"/>
          </w:rPr>
          <w:t>n</w:t>
        </w:r>
      </w:ins>
      <w:r w:rsidRPr="00D2526D">
        <w:t xml:space="preserve"> </w:t>
      </w:r>
      <w:r>
        <w:rPr>
          <w:rFonts w:hint="eastAsia"/>
        </w:rPr>
        <w:t>LLM</w:t>
      </w:r>
      <w:r w:rsidRPr="00D2526D">
        <w:t>–generated score, with details in the Appendix</w:t>
      </w:r>
      <w:ins w:id="638" w:author="Dylan CHEN" w:date="2026-08-29T09:46:00Z" w16du:dateUtc="2026-08-29T01:46:00Z">
        <w:r w:rsidR="00D42624">
          <w:rPr>
            <w:rFonts w:hint="eastAsia"/>
          </w:rPr>
          <w:t xml:space="preserve"> C</w:t>
        </w:r>
      </w:ins>
      <w:r w:rsidRPr="00D2526D">
        <w:t>, and we split the sample at the mean difficulty.</w:t>
      </w:r>
    </w:p>
    <w:p w14:paraId="3F540D1E" w14:textId="62D5520D" w:rsidR="00B35552" w:rsidRPr="00D2526D" w:rsidRDefault="00B35552" w:rsidP="00D2526D">
      <w:pPr>
        <w:pStyle w:val="Paragraph0"/>
      </w:pPr>
      <w:r w:rsidRPr="00D2526D">
        <w:t>Table 10</w:t>
      </w:r>
      <w:del w:id="639" w:author="Dylan CHEN" w:date="2026-08-27T15:32:00Z" w16du:dateUtc="2026-08-27T07:32:00Z">
        <w:r w:rsidRPr="00D2526D" w:rsidDel="001C20E5">
          <w:delText>3</w:delText>
        </w:r>
      </w:del>
      <w:r w:rsidRPr="00D2526D">
        <w:t xml:space="preserve"> confirms this prediction. On difficult questions the AI label effect is positive and significant (0.282, p&lt;0.01), and the interaction with answer length is negative and significant (-0.059, p&lt;0.001). On easy questions the AI label effect is not significant. </w:t>
      </w:r>
    </w:p>
    <w:p w14:paraId="3D8645DD" w14:textId="37770DCB" w:rsidR="00C1485A" w:rsidRPr="00015210" w:rsidRDefault="00C1485A" w:rsidP="00C1485A">
      <w:pPr>
        <w:pStyle w:val="TableFiguretitle"/>
        <w:rPr>
          <w:sz w:val="24"/>
          <w:szCs w:val="24"/>
        </w:rPr>
      </w:pPr>
      <w:r w:rsidRPr="00015210">
        <w:t>Table 1</w:t>
      </w:r>
      <w:r w:rsidR="00717310">
        <w:t>0</w:t>
      </w:r>
      <w:r w:rsidRPr="00015210">
        <w:t xml:space="preserve">. </w:t>
      </w:r>
      <w:ins w:id="640" w:author="Dylan CHEN" w:date="2026-08-27T16:41:00Z" w16du:dateUtc="2026-08-27T08:41:00Z">
        <w:r w:rsidR="00AA69A0">
          <w:rPr>
            <w:rFonts w:hint="eastAsia"/>
          </w:rPr>
          <w:t>The effect on answer supply by q</w:t>
        </w:r>
      </w:ins>
      <w:del w:id="641" w:author="Dylan CHEN" w:date="2026-08-27T16:41:00Z" w16du:dateUtc="2026-08-27T08:41:00Z">
        <w:r w:rsidRPr="00015210" w:rsidDel="00AA69A0">
          <w:delText>Q</w:delText>
        </w:r>
      </w:del>
      <w:r w:rsidRPr="00015210">
        <w:t xml:space="preserve">uestion difficulty </w:t>
      </w:r>
      <w:ins w:id="642" w:author="Dylan CHEN" w:date="2026-08-27T16:42:00Z" w16du:dateUtc="2026-08-27T08:42:00Z">
        <w:r w:rsidR="00AA69A0">
          <w:rPr>
            <w:rFonts w:hint="eastAsia"/>
          </w:rPr>
          <w:t>(</w:t>
        </w:r>
      </w:ins>
      <w:ins w:id="643" w:author="Dylan CHEN" w:date="2026-08-27T16:43:00Z" w16du:dateUtc="2026-08-27T08:43:00Z">
        <w:r w:rsidR="00AA69A0">
          <w:rPr>
            <w:rFonts w:hint="eastAsia"/>
          </w:rPr>
          <w:t>for H1</w:t>
        </w:r>
      </w:ins>
      <w:ins w:id="644" w:author="Dylan CHEN" w:date="2026-08-27T16:42:00Z" w16du:dateUtc="2026-08-27T08:42:00Z">
        <w:r w:rsidR="00AA69A0">
          <w:rPr>
            <w:rFonts w:hint="eastAsia"/>
          </w:rPr>
          <w:t>)</w:t>
        </w:r>
      </w:ins>
      <w:del w:id="645" w:author="Dylan CHEN" w:date="2026-08-27T16:41:00Z" w16du:dateUtc="2026-08-27T08:41:00Z">
        <w:r w:rsidRPr="00015210" w:rsidDel="00AA69A0">
          <w:delText>subgroups</w:delText>
        </w:r>
      </w:del>
    </w:p>
    <w:tbl>
      <w:tblPr>
        <w:tblW w:w="5000" w:type="pct"/>
        <w:jc w:val="center"/>
        <w:tblLayout w:type="fixed"/>
        <w:tblLook w:val="04A0" w:firstRow="1" w:lastRow="0" w:firstColumn="1" w:lastColumn="0" w:noHBand="0" w:noVBand="1"/>
        <w:tblPrChange w:id="646" w:author="Dylan CHEN" w:date="2026-08-27T16:41:00Z" w16du:dateUtc="2026-08-27T08:41:00Z">
          <w:tblPr>
            <w:tblW w:w="5000" w:type="pct"/>
            <w:jc w:val="center"/>
            <w:tblLayout w:type="fixed"/>
            <w:tblLook w:val="04A0" w:firstRow="1" w:lastRow="0" w:firstColumn="1" w:lastColumn="0" w:noHBand="0" w:noVBand="1"/>
          </w:tblPr>
        </w:tblPrChange>
      </w:tblPr>
      <w:tblGrid>
        <w:gridCol w:w="3690"/>
        <w:gridCol w:w="2690"/>
        <w:gridCol w:w="2980"/>
        <w:tblGridChange w:id="647">
          <w:tblGrid>
            <w:gridCol w:w="3595"/>
            <w:gridCol w:w="95"/>
            <w:gridCol w:w="2690"/>
            <w:gridCol w:w="2980"/>
          </w:tblGrid>
        </w:tblGridChange>
      </w:tblGrid>
      <w:tr w:rsidR="000D6DDF" w:rsidRPr="00015210" w14:paraId="1161A0E4" w14:textId="77777777" w:rsidTr="00AA69A0">
        <w:trPr>
          <w:trHeight w:val="386"/>
          <w:jc w:val="center"/>
          <w:trPrChange w:id="648" w:author="Dylan CHEN" w:date="2026-08-27T16:41:00Z" w16du:dateUtc="2026-08-27T08:41:00Z">
            <w:trPr>
              <w:jc w:val="center"/>
            </w:trPr>
          </w:trPrChange>
        </w:trPr>
        <w:tc>
          <w:tcPr>
            <w:tcW w:w="3690" w:type="dxa"/>
            <w:tcBorders>
              <w:top w:val="single" w:sz="4" w:space="0" w:color="auto"/>
              <w:left w:val="nil"/>
              <w:bottom w:val="nil"/>
              <w:right w:val="nil"/>
            </w:tcBorders>
            <w:noWrap/>
            <w:hideMark/>
            <w:tcPrChange w:id="649" w:author="Dylan CHEN" w:date="2026-08-27T16:41:00Z" w16du:dateUtc="2026-08-27T08:41:00Z">
              <w:tcPr>
                <w:tcW w:w="3595" w:type="dxa"/>
                <w:tcBorders>
                  <w:top w:val="single" w:sz="4" w:space="0" w:color="auto"/>
                  <w:left w:val="nil"/>
                  <w:bottom w:val="nil"/>
                  <w:right w:val="nil"/>
                </w:tcBorders>
                <w:noWrap/>
                <w:hideMark/>
              </w:tcPr>
            </w:tcPrChange>
          </w:tcPr>
          <w:p w14:paraId="75B7B6DD" w14:textId="77777777" w:rsidR="000D6DDF" w:rsidRPr="00015210" w:rsidRDefault="000D6DDF">
            <w:pPr>
              <w:rPr>
                <w:rFonts w:ascii="Georgia" w:hAnsi="Georgia"/>
                <w:color w:val="000000"/>
                <w:sz w:val="20"/>
                <w:szCs w:val="20"/>
              </w:rPr>
            </w:pPr>
            <w:r w:rsidRPr="00015210">
              <w:rPr>
                <w:rFonts w:ascii="Georgia" w:hAnsi="Georgia"/>
                <w:color w:val="000000"/>
                <w:sz w:val="20"/>
                <w:szCs w:val="20"/>
              </w:rPr>
              <w:t> </w:t>
            </w:r>
          </w:p>
        </w:tc>
        <w:tc>
          <w:tcPr>
            <w:tcW w:w="2690" w:type="dxa"/>
            <w:tcBorders>
              <w:top w:val="single" w:sz="4" w:space="0" w:color="auto"/>
              <w:left w:val="nil"/>
              <w:bottom w:val="nil"/>
              <w:right w:val="nil"/>
            </w:tcBorders>
            <w:noWrap/>
            <w:hideMark/>
            <w:tcPrChange w:id="650" w:author="Dylan CHEN" w:date="2026-08-27T16:41:00Z" w16du:dateUtc="2026-08-27T08:41:00Z">
              <w:tcPr>
                <w:tcW w:w="2785" w:type="dxa"/>
                <w:gridSpan w:val="2"/>
                <w:tcBorders>
                  <w:top w:val="single" w:sz="4" w:space="0" w:color="auto"/>
                  <w:left w:val="nil"/>
                  <w:bottom w:val="nil"/>
                  <w:right w:val="nil"/>
                </w:tcBorders>
                <w:noWrap/>
                <w:hideMark/>
              </w:tcPr>
            </w:tcPrChange>
          </w:tcPr>
          <w:p w14:paraId="23EF24E4" w14:textId="77777777" w:rsidR="000D6DDF" w:rsidRPr="00015210" w:rsidRDefault="000D6DDF">
            <w:pPr>
              <w:jc w:val="center"/>
              <w:rPr>
                <w:color w:val="000000"/>
                <w:sz w:val="20"/>
                <w:szCs w:val="20"/>
              </w:rPr>
            </w:pPr>
            <w:r w:rsidRPr="00015210">
              <w:rPr>
                <w:color w:val="000000"/>
                <w:sz w:val="20"/>
                <w:szCs w:val="20"/>
              </w:rPr>
              <w:t>(1)</w:t>
            </w:r>
          </w:p>
        </w:tc>
        <w:tc>
          <w:tcPr>
            <w:tcW w:w="2980" w:type="dxa"/>
            <w:tcBorders>
              <w:top w:val="single" w:sz="4" w:space="0" w:color="auto"/>
              <w:left w:val="nil"/>
              <w:bottom w:val="nil"/>
              <w:right w:val="nil"/>
            </w:tcBorders>
            <w:noWrap/>
            <w:hideMark/>
            <w:tcPrChange w:id="651" w:author="Dylan CHEN" w:date="2026-08-27T16:41:00Z" w16du:dateUtc="2026-08-27T08:41:00Z">
              <w:tcPr>
                <w:tcW w:w="2980" w:type="dxa"/>
                <w:tcBorders>
                  <w:top w:val="single" w:sz="4" w:space="0" w:color="auto"/>
                  <w:left w:val="nil"/>
                  <w:bottom w:val="nil"/>
                  <w:right w:val="nil"/>
                </w:tcBorders>
                <w:noWrap/>
                <w:hideMark/>
              </w:tcPr>
            </w:tcPrChange>
          </w:tcPr>
          <w:p w14:paraId="2866F8C0" w14:textId="77777777" w:rsidR="000D6DDF" w:rsidRPr="00015210" w:rsidRDefault="000D6DDF">
            <w:pPr>
              <w:jc w:val="center"/>
              <w:rPr>
                <w:color w:val="000000"/>
                <w:sz w:val="20"/>
                <w:szCs w:val="20"/>
              </w:rPr>
            </w:pPr>
            <w:r w:rsidRPr="00015210">
              <w:rPr>
                <w:color w:val="000000"/>
                <w:sz w:val="20"/>
                <w:szCs w:val="20"/>
              </w:rPr>
              <w:t>(2)</w:t>
            </w:r>
          </w:p>
        </w:tc>
      </w:tr>
      <w:tr w:rsidR="00717310" w:rsidRPr="00015210" w14:paraId="2FFA092C" w14:textId="77777777" w:rsidTr="00AA69A0">
        <w:trPr>
          <w:trHeight w:val="423"/>
          <w:jc w:val="center"/>
          <w:trPrChange w:id="652" w:author="Dylan CHEN" w:date="2026-08-27T16:41:00Z" w16du:dateUtc="2026-08-27T08:41:00Z">
            <w:trPr>
              <w:jc w:val="center"/>
            </w:trPr>
          </w:trPrChange>
        </w:trPr>
        <w:tc>
          <w:tcPr>
            <w:tcW w:w="3690" w:type="dxa"/>
            <w:tcBorders>
              <w:top w:val="nil"/>
              <w:left w:val="nil"/>
              <w:bottom w:val="nil"/>
              <w:right w:val="nil"/>
            </w:tcBorders>
            <w:hideMark/>
            <w:tcPrChange w:id="653" w:author="Dylan CHEN" w:date="2026-08-27T16:41:00Z" w16du:dateUtc="2026-08-27T08:41:00Z">
              <w:tcPr>
                <w:tcW w:w="3595" w:type="dxa"/>
                <w:tcBorders>
                  <w:top w:val="nil"/>
                  <w:left w:val="nil"/>
                  <w:bottom w:val="nil"/>
                  <w:right w:val="nil"/>
                </w:tcBorders>
                <w:hideMark/>
              </w:tcPr>
            </w:tcPrChange>
          </w:tcPr>
          <w:p w14:paraId="6965F4B6" w14:textId="6E3C7437" w:rsidR="00717310" w:rsidRPr="00015210" w:rsidRDefault="00717310" w:rsidP="00717310">
            <w:pPr>
              <w:jc w:val="center"/>
              <w:rPr>
                <w:color w:val="000000"/>
                <w:sz w:val="20"/>
                <w:szCs w:val="20"/>
              </w:rPr>
            </w:pPr>
            <w:r>
              <w:rPr>
                <w:color w:val="000000"/>
                <w:sz w:val="20"/>
                <w:szCs w:val="20"/>
              </w:rPr>
              <w:t xml:space="preserve">DV: </w:t>
            </w:r>
            <w:r w:rsidRPr="00015210">
              <w:rPr>
                <w:color w:val="000000"/>
                <w:sz w:val="20"/>
                <w:szCs w:val="20"/>
              </w:rPr>
              <w:t>Log(</w:t>
            </w:r>
            <w:ins w:id="654"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c>
          <w:tcPr>
            <w:tcW w:w="2690" w:type="dxa"/>
            <w:tcBorders>
              <w:top w:val="nil"/>
              <w:left w:val="nil"/>
              <w:bottom w:val="nil"/>
              <w:right w:val="nil"/>
            </w:tcBorders>
            <w:noWrap/>
            <w:hideMark/>
            <w:tcPrChange w:id="655" w:author="Dylan CHEN" w:date="2026-08-27T16:41:00Z" w16du:dateUtc="2026-08-27T08:41:00Z">
              <w:tcPr>
                <w:tcW w:w="2785" w:type="dxa"/>
                <w:gridSpan w:val="2"/>
                <w:tcBorders>
                  <w:top w:val="nil"/>
                  <w:left w:val="nil"/>
                  <w:bottom w:val="nil"/>
                  <w:right w:val="nil"/>
                </w:tcBorders>
                <w:noWrap/>
                <w:hideMark/>
              </w:tcPr>
            </w:tcPrChange>
          </w:tcPr>
          <w:p w14:paraId="0769D891"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difficult questions</w:t>
            </w:r>
          </w:p>
        </w:tc>
        <w:tc>
          <w:tcPr>
            <w:tcW w:w="2980" w:type="dxa"/>
            <w:tcBorders>
              <w:top w:val="nil"/>
              <w:left w:val="nil"/>
              <w:bottom w:val="nil"/>
              <w:right w:val="nil"/>
            </w:tcBorders>
            <w:noWrap/>
            <w:hideMark/>
            <w:tcPrChange w:id="656" w:author="Dylan CHEN" w:date="2026-08-27T16:41:00Z" w16du:dateUtc="2026-08-27T08:41:00Z">
              <w:tcPr>
                <w:tcW w:w="2980" w:type="dxa"/>
                <w:tcBorders>
                  <w:top w:val="nil"/>
                  <w:left w:val="nil"/>
                  <w:bottom w:val="nil"/>
                  <w:right w:val="nil"/>
                </w:tcBorders>
                <w:noWrap/>
                <w:hideMark/>
              </w:tcPr>
            </w:tcPrChange>
          </w:tcPr>
          <w:p w14:paraId="02A5DC1D" w14:textId="77777777" w:rsidR="00717310" w:rsidRPr="00015210" w:rsidRDefault="00717310" w:rsidP="00717310">
            <w:pPr>
              <w:jc w:val="center"/>
              <w:rPr>
                <w:rFonts w:ascii="Georgia" w:hAnsi="Georgia"/>
                <w:color w:val="000000"/>
                <w:sz w:val="20"/>
                <w:szCs w:val="20"/>
              </w:rPr>
            </w:pPr>
            <w:r w:rsidRPr="00015210">
              <w:rPr>
                <w:rFonts w:ascii="Georgia" w:hAnsi="Georgia"/>
                <w:color w:val="000000"/>
                <w:sz w:val="20"/>
                <w:szCs w:val="20"/>
              </w:rPr>
              <w:t>easy questions</w:t>
            </w:r>
          </w:p>
        </w:tc>
      </w:tr>
      <w:tr w:rsidR="00717310" w:rsidRPr="00015210" w14:paraId="61225E51" w14:textId="77777777" w:rsidTr="002E1246">
        <w:trPr>
          <w:jc w:val="center"/>
          <w:trPrChange w:id="657" w:author="Dylan CHEN" w:date="2026-08-27T16:09:00Z" w16du:dateUtc="2026-08-27T08:09:00Z">
            <w:trPr>
              <w:jc w:val="center"/>
            </w:trPr>
          </w:trPrChange>
        </w:trPr>
        <w:tc>
          <w:tcPr>
            <w:tcW w:w="3690" w:type="dxa"/>
            <w:vMerge w:val="restart"/>
            <w:tcBorders>
              <w:top w:val="nil"/>
              <w:left w:val="nil"/>
              <w:bottom w:val="nil"/>
              <w:right w:val="nil"/>
            </w:tcBorders>
            <w:noWrap/>
            <w:hideMark/>
            <w:tcPrChange w:id="658" w:author="Dylan CHEN" w:date="2026-08-27T16:09:00Z" w16du:dateUtc="2026-08-27T08:09:00Z">
              <w:tcPr>
                <w:tcW w:w="3595" w:type="dxa"/>
                <w:vMerge w:val="restart"/>
                <w:tcBorders>
                  <w:top w:val="nil"/>
                  <w:left w:val="nil"/>
                  <w:bottom w:val="nil"/>
                  <w:right w:val="nil"/>
                </w:tcBorders>
                <w:noWrap/>
                <w:hideMark/>
              </w:tcPr>
            </w:tcPrChange>
          </w:tcPr>
          <w:p w14:paraId="5462A214"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690" w:type="dxa"/>
            <w:tcBorders>
              <w:top w:val="nil"/>
              <w:left w:val="nil"/>
              <w:bottom w:val="nil"/>
              <w:right w:val="nil"/>
            </w:tcBorders>
            <w:noWrap/>
            <w:hideMark/>
            <w:tcPrChange w:id="659" w:author="Dylan CHEN" w:date="2026-08-27T16:09:00Z" w16du:dateUtc="2026-08-27T08:09:00Z">
              <w:tcPr>
                <w:tcW w:w="2785" w:type="dxa"/>
                <w:gridSpan w:val="2"/>
                <w:tcBorders>
                  <w:top w:val="nil"/>
                  <w:left w:val="nil"/>
                  <w:bottom w:val="nil"/>
                  <w:right w:val="nil"/>
                </w:tcBorders>
                <w:noWrap/>
                <w:hideMark/>
              </w:tcPr>
            </w:tcPrChange>
          </w:tcPr>
          <w:p w14:paraId="66F0CB9B" w14:textId="77777777" w:rsidR="00717310" w:rsidRPr="00015210" w:rsidRDefault="00717310" w:rsidP="00717310">
            <w:pPr>
              <w:jc w:val="center"/>
              <w:rPr>
                <w:b/>
                <w:bCs/>
                <w:color w:val="000000"/>
                <w:sz w:val="20"/>
                <w:szCs w:val="20"/>
              </w:rPr>
            </w:pPr>
            <w:r w:rsidRPr="00015210">
              <w:rPr>
                <w:b/>
                <w:bCs/>
                <w:color w:val="000000"/>
                <w:sz w:val="20"/>
                <w:szCs w:val="20"/>
              </w:rPr>
              <w:t>0.282**</w:t>
            </w:r>
          </w:p>
        </w:tc>
        <w:tc>
          <w:tcPr>
            <w:tcW w:w="2980" w:type="dxa"/>
            <w:tcBorders>
              <w:top w:val="nil"/>
              <w:left w:val="nil"/>
              <w:bottom w:val="nil"/>
              <w:right w:val="nil"/>
            </w:tcBorders>
            <w:noWrap/>
            <w:hideMark/>
            <w:tcPrChange w:id="660" w:author="Dylan CHEN" w:date="2026-08-27T16:09:00Z" w16du:dateUtc="2026-08-27T08:09:00Z">
              <w:tcPr>
                <w:tcW w:w="2980" w:type="dxa"/>
                <w:tcBorders>
                  <w:top w:val="nil"/>
                  <w:left w:val="nil"/>
                  <w:bottom w:val="nil"/>
                  <w:right w:val="nil"/>
                </w:tcBorders>
                <w:noWrap/>
                <w:hideMark/>
              </w:tcPr>
            </w:tcPrChange>
          </w:tcPr>
          <w:p w14:paraId="3EBFDA31" w14:textId="77777777" w:rsidR="00717310" w:rsidRPr="00015210" w:rsidRDefault="00717310" w:rsidP="00717310">
            <w:pPr>
              <w:jc w:val="center"/>
              <w:rPr>
                <w:color w:val="000000"/>
                <w:sz w:val="20"/>
                <w:szCs w:val="20"/>
              </w:rPr>
            </w:pPr>
            <w:r w:rsidRPr="00015210">
              <w:rPr>
                <w:color w:val="000000"/>
                <w:sz w:val="20"/>
                <w:szCs w:val="20"/>
              </w:rPr>
              <w:t>-0.046</w:t>
            </w:r>
          </w:p>
        </w:tc>
      </w:tr>
      <w:tr w:rsidR="00717310" w:rsidRPr="00015210" w14:paraId="1362E878" w14:textId="77777777" w:rsidTr="002E1246">
        <w:trPr>
          <w:jc w:val="center"/>
          <w:trPrChange w:id="661" w:author="Dylan CHEN" w:date="2026-08-27T16:09:00Z" w16du:dateUtc="2026-08-27T08:09:00Z">
            <w:trPr>
              <w:jc w:val="center"/>
            </w:trPr>
          </w:trPrChange>
        </w:trPr>
        <w:tc>
          <w:tcPr>
            <w:tcW w:w="3690" w:type="dxa"/>
            <w:vMerge/>
            <w:tcBorders>
              <w:top w:val="nil"/>
              <w:left w:val="nil"/>
              <w:bottom w:val="nil"/>
              <w:right w:val="nil"/>
            </w:tcBorders>
            <w:hideMark/>
            <w:tcPrChange w:id="662" w:author="Dylan CHEN" w:date="2026-08-27T16:09:00Z" w16du:dateUtc="2026-08-27T08:09:00Z">
              <w:tcPr>
                <w:tcW w:w="3595" w:type="dxa"/>
                <w:vMerge/>
                <w:tcBorders>
                  <w:top w:val="nil"/>
                  <w:left w:val="nil"/>
                  <w:bottom w:val="nil"/>
                  <w:right w:val="nil"/>
                </w:tcBorders>
                <w:hideMark/>
              </w:tcPr>
            </w:tcPrChange>
          </w:tcPr>
          <w:p w14:paraId="7E89456E"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663" w:author="Dylan CHEN" w:date="2026-08-27T16:09:00Z" w16du:dateUtc="2026-08-27T08:09:00Z">
              <w:tcPr>
                <w:tcW w:w="2785" w:type="dxa"/>
                <w:gridSpan w:val="2"/>
                <w:tcBorders>
                  <w:top w:val="nil"/>
                  <w:left w:val="nil"/>
                  <w:bottom w:val="nil"/>
                  <w:right w:val="nil"/>
                </w:tcBorders>
                <w:noWrap/>
                <w:hideMark/>
              </w:tcPr>
            </w:tcPrChange>
          </w:tcPr>
          <w:p w14:paraId="73397E66" w14:textId="77777777" w:rsidR="00717310" w:rsidRPr="00015210" w:rsidRDefault="00717310" w:rsidP="00717310">
            <w:pPr>
              <w:jc w:val="center"/>
              <w:rPr>
                <w:b/>
                <w:bCs/>
                <w:color w:val="000000"/>
                <w:sz w:val="20"/>
                <w:szCs w:val="20"/>
              </w:rPr>
            </w:pPr>
            <w:r w:rsidRPr="00015210">
              <w:rPr>
                <w:b/>
                <w:bCs/>
                <w:color w:val="000000"/>
                <w:sz w:val="20"/>
                <w:szCs w:val="20"/>
              </w:rPr>
              <w:t>(0.099)</w:t>
            </w:r>
          </w:p>
        </w:tc>
        <w:tc>
          <w:tcPr>
            <w:tcW w:w="2980" w:type="dxa"/>
            <w:tcBorders>
              <w:top w:val="nil"/>
              <w:left w:val="nil"/>
              <w:bottom w:val="nil"/>
              <w:right w:val="nil"/>
            </w:tcBorders>
            <w:noWrap/>
            <w:hideMark/>
            <w:tcPrChange w:id="664" w:author="Dylan CHEN" w:date="2026-08-27T16:09:00Z" w16du:dateUtc="2026-08-27T08:09:00Z">
              <w:tcPr>
                <w:tcW w:w="2980" w:type="dxa"/>
                <w:tcBorders>
                  <w:top w:val="nil"/>
                  <w:left w:val="nil"/>
                  <w:bottom w:val="nil"/>
                  <w:right w:val="nil"/>
                </w:tcBorders>
                <w:noWrap/>
                <w:hideMark/>
              </w:tcPr>
            </w:tcPrChange>
          </w:tcPr>
          <w:p w14:paraId="7FB30F67" w14:textId="77777777" w:rsidR="00717310" w:rsidRPr="00015210" w:rsidRDefault="00717310" w:rsidP="00717310">
            <w:pPr>
              <w:jc w:val="center"/>
              <w:rPr>
                <w:color w:val="000000"/>
                <w:sz w:val="20"/>
                <w:szCs w:val="20"/>
              </w:rPr>
            </w:pPr>
            <w:r w:rsidRPr="00015210">
              <w:rPr>
                <w:color w:val="000000"/>
                <w:sz w:val="20"/>
                <w:szCs w:val="20"/>
              </w:rPr>
              <w:t>(0.134)</w:t>
            </w:r>
          </w:p>
        </w:tc>
      </w:tr>
      <w:tr w:rsidR="00717310" w:rsidRPr="00015210" w14:paraId="50EB3A7D" w14:textId="77777777" w:rsidTr="002E1246">
        <w:trPr>
          <w:jc w:val="center"/>
          <w:trPrChange w:id="665" w:author="Dylan CHEN" w:date="2026-08-27T16:09:00Z" w16du:dateUtc="2026-08-27T08:09:00Z">
            <w:trPr>
              <w:jc w:val="center"/>
            </w:trPr>
          </w:trPrChange>
        </w:trPr>
        <w:tc>
          <w:tcPr>
            <w:tcW w:w="3690" w:type="dxa"/>
            <w:vMerge w:val="restart"/>
            <w:tcBorders>
              <w:top w:val="nil"/>
              <w:left w:val="nil"/>
              <w:bottom w:val="nil"/>
              <w:right w:val="nil"/>
            </w:tcBorders>
            <w:noWrap/>
            <w:hideMark/>
            <w:tcPrChange w:id="666" w:author="Dylan CHEN" w:date="2026-08-27T16:09:00Z" w16du:dateUtc="2026-08-27T08:09:00Z">
              <w:tcPr>
                <w:tcW w:w="3595" w:type="dxa"/>
                <w:vMerge w:val="restart"/>
                <w:tcBorders>
                  <w:top w:val="nil"/>
                  <w:left w:val="nil"/>
                  <w:bottom w:val="nil"/>
                  <w:right w:val="nil"/>
                </w:tcBorders>
                <w:noWrap/>
                <w:hideMark/>
              </w:tcPr>
            </w:tcPrChange>
          </w:tcPr>
          <w:p w14:paraId="547CF56C"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690" w:type="dxa"/>
            <w:tcBorders>
              <w:top w:val="nil"/>
              <w:left w:val="nil"/>
              <w:bottom w:val="nil"/>
              <w:right w:val="nil"/>
            </w:tcBorders>
            <w:noWrap/>
            <w:hideMark/>
            <w:tcPrChange w:id="667" w:author="Dylan CHEN" w:date="2026-08-27T16:09:00Z" w16du:dateUtc="2026-08-27T08:09:00Z">
              <w:tcPr>
                <w:tcW w:w="2785" w:type="dxa"/>
                <w:gridSpan w:val="2"/>
                <w:tcBorders>
                  <w:top w:val="nil"/>
                  <w:left w:val="nil"/>
                  <w:bottom w:val="nil"/>
                  <w:right w:val="nil"/>
                </w:tcBorders>
                <w:noWrap/>
                <w:hideMark/>
              </w:tcPr>
            </w:tcPrChange>
          </w:tcPr>
          <w:p w14:paraId="58E0020E" w14:textId="77777777" w:rsidR="00717310" w:rsidRPr="00015210" w:rsidRDefault="00717310" w:rsidP="00717310">
            <w:pPr>
              <w:jc w:val="center"/>
              <w:rPr>
                <w:b/>
                <w:bCs/>
                <w:color w:val="000000"/>
                <w:sz w:val="20"/>
                <w:szCs w:val="20"/>
              </w:rPr>
            </w:pPr>
            <w:r w:rsidRPr="00015210">
              <w:rPr>
                <w:b/>
                <w:bCs/>
                <w:color w:val="000000"/>
                <w:sz w:val="20"/>
                <w:szCs w:val="20"/>
              </w:rPr>
              <w:t>-0.059***</w:t>
            </w:r>
          </w:p>
        </w:tc>
        <w:tc>
          <w:tcPr>
            <w:tcW w:w="2980" w:type="dxa"/>
            <w:tcBorders>
              <w:top w:val="nil"/>
              <w:left w:val="nil"/>
              <w:bottom w:val="nil"/>
              <w:right w:val="nil"/>
            </w:tcBorders>
            <w:noWrap/>
            <w:hideMark/>
            <w:tcPrChange w:id="668" w:author="Dylan CHEN" w:date="2026-08-27T16:09:00Z" w16du:dateUtc="2026-08-27T08:09:00Z">
              <w:tcPr>
                <w:tcW w:w="2980" w:type="dxa"/>
                <w:tcBorders>
                  <w:top w:val="nil"/>
                  <w:left w:val="nil"/>
                  <w:bottom w:val="nil"/>
                  <w:right w:val="nil"/>
                </w:tcBorders>
                <w:noWrap/>
                <w:hideMark/>
              </w:tcPr>
            </w:tcPrChange>
          </w:tcPr>
          <w:p w14:paraId="24BBBA6A" w14:textId="77777777" w:rsidR="00717310" w:rsidRPr="00015210" w:rsidRDefault="00717310" w:rsidP="00717310">
            <w:pPr>
              <w:jc w:val="center"/>
              <w:rPr>
                <w:color w:val="000000"/>
                <w:sz w:val="20"/>
                <w:szCs w:val="20"/>
              </w:rPr>
            </w:pPr>
            <w:r w:rsidRPr="00015210">
              <w:rPr>
                <w:color w:val="000000"/>
                <w:sz w:val="20"/>
                <w:szCs w:val="20"/>
              </w:rPr>
              <w:t>-0.017</w:t>
            </w:r>
          </w:p>
        </w:tc>
      </w:tr>
      <w:tr w:rsidR="00717310" w:rsidRPr="00015210" w14:paraId="50162393" w14:textId="77777777" w:rsidTr="002E1246">
        <w:trPr>
          <w:jc w:val="center"/>
          <w:trPrChange w:id="669" w:author="Dylan CHEN" w:date="2026-08-27T16:09:00Z" w16du:dateUtc="2026-08-27T08:09:00Z">
            <w:trPr>
              <w:jc w:val="center"/>
            </w:trPr>
          </w:trPrChange>
        </w:trPr>
        <w:tc>
          <w:tcPr>
            <w:tcW w:w="3690" w:type="dxa"/>
            <w:vMerge/>
            <w:tcBorders>
              <w:top w:val="nil"/>
              <w:left w:val="nil"/>
              <w:bottom w:val="nil"/>
              <w:right w:val="nil"/>
            </w:tcBorders>
            <w:hideMark/>
            <w:tcPrChange w:id="670" w:author="Dylan CHEN" w:date="2026-08-27T16:09:00Z" w16du:dateUtc="2026-08-27T08:09:00Z">
              <w:tcPr>
                <w:tcW w:w="3595" w:type="dxa"/>
                <w:vMerge/>
                <w:tcBorders>
                  <w:top w:val="nil"/>
                  <w:left w:val="nil"/>
                  <w:bottom w:val="nil"/>
                  <w:right w:val="nil"/>
                </w:tcBorders>
                <w:hideMark/>
              </w:tcPr>
            </w:tcPrChange>
          </w:tcPr>
          <w:p w14:paraId="6B2FC046" w14:textId="77777777" w:rsidR="00717310" w:rsidRPr="00015210" w:rsidRDefault="00717310" w:rsidP="00717310">
            <w:pPr>
              <w:rPr>
                <w:i/>
                <w:iCs/>
                <w:color w:val="000000"/>
                <w:sz w:val="20"/>
                <w:szCs w:val="20"/>
              </w:rPr>
            </w:pPr>
          </w:p>
        </w:tc>
        <w:tc>
          <w:tcPr>
            <w:tcW w:w="2690" w:type="dxa"/>
            <w:tcBorders>
              <w:top w:val="nil"/>
              <w:left w:val="nil"/>
              <w:bottom w:val="nil"/>
              <w:right w:val="nil"/>
            </w:tcBorders>
            <w:noWrap/>
            <w:hideMark/>
            <w:tcPrChange w:id="671" w:author="Dylan CHEN" w:date="2026-08-27T16:09:00Z" w16du:dateUtc="2026-08-27T08:09:00Z">
              <w:tcPr>
                <w:tcW w:w="2785" w:type="dxa"/>
                <w:gridSpan w:val="2"/>
                <w:tcBorders>
                  <w:top w:val="nil"/>
                  <w:left w:val="nil"/>
                  <w:bottom w:val="nil"/>
                  <w:right w:val="nil"/>
                </w:tcBorders>
                <w:noWrap/>
                <w:hideMark/>
              </w:tcPr>
            </w:tcPrChange>
          </w:tcPr>
          <w:p w14:paraId="21F028BB" w14:textId="77777777" w:rsidR="00717310" w:rsidRPr="00015210" w:rsidRDefault="00717310" w:rsidP="00717310">
            <w:pPr>
              <w:jc w:val="center"/>
              <w:rPr>
                <w:b/>
                <w:bCs/>
                <w:color w:val="000000"/>
                <w:sz w:val="20"/>
                <w:szCs w:val="20"/>
              </w:rPr>
            </w:pPr>
            <w:r w:rsidRPr="00015210">
              <w:rPr>
                <w:b/>
                <w:bCs/>
                <w:color w:val="000000"/>
                <w:sz w:val="20"/>
                <w:szCs w:val="20"/>
              </w:rPr>
              <w:t>(0.017)</w:t>
            </w:r>
          </w:p>
        </w:tc>
        <w:tc>
          <w:tcPr>
            <w:tcW w:w="2980" w:type="dxa"/>
            <w:tcBorders>
              <w:top w:val="nil"/>
              <w:left w:val="nil"/>
              <w:bottom w:val="nil"/>
              <w:right w:val="nil"/>
            </w:tcBorders>
            <w:noWrap/>
            <w:hideMark/>
            <w:tcPrChange w:id="672" w:author="Dylan CHEN" w:date="2026-08-27T16:09:00Z" w16du:dateUtc="2026-08-27T08:09:00Z">
              <w:tcPr>
                <w:tcW w:w="2980" w:type="dxa"/>
                <w:tcBorders>
                  <w:top w:val="nil"/>
                  <w:left w:val="nil"/>
                  <w:bottom w:val="nil"/>
                  <w:right w:val="nil"/>
                </w:tcBorders>
                <w:noWrap/>
                <w:hideMark/>
              </w:tcPr>
            </w:tcPrChange>
          </w:tcPr>
          <w:p w14:paraId="1557459C" w14:textId="77777777" w:rsidR="00717310" w:rsidRPr="00015210" w:rsidRDefault="00717310" w:rsidP="00717310">
            <w:pPr>
              <w:jc w:val="center"/>
              <w:rPr>
                <w:color w:val="000000"/>
                <w:sz w:val="20"/>
                <w:szCs w:val="20"/>
              </w:rPr>
            </w:pPr>
            <w:r w:rsidRPr="00015210">
              <w:rPr>
                <w:color w:val="000000"/>
                <w:sz w:val="20"/>
                <w:szCs w:val="20"/>
              </w:rPr>
              <w:t>(0.024)</w:t>
            </w:r>
          </w:p>
        </w:tc>
      </w:tr>
      <w:tr w:rsidR="00717310" w:rsidRPr="00015210" w14:paraId="27E9420D" w14:textId="77777777" w:rsidTr="002E1246">
        <w:trPr>
          <w:jc w:val="center"/>
          <w:trPrChange w:id="673" w:author="Dylan CHEN" w:date="2026-08-27T16:09:00Z" w16du:dateUtc="2026-08-27T08:09:00Z">
            <w:trPr>
              <w:jc w:val="center"/>
            </w:trPr>
          </w:trPrChange>
        </w:trPr>
        <w:tc>
          <w:tcPr>
            <w:tcW w:w="3690" w:type="dxa"/>
            <w:vMerge w:val="restart"/>
            <w:tcBorders>
              <w:top w:val="nil"/>
              <w:left w:val="nil"/>
              <w:bottom w:val="single" w:sz="4" w:space="0" w:color="000000"/>
              <w:right w:val="nil"/>
            </w:tcBorders>
            <w:noWrap/>
            <w:hideMark/>
            <w:tcPrChange w:id="674" w:author="Dylan CHEN" w:date="2026-08-27T16:09:00Z" w16du:dateUtc="2026-08-27T08:09:00Z">
              <w:tcPr>
                <w:tcW w:w="3595" w:type="dxa"/>
                <w:vMerge w:val="restart"/>
                <w:tcBorders>
                  <w:top w:val="nil"/>
                  <w:left w:val="nil"/>
                  <w:bottom w:val="single" w:sz="4" w:space="0" w:color="000000"/>
                  <w:right w:val="nil"/>
                </w:tcBorders>
                <w:noWrap/>
                <w:hideMark/>
              </w:tcPr>
            </w:tcPrChange>
          </w:tcPr>
          <w:p w14:paraId="7C5F9730" w14:textId="77777777" w:rsidR="00717310" w:rsidRPr="00015210" w:rsidRDefault="00717310" w:rsidP="00717310">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690" w:type="dxa"/>
            <w:tcBorders>
              <w:top w:val="nil"/>
              <w:left w:val="nil"/>
              <w:bottom w:val="nil"/>
              <w:right w:val="nil"/>
            </w:tcBorders>
            <w:noWrap/>
            <w:hideMark/>
            <w:tcPrChange w:id="675" w:author="Dylan CHEN" w:date="2026-08-27T16:09:00Z" w16du:dateUtc="2026-08-27T08:09:00Z">
              <w:tcPr>
                <w:tcW w:w="2785" w:type="dxa"/>
                <w:gridSpan w:val="2"/>
                <w:tcBorders>
                  <w:top w:val="nil"/>
                  <w:left w:val="nil"/>
                  <w:bottom w:val="nil"/>
                  <w:right w:val="nil"/>
                </w:tcBorders>
                <w:noWrap/>
                <w:hideMark/>
              </w:tcPr>
            </w:tcPrChange>
          </w:tcPr>
          <w:p w14:paraId="7A381601" w14:textId="77777777" w:rsidR="00717310" w:rsidRPr="00015210" w:rsidRDefault="00717310" w:rsidP="00717310">
            <w:pPr>
              <w:jc w:val="center"/>
              <w:rPr>
                <w:color w:val="000000"/>
                <w:sz w:val="20"/>
                <w:szCs w:val="20"/>
              </w:rPr>
            </w:pPr>
            <w:r w:rsidRPr="00015210">
              <w:rPr>
                <w:color w:val="000000"/>
                <w:sz w:val="20"/>
                <w:szCs w:val="20"/>
              </w:rPr>
              <w:t>0.002</w:t>
            </w:r>
          </w:p>
        </w:tc>
        <w:tc>
          <w:tcPr>
            <w:tcW w:w="2980" w:type="dxa"/>
            <w:tcBorders>
              <w:top w:val="nil"/>
              <w:left w:val="nil"/>
              <w:bottom w:val="nil"/>
              <w:right w:val="nil"/>
            </w:tcBorders>
            <w:noWrap/>
            <w:hideMark/>
            <w:tcPrChange w:id="676" w:author="Dylan CHEN" w:date="2026-08-27T16:09:00Z" w16du:dateUtc="2026-08-27T08:09:00Z">
              <w:tcPr>
                <w:tcW w:w="2980" w:type="dxa"/>
                <w:tcBorders>
                  <w:top w:val="nil"/>
                  <w:left w:val="nil"/>
                  <w:bottom w:val="nil"/>
                  <w:right w:val="nil"/>
                </w:tcBorders>
                <w:noWrap/>
                <w:hideMark/>
              </w:tcPr>
            </w:tcPrChange>
          </w:tcPr>
          <w:p w14:paraId="54B11115" w14:textId="77777777" w:rsidR="00717310" w:rsidRPr="00015210" w:rsidRDefault="00717310" w:rsidP="00717310">
            <w:pPr>
              <w:jc w:val="center"/>
              <w:rPr>
                <w:color w:val="000000"/>
                <w:sz w:val="20"/>
                <w:szCs w:val="20"/>
              </w:rPr>
            </w:pPr>
            <w:r w:rsidRPr="00015210">
              <w:rPr>
                <w:color w:val="000000"/>
                <w:sz w:val="20"/>
                <w:szCs w:val="20"/>
              </w:rPr>
              <w:t>0.012</w:t>
            </w:r>
          </w:p>
        </w:tc>
      </w:tr>
      <w:tr w:rsidR="00717310" w:rsidRPr="00015210" w14:paraId="06882EF1" w14:textId="77777777" w:rsidTr="002E1246">
        <w:trPr>
          <w:jc w:val="center"/>
          <w:trPrChange w:id="677" w:author="Dylan CHEN" w:date="2026-08-27T16:09:00Z" w16du:dateUtc="2026-08-27T08:09:00Z">
            <w:trPr>
              <w:jc w:val="center"/>
            </w:trPr>
          </w:trPrChange>
        </w:trPr>
        <w:tc>
          <w:tcPr>
            <w:tcW w:w="3690" w:type="dxa"/>
            <w:vMerge/>
            <w:tcBorders>
              <w:top w:val="nil"/>
              <w:left w:val="nil"/>
              <w:bottom w:val="single" w:sz="4" w:space="0" w:color="000000"/>
              <w:right w:val="nil"/>
            </w:tcBorders>
            <w:hideMark/>
            <w:tcPrChange w:id="678" w:author="Dylan CHEN" w:date="2026-08-27T16:09:00Z" w16du:dateUtc="2026-08-27T08:09:00Z">
              <w:tcPr>
                <w:tcW w:w="3595" w:type="dxa"/>
                <w:vMerge/>
                <w:tcBorders>
                  <w:top w:val="nil"/>
                  <w:left w:val="nil"/>
                  <w:bottom w:val="single" w:sz="4" w:space="0" w:color="000000"/>
                  <w:right w:val="nil"/>
                </w:tcBorders>
                <w:hideMark/>
              </w:tcPr>
            </w:tcPrChange>
          </w:tcPr>
          <w:p w14:paraId="3A97A405" w14:textId="77777777" w:rsidR="00717310" w:rsidRPr="00015210" w:rsidRDefault="00717310" w:rsidP="00717310">
            <w:pPr>
              <w:rPr>
                <w:i/>
                <w:iCs/>
                <w:color w:val="000000"/>
                <w:sz w:val="20"/>
                <w:szCs w:val="20"/>
              </w:rPr>
            </w:pPr>
          </w:p>
        </w:tc>
        <w:tc>
          <w:tcPr>
            <w:tcW w:w="2690" w:type="dxa"/>
            <w:tcBorders>
              <w:top w:val="nil"/>
              <w:left w:val="nil"/>
              <w:bottom w:val="single" w:sz="4" w:space="0" w:color="auto"/>
              <w:right w:val="nil"/>
            </w:tcBorders>
            <w:noWrap/>
            <w:hideMark/>
            <w:tcPrChange w:id="679" w:author="Dylan CHEN" w:date="2026-08-27T16:09:00Z" w16du:dateUtc="2026-08-27T08:09:00Z">
              <w:tcPr>
                <w:tcW w:w="2785" w:type="dxa"/>
                <w:gridSpan w:val="2"/>
                <w:tcBorders>
                  <w:top w:val="nil"/>
                  <w:left w:val="nil"/>
                  <w:bottom w:val="single" w:sz="4" w:space="0" w:color="auto"/>
                  <w:right w:val="nil"/>
                </w:tcBorders>
                <w:noWrap/>
                <w:hideMark/>
              </w:tcPr>
            </w:tcPrChange>
          </w:tcPr>
          <w:p w14:paraId="667C2F9A" w14:textId="77777777" w:rsidR="00717310" w:rsidRPr="00015210" w:rsidRDefault="00717310" w:rsidP="00717310">
            <w:pPr>
              <w:jc w:val="center"/>
              <w:rPr>
                <w:color w:val="000000"/>
                <w:sz w:val="20"/>
                <w:szCs w:val="20"/>
              </w:rPr>
            </w:pPr>
            <w:r w:rsidRPr="00015210">
              <w:rPr>
                <w:color w:val="000000"/>
                <w:sz w:val="20"/>
                <w:szCs w:val="20"/>
              </w:rPr>
              <w:t>(0.005)</w:t>
            </w:r>
          </w:p>
        </w:tc>
        <w:tc>
          <w:tcPr>
            <w:tcW w:w="2980" w:type="dxa"/>
            <w:tcBorders>
              <w:top w:val="nil"/>
              <w:left w:val="nil"/>
              <w:bottom w:val="single" w:sz="4" w:space="0" w:color="auto"/>
              <w:right w:val="nil"/>
            </w:tcBorders>
            <w:noWrap/>
            <w:hideMark/>
            <w:tcPrChange w:id="680" w:author="Dylan CHEN" w:date="2026-08-27T16:09:00Z" w16du:dateUtc="2026-08-27T08:09:00Z">
              <w:tcPr>
                <w:tcW w:w="2980" w:type="dxa"/>
                <w:tcBorders>
                  <w:top w:val="nil"/>
                  <w:left w:val="nil"/>
                  <w:bottom w:val="single" w:sz="4" w:space="0" w:color="auto"/>
                  <w:right w:val="nil"/>
                </w:tcBorders>
                <w:noWrap/>
                <w:hideMark/>
              </w:tcPr>
            </w:tcPrChange>
          </w:tcPr>
          <w:p w14:paraId="453B1457" w14:textId="77777777" w:rsidR="00717310" w:rsidRPr="00015210" w:rsidRDefault="00717310" w:rsidP="00717310">
            <w:pPr>
              <w:jc w:val="center"/>
              <w:rPr>
                <w:color w:val="000000"/>
                <w:sz w:val="20"/>
                <w:szCs w:val="20"/>
              </w:rPr>
            </w:pPr>
            <w:r w:rsidRPr="00015210">
              <w:rPr>
                <w:color w:val="000000"/>
                <w:sz w:val="20"/>
                <w:szCs w:val="20"/>
              </w:rPr>
              <w:t>(0.008)</w:t>
            </w:r>
          </w:p>
        </w:tc>
      </w:tr>
      <w:tr w:rsidR="00717310" w:rsidRPr="00015210" w14:paraId="2B6F81AB" w14:textId="77777777" w:rsidTr="002E1246">
        <w:trPr>
          <w:jc w:val="center"/>
          <w:trPrChange w:id="681" w:author="Dylan CHEN" w:date="2026-08-27T16:09:00Z" w16du:dateUtc="2026-08-27T08:09:00Z">
            <w:trPr>
              <w:jc w:val="center"/>
            </w:trPr>
          </w:trPrChange>
        </w:trPr>
        <w:tc>
          <w:tcPr>
            <w:tcW w:w="3690" w:type="dxa"/>
            <w:tcBorders>
              <w:top w:val="nil"/>
              <w:left w:val="nil"/>
              <w:bottom w:val="nil"/>
              <w:right w:val="nil"/>
            </w:tcBorders>
            <w:noWrap/>
            <w:hideMark/>
            <w:tcPrChange w:id="682" w:author="Dylan CHEN" w:date="2026-08-27T16:09:00Z" w16du:dateUtc="2026-08-27T08:09:00Z">
              <w:tcPr>
                <w:tcW w:w="3595" w:type="dxa"/>
                <w:tcBorders>
                  <w:top w:val="nil"/>
                  <w:left w:val="nil"/>
                  <w:bottom w:val="nil"/>
                  <w:right w:val="nil"/>
                </w:tcBorders>
                <w:noWrap/>
                <w:hideMark/>
              </w:tcPr>
            </w:tcPrChange>
          </w:tcPr>
          <w:p w14:paraId="317D8528" w14:textId="77777777" w:rsidR="00717310" w:rsidRPr="00015210" w:rsidRDefault="00717310" w:rsidP="00717310">
            <w:pPr>
              <w:rPr>
                <w:color w:val="000000"/>
                <w:sz w:val="20"/>
                <w:szCs w:val="20"/>
              </w:rPr>
            </w:pPr>
            <w:r w:rsidRPr="00015210">
              <w:rPr>
                <w:color w:val="000000"/>
                <w:sz w:val="20"/>
                <w:szCs w:val="20"/>
              </w:rPr>
              <w:t>question controls</w:t>
            </w:r>
          </w:p>
        </w:tc>
        <w:tc>
          <w:tcPr>
            <w:tcW w:w="2690" w:type="dxa"/>
            <w:tcBorders>
              <w:top w:val="nil"/>
              <w:left w:val="nil"/>
              <w:bottom w:val="nil"/>
              <w:right w:val="nil"/>
            </w:tcBorders>
            <w:noWrap/>
            <w:hideMark/>
            <w:tcPrChange w:id="683" w:author="Dylan CHEN" w:date="2026-08-27T16:09:00Z" w16du:dateUtc="2026-08-27T08:09:00Z">
              <w:tcPr>
                <w:tcW w:w="2785" w:type="dxa"/>
                <w:gridSpan w:val="2"/>
                <w:tcBorders>
                  <w:top w:val="nil"/>
                  <w:left w:val="nil"/>
                  <w:bottom w:val="nil"/>
                  <w:right w:val="nil"/>
                </w:tcBorders>
                <w:noWrap/>
                <w:hideMark/>
              </w:tcPr>
            </w:tcPrChange>
          </w:tcPr>
          <w:p w14:paraId="376A0C73"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684" w:author="Dylan CHEN" w:date="2026-08-27T16:09:00Z" w16du:dateUtc="2026-08-27T08:09:00Z">
              <w:tcPr>
                <w:tcW w:w="2980" w:type="dxa"/>
                <w:tcBorders>
                  <w:top w:val="nil"/>
                  <w:left w:val="nil"/>
                  <w:bottom w:val="nil"/>
                  <w:right w:val="nil"/>
                </w:tcBorders>
                <w:noWrap/>
                <w:hideMark/>
              </w:tcPr>
            </w:tcPrChange>
          </w:tcPr>
          <w:p w14:paraId="7A6C651A"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72BD71A" w14:textId="77777777" w:rsidTr="002E1246">
        <w:trPr>
          <w:jc w:val="center"/>
          <w:trPrChange w:id="685" w:author="Dylan CHEN" w:date="2026-08-27T16:09:00Z" w16du:dateUtc="2026-08-27T08:09:00Z">
            <w:trPr>
              <w:jc w:val="center"/>
            </w:trPr>
          </w:trPrChange>
        </w:trPr>
        <w:tc>
          <w:tcPr>
            <w:tcW w:w="3690" w:type="dxa"/>
            <w:tcBorders>
              <w:top w:val="nil"/>
              <w:left w:val="nil"/>
              <w:bottom w:val="nil"/>
              <w:right w:val="nil"/>
            </w:tcBorders>
            <w:noWrap/>
            <w:hideMark/>
            <w:tcPrChange w:id="686" w:author="Dylan CHEN" w:date="2026-08-27T16:09:00Z" w16du:dateUtc="2026-08-27T08:09:00Z">
              <w:tcPr>
                <w:tcW w:w="3595" w:type="dxa"/>
                <w:tcBorders>
                  <w:top w:val="nil"/>
                  <w:left w:val="nil"/>
                  <w:bottom w:val="nil"/>
                  <w:right w:val="nil"/>
                </w:tcBorders>
                <w:noWrap/>
                <w:hideMark/>
              </w:tcPr>
            </w:tcPrChange>
          </w:tcPr>
          <w:p w14:paraId="6FCE5443" w14:textId="77777777" w:rsidR="00717310" w:rsidRPr="00015210" w:rsidRDefault="00717310" w:rsidP="00717310">
            <w:pPr>
              <w:rPr>
                <w:color w:val="000000"/>
                <w:sz w:val="20"/>
                <w:szCs w:val="20"/>
              </w:rPr>
            </w:pPr>
            <w:r w:rsidRPr="00015210">
              <w:rPr>
                <w:color w:val="000000"/>
                <w:sz w:val="20"/>
                <w:szCs w:val="20"/>
              </w:rPr>
              <w:t>questioner controls</w:t>
            </w:r>
          </w:p>
        </w:tc>
        <w:tc>
          <w:tcPr>
            <w:tcW w:w="2690" w:type="dxa"/>
            <w:tcBorders>
              <w:top w:val="nil"/>
              <w:left w:val="nil"/>
              <w:bottom w:val="nil"/>
              <w:right w:val="nil"/>
            </w:tcBorders>
            <w:noWrap/>
            <w:hideMark/>
            <w:tcPrChange w:id="687" w:author="Dylan CHEN" w:date="2026-08-27T16:09:00Z" w16du:dateUtc="2026-08-27T08:09:00Z">
              <w:tcPr>
                <w:tcW w:w="2785" w:type="dxa"/>
                <w:gridSpan w:val="2"/>
                <w:tcBorders>
                  <w:top w:val="nil"/>
                  <w:left w:val="nil"/>
                  <w:bottom w:val="nil"/>
                  <w:right w:val="nil"/>
                </w:tcBorders>
                <w:noWrap/>
                <w:hideMark/>
              </w:tcPr>
            </w:tcPrChange>
          </w:tcPr>
          <w:p w14:paraId="598371B2"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688" w:author="Dylan CHEN" w:date="2026-08-27T16:09:00Z" w16du:dateUtc="2026-08-27T08:09:00Z">
              <w:tcPr>
                <w:tcW w:w="2980" w:type="dxa"/>
                <w:tcBorders>
                  <w:top w:val="nil"/>
                  <w:left w:val="nil"/>
                  <w:bottom w:val="nil"/>
                  <w:right w:val="nil"/>
                </w:tcBorders>
                <w:noWrap/>
                <w:hideMark/>
              </w:tcPr>
            </w:tcPrChange>
          </w:tcPr>
          <w:p w14:paraId="22AD8DF6"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3C5523E" w14:textId="77777777" w:rsidTr="002E1246">
        <w:trPr>
          <w:jc w:val="center"/>
          <w:trPrChange w:id="689" w:author="Dylan CHEN" w:date="2026-08-27T16:09:00Z" w16du:dateUtc="2026-08-27T08:09:00Z">
            <w:trPr>
              <w:jc w:val="center"/>
            </w:trPr>
          </w:trPrChange>
        </w:trPr>
        <w:tc>
          <w:tcPr>
            <w:tcW w:w="3690" w:type="dxa"/>
            <w:tcBorders>
              <w:top w:val="nil"/>
              <w:left w:val="nil"/>
              <w:bottom w:val="nil"/>
              <w:right w:val="nil"/>
            </w:tcBorders>
            <w:noWrap/>
            <w:hideMark/>
            <w:tcPrChange w:id="690" w:author="Dylan CHEN" w:date="2026-08-27T16:09:00Z" w16du:dateUtc="2026-08-27T08:09:00Z">
              <w:tcPr>
                <w:tcW w:w="3595" w:type="dxa"/>
                <w:tcBorders>
                  <w:top w:val="nil"/>
                  <w:left w:val="nil"/>
                  <w:bottom w:val="nil"/>
                  <w:right w:val="nil"/>
                </w:tcBorders>
                <w:noWrap/>
                <w:hideMark/>
              </w:tcPr>
            </w:tcPrChange>
          </w:tcPr>
          <w:p w14:paraId="67E7FE3F" w14:textId="77777777" w:rsidR="00717310" w:rsidRPr="00015210" w:rsidRDefault="00717310" w:rsidP="00717310">
            <w:pPr>
              <w:rPr>
                <w:color w:val="000000"/>
                <w:sz w:val="20"/>
                <w:szCs w:val="20"/>
              </w:rPr>
            </w:pPr>
            <w:r w:rsidRPr="00015210">
              <w:rPr>
                <w:color w:val="000000"/>
                <w:sz w:val="20"/>
                <w:szCs w:val="20"/>
              </w:rPr>
              <w:t>question timing FE</w:t>
            </w:r>
          </w:p>
        </w:tc>
        <w:tc>
          <w:tcPr>
            <w:tcW w:w="2690" w:type="dxa"/>
            <w:tcBorders>
              <w:top w:val="nil"/>
              <w:left w:val="nil"/>
              <w:bottom w:val="nil"/>
              <w:right w:val="nil"/>
            </w:tcBorders>
            <w:noWrap/>
            <w:hideMark/>
            <w:tcPrChange w:id="691" w:author="Dylan CHEN" w:date="2026-08-27T16:09:00Z" w16du:dateUtc="2026-08-27T08:09:00Z">
              <w:tcPr>
                <w:tcW w:w="2785" w:type="dxa"/>
                <w:gridSpan w:val="2"/>
                <w:tcBorders>
                  <w:top w:val="nil"/>
                  <w:left w:val="nil"/>
                  <w:bottom w:val="nil"/>
                  <w:right w:val="nil"/>
                </w:tcBorders>
                <w:noWrap/>
                <w:hideMark/>
              </w:tcPr>
            </w:tcPrChange>
          </w:tcPr>
          <w:p w14:paraId="4A11B631" w14:textId="77777777" w:rsidR="00717310" w:rsidRPr="00015210" w:rsidRDefault="00717310" w:rsidP="00717310">
            <w:pPr>
              <w:jc w:val="center"/>
              <w:rPr>
                <w:color w:val="000000"/>
                <w:sz w:val="20"/>
                <w:szCs w:val="20"/>
              </w:rPr>
            </w:pPr>
            <w:r w:rsidRPr="00015210">
              <w:rPr>
                <w:color w:val="000000"/>
                <w:sz w:val="20"/>
                <w:szCs w:val="20"/>
              </w:rPr>
              <w:t>√</w:t>
            </w:r>
          </w:p>
        </w:tc>
        <w:tc>
          <w:tcPr>
            <w:tcW w:w="2980" w:type="dxa"/>
            <w:tcBorders>
              <w:top w:val="nil"/>
              <w:left w:val="nil"/>
              <w:bottom w:val="nil"/>
              <w:right w:val="nil"/>
            </w:tcBorders>
            <w:noWrap/>
            <w:hideMark/>
            <w:tcPrChange w:id="692" w:author="Dylan CHEN" w:date="2026-08-27T16:09:00Z" w16du:dateUtc="2026-08-27T08:09:00Z">
              <w:tcPr>
                <w:tcW w:w="2980" w:type="dxa"/>
                <w:tcBorders>
                  <w:top w:val="nil"/>
                  <w:left w:val="nil"/>
                  <w:bottom w:val="nil"/>
                  <w:right w:val="nil"/>
                </w:tcBorders>
                <w:noWrap/>
                <w:hideMark/>
              </w:tcPr>
            </w:tcPrChange>
          </w:tcPr>
          <w:p w14:paraId="24874095" w14:textId="77777777" w:rsidR="00717310" w:rsidRPr="00015210" w:rsidRDefault="00717310" w:rsidP="00717310">
            <w:pPr>
              <w:jc w:val="center"/>
              <w:rPr>
                <w:color w:val="000000"/>
                <w:sz w:val="20"/>
                <w:szCs w:val="20"/>
              </w:rPr>
            </w:pPr>
            <w:r w:rsidRPr="00015210">
              <w:rPr>
                <w:color w:val="000000"/>
                <w:sz w:val="20"/>
                <w:szCs w:val="20"/>
              </w:rPr>
              <w:t>√</w:t>
            </w:r>
          </w:p>
        </w:tc>
      </w:tr>
      <w:tr w:rsidR="00717310" w:rsidRPr="00015210" w14:paraId="7A4D7782" w14:textId="77777777" w:rsidTr="002E1246">
        <w:trPr>
          <w:jc w:val="center"/>
          <w:trPrChange w:id="693" w:author="Dylan CHEN" w:date="2026-08-27T16:09:00Z" w16du:dateUtc="2026-08-27T08:09:00Z">
            <w:trPr>
              <w:jc w:val="center"/>
            </w:trPr>
          </w:trPrChange>
        </w:trPr>
        <w:tc>
          <w:tcPr>
            <w:tcW w:w="3690" w:type="dxa"/>
            <w:tcBorders>
              <w:top w:val="nil"/>
              <w:left w:val="nil"/>
              <w:bottom w:val="single" w:sz="4" w:space="0" w:color="auto"/>
              <w:right w:val="nil"/>
            </w:tcBorders>
            <w:noWrap/>
            <w:hideMark/>
            <w:tcPrChange w:id="694" w:author="Dylan CHEN" w:date="2026-08-27T16:09:00Z" w16du:dateUtc="2026-08-27T08:09:00Z">
              <w:tcPr>
                <w:tcW w:w="3595" w:type="dxa"/>
                <w:tcBorders>
                  <w:top w:val="nil"/>
                  <w:left w:val="nil"/>
                  <w:bottom w:val="single" w:sz="4" w:space="0" w:color="auto"/>
                  <w:right w:val="nil"/>
                </w:tcBorders>
                <w:noWrap/>
                <w:hideMark/>
              </w:tcPr>
            </w:tcPrChange>
          </w:tcPr>
          <w:p w14:paraId="73F1049D" w14:textId="77777777" w:rsidR="00717310" w:rsidRPr="00015210" w:rsidRDefault="00717310" w:rsidP="00717310">
            <w:pPr>
              <w:rPr>
                <w:color w:val="000000"/>
                <w:sz w:val="20"/>
                <w:szCs w:val="20"/>
              </w:rPr>
            </w:pPr>
            <w:r w:rsidRPr="00015210">
              <w:rPr>
                <w:color w:val="000000"/>
                <w:sz w:val="20"/>
                <w:szCs w:val="20"/>
              </w:rPr>
              <w:t>N</w:t>
            </w:r>
          </w:p>
        </w:tc>
        <w:tc>
          <w:tcPr>
            <w:tcW w:w="2690" w:type="dxa"/>
            <w:tcBorders>
              <w:top w:val="nil"/>
              <w:left w:val="nil"/>
              <w:bottom w:val="single" w:sz="4" w:space="0" w:color="auto"/>
              <w:right w:val="nil"/>
            </w:tcBorders>
            <w:noWrap/>
            <w:hideMark/>
            <w:tcPrChange w:id="695" w:author="Dylan CHEN" w:date="2026-08-27T16:09:00Z" w16du:dateUtc="2026-08-27T08:09:00Z">
              <w:tcPr>
                <w:tcW w:w="2785" w:type="dxa"/>
                <w:gridSpan w:val="2"/>
                <w:tcBorders>
                  <w:top w:val="nil"/>
                  <w:left w:val="nil"/>
                  <w:bottom w:val="single" w:sz="4" w:space="0" w:color="auto"/>
                  <w:right w:val="nil"/>
                </w:tcBorders>
                <w:noWrap/>
                <w:hideMark/>
              </w:tcPr>
            </w:tcPrChange>
          </w:tcPr>
          <w:p w14:paraId="004AF10D" w14:textId="77777777" w:rsidR="00717310" w:rsidRPr="00015210" w:rsidRDefault="00717310" w:rsidP="00717310">
            <w:pPr>
              <w:jc w:val="center"/>
              <w:rPr>
                <w:color w:val="000000"/>
                <w:sz w:val="20"/>
                <w:szCs w:val="20"/>
              </w:rPr>
            </w:pPr>
            <w:r w:rsidRPr="00015210">
              <w:rPr>
                <w:color w:val="000000"/>
                <w:sz w:val="20"/>
                <w:szCs w:val="20"/>
              </w:rPr>
              <w:t>2,377</w:t>
            </w:r>
          </w:p>
        </w:tc>
        <w:tc>
          <w:tcPr>
            <w:tcW w:w="2980" w:type="dxa"/>
            <w:tcBorders>
              <w:top w:val="nil"/>
              <w:left w:val="nil"/>
              <w:bottom w:val="single" w:sz="4" w:space="0" w:color="auto"/>
              <w:right w:val="nil"/>
            </w:tcBorders>
            <w:noWrap/>
            <w:hideMark/>
            <w:tcPrChange w:id="696" w:author="Dylan CHEN" w:date="2026-08-27T16:09:00Z" w16du:dateUtc="2026-08-27T08:09:00Z">
              <w:tcPr>
                <w:tcW w:w="2980" w:type="dxa"/>
                <w:tcBorders>
                  <w:top w:val="nil"/>
                  <w:left w:val="nil"/>
                  <w:bottom w:val="single" w:sz="4" w:space="0" w:color="auto"/>
                  <w:right w:val="nil"/>
                </w:tcBorders>
                <w:noWrap/>
                <w:hideMark/>
              </w:tcPr>
            </w:tcPrChange>
          </w:tcPr>
          <w:p w14:paraId="560E367F" w14:textId="77777777" w:rsidR="00717310" w:rsidRPr="00015210" w:rsidRDefault="00717310" w:rsidP="00717310">
            <w:pPr>
              <w:jc w:val="center"/>
              <w:rPr>
                <w:color w:val="000000"/>
                <w:sz w:val="20"/>
                <w:szCs w:val="20"/>
              </w:rPr>
            </w:pPr>
            <w:r w:rsidRPr="00015210">
              <w:rPr>
                <w:color w:val="000000"/>
                <w:sz w:val="20"/>
                <w:szCs w:val="20"/>
              </w:rPr>
              <w:t>1,235</w:t>
            </w:r>
          </w:p>
        </w:tc>
      </w:tr>
    </w:tbl>
    <w:p w14:paraId="59F24999" w14:textId="227792F0"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Questions are split at the </w:t>
      </w:r>
      <w:r w:rsidR="00CA6948" w:rsidRPr="00015210">
        <w:t>mean</w:t>
      </w:r>
      <w:r w:rsidRPr="00015210">
        <w:t xml:space="preserve"> of the difficulty score. Splitting at the </w:t>
      </w:r>
      <w:r w:rsidR="00CA6948" w:rsidRPr="00015210">
        <w:t>median</w:t>
      </w:r>
      <w:r w:rsidRPr="00015210">
        <w:t xml:space="preserve"> produces similar results.</w:t>
      </w:r>
    </w:p>
    <w:p w14:paraId="50620180" w14:textId="2DA031EB" w:rsidR="00625971" w:rsidRPr="0049010E" w:rsidRDefault="00C1485A" w:rsidP="0049010E">
      <w:pPr>
        <w:pStyle w:val="Heading3"/>
      </w:pPr>
      <w:bookmarkStart w:id="697" w:name="OLE_LINK17"/>
      <w:r w:rsidRPr="0049010E">
        <w:t>Why Length Reduces Contribution (H2)</w:t>
      </w:r>
    </w:p>
    <w:p w14:paraId="2730E6EF" w14:textId="77777777" w:rsidR="00625971" w:rsidRPr="00BF6686" w:rsidRDefault="00625971" w:rsidP="00625971">
      <w:pPr>
        <w:pStyle w:val="Paragraph0"/>
      </w:pPr>
      <w:r w:rsidRPr="00BF6686">
        <w:t xml:space="preserve">The length slope shows that as the AI answer gets longer, its presence under the question becomes more of a deterrent to human contribution. In our theoretical development we argued that </w:t>
      </w:r>
      <w:r>
        <w:rPr>
          <w:rFonts w:hint="eastAsia"/>
        </w:rPr>
        <w:t>human answerers treat</w:t>
      </w:r>
      <w:r w:rsidRPr="00BF6686">
        <w:t xml:space="preserve"> length as a </w:t>
      </w:r>
      <w:r>
        <w:rPr>
          <w:rFonts w:hint="eastAsia"/>
        </w:rPr>
        <w:t>proxy</w:t>
      </w:r>
      <w:r w:rsidRPr="00BF6686">
        <w:t xml:space="preserve"> for coverage</w:t>
      </w:r>
      <w:r>
        <w:rPr>
          <w:rFonts w:hint="eastAsia"/>
        </w:rPr>
        <w:t xml:space="preserve"> (i.e., </w:t>
      </w:r>
      <w:r w:rsidRPr="00BF6686">
        <w:t xml:space="preserve">how much ground the </w:t>
      </w:r>
      <w:r>
        <w:rPr>
          <w:rFonts w:hint="eastAsia"/>
        </w:rPr>
        <w:t xml:space="preserve">AI </w:t>
      </w:r>
      <w:r w:rsidRPr="00BF6686">
        <w:t>answer</w:t>
      </w:r>
      <w:r>
        <w:rPr>
          <w:rFonts w:hint="eastAsia"/>
        </w:rPr>
        <w:t xml:space="preserve"> </w:t>
      </w:r>
      <w:r w:rsidRPr="00BF6686">
        <w:t>addresses</w:t>
      </w:r>
      <w:r>
        <w:rPr>
          <w:rFonts w:hint="eastAsia"/>
        </w:rPr>
        <w:t>)</w:t>
      </w:r>
      <w:r w:rsidRPr="00BF6686">
        <w:t>, and stay out when little untouched ground appears to be left. This section probes that account against the most natural alternative.</w:t>
      </w:r>
    </w:p>
    <w:p w14:paraId="1A181B85" w14:textId="77777777" w:rsidR="00625971" w:rsidRDefault="00625971" w:rsidP="00625971">
      <w:pPr>
        <w:pStyle w:val="Paragraph0"/>
      </w:pPr>
      <w:r w:rsidRPr="00BF6686">
        <w:t>The alternative is that length proxies for quality rather than coverage</w:t>
      </w:r>
      <w:r>
        <w:t>.</w:t>
      </w:r>
      <w:r w:rsidRPr="00BF6686">
        <w:t xml:space="preserve"> </w:t>
      </w:r>
      <w:r>
        <w:t>A</w:t>
      </w:r>
      <w:r w:rsidRPr="00BF6686">
        <w:t xml:space="preserve"> longer answer seems more thorough and authoritative, </w:t>
      </w:r>
      <w:r>
        <w:t>which signals</w:t>
      </w:r>
      <w:r w:rsidRPr="00BF6686">
        <w:t xml:space="preserve"> a high bar that would be hard to outperform. Both accounts are consistent with the competition lens and both work through length. </w:t>
      </w:r>
    </w:p>
    <w:p w14:paraId="29E475BD" w14:textId="77777777" w:rsidR="00625971" w:rsidRDefault="00625971" w:rsidP="00625971">
      <w:pPr>
        <w:pStyle w:val="Paragraph0"/>
      </w:pPr>
      <w:r w:rsidRPr="00BF6686">
        <w:lastRenderedPageBreak/>
        <w:t xml:space="preserve">The fast nature of the entry decision favors coverage. Length is plausibly informative about coverage: a longer, more heavily itemized answer looks like it touches more distinct points. </w:t>
      </w:r>
      <w:r>
        <w:rPr>
          <w:rFonts w:hint="eastAsia"/>
        </w:rPr>
        <w:t>However, i</w:t>
      </w:r>
      <w:r w:rsidRPr="00BF6686">
        <w:t>t is uninformative about quality, which can be judged only through the careful reading that a fast entry decision does not involve. An answerer glancing at length can form an impression of how much ground is covered, but not of whether that ground is covered correctly. This yields separable predictions. If length proxies for coverage, then actual coverage should carry the deterrent, and accounting for it should absorb the length effect; if length proxies for quality, then actual quality should do so.</w:t>
      </w:r>
    </w:p>
    <w:p w14:paraId="3C85A4E2" w14:textId="77777777" w:rsidR="00625971" w:rsidRPr="00BF6686" w:rsidRDefault="00625971" w:rsidP="00625971">
      <w:pPr>
        <w:pStyle w:val="Paragraph0"/>
      </w:pPr>
      <w:r w:rsidRPr="00BF6686">
        <w:t xml:space="preserve">Our main results already speak against the </w:t>
      </w:r>
      <w:r>
        <w:rPr>
          <w:rFonts w:hint="eastAsia"/>
        </w:rPr>
        <w:t>proxy for quality explanation</w:t>
      </w:r>
      <w:r w:rsidRPr="00BF6686">
        <w:t xml:space="preserve">. The actual quality of the AI answer is not associated with the entry decision; if answerers were using length to proxy for quality, higher actual quality would be linked to less entry, and it is not. We then test the </w:t>
      </w:r>
      <w:r>
        <w:rPr>
          <w:rFonts w:hint="eastAsia"/>
        </w:rPr>
        <w:t xml:space="preserve">proxy for </w:t>
      </w:r>
      <w:r w:rsidRPr="00BF6686">
        <w:t xml:space="preserve">coverage </w:t>
      </w:r>
      <w:r>
        <w:rPr>
          <w:rFonts w:hint="eastAsia"/>
        </w:rPr>
        <w:t>account</w:t>
      </w:r>
      <w:r w:rsidRPr="00BF6686">
        <w:t xml:space="preserve"> directly, measuring </w:t>
      </w:r>
      <w:r>
        <w:rPr>
          <w:rFonts w:hint="eastAsia"/>
        </w:rPr>
        <w:t xml:space="preserve">the AI answer </w:t>
      </w:r>
      <w:r w:rsidRPr="00BF6686">
        <w:t>coverage as the count of distinct points the answer lays out.</w:t>
      </w:r>
    </w:p>
    <w:p w14:paraId="6E13480B" w14:textId="77777777" w:rsidR="00625971" w:rsidRPr="00BF6686" w:rsidRDefault="00625971" w:rsidP="00625971">
      <w:pPr>
        <w:pStyle w:val="Paragraph0"/>
      </w:pPr>
      <w:r w:rsidRPr="00BF6686">
        <w:t xml:space="preserve">Table 11 sets out the logic. </w:t>
      </w:r>
      <w:r w:rsidRPr="00325599">
        <w:t xml:space="preserve">Columns 1 and 2 reproduce our main results. </w:t>
      </w:r>
      <w:r w:rsidRPr="00BF6686">
        <w:t xml:space="preserve">Column 1 includes only the interaction with length, which is negative and significant (−0.044, p&lt;0.01). Column 2 adds the interaction with quality. If length were a proxy for quality, accounting for quality should absorb the length effect; instead the length interaction is essentially unchanged (−0.046, p&lt;0.001) and the quality interaction is insignificant, so length is not standing in for quality. Column 3 adds the interaction with coverage. Here the length interaction falls in magnitude and to marginal significance (−0.028, p&lt;0.1) </w:t>
      </w:r>
      <w:r>
        <w:rPr>
          <w:rFonts w:hint="eastAsia"/>
        </w:rPr>
        <w:t>and</w:t>
      </w:r>
      <w:r w:rsidRPr="00BF6686">
        <w:t xml:space="preserve"> coverage is negative and significant (−0.007, p&lt;0.05). This is what it looks like for a proxy to be resolved: once the quantity that length stands in for is measured, the deterrent attaches to that quantity, and length</w:t>
      </w:r>
      <w:r>
        <w:t>’</w:t>
      </w:r>
      <w:r w:rsidRPr="00BF6686">
        <w:t>s own coefficient absorbs into it. Length deters because answerers use it as a proxy for coverage.</w:t>
      </w:r>
    </w:p>
    <w:p w14:paraId="74BFB4F2" w14:textId="0BBB5553" w:rsidR="00625971" w:rsidRPr="00BF6686" w:rsidRDefault="00625971" w:rsidP="00625971">
      <w:pPr>
        <w:pStyle w:val="Paragraph0"/>
      </w:pPr>
      <w:r w:rsidRPr="00BF6686">
        <w:lastRenderedPageBreak/>
        <w:t>One might ask whether length and coverage are simply the same quantity measured twice, which would make the test vacuous. They are not: their correlation is only moderate (</w:t>
      </w:r>
      <w:del w:id="698" w:author="Dylan CHEN" w:date="2026-08-27T21:27:00Z" w16du:dateUtc="2026-08-27T13:27:00Z">
        <w:r w:rsidRPr="00BF6686" w:rsidDel="00625971">
          <w:rPr>
            <w:highlight w:val="yellow"/>
          </w:rPr>
          <w:delText>[X]</w:delText>
        </w:r>
      </w:del>
      <w:ins w:id="699" w:author="Dylan CHEN" w:date="2026-08-27T21:27:00Z" w16du:dateUtc="2026-08-27T13:27:00Z">
        <w:r>
          <w:rPr>
            <w:rFonts w:hint="eastAsia"/>
          </w:rPr>
          <w:t>0.448</w:t>
        </w:r>
      </w:ins>
      <w:r w:rsidRPr="00BF6686">
        <w:t>), because AI answers can be padded with filler or repetition that adds length without adding ground. This has two implications. First, it is what makes the test informative; if length and coverage moved in lockstep, no test could reveal which quantity the answerer is proxying for. Second, the asymmetry is why length proxies for coverage rather than quality: at a glance, length remains a positive, if imperfect, indicator of how much ground is covered, whereas it says nothing about whether that ground is covered correctly. The answerer glances at how far the answer runs, and given the structured format of these AI answers, that glance stands in for roughly how much has already been said.</w:t>
      </w:r>
    </w:p>
    <w:p w14:paraId="4DE7AF78" w14:textId="2DEB369E" w:rsidR="00C1485A" w:rsidRPr="00015210" w:rsidRDefault="00C1485A" w:rsidP="00C1485A">
      <w:pPr>
        <w:pStyle w:val="TableFiguretitle"/>
      </w:pPr>
      <w:r w:rsidRPr="00015210">
        <w:t>Table 1</w:t>
      </w:r>
      <w:r w:rsidR="00717310">
        <w:t>1</w:t>
      </w:r>
      <w:r w:rsidRPr="00015210">
        <w:t xml:space="preserve">. </w:t>
      </w:r>
      <w:ins w:id="700" w:author="Dylan CHEN" w:date="2026-08-27T16:43:00Z" w16du:dateUtc="2026-08-27T08:43:00Z">
        <w:r w:rsidR="00AA69A0" w:rsidRPr="00AA69A0">
          <w:t xml:space="preserve">Why </w:t>
        </w:r>
        <w:r w:rsidR="00AA69A0">
          <w:rPr>
            <w:rFonts w:hint="eastAsia"/>
          </w:rPr>
          <w:t>l</w:t>
        </w:r>
        <w:r w:rsidR="00AA69A0" w:rsidRPr="00AA69A0">
          <w:t xml:space="preserve">ength </w:t>
        </w:r>
        <w:r w:rsidR="00AA69A0">
          <w:rPr>
            <w:rFonts w:hint="eastAsia"/>
          </w:rPr>
          <w:t>r</w:t>
        </w:r>
        <w:r w:rsidR="00AA69A0" w:rsidRPr="00AA69A0">
          <w:t>educe</w:t>
        </w:r>
      </w:ins>
      <w:ins w:id="701" w:author="Dylan CHEN" w:date="2026-08-27T16:44:00Z" w16du:dateUtc="2026-08-27T08:44:00Z">
        <w:r w:rsidR="00AA69A0">
          <w:rPr>
            <w:rFonts w:hint="eastAsia"/>
          </w:rPr>
          <w:t>s</w:t>
        </w:r>
      </w:ins>
      <w:ins w:id="702" w:author="Dylan CHEN" w:date="2026-08-27T16:43:00Z" w16du:dateUtc="2026-08-27T08:43:00Z">
        <w:r w:rsidR="00AA69A0" w:rsidRPr="00AA69A0">
          <w:t xml:space="preserve"> </w:t>
        </w:r>
        <w:r w:rsidR="00AA69A0">
          <w:rPr>
            <w:rFonts w:hint="eastAsia"/>
          </w:rPr>
          <w:t>answer supply?</w:t>
        </w:r>
      </w:ins>
      <w:del w:id="703" w:author="Dylan CHEN" w:date="2026-08-27T16:44:00Z" w16du:dateUtc="2026-08-27T08:44:00Z">
        <w:r w:rsidRPr="00015210" w:rsidDel="00AA69A0">
          <w:delText>The role of answer coverage</w:delText>
        </w:r>
      </w:del>
      <w:r w:rsidRPr="00015210">
        <w:t xml:space="preserve"> (</w:t>
      </w:r>
      <w:ins w:id="704" w:author="Dylan CHEN" w:date="2026-08-27T16:43:00Z" w16du:dateUtc="2026-08-27T08:43:00Z">
        <w:r w:rsidR="00AA69A0">
          <w:rPr>
            <w:rFonts w:hint="eastAsia"/>
          </w:rPr>
          <w:t xml:space="preserve">for </w:t>
        </w:r>
      </w:ins>
      <w:r w:rsidRPr="00015210">
        <w:t>H2)</w:t>
      </w:r>
    </w:p>
    <w:tbl>
      <w:tblPr>
        <w:tblW w:w="5000" w:type="pct"/>
        <w:jc w:val="center"/>
        <w:tblLayout w:type="fixed"/>
        <w:tblLook w:val="04A0" w:firstRow="1" w:lastRow="0" w:firstColumn="1" w:lastColumn="0" w:noHBand="0" w:noVBand="1"/>
      </w:tblPr>
      <w:tblGrid>
        <w:gridCol w:w="1780"/>
        <w:gridCol w:w="1391"/>
        <w:gridCol w:w="3489"/>
        <w:gridCol w:w="2700"/>
      </w:tblGrid>
      <w:tr w:rsidR="000A2973" w:rsidRPr="00015210" w14:paraId="0FF4284C" w14:textId="77777777" w:rsidTr="00D2526D">
        <w:trPr>
          <w:jc w:val="center"/>
        </w:trPr>
        <w:tc>
          <w:tcPr>
            <w:tcW w:w="1780" w:type="dxa"/>
            <w:tcBorders>
              <w:top w:val="single" w:sz="4" w:space="0" w:color="auto"/>
              <w:left w:val="nil"/>
              <w:bottom w:val="nil"/>
              <w:right w:val="nil"/>
            </w:tcBorders>
            <w:noWrap/>
            <w:hideMark/>
          </w:tcPr>
          <w:p w14:paraId="49A62107"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 </w:t>
            </w:r>
          </w:p>
        </w:tc>
        <w:tc>
          <w:tcPr>
            <w:tcW w:w="1391" w:type="dxa"/>
            <w:tcBorders>
              <w:top w:val="single" w:sz="4" w:space="0" w:color="auto"/>
              <w:left w:val="nil"/>
              <w:bottom w:val="nil"/>
              <w:right w:val="nil"/>
            </w:tcBorders>
            <w:noWrap/>
            <w:hideMark/>
          </w:tcPr>
          <w:p w14:paraId="054DEDA7" w14:textId="77777777" w:rsidR="000A2973" w:rsidRPr="00015210" w:rsidRDefault="000A2973">
            <w:pPr>
              <w:jc w:val="center"/>
              <w:rPr>
                <w:color w:val="000000"/>
                <w:sz w:val="20"/>
                <w:szCs w:val="20"/>
              </w:rPr>
            </w:pPr>
            <w:r w:rsidRPr="00015210">
              <w:rPr>
                <w:color w:val="000000"/>
                <w:sz w:val="20"/>
                <w:szCs w:val="20"/>
              </w:rPr>
              <w:t>(1)</w:t>
            </w:r>
          </w:p>
        </w:tc>
        <w:tc>
          <w:tcPr>
            <w:tcW w:w="3489" w:type="dxa"/>
            <w:tcBorders>
              <w:top w:val="single" w:sz="4" w:space="0" w:color="auto"/>
              <w:left w:val="nil"/>
              <w:bottom w:val="nil"/>
              <w:right w:val="nil"/>
            </w:tcBorders>
            <w:noWrap/>
            <w:hideMark/>
          </w:tcPr>
          <w:p w14:paraId="19A2C68F" w14:textId="77777777" w:rsidR="000A2973" w:rsidRPr="00015210" w:rsidRDefault="000A2973">
            <w:pPr>
              <w:jc w:val="center"/>
              <w:rPr>
                <w:color w:val="000000"/>
                <w:sz w:val="20"/>
                <w:szCs w:val="20"/>
              </w:rPr>
            </w:pPr>
            <w:r w:rsidRPr="00015210">
              <w:rPr>
                <w:color w:val="000000"/>
                <w:sz w:val="20"/>
                <w:szCs w:val="20"/>
              </w:rPr>
              <w:t>(2)</w:t>
            </w:r>
          </w:p>
        </w:tc>
        <w:tc>
          <w:tcPr>
            <w:tcW w:w="2700" w:type="dxa"/>
            <w:tcBorders>
              <w:top w:val="single" w:sz="4" w:space="0" w:color="auto"/>
              <w:left w:val="nil"/>
              <w:bottom w:val="nil"/>
              <w:right w:val="nil"/>
            </w:tcBorders>
            <w:noWrap/>
            <w:hideMark/>
          </w:tcPr>
          <w:p w14:paraId="14A819D8" w14:textId="77777777" w:rsidR="000A2973" w:rsidRPr="00015210" w:rsidRDefault="000A2973">
            <w:pPr>
              <w:jc w:val="center"/>
              <w:rPr>
                <w:color w:val="000000"/>
                <w:sz w:val="20"/>
                <w:szCs w:val="20"/>
              </w:rPr>
            </w:pPr>
            <w:r w:rsidRPr="00015210">
              <w:rPr>
                <w:color w:val="000000"/>
                <w:sz w:val="20"/>
                <w:szCs w:val="20"/>
              </w:rPr>
              <w:t>(3)</w:t>
            </w:r>
          </w:p>
        </w:tc>
      </w:tr>
      <w:tr w:rsidR="000A2973" w:rsidRPr="00015210" w14:paraId="1132B1FB" w14:textId="77777777" w:rsidTr="00D2526D">
        <w:trPr>
          <w:jc w:val="center"/>
        </w:trPr>
        <w:tc>
          <w:tcPr>
            <w:tcW w:w="1780" w:type="dxa"/>
            <w:tcBorders>
              <w:top w:val="nil"/>
              <w:left w:val="nil"/>
              <w:bottom w:val="nil"/>
              <w:right w:val="nil"/>
            </w:tcBorders>
            <w:noWrap/>
            <w:hideMark/>
          </w:tcPr>
          <w:p w14:paraId="24BAA143" w14:textId="77777777" w:rsidR="000A2973" w:rsidRPr="00015210" w:rsidRDefault="000A2973">
            <w:pPr>
              <w:rPr>
                <w:rFonts w:ascii="Georgia" w:hAnsi="Georgia"/>
                <w:color w:val="000000"/>
                <w:sz w:val="20"/>
                <w:szCs w:val="20"/>
              </w:rPr>
            </w:pPr>
            <w:r w:rsidRPr="00015210">
              <w:rPr>
                <w:rFonts w:ascii="Georgia" w:hAnsi="Georgia"/>
                <w:color w:val="000000"/>
                <w:sz w:val="20"/>
                <w:szCs w:val="20"/>
              </w:rPr>
              <w:t>DV</w:t>
            </w:r>
          </w:p>
        </w:tc>
        <w:tc>
          <w:tcPr>
            <w:tcW w:w="7580" w:type="dxa"/>
            <w:gridSpan w:val="3"/>
            <w:tcBorders>
              <w:top w:val="nil"/>
              <w:left w:val="nil"/>
              <w:bottom w:val="single" w:sz="4" w:space="0" w:color="auto"/>
              <w:right w:val="nil"/>
            </w:tcBorders>
            <w:hideMark/>
          </w:tcPr>
          <w:p w14:paraId="26C93CEA" w14:textId="6929CE8F" w:rsidR="000A2973" w:rsidRPr="00015210" w:rsidRDefault="000A2973">
            <w:pPr>
              <w:jc w:val="center"/>
              <w:rPr>
                <w:color w:val="000000"/>
                <w:sz w:val="20"/>
                <w:szCs w:val="20"/>
              </w:rPr>
            </w:pPr>
            <w:r w:rsidRPr="00015210">
              <w:rPr>
                <w:color w:val="000000"/>
                <w:sz w:val="20"/>
                <w:szCs w:val="20"/>
              </w:rPr>
              <w:t>Log(</w:t>
            </w:r>
            <w:ins w:id="705" w:author="Dylan CHEN" w:date="2026-08-27T16:09:00Z" w16du:dateUtc="2026-08-27T08:09:00Z">
              <w:r w:rsidR="002E1246">
                <w:rPr>
                  <w:rFonts w:hint="eastAsia"/>
                  <w:color w:val="000000"/>
                  <w:sz w:val="20"/>
                  <w:szCs w:val="20"/>
                </w:rPr>
                <w:t xml:space="preserve">human </w:t>
              </w:r>
            </w:ins>
            <w:r w:rsidRPr="00015210">
              <w:rPr>
                <w:color w:val="000000"/>
                <w:sz w:val="20"/>
                <w:szCs w:val="20"/>
              </w:rPr>
              <w:t>answer number in 7 days)</w:t>
            </w:r>
          </w:p>
        </w:tc>
      </w:tr>
      <w:tr w:rsidR="000A2973" w:rsidRPr="00015210" w14:paraId="06207ADB" w14:textId="77777777" w:rsidTr="00D2526D">
        <w:trPr>
          <w:jc w:val="center"/>
        </w:trPr>
        <w:tc>
          <w:tcPr>
            <w:tcW w:w="1780" w:type="dxa"/>
            <w:vMerge w:val="restart"/>
            <w:tcBorders>
              <w:top w:val="nil"/>
              <w:left w:val="nil"/>
              <w:bottom w:val="nil"/>
              <w:right w:val="nil"/>
            </w:tcBorders>
            <w:noWrap/>
            <w:hideMark/>
          </w:tcPr>
          <w:p w14:paraId="60E29CE9"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1391" w:type="dxa"/>
            <w:tcBorders>
              <w:top w:val="nil"/>
              <w:left w:val="nil"/>
              <w:bottom w:val="nil"/>
              <w:right w:val="nil"/>
            </w:tcBorders>
            <w:noWrap/>
            <w:hideMark/>
          </w:tcPr>
          <w:p w14:paraId="70AA6F5B" w14:textId="77777777" w:rsidR="000A2973" w:rsidRPr="00015210" w:rsidRDefault="000A2973">
            <w:pPr>
              <w:jc w:val="center"/>
              <w:rPr>
                <w:color w:val="000000"/>
                <w:sz w:val="20"/>
                <w:szCs w:val="20"/>
              </w:rPr>
            </w:pPr>
            <w:r w:rsidRPr="00015210">
              <w:rPr>
                <w:color w:val="000000"/>
                <w:sz w:val="20"/>
                <w:szCs w:val="20"/>
              </w:rPr>
              <w:t>0.202**</w:t>
            </w:r>
          </w:p>
        </w:tc>
        <w:tc>
          <w:tcPr>
            <w:tcW w:w="3489" w:type="dxa"/>
            <w:tcBorders>
              <w:top w:val="nil"/>
              <w:left w:val="nil"/>
              <w:bottom w:val="nil"/>
              <w:right w:val="nil"/>
            </w:tcBorders>
            <w:noWrap/>
            <w:hideMark/>
          </w:tcPr>
          <w:p w14:paraId="557EF8A8" w14:textId="77777777" w:rsidR="000A2973" w:rsidRPr="00015210" w:rsidRDefault="000A2973">
            <w:pPr>
              <w:jc w:val="center"/>
              <w:rPr>
                <w:color w:val="000000"/>
                <w:sz w:val="20"/>
                <w:szCs w:val="20"/>
              </w:rPr>
            </w:pPr>
            <w:r w:rsidRPr="00015210">
              <w:rPr>
                <w:color w:val="000000"/>
                <w:sz w:val="20"/>
                <w:szCs w:val="20"/>
              </w:rPr>
              <w:t>0.188*</w:t>
            </w:r>
          </w:p>
        </w:tc>
        <w:tc>
          <w:tcPr>
            <w:tcW w:w="2700" w:type="dxa"/>
            <w:tcBorders>
              <w:top w:val="nil"/>
              <w:left w:val="nil"/>
              <w:bottom w:val="nil"/>
              <w:right w:val="nil"/>
            </w:tcBorders>
            <w:noWrap/>
            <w:hideMark/>
          </w:tcPr>
          <w:p w14:paraId="031635F4" w14:textId="77777777" w:rsidR="000A2973" w:rsidRPr="00015210" w:rsidRDefault="000A2973">
            <w:pPr>
              <w:jc w:val="center"/>
              <w:rPr>
                <w:color w:val="000000"/>
                <w:sz w:val="20"/>
                <w:szCs w:val="20"/>
              </w:rPr>
            </w:pPr>
            <w:r w:rsidRPr="00015210">
              <w:rPr>
                <w:color w:val="000000"/>
                <w:sz w:val="20"/>
                <w:szCs w:val="20"/>
              </w:rPr>
              <w:t>0.129</w:t>
            </w:r>
          </w:p>
        </w:tc>
      </w:tr>
      <w:tr w:rsidR="000A2973" w:rsidRPr="00015210" w14:paraId="3C85A0FA" w14:textId="77777777" w:rsidTr="00D2526D">
        <w:trPr>
          <w:jc w:val="center"/>
        </w:trPr>
        <w:tc>
          <w:tcPr>
            <w:tcW w:w="1780" w:type="dxa"/>
            <w:vMerge/>
            <w:tcBorders>
              <w:top w:val="nil"/>
              <w:left w:val="nil"/>
              <w:bottom w:val="nil"/>
              <w:right w:val="nil"/>
            </w:tcBorders>
            <w:hideMark/>
          </w:tcPr>
          <w:p w14:paraId="2715D34B"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0B57A369" w14:textId="77777777" w:rsidR="000A2973" w:rsidRPr="00015210" w:rsidRDefault="000A2973">
            <w:pPr>
              <w:jc w:val="center"/>
              <w:rPr>
                <w:color w:val="000000"/>
                <w:sz w:val="20"/>
                <w:szCs w:val="20"/>
              </w:rPr>
            </w:pPr>
            <w:r w:rsidRPr="00015210">
              <w:rPr>
                <w:color w:val="000000"/>
                <w:sz w:val="20"/>
                <w:szCs w:val="20"/>
              </w:rPr>
              <w:t>(0.078)</w:t>
            </w:r>
          </w:p>
        </w:tc>
        <w:tc>
          <w:tcPr>
            <w:tcW w:w="3489" w:type="dxa"/>
            <w:tcBorders>
              <w:top w:val="nil"/>
              <w:left w:val="nil"/>
              <w:bottom w:val="nil"/>
              <w:right w:val="nil"/>
            </w:tcBorders>
            <w:noWrap/>
            <w:hideMark/>
          </w:tcPr>
          <w:p w14:paraId="3C24A3B3" w14:textId="77777777" w:rsidR="000A2973" w:rsidRPr="00015210" w:rsidRDefault="000A2973">
            <w:pPr>
              <w:jc w:val="center"/>
              <w:rPr>
                <w:color w:val="000000"/>
                <w:sz w:val="20"/>
                <w:szCs w:val="20"/>
              </w:rPr>
            </w:pPr>
            <w:r w:rsidRPr="00015210">
              <w:rPr>
                <w:color w:val="000000"/>
                <w:sz w:val="20"/>
                <w:szCs w:val="20"/>
              </w:rPr>
              <w:t>(0.080)</w:t>
            </w:r>
          </w:p>
        </w:tc>
        <w:tc>
          <w:tcPr>
            <w:tcW w:w="2700" w:type="dxa"/>
            <w:tcBorders>
              <w:top w:val="nil"/>
              <w:left w:val="nil"/>
              <w:bottom w:val="nil"/>
              <w:right w:val="nil"/>
            </w:tcBorders>
            <w:noWrap/>
            <w:hideMark/>
          </w:tcPr>
          <w:p w14:paraId="64A8D87A" w14:textId="77777777" w:rsidR="000A2973" w:rsidRPr="00015210" w:rsidRDefault="000A2973">
            <w:pPr>
              <w:jc w:val="center"/>
              <w:rPr>
                <w:color w:val="000000"/>
                <w:sz w:val="20"/>
                <w:szCs w:val="20"/>
              </w:rPr>
            </w:pPr>
            <w:r w:rsidRPr="00015210">
              <w:rPr>
                <w:color w:val="000000"/>
                <w:sz w:val="20"/>
                <w:szCs w:val="20"/>
              </w:rPr>
              <w:t>(0.087)</w:t>
            </w:r>
          </w:p>
        </w:tc>
      </w:tr>
      <w:tr w:rsidR="000A2973" w:rsidRPr="00015210" w14:paraId="6F79A870" w14:textId="77777777" w:rsidTr="00D2526D">
        <w:trPr>
          <w:jc w:val="center"/>
        </w:trPr>
        <w:tc>
          <w:tcPr>
            <w:tcW w:w="1780" w:type="dxa"/>
            <w:vMerge w:val="restart"/>
            <w:tcBorders>
              <w:top w:val="nil"/>
              <w:left w:val="nil"/>
              <w:bottom w:val="nil"/>
              <w:right w:val="nil"/>
            </w:tcBorders>
            <w:noWrap/>
            <w:hideMark/>
          </w:tcPr>
          <w:p w14:paraId="6D7D7CCC"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1391" w:type="dxa"/>
            <w:tcBorders>
              <w:top w:val="nil"/>
              <w:left w:val="nil"/>
              <w:bottom w:val="nil"/>
              <w:right w:val="nil"/>
            </w:tcBorders>
            <w:noWrap/>
            <w:hideMark/>
          </w:tcPr>
          <w:p w14:paraId="0229801F" w14:textId="77777777" w:rsidR="000A2973" w:rsidRPr="00015210" w:rsidRDefault="000A2973">
            <w:pPr>
              <w:jc w:val="center"/>
              <w:rPr>
                <w:color w:val="000000"/>
                <w:sz w:val="20"/>
                <w:szCs w:val="20"/>
              </w:rPr>
            </w:pPr>
            <w:r w:rsidRPr="00015210">
              <w:rPr>
                <w:color w:val="000000"/>
                <w:sz w:val="20"/>
                <w:szCs w:val="20"/>
              </w:rPr>
              <w:t>-0.044**</w:t>
            </w:r>
          </w:p>
        </w:tc>
        <w:tc>
          <w:tcPr>
            <w:tcW w:w="3489" w:type="dxa"/>
            <w:tcBorders>
              <w:top w:val="nil"/>
              <w:left w:val="nil"/>
              <w:bottom w:val="nil"/>
              <w:right w:val="nil"/>
            </w:tcBorders>
            <w:noWrap/>
            <w:hideMark/>
          </w:tcPr>
          <w:p w14:paraId="0D24C8DB" w14:textId="77777777" w:rsidR="000A2973" w:rsidRPr="00015210" w:rsidRDefault="000A2973">
            <w:pPr>
              <w:jc w:val="center"/>
              <w:rPr>
                <w:color w:val="000000"/>
                <w:sz w:val="20"/>
                <w:szCs w:val="20"/>
              </w:rPr>
            </w:pPr>
            <w:r w:rsidRPr="00015210">
              <w:rPr>
                <w:color w:val="000000"/>
                <w:sz w:val="20"/>
                <w:szCs w:val="20"/>
              </w:rPr>
              <w:t>-0.046***</w:t>
            </w:r>
          </w:p>
        </w:tc>
        <w:tc>
          <w:tcPr>
            <w:tcW w:w="2700" w:type="dxa"/>
            <w:tcBorders>
              <w:top w:val="nil"/>
              <w:left w:val="nil"/>
              <w:bottom w:val="nil"/>
              <w:right w:val="nil"/>
            </w:tcBorders>
            <w:noWrap/>
            <w:hideMark/>
          </w:tcPr>
          <w:p w14:paraId="573A37C0" w14:textId="7D078C73" w:rsidR="000A2973" w:rsidRPr="00015210" w:rsidRDefault="000A2973">
            <w:pPr>
              <w:jc w:val="center"/>
              <w:rPr>
                <w:rFonts w:ascii="Heiti TC" w:eastAsia="Heiti TC" w:hAnsi="Heiti TC" w:cs="Heiti TC"/>
                <w:color w:val="000000"/>
                <w:sz w:val="20"/>
                <w:szCs w:val="20"/>
              </w:rPr>
            </w:pPr>
            <w:r w:rsidRPr="00015210">
              <w:rPr>
                <w:color w:val="000000"/>
                <w:sz w:val="20"/>
                <w:szCs w:val="20"/>
              </w:rPr>
              <w:t>-0.028</w:t>
            </w:r>
            <w:r w:rsidR="00BF0DF5" w:rsidRPr="00015210">
              <w:rPr>
                <w:rFonts w:ascii="Heiti TC" w:eastAsia="Heiti TC" w:hAnsi="Heiti TC" w:cs="Heiti TC"/>
                <w:color w:val="000000"/>
                <w:sz w:val="20"/>
                <w:szCs w:val="20"/>
              </w:rPr>
              <w:t>.</w:t>
            </w:r>
          </w:p>
        </w:tc>
      </w:tr>
      <w:tr w:rsidR="000A2973" w:rsidRPr="00015210" w14:paraId="51C287A4" w14:textId="77777777" w:rsidTr="00D2526D">
        <w:trPr>
          <w:jc w:val="center"/>
        </w:trPr>
        <w:tc>
          <w:tcPr>
            <w:tcW w:w="1780" w:type="dxa"/>
            <w:vMerge/>
            <w:tcBorders>
              <w:top w:val="nil"/>
              <w:left w:val="nil"/>
              <w:bottom w:val="nil"/>
              <w:right w:val="nil"/>
            </w:tcBorders>
            <w:hideMark/>
          </w:tcPr>
          <w:p w14:paraId="293FD098"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10320D18" w14:textId="77777777" w:rsidR="000A2973" w:rsidRPr="00015210" w:rsidRDefault="000A2973">
            <w:pPr>
              <w:jc w:val="center"/>
              <w:rPr>
                <w:color w:val="000000"/>
                <w:sz w:val="20"/>
                <w:szCs w:val="20"/>
              </w:rPr>
            </w:pPr>
            <w:r w:rsidRPr="00015210">
              <w:rPr>
                <w:color w:val="000000"/>
                <w:sz w:val="20"/>
                <w:szCs w:val="20"/>
              </w:rPr>
              <w:t>(0.014)</w:t>
            </w:r>
          </w:p>
        </w:tc>
        <w:tc>
          <w:tcPr>
            <w:tcW w:w="3489" w:type="dxa"/>
            <w:tcBorders>
              <w:top w:val="nil"/>
              <w:left w:val="nil"/>
              <w:bottom w:val="nil"/>
              <w:right w:val="nil"/>
            </w:tcBorders>
            <w:noWrap/>
            <w:hideMark/>
          </w:tcPr>
          <w:p w14:paraId="6B2D1C32" w14:textId="77777777" w:rsidR="000A2973" w:rsidRPr="00015210" w:rsidRDefault="000A2973">
            <w:pPr>
              <w:jc w:val="center"/>
              <w:rPr>
                <w:color w:val="000000"/>
                <w:sz w:val="20"/>
                <w:szCs w:val="20"/>
              </w:rPr>
            </w:pPr>
            <w:r w:rsidRPr="00015210">
              <w:rPr>
                <w:color w:val="000000"/>
                <w:sz w:val="20"/>
                <w:szCs w:val="20"/>
              </w:rPr>
              <w:t>(0.014)</w:t>
            </w:r>
          </w:p>
        </w:tc>
        <w:tc>
          <w:tcPr>
            <w:tcW w:w="2700" w:type="dxa"/>
            <w:tcBorders>
              <w:top w:val="nil"/>
              <w:left w:val="nil"/>
              <w:bottom w:val="nil"/>
              <w:right w:val="nil"/>
            </w:tcBorders>
            <w:noWrap/>
            <w:hideMark/>
          </w:tcPr>
          <w:p w14:paraId="3C9F9922" w14:textId="77777777" w:rsidR="000A2973" w:rsidRPr="00015210" w:rsidRDefault="000A2973">
            <w:pPr>
              <w:jc w:val="center"/>
              <w:rPr>
                <w:color w:val="000000"/>
                <w:sz w:val="20"/>
                <w:szCs w:val="20"/>
              </w:rPr>
            </w:pPr>
            <w:r w:rsidRPr="00015210">
              <w:rPr>
                <w:color w:val="000000"/>
                <w:sz w:val="20"/>
                <w:szCs w:val="20"/>
              </w:rPr>
              <w:t>(0.016)</w:t>
            </w:r>
          </w:p>
        </w:tc>
      </w:tr>
      <w:tr w:rsidR="000A2973" w:rsidRPr="00015210" w14:paraId="706EAACE" w14:textId="77777777" w:rsidTr="00D2526D">
        <w:trPr>
          <w:jc w:val="center"/>
        </w:trPr>
        <w:tc>
          <w:tcPr>
            <w:tcW w:w="1780" w:type="dxa"/>
            <w:vMerge w:val="restart"/>
            <w:tcBorders>
              <w:top w:val="nil"/>
              <w:left w:val="nil"/>
              <w:bottom w:val="nil"/>
              <w:right w:val="nil"/>
            </w:tcBorders>
            <w:noWrap/>
            <w:hideMark/>
          </w:tcPr>
          <w:p w14:paraId="2EDA73B3"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1391" w:type="dxa"/>
            <w:tcBorders>
              <w:top w:val="nil"/>
              <w:left w:val="nil"/>
              <w:bottom w:val="nil"/>
              <w:right w:val="nil"/>
            </w:tcBorders>
            <w:noWrap/>
            <w:hideMark/>
          </w:tcPr>
          <w:p w14:paraId="0D955AB2"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35C508C6"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62EE70E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4658A740" w14:textId="77777777" w:rsidTr="00D2526D">
        <w:trPr>
          <w:jc w:val="center"/>
        </w:trPr>
        <w:tc>
          <w:tcPr>
            <w:tcW w:w="1780" w:type="dxa"/>
            <w:vMerge/>
            <w:tcBorders>
              <w:top w:val="nil"/>
              <w:left w:val="nil"/>
              <w:bottom w:val="nil"/>
              <w:right w:val="nil"/>
            </w:tcBorders>
            <w:hideMark/>
          </w:tcPr>
          <w:p w14:paraId="609B8CF5" w14:textId="77777777" w:rsidR="000A2973" w:rsidRPr="00015210" w:rsidRDefault="000A2973">
            <w:pPr>
              <w:rPr>
                <w:i/>
                <w:iCs/>
                <w:color w:val="000000"/>
                <w:sz w:val="20"/>
                <w:szCs w:val="20"/>
              </w:rPr>
            </w:pPr>
          </w:p>
        </w:tc>
        <w:tc>
          <w:tcPr>
            <w:tcW w:w="1391" w:type="dxa"/>
            <w:tcBorders>
              <w:top w:val="nil"/>
              <w:left w:val="nil"/>
              <w:bottom w:val="nil"/>
              <w:right w:val="nil"/>
            </w:tcBorders>
            <w:noWrap/>
            <w:hideMark/>
          </w:tcPr>
          <w:p w14:paraId="4A7B710A"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c>
          <w:tcPr>
            <w:tcW w:w="3489" w:type="dxa"/>
            <w:tcBorders>
              <w:top w:val="nil"/>
              <w:left w:val="nil"/>
              <w:bottom w:val="nil"/>
              <w:right w:val="nil"/>
            </w:tcBorders>
            <w:noWrap/>
            <w:hideMark/>
          </w:tcPr>
          <w:p w14:paraId="7CAC64E5" w14:textId="77777777" w:rsidR="000A2973" w:rsidRPr="00015210" w:rsidRDefault="000A2973">
            <w:pPr>
              <w:jc w:val="center"/>
              <w:rPr>
                <w:color w:val="000000"/>
                <w:sz w:val="20"/>
                <w:szCs w:val="20"/>
              </w:rPr>
            </w:pPr>
            <w:r w:rsidRPr="00015210">
              <w:rPr>
                <w:color w:val="000000"/>
                <w:sz w:val="20"/>
                <w:szCs w:val="20"/>
              </w:rPr>
              <w:t>(0.004)</w:t>
            </w:r>
          </w:p>
        </w:tc>
        <w:tc>
          <w:tcPr>
            <w:tcW w:w="2700" w:type="dxa"/>
            <w:tcBorders>
              <w:top w:val="nil"/>
              <w:left w:val="nil"/>
              <w:bottom w:val="nil"/>
              <w:right w:val="nil"/>
            </w:tcBorders>
            <w:noWrap/>
            <w:hideMark/>
          </w:tcPr>
          <w:p w14:paraId="7CA7A457" w14:textId="77777777" w:rsidR="000A2973" w:rsidRPr="00015210" w:rsidRDefault="000A2973">
            <w:pPr>
              <w:rPr>
                <w:rFonts w:ascii="Aptos Narrow" w:hAnsi="Aptos Narrow"/>
                <w:color w:val="000000"/>
              </w:rPr>
            </w:pPr>
            <w:r w:rsidRPr="00015210">
              <w:rPr>
                <w:rFonts w:ascii="Aptos Narrow" w:hAnsi="Aptos Narrow"/>
                <w:color w:val="000000"/>
              </w:rPr>
              <w:t xml:space="preserve"> </w:t>
            </w:r>
          </w:p>
        </w:tc>
      </w:tr>
      <w:tr w:rsidR="000A2973" w:rsidRPr="00015210" w14:paraId="0BF1D73A" w14:textId="77777777" w:rsidTr="00D2526D">
        <w:trPr>
          <w:jc w:val="center"/>
        </w:trPr>
        <w:tc>
          <w:tcPr>
            <w:tcW w:w="1780" w:type="dxa"/>
            <w:vMerge w:val="restart"/>
            <w:tcBorders>
              <w:top w:val="nil"/>
              <w:left w:val="nil"/>
              <w:bottom w:val="single" w:sz="4" w:space="0" w:color="000000"/>
              <w:right w:val="nil"/>
            </w:tcBorders>
            <w:noWrap/>
            <w:hideMark/>
          </w:tcPr>
          <w:p w14:paraId="52150FA6" w14:textId="77777777" w:rsidR="000A2973" w:rsidRPr="00015210" w:rsidRDefault="000A297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Coverage</w:t>
            </w:r>
            <w:r w:rsidRPr="00015210">
              <w:rPr>
                <w:i/>
                <w:iCs/>
                <w:color w:val="000000"/>
                <w:sz w:val="20"/>
                <w:szCs w:val="20"/>
                <w:vertAlign w:val="subscript"/>
              </w:rPr>
              <w:t>i</w:t>
            </w:r>
          </w:p>
        </w:tc>
        <w:tc>
          <w:tcPr>
            <w:tcW w:w="1391" w:type="dxa"/>
            <w:tcBorders>
              <w:top w:val="nil"/>
              <w:left w:val="nil"/>
              <w:bottom w:val="nil"/>
              <w:right w:val="nil"/>
            </w:tcBorders>
            <w:noWrap/>
            <w:hideMark/>
          </w:tcPr>
          <w:p w14:paraId="0D064580"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nil"/>
              <w:right w:val="nil"/>
            </w:tcBorders>
            <w:noWrap/>
            <w:hideMark/>
          </w:tcPr>
          <w:p w14:paraId="44A4EC15"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nil"/>
              <w:right w:val="nil"/>
            </w:tcBorders>
            <w:noWrap/>
            <w:hideMark/>
          </w:tcPr>
          <w:p w14:paraId="0601BE65" w14:textId="77777777" w:rsidR="000A2973" w:rsidRPr="00015210" w:rsidRDefault="000A2973">
            <w:pPr>
              <w:jc w:val="center"/>
              <w:rPr>
                <w:b/>
                <w:bCs/>
                <w:color w:val="000000"/>
                <w:sz w:val="20"/>
                <w:szCs w:val="20"/>
              </w:rPr>
            </w:pPr>
            <w:r w:rsidRPr="00015210">
              <w:rPr>
                <w:b/>
                <w:bCs/>
                <w:color w:val="000000"/>
                <w:sz w:val="20"/>
                <w:szCs w:val="20"/>
              </w:rPr>
              <w:t>-0.007*</w:t>
            </w:r>
          </w:p>
        </w:tc>
      </w:tr>
      <w:tr w:rsidR="000A2973" w:rsidRPr="00015210" w14:paraId="6FD11CFC" w14:textId="77777777" w:rsidTr="00D2526D">
        <w:trPr>
          <w:jc w:val="center"/>
        </w:trPr>
        <w:tc>
          <w:tcPr>
            <w:tcW w:w="1780" w:type="dxa"/>
            <w:vMerge/>
            <w:tcBorders>
              <w:top w:val="nil"/>
              <w:left w:val="nil"/>
              <w:bottom w:val="single" w:sz="4" w:space="0" w:color="000000"/>
              <w:right w:val="nil"/>
            </w:tcBorders>
            <w:hideMark/>
          </w:tcPr>
          <w:p w14:paraId="57DA77D4" w14:textId="77777777" w:rsidR="000A2973" w:rsidRPr="00015210" w:rsidRDefault="000A2973">
            <w:pPr>
              <w:rPr>
                <w:i/>
                <w:iCs/>
                <w:color w:val="000000"/>
                <w:sz w:val="20"/>
                <w:szCs w:val="20"/>
              </w:rPr>
            </w:pPr>
          </w:p>
        </w:tc>
        <w:tc>
          <w:tcPr>
            <w:tcW w:w="1391" w:type="dxa"/>
            <w:tcBorders>
              <w:top w:val="nil"/>
              <w:left w:val="nil"/>
              <w:bottom w:val="single" w:sz="4" w:space="0" w:color="auto"/>
              <w:right w:val="nil"/>
            </w:tcBorders>
            <w:noWrap/>
            <w:hideMark/>
          </w:tcPr>
          <w:p w14:paraId="7333DCD9" w14:textId="77777777" w:rsidR="000A2973" w:rsidRPr="00015210" w:rsidRDefault="000A2973">
            <w:pPr>
              <w:jc w:val="center"/>
              <w:rPr>
                <w:color w:val="000000"/>
                <w:sz w:val="20"/>
                <w:szCs w:val="20"/>
              </w:rPr>
            </w:pPr>
            <w:r w:rsidRPr="00015210">
              <w:rPr>
                <w:color w:val="000000"/>
                <w:sz w:val="20"/>
                <w:szCs w:val="20"/>
              </w:rPr>
              <w:t xml:space="preserve"> </w:t>
            </w:r>
          </w:p>
        </w:tc>
        <w:tc>
          <w:tcPr>
            <w:tcW w:w="3489" w:type="dxa"/>
            <w:tcBorders>
              <w:top w:val="nil"/>
              <w:left w:val="nil"/>
              <w:bottom w:val="single" w:sz="4" w:space="0" w:color="auto"/>
              <w:right w:val="nil"/>
            </w:tcBorders>
            <w:noWrap/>
            <w:hideMark/>
          </w:tcPr>
          <w:p w14:paraId="27AC730F" w14:textId="77777777" w:rsidR="000A2973" w:rsidRPr="00015210" w:rsidRDefault="000A2973">
            <w:pPr>
              <w:jc w:val="center"/>
              <w:rPr>
                <w:color w:val="000000"/>
                <w:sz w:val="20"/>
                <w:szCs w:val="20"/>
              </w:rPr>
            </w:pPr>
            <w:r w:rsidRPr="00015210">
              <w:rPr>
                <w:color w:val="000000"/>
                <w:sz w:val="20"/>
                <w:szCs w:val="20"/>
              </w:rPr>
              <w:t xml:space="preserve"> </w:t>
            </w:r>
          </w:p>
        </w:tc>
        <w:tc>
          <w:tcPr>
            <w:tcW w:w="2700" w:type="dxa"/>
            <w:tcBorders>
              <w:top w:val="nil"/>
              <w:left w:val="nil"/>
              <w:bottom w:val="single" w:sz="4" w:space="0" w:color="auto"/>
              <w:right w:val="nil"/>
            </w:tcBorders>
            <w:noWrap/>
            <w:hideMark/>
          </w:tcPr>
          <w:p w14:paraId="1DC6D474" w14:textId="77777777" w:rsidR="000A2973" w:rsidRPr="00015210" w:rsidRDefault="000A2973">
            <w:pPr>
              <w:jc w:val="center"/>
              <w:rPr>
                <w:b/>
                <w:bCs/>
                <w:color w:val="000000"/>
                <w:sz w:val="20"/>
                <w:szCs w:val="20"/>
              </w:rPr>
            </w:pPr>
            <w:r w:rsidRPr="00015210">
              <w:rPr>
                <w:b/>
                <w:bCs/>
                <w:color w:val="000000"/>
                <w:sz w:val="20"/>
                <w:szCs w:val="20"/>
              </w:rPr>
              <w:t>(0.003)</w:t>
            </w:r>
          </w:p>
        </w:tc>
      </w:tr>
      <w:tr w:rsidR="000A2973" w:rsidRPr="00015210" w14:paraId="356AC759" w14:textId="77777777" w:rsidTr="00D2526D">
        <w:trPr>
          <w:jc w:val="center"/>
        </w:trPr>
        <w:tc>
          <w:tcPr>
            <w:tcW w:w="1780" w:type="dxa"/>
            <w:tcBorders>
              <w:top w:val="nil"/>
              <w:left w:val="nil"/>
              <w:bottom w:val="nil"/>
              <w:right w:val="nil"/>
            </w:tcBorders>
            <w:noWrap/>
            <w:hideMark/>
          </w:tcPr>
          <w:p w14:paraId="4451EE40" w14:textId="77777777" w:rsidR="000A2973" w:rsidRPr="00015210" w:rsidRDefault="000A2973">
            <w:pPr>
              <w:rPr>
                <w:color w:val="000000"/>
                <w:sz w:val="20"/>
                <w:szCs w:val="20"/>
              </w:rPr>
            </w:pPr>
            <w:r w:rsidRPr="00015210">
              <w:rPr>
                <w:color w:val="000000"/>
                <w:sz w:val="20"/>
                <w:szCs w:val="20"/>
              </w:rPr>
              <w:t>question controls</w:t>
            </w:r>
          </w:p>
        </w:tc>
        <w:tc>
          <w:tcPr>
            <w:tcW w:w="1391" w:type="dxa"/>
            <w:tcBorders>
              <w:top w:val="nil"/>
              <w:left w:val="nil"/>
              <w:bottom w:val="nil"/>
              <w:right w:val="nil"/>
            </w:tcBorders>
            <w:noWrap/>
            <w:hideMark/>
          </w:tcPr>
          <w:p w14:paraId="162DED16"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AED24AE"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76A5102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27F26BFE" w14:textId="77777777" w:rsidTr="00D2526D">
        <w:trPr>
          <w:jc w:val="center"/>
        </w:trPr>
        <w:tc>
          <w:tcPr>
            <w:tcW w:w="1780" w:type="dxa"/>
            <w:tcBorders>
              <w:top w:val="nil"/>
              <w:left w:val="nil"/>
              <w:bottom w:val="nil"/>
              <w:right w:val="nil"/>
            </w:tcBorders>
            <w:noWrap/>
            <w:hideMark/>
          </w:tcPr>
          <w:p w14:paraId="5C6E66F0" w14:textId="77777777" w:rsidR="000A2973" w:rsidRPr="00015210" w:rsidRDefault="000A2973">
            <w:pPr>
              <w:rPr>
                <w:color w:val="000000"/>
                <w:sz w:val="20"/>
                <w:szCs w:val="20"/>
              </w:rPr>
            </w:pPr>
            <w:r w:rsidRPr="00015210">
              <w:rPr>
                <w:color w:val="000000"/>
                <w:sz w:val="20"/>
                <w:szCs w:val="20"/>
              </w:rPr>
              <w:t>questioner controls</w:t>
            </w:r>
          </w:p>
        </w:tc>
        <w:tc>
          <w:tcPr>
            <w:tcW w:w="1391" w:type="dxa"/>
            <w:tcBorders>
              <w:top w:val="nil"/>
              <w:left w:val="nil"/>
              <w:bottom w:val="nil"/>
              <w:right w:val="nil"/>
            </w:tcBorders>
            <w:noWrap/>
            <w:hideMark/>
          </w:tcPr>
          <w:p w14:paraId="126FFB94"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6D130FF0"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0F576CB7"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0F44F0E1" w14:textId="77777777" w:rsidTr="00D2526D">
        <w:trPr>
          <w:jc w:val="center"/>
        </w:trPr>
        <w:tc>
          <w:tcPr>
            <w:tcW w:w="1780" w:type="dxa"/>
            <w:tcBorders>
              <w:top w:val="nil"/>
              <w:left w:val="nil"/>
              <w:bottom w:val="nil"/>
              <w:right w:val="nil"/>
            </w:tcBorders>
            <w:noWrap/>
            <w:hideMark/>
          </w:tcPr>
          <w:p w14:paraId="1A25BC01" w14:textId="77777777" w:rsidR="000A2973" w:rsidRPr="00015210" w:rsidRDefault="000A2973">
            <w:pPr>
              <w:rPr>
                <w:color w:val="000000"/>
                <w:sz w:val="20"/>
                <w:szCs w:val="20"/>
              </w:rPr>
            </w:pPr>
            <w:r w:rsidRPr="00015210">
              <w:rPr>
                <w:color w:val="000000"/>
                <w:sz w:val="20"/>
                <w:szCs w:val="20"/>
              </w:rPr>
              <w:t>question timing FE</w:t>
            </w:r>
          </w:p>
        </w:tc>
        <w:tc>
          <w:tcPr>
            <w:tcW w:w="1391" w:type="dxa"/>
            <w:tcBorders>
              <w:top w:val="nil"/>
              <w:left w:val="nil"/>
              <w:bottom w:val="nil"/>
              <w:right w:val="nil"/>
            </w:tcBorders>
            <w:noWrap/>
            <w:hideMark/>
          </w:tcPr>
          <w:p w14:paraId="34AA25D7" w14:textId="77777777" w:rsidR="000A2973" w:rsidRPr="00015210" w:rsidRDefault="000A2973">
            <w:pPr>
              <w:jc w:val="center"/>
              <w:rPr>
                <w:color w:val="000000"/>
                <w:sz w:val="20"/>
                <w:szCs w:val="20"/>
              </w:rPr>
            </w:pPr>
            <w:r w:rsidRPr="00015210">
              <w:rPr>
                <w:color w:val="000000"/>
                <w:sz w:val="20"/>
                <w:szCs w:val="20"/>
              </w:rPr>
              <w:t>√</w:t>
            </w:r>
          </w:p>
        </w:tc>
        <w:tc>
          <w:tcPr>
            <w:tcW w:w="3489" w:type="dxa"/>
            <w:tcBorders>
              <w:top w:val="nil"/>
              <w:left w:val="nil"/>
              <w:bottom w:val="nil"/>
              <w:right w:val="nil"/>
            </w:tcBorders>
            <w:noWrap/>
            <w:hideMark/>
          </w:tcPr>
          <w:p w14:paraId="7E7A7AC6" w14:textId="77777777" w:rsidR="000A2973" w:rsidRPr="00015210" w:rsidRDefault="000A2973">
            <w:pPr>
              <w:jc w:val="center"/>
              <w:rPr>
                <w:color w:val="000000"/>
                <w:sz w:val="20"/>
                <w:szCs w:val="20"/>
              </w:rPr>
            </w:pPr>
            <w:r w:rsidRPr="00015210">
              <w:rPr>
                <w:color w:val="000000"/>
                <w:sz w:val="20"/>
                <w:szCs w:val="20"/>
              </w:rPr>
              <w:t>√</w:t>
            </w:r>
          </w:p>
        </w:tc>
        <w:tc>
          <w:tcPr>
            <w:tcW w:w="2700" w:type="dxa"/>
            <w:tcBorders>
              <w:top w:val="nil"/>
              <w:left w:val="nil"/>
              <w:bottom w:val="nil"/>
              <w:right w:val="nil"/>
            </w:tcBorders>
            <w:noWrap/>
            <w:hideMark/>
          </w:tcPr>
          <w:p w14:paraId="3BC4FDAF" w14:textId="77777777" w:rsidR="000A2973" w:rsidRPr="00015210" w:rsidRDefault="000A2973">
            <w:pPr>
              <w:jc w:val="center"/>
              <w:rPr>
                <w:color w:val="000000"/>
                <w:sz w:val="20"/>
                <w:szCs w:val="20"/>
              </w:rPr>
            </w:pPr>
            <w:r w:rsidRPr="00015210">
              <w:rPr>
                <w:color w:val="000000"/>
                <w:sz w:val="20"/>
                <w:szCs w:val="20"/>
              </w:rPr>
              <w:t>√</w:t>
            </w:r>
          </w:p>
        </w:tc>
      </w:tr>
      <w:tr w:rsidR="000A2973" w:rsidRPr="00015210" w14:paraId="161F3B8C" w14:textId="77777777" w:rsidTr="00D2526D">
        <w:trPr>
          <w:jc w:val="center"/>
        </w:trPr>
        <w:tc>
          <w:tcPr>
            <w:tcW w:w="1780" w:type="dxa"/>
            <w:tcBorders>
              <w:top w:val="nil"/>
              <w:left w:val="nil"/>
              <w:bottom w:val="single" w:sz="4" w:space="0" w:color="auto"/>
              <w:right w:val="nil"/>
            </w:tcBorders>
            <w:noWrap/>
            <w:hideMark/>
          </w:tcPr>
          <w:p w14:paraId="62D99418" w14:textId="77777777" w:rsidR="000A2973" w:rsidRPr="00015210" w:rsidRDefault="000A2973">
            <w:pPr>
              <w:rPr>
                <w:color w:val="000000"/>
                <w:sz w:val="20"/>
                <w:szCs w:val="20"/>
              </w:rPr>
            </w:pPr>
            <w:r w:rsidRPr="00015210">
              <w:rPr>
                <w:color w:val="000000"/>
                <w:sz w:val="20"/>
                <w:szCs w:val="20"/>
              </w:rPr>
              <w:t>N</w:t>
            </w:r>
          </w:p>
        </w:tc>
        <w:tc>
          <w:tcPr>
            <w:tcW w:w="1391" w:type="dxa"/>
            <w:tcBorders>
              <w:top w:val="nil"/>
              <w:left w:val="nil"/>
              <w:bottom w:val="single" w:sz="4" w:space="0" w:color="auto"/>
              <w:right w:val="nil"/>
            </w:tcBorders>
            <w:noWrap/>
            <w:hideMark/>
          </w:tcPr>
          <w:p w14:paraId="50134AF0" w14:textId="77777777" w:rsidR="000A2973" w:rsidRPr="00015210" w:rsidRDefault="000A2973">
            <w:pPr>
              <w:jc w:val="center"/>
              <w:rPr>
                <w:color w:val="000000"/>
                <w:sz w:val="20"/>
                <w:szCs w:val="20"/>
              </w:rPr>
            </w:pPr>
            <w:r w:rsidRPr="00015210">
              <w:rPr>
                <w:color w:val="000000"/>
                <w:sz w:val="20"/>
                <w:szCs w:val="20"/>
              </w:rPr>
              <w:t>3,613</w:t>
            </w:r>
          </w:p>
        </w:tc>
        <w:tc>
          <w:tcPr>
            <w:tcW w:w="3489" w:type="dxa"/>
            <w:tcBorders>
              <w:top w:val="nil"/>
              <w:left w:val="nil"/>
              <w:bottom w:val="single" w:sz="4" w:space="0" w:color="auto"/>
              <w:right w:val="nil"/>
            </w:tcBorders>
            <w:noWrap/>
            <w:hideMark/>
          </w:tcPr>
          <w:p w14:paraId="0F2EBA73" w14:textId="77777777" w:rsidR="000A2973" w:rsidRPr="00015210" w:rsidRDefault="000A2973">
            <w:pPr>
              <w:jc w:val="center"/>
              <w:rPr>
                <w:color w:val="000000"/>
                <w:sz w:val="20"/>
                <w:szCs w:val="20"/>
              </w:rPr>
            </w:pPr>
            <w:r w:rsidRPr="00015210">
              <w:rPr>
                <w:color w:val="000000"/>
                <w:sz w:val="20"/>
                <w:szCs w:val="20"/>
              </w:rPr>
              <w:t>3,612</w:t>
            </w:r>
          </w:p>
        </w:tc>
        <w:tc>
          <w:tcPr>
            <w:tcW w:w="2700" w:type="dxa"/>
            <w:tcBorders>
              <w:top w:val="nil"/>
              <w:left w:val="nil"/>
              <w:bottom w:val="single" w:sz="4" w:space="0" w:color="auto"/>
              <w:right w:val="nil"/>
            </w:tcBorders>
            <w:noWrap/>
            <w:hideMark/>
          </w:tcPr>
          <w:p w14:paraId="0EB3786A" w14:textId="77777777" w:rsidR="000A2973" w:rsidRPr="00015210" w:rsidRDefault="000A2973">
            <w:pPr>
              <w:jc w:val="center"/>
              <w:rPr>
                <w:color w:val="000000"/>
                <w:sz w:val="20"/>
                <w:szCs w:val="20"/>
              </w:rPr>
            </w:pPr>
            <w:r w:rsidRPr="00015210">
              <w:rPr>
                <w:color w:val="000000"/>
                <w:sz w:val="20"/>
                <w:szCs w:val="20"/>
              </w:rPr>
              <w:t>3,613</w:t>
            </w:r>
          </w:p>
        </w:tc>
      </w:tr>
    </w:tbl>
    <w:p w14:paraId="6472773C" w14:textId="00F84919" w:rsidR="00C1485A" w:rsidRPr="00015210" w:rsidRDefault="00C1485A" w:rsidP="00C1485A">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Column 2 has fewer observations because computing quality is not possible for a small number of questions affected by connection issues.</w:t>
      </w:r>
    </w:p>
    <w:bookmarkEnd w:id="697"/>
    <w:p w14:paraId="5BC72538" w14:textId="77777777" w:rsidR="00797DC6" w:rsidRPr="00015210" w:rsidRDefault="00797DC6" w:rsidP="00797DC6"/>
    <w:p w14:paraId="4BDA0CD9" w14:textId="20F3E05A" w:rsidR="00C1485A" w:rsidRPr="00015210" w:rsidRDefault="008A6F83" w:rsidP="0049010E">
      <w:pPr>
        <w:pStyle w:val="Heading3"/>
      </w:pPr>
      <w:r w:rsidRPr="00015210">
        <w:t>W</w:t>
      </w:r>
      <w:r w:rsidR="00C1485A" w:rsidRPr="00015210">
        <w:t xml:space="preserve">hy </w:t>
      </w:r>
      <w:r w:rsidRPr="00015210">
        <w:t>H</w:t>
      </w:r>
      <w:r w:rsidR="00C1485A" w:rsidRPr="00015210">
        <w:t xml:space="preserve">igher AI </w:t>
      </w:r>
      <w:r w:rsidRPr="00015210">
        <w:t>Q</w:t>
      </w:r>
      <w:r w:rsidR="00C1485A" w:rsidRPr="00015210">
        <w:t xml:space="preserve">uality </w:t>
      </w:r>
      <w:r w:rsidR="00827D2F" w:rsidRPr="00015210">
        <w:t>R</w:t>
      </w:r>
      <w:r w:rsidR="00C1485A" w:rsidRPr="00015210">
        <w:t xml:space="preserve">aises </w:t>
      </w:r>
      <w:r w:rsidRPr="00015210">
        <w:t>C</w:t>
      </w:r>
      <w:r w:rsidR="00C1485A" w:rsidRPr="00015210">
        <w:t xml:space="preserve">ontribution </w:t>
      </w:r>
      <w:r w:rsidRPr="00015210">
        <w:t>Q</w:t>
      </w:r>
      <w:r w:rsidR="00C1485A" w:rsidRPr="00015210">
        <w:t>uality (H</w:t>
      </w:r>
      <w:r w:rsidR="0046130B" w:rsidRPr="00015210">
        <w:t>6</w:t>
      </w:r>
      <w:r w:rsidR="00C1485A" w:rsidRPr="00015210">
        <w:t>)</w:t>
      </w:r>
    </w:p>
    <w:p w14:paraId="32A2BD54" w14:textId="2EC9A132" w:rsidR="00A00064" w:rsidRPr="00D2526D" w:rsidRDefault="00A00064" w:rsidP="00D2526D">
      <w:pPr>
        <w:pStyle w:val="Paragraph0"/>
      </w:pPr>
      <w:r w:rsidRPr="00D2526D">
        <w:t xml:space="preserve">The main results show that a higher-quality AI answer is followed by a higher-quality human answer. Our account is standard-setting: the AI answer establishes a standard for the competition, and the human answerer clears it by investing effort that scales with the level the AI demonstrates. </w:t>
      </w:r>
    </w:p>
    <w:p w14:paraId="28461D2E" w14:textId="790A863D" w:rsidR="00A00064" w:rsidRPr="00D2526D" w:rsidRDefault="00A00064" w:rsidP="00D2526D">
      <w:pPr>
        <w:pStyle w:val="Paragraph0"/>
      </w:pPr>
      <w:r w:rsidRPr="00D2526D">
        <w:lastRenderedPageBreak/>
        <w:t xml:space="preserve">Standard-setting is not the only way to read the main result. Two alternatives could produce the same aggregate pattern. The first is </w:t>
      </w:r>
      <w:r w:rsidRPr="00D2526D">
        <w:rPr>
          <w:i/>
          <w:iCs/>
        </w:rPr>
        <w:t>selection</w:t>
      </w:r>
      <w:r w:rsidRPr="00D2526D">
        <w:t xml:space="preserve">: a higher-quality AI answer may draw contributions from more expert users, so the observed rise reflects who shows up rather than how any given person writes. The second is </w:t>
      </w:r>
      <w:r w:rsidRPr="00D2526D">
        <w:rPr>
          <w:i/>
          <w:iCs/>
        </w:rPr>
        <w:t>differentiation</w:t>
      </w:r>
      <w:r w:rsidRPr="00D2526D">
        <w:t xml:space="preserve">: rather than meeting the AI on its own terms, humans may steer away from it, competing by </w:t>
      </w:r>
      <w:r>
        <w:t>providing</w:t>
      </w:r>
      <w:r w:rsidRPr="00D2526D">
        <w:t xml:space="preserve"> what the AI does not, such as personal experience or a novel angle. The three accounts make different, testable predictions, and we use three pieces of evidence to separate them: which dimension of the human answer rises with AI quality, whether more expert contributors appear, and whether human answers move toward or away from the AI.</w:t>
      </w:r>
    </w:p>
    <w:p w14:paraId="24DA2323" w14:textId="4EE5FF57" w:rsidR="00A00064" w:rsidRDefault="00A00064" w:rsidP="00A00064">
      <w:pPr>
        <w:pStyle w:val="Paragraph0"/>
      </w:pPr>
      <w:r w:rsidRPr="00D2526D">
        <w:rPr>
          <w:b/>
          <w:bCs/>
        </w:rPr>
        <w:t>Which dimension rises pins down the mechanism</w:t>
      </w:r>
      <w:r w:rsidRPr="00D2526D">
        <w:t xml:space="preserve">. Standard-setting and differentiation disagree about where in the human answer the gain should appear. Standard-setting predicts the gain </w:t>
      </w:r>
      <w:r>
        <w:t xml:space="preserve">may </w:t>
      </w:r>
      <w:r w:rsidRPr="00D2526D">
        <w:t xml:space="preserve">concentrate on accuracy, because accuracy is fundamental to what such a platform is for: a question is posted to resolve a concrete problem, and an answer </w:t>
      </w:r>
      <w:ins w:id="706" w:author="Dylan CHEN" w:date="2026-08-27T17:13:00Z" w16du:dateUtc="2026-08-27T09:13:00Z">
        <w:r w:rsidR="00321F5C" w:rsidRPr="00321F5C">
          <w:t xml:space="preserve">whose claims </w:t>
        </w:r>
      </w:ins>
      <w:r w:rsidRPr="00D2526D">
        <w:t>do</w:t>
      </w:r>
      <w:del w:id="707" w:author="Dylan CHEN" w:date="2026-08-27T17:13:00Z" w16du:dateUtc="2026-08-27T09:13:00Z">
        <w:r w:rsidDel="00321F5C">
          <w:delText>es</w:delText>
        </w:r>
      </w:del>
      <w:r w:rsidRPr="00D2526D">
        <w:t xml:space="preserve"> not hold or whose code does not run fails at the one thing that matters most. Differentiation predicts the opposite: if humans compete by distinguishing themselves from a strong AI answer, the gains should land on dimensions where humans hold a distinctive edge over AI, such as personal experience or engaging storytelling. To separate the two, we use an LLM to score ten quality dimensions of the first human answer: clarity, readability, accuracy, relevance, detail level, and the presence of personal experience, insight, innovative approaches, alternative solutions, and engaging storytelling (see Online Appendix </w:t>
      </w:r>
      <w:ins w:id="708" w:author="Dylan CHEN" w:date="2026-08-29T09:46:00Z" w16du:dateUtc="2026-08-29T01:46:00Z">
        <w:r w:rsidR="00D42624">
          <w:rPr>
            <w:rFonts w:hint="eastAsia"/>
          </w:rPr>
          <w:t>C</w:t>
        </w:r>
      </w:ins>
      <w:del w:id="709" w:author="Dylan CHEN" w:date="2026-08-29T09:46:00Z" w16du:dateUtc="2026-08-29T01:46:00Z">
        <w:r w:rsidRPr="00D2526D" w:rsidDel="00D42624">
          <w:delText>B</w:delText>
        </w:r>
      </w:del>
      <w:del w:id="710" w:author="Dylan CHEN" w:date="2026-08-29T09:47:00Z" w16du:dateUtc="2026-08-29T01:47:00Z">
        <w:r w:rsidRPr="00D2526D" w:rsidDel="00D42624">
          <w:delText xml:space="preserve"> for definitions and validation</w:delText>
        </w:r>
      </w:del>
      <w:r w:rsidRPr="00D2526D">
        <w:t xml:space="preserve">). We regress each dimension on AI quality. Only one dimension responds. As Column 1 of Table 12 shows,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r w:rsidRPr="00D2526D">
        <w:t xml:space="preserve">and answer quality is positive and significant on accuracy (0.083, p &lt; 0.05), while for the other nine dimensions AI quality has no significant effect. A higher-quality AI answer is followed by a </w:t>
      </w:r>
      <w:r w:rsidRPr="00D2526D">
        <w:lastRenderedPageBreak/>
        <w:t>more accurate human answer, and by nothing else. This is precisely the signature standard-setting predicts, and it weighs directly against differentiation: the human-edge dimensions, including personal experience and storytelling, do not move, so contributors are not competing by playing to those strengths.</w:t>
      </w:r>
    </w:p>
    <w:p w14:paraId="76EE9976" w14:textId="35779397" w:rsidR="00A00064" w:rsidRPr="00325599" w:rsidRDefault="00A00064" w:rsidP="00A00064">
      <w:pPr>
        <w:pStyle w:val="Paragraph0"/>
      </w:pPr>
      <w:r w:rsidRPr="00325599">
        <w:rPr>
          <w:b/>
          <w:bCs/>
        </w:rPr>
        <w:t>Ruling out selection</w:t>
      </w:r>
      <w:r w:rsidRPr="00325599">
        <w:t xml:space="preserve">. If selection drove the result, a higher-quality AI answer should attract more expert first contributors, and the quality gain would follow from their expertise rather than from any change in behavior. We measure the expertise of the first human contributor by the number of previously accepted answers within the relevant tag and regress it on AI quality. Column 2 of Table 12 shows no such relationship: the interaction between </w:t>
      </w:r>
      <m:oMath>
        <m:r>
          <w:rPr>
            <w:rFonts w:ascii="Cambria Math" w:hAnsi="Cambria Math"/>
          </w:rPr>
          <m:t>A</m:t>
        </m:r>
        <m:sSub>
          <m:sSubPr>
            <m:ctrlPr>
              <w:rPr>
                <w:rFonts w:ascii="Cambria Math" w:hAnsi="Cambria Math"/>
              </w:rPr>
            </m:ctrlPr>
          </m:sSubPr>
          <m:e>
            <m:r>
              <w:rPr>
                <w:rFonts w:ascii="Cambria Math" w:hAnsi="Cambria Math"/>
              </w:rPr>
              <m:t>I</m:t>
            </m:r>
          </m:e>
          <m:sub>
            <m:r>
              <w:rPr>
                <w:rFonts w:ascii="Cambria Math" w:hAnsi="Cambria Math"/>
              </w:rPr>
              <m:t>i</m:t>
            </m:r>
          </m:sub>
        </m:sSub>
      </m:oMath>
      <w:ins w:id="711" w:author="Dylan CHEN" w:date="2026-08-27T17:14:00Z" w16du:dateUtc="2026-08-27T09:14:00Z">
        <w:r w:rsidR="00321F5C">
          <w:rPr>
            <w:rFonts w:hint="eastAsia"/>
          </w:rPr>
          <w:t xml:space="preserve"> </w:t>
        </w:r>
      </w:ins>
      <w:r w:rsidRPr="00325599">
        <w:t>and answer quality is insignificant (-0.005), as are the other coefficients. Higher AI quality does not pull in more expert contributors, so the accuracy gain in Column 1 reflects how a given contributor responds to the AI, not a change in who responds. Selection is ruled out.</w:t>
      </w:r>
    </w:p>
    <w:p w14:paraId="1960E65D" w14:textId="5DF83891" w:rsidR="002B58E3" w:rsidRPr="00015210" w:rsidRDefault="002B58E3" w:rsidP="002B58E3">
      <w:pPr>
        <w:pStyle w:val="TableFiguretitle"/>
      </w:pPr>
      <w:r w:rsidRPr="00015210">
        <w:t>Table 1</w:t>
      </w:r>
      <w:r>
        <w:t>2</w:t>
      </w:r>
      <w:r w:rsidRPr="00015210">
        <w:t xml:space="preserve">. </w:t>
      </w:r>
      <w:ins w:id="712" w:author="Dylan CHEN" w:date="2026-08-27T16:44:00Z" w16du:dateUtc="2026-08-27T08:44:00Z">
        <w:r w:rsidR="008C3BDB">
          <w:rPr>
            <w:rFonts w:hint="eastAsia"/>
          </w:rPr>
          <w:t>Effect on f</w:t>
        </w:r>
      </w:ins>
      <w:del w:id="713" w:author="Dylan CHEN" w:date="2026-08-27T16:44:00Z" w16du:dateUtc="2026-08-27T08:44:00Z">
        <w:r w:rsidRPr="00015210" w:rsidDel="008C3BDB">
          <w:delText>F</w:delText>
        </w:r>
      </w:del>
      <w:r w:rsidRPr="00015210">
        <w:t>irst human answer expertise and accuracy (H6, selection test and evidence from quality dimension)</w:t>
      </w:r>
    </w:p>
    <w:tbl>
      <w:tblPr>
        <w:tblW w:w="4896" w:type="pct"/>
        <w:jc w:val="center"/>
        <w:tblLayout w:type="fixed"/>
        <w:tblLook w:val="04A0" w:firstRow="1" w:lastRow="0" w:firstColumn="1" w:lastColumn="0" w:noHBand="0" w:noVBand="1"/>
      </w:tblPr>
      <w:tblGrid>
        <w:gridCol w:w="3595"/>
        <w:gridCol w:w="2785"/>
        <w:gridCol w:w="2785"/>
      </w:tblGrid>
      <w:tr w:rsidR="002B58E3" w:rsidRPr="00015210" w14:paraId="0F6F4D2D" w14:textId="77777777" w:rsidTr="009A4D13">
        <w:trPr>
          <w:jc w:val="center"/>
        </w:trPr>
        <w:tc>
          <w:tcPr>
            <w:tcW w:w="3595" w:type="dxa"/>
            <w:tcBorders>
              <w:top w:val="single" w:sz="4" w:space="0" w:color="auto"/>
              <w:left w:val="nil"/>
              <w:bottom w:val="nil"/>
              <w:right w:val="nil"/>
            </w:tcBorders>
            <w:noWrap/>
            <w:hideMark/>
          </w:tcPr>
          <w:p w14:paraId="35723861"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 </w:t>
            </w:r>
          </w:p>
        </w:tc>
        <w:tc>
          <w:tcPr>
            <w:tcW w:w="2785" w:type="dxa"/>
            <w:tcBorders>
              <w:top w:val="single" w:sz="4" w:space="0" w:color="auto"/>
              <w:left w:val="nil"/>
              <w:bottom w:val="nil"/>
              <w:right w:val="nil"/>
            </w:tcBorders>
          </w:tcPr>
          <w:p w14:paraId="79E9BCB9" w14:textId="76FC029D"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1</w:t>
            </w:r>
            <w:r w:rsidRPr="00015210">
              <w:rPr>
                <w:color w:val="000000"/>
                <w:sz w:val="20"/>
                <w:szCs w:val="20"/>
              </w:rPr>
              <w:t>)</w:t>
            </w:r>
          </w:p>
        </w:tc>
        <w:tc>
          <w:tcPr>
            <w:tcW w:w="2785" w:type="dxa"/>
            <w:tcBorders>
              <w:top w:val="single" w:sz="4" w:space="0" w:color="auto"/>
              <w:left w:val="nil"/>
              <w:bottom w:val="nil"/>
              <w:right w:val="nil"/>
            </w:tcBorders>
            <w:noWrap/>
            <w:hideMark/>
          </w:tcPr>
          <w:p w14:paraId="16F9FD18" w14:textId="3CFD32F7" w:rsidR="002B58E3" w:rsidRPr="00015210" w:rsidRDefault="002B58E3" w:rsidP="009A4D13">
            <w:pPr>
              <w:jc w:val="center"/>
              <w:rPr>
                <w:color w:val="000000"/>
                <w:sz w:val="20"/>
                <w:szCs w:val="20"/>
              </w:rPr>
            </w:pPr>
            <w:r w:rsidRPr="00015210">
              <w:rPr>
                <w:color w:val="000000"/>
                <w:sz w:val="20"/>
                <w:szCs w:val="20"/>
              </w:rPr>
              <w:t>(</w:t>
            </w:r>
            <w:r>
              <w:rPr>
                <w:color w:val="000000"/>
                <w:sz w:val="20"/>
                <w:szCs w:val="20"/>
              </w:rPr>
              <w:t>2</w:t>
            </w:r>
            <w:r w:rsidRPr="00015210">
              <w:rPr>
                <w:color w:val="000000"/>
                <w:sz w:val="20"/>
                <w:szCs w:val="20"/>
              </w:rPr>
              <w:t>)</w:t>
            </w:r>
          </w:p>
        </w:tc>
      </w:tr>
      <w:tr w:rsidR="002B58E3" w:rsidRPr="00015210" w14:paraId="30D31099" w14:textId="77777777" w:rsidTr="009A4D13">
        <w:trPr>
          <w:jc w:val="center"/>
        </w:trPr>
        <w:tc>
          <w:tcPr>
            <w:tcW w:w="3595" w:type="dxa"/>
            <w:tcBorders>
              <w:top w:val="nil"/>
              <w:left w:val="nil"/>
              <w:bottom w:val="nil"/>
              <w:right w:val="nil"/>
            </w:tcBorders>
            <w:noWrap/>
            <w:hideMark/>
          </w:tcPr>
          <w:p w14:paraId="3BF06774" w14:textId="77777777" w:rsidR="002B58E3" w:rsidRPr="00015210" w:rsidRDefault="002B58E3" w:rsidP="009A4D13">
            <w:pPr>
              <w:rPr>
                <w:rFonts w:ascii="Georgia" w:hAnsi="Georgia"/>
                <w:color w:val="000000"/>
                <w:sz w:val="20"/>
                <w:szCs w:val="20"/>
              </w:rPr>
            </w:pPr>
            <w:r w:rsidRPr="00015210">
              <w:rPr>
                <w:rFonts w:ascii="Georgia" w:hAnsi="Georgia"/>
                <w:color w:val="000000"/>
                <w:sz w:val="20"/>
                <w:szCs w:val="20"/>
              </w:rPr>
              <w:t>DV</w:t>
            </w:r>
          </w:p>
        </w:tc>
        <w:tc>
          <w:tcPr>
            <w:tcW w:w="2785" w:type="dxa"/>
            <w:tcBorders>
              <w:top w:val="nil"/>
              <w:left w:val="nil"/>
              <w:bottom w:val="single" w:sz="4" w:space="0" w:color="auto"/>
              <w:right w:val="nil"/>
            </w:tcBorders>
            <w:vAlign w:val="center"/>
          </w:tcPr>
          <w:p w14:paraId="10BD9826" w14:textId="48F6F80C" w:rsidR="002B58E3" w:rsidRPr="00015210" w:rsidRDefault="002E1246" w:rsidP="009A4D13">
            <w:pPr>
              <w:jc w:val="center"/>
              <w:rPr>
                <w:color w:val="000000"/>
                <w:sz w:val="20"/>
                <w:szCs w:val="20"/>
              </w:rPr>
            </w:pPr>
            <w:ins w:id="714" w:author="Dylan CHEN" w:date="2026-08-27T16:07:00Z" w16du:dateUtc="2026-08-27T08:07:00Z">
              <w:r>
                <w:rPr>
                  <w:rFonts w:hint="eastAsia"/>
                  <w:color w:val="000000"/>
                  <w:sz w:val="20"/>
                  <w:szCs w:val="20"/>
                </w:rPr>
                <w:t>First human</w:t>
              </w:r>
            </w:ins>
            <w:del w:id="715" w:author="Dylan CHEN" w:date="2026-08-27T16:07:00Z" w16du:dateUtc="2026-08-27T08:07:00Z">
              <w:r w:rsidR="002B58E3" w:rsidRPr="00015210" w:rsidDel="002E1246">
                <w:rPr>
                  <w:color w:val="000000"/>
                  <w:sz w:val="20"/>
                  <w:szCs w:val="20"/>
                </w:rPr>
                <w:delText>Human 1 A</w:delText>
              </w:r>
            </w:del>
            <w:ins w:id="716" w:author="Dylan CHEN" w:date="2026-08-27T16:07:00Z" w16du:dateUtc="2026-08-27T08:07:00Z">
              <w:r>
                <w:rPr>
                  <w:rFonts w:hint="eastAsia"/>
                  <w:color w:val="000000"/>
                  <w:sz w:val="20"/>
                  <w:szCs w:val="20"/>
                </w:rPr>
                <w:t xml:space="preserve"> answer a</w:t>
              </w:r>
            </w:ins>
            <w:r w:rsidR="002B58E3" w:rsidRPr="00015210">
              <w:rPr>
                <w:color w:val="000000"/>
                <w:sz w:val="20"/>
                <w:szCs w:val="20"/>
              </w:rPr>
              <w:t>ccuracy</w:t>
            </w:r>
          </w:p>
        </w:tc>
        <w:tc>
          <w:tcPr>
            <w:tcW w:w="2785" w:type="dxa"/>
            <w:tcBorders>
              <w:top w:val="nil"/>
              <w:left w:val="nil"/>
              <w:bottom w:val="single" w:sz="4" w:space="0" w:color="auto"/>
              <w:right w:val="nil"/>
            </w:tcBorders>
            <w:vAlign w:val="center"/>
            <w:hideMark/>
          </w:tcPr>
          <w:p w14:paraId="54829676" w14:textId="6D7E1EF6" w:rsidR="002B58E3" w:rsidRPr="00015210" w:rsidRDefault="002B58E3" w:rsidP="009A4D13">
            <w:pPr>
              <w:jc w:val="center"/>
              <w:rPr>
                <w:color w:val="000000"/>
                <w:sz w:val="20"/>
                <w:szCs w:val="20"/>
              </w:rPr>
            </w:pPr>
            <w:del w:id="717" w:author="Dylan CHEN" w:date="2026-08-27T16:07:00Z" w16du:dateUtc="2026-08-27T08:07:00Z">
              <w:r w:rsidRPr="00015210" w:rsidDel="002E1246">
                <w:rPr>
                  <w:color w:val="000000"/>
                  <w:sz w:val="20"/>
                  <w:szCs w:val="20"/>
                </w:rPr>
                <w:delText>Human 1</w:delText>
              </w:r>
            </w:del>
            <w:ins w:id="718" w:author="Dylan CHEN" w:date="2026-08-27T16:07:00Z" w16du:dateUtc="2026-08-27T08:07:00Z">
              <w:r w:rsidR="002E1246">
                <w:rPr>
                  <w:rFonts w:hint="eastAsia"/>
                  <w:color w:val="000000"/>
                  <w:sz w:val="20"/>
                  <w:szCs w:val="20"/>
                </w:rPr>
                <w:t>First human</w:t>
              </w:r>
            </w:ins>
            <w:r w:rsidRPr="00015210">
              <w:rPr>
                <w:color w:val="000000"/>
                <w:sz w:val="20"/>
                <w:szCs w:val="20"/>
              </w:rPr>
              <w:t xml:space="preserve"> </w:t>
            </w:r>
            <w:ins w:id="719" w:author="Dylan CHEN" w:date="2026-08-27T16:07:00Z" w16du:dateUtc="2026-08-27T08:07:00Z">
              <w:r w:rsidR="002E1246">
                <w:rPr>
                  <w:rFonts w:hint="eastAsia"/>
                  <w:color w:val="000000"/>
                  <w:sz w:val="20"/>
                  <w:szCs w:val="20"/>
                </w:rPr>
                <w:t>e</w:t>
              </w:r>
            </w:ins>
            <w:del w:id="720" w:author="Dylan CHEN" w:date="2026-08-27T16:07:00Z" w16du:dateUtc="2026-08-27T08:07:00Z">
              <w:r w:rsidRPr="00015210" w:rsidDel="002E1246">
                <w:rPr>
                  <w:color w:val="000000"/>
                  <w:sz w:val="20"/>
                  <w:szCs w:val="20"/>
                </w:rPr>
                <w:delText>E</w:delText>
              </w:r>
            </w:del>
            <w:r w:rsidRPr="00015210">
              <w:rPr>
                <w:color w:val="000000"/>
                <w:sz w:val="20"/>
                <w:szCs w:val="20"/>
              </w:rPr>
              <w:t>xpertise</w:t>
            </w:r>
          </w:p>
        </w:tc>
      </w:tr>
      <w:tr w:rsidR="002B58E3" w:rsidRPr="00015210" w14:paraId="785EA82C" w14:textId="77777777" w:rsidTr="009A4D13">
        <w:trPr>
          <w:jc w:val="center"/>
        </w:trPr>
        <w:tc>
          <w:tcPr>
            <w:tcW w:w="3595" w:type="dxa"/>
            <w:vMerge w:val="restart"/>
            <w:tcBorders>
              <w:top w:val="nil"/>
              <w:left w:val="nil"/>
              <w:bottom w:val="nil"/>
              <w:right w:val="nil"/>
            </w:tcBorders>
            <w:noWrap/>
            <w:hideMark/>
          </w:tcPr>
          <w:p w14:paraId="2C308E5B"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p>
        </w:tc>
        <w:tc>
          <w:tcPr>
            <w:tcW w:w="2785" w:type="dxa"/>
            <w:tcBorders>
              <w:top w:val="nil"/>
              <w:left w:val="nil"/>
              <w:bottom w:val="nil"/>
              <w:right w:val="nil"/>
            </w:tcBorders>
          </w:tcPr>
          <w:p w14:paraId="5DD20B8E" w14:textId="77777777" w:rsidR="002B58E3" w:rsidRPr="00015210" w:rsidRDefault="002B58E3" w:rsidP="009A4D13">
            <w:pPr>
              <w:jc w:val="center"/>
              <w:rPr>
                <w:color w:val="000000"/>
                <w:sz w:val="20"/>
                <w:szCs w:val="20"/>
              </w:rPr>
            </w:pPr>
            <w:r w:rsidRPr="00015210">
              <w:rPr>
                <w:color w:val="000000"/>
                <w:sz w:val="20"/>
                <w:szCs w:val="20"/>
              </w:rPr>
              <w:t>0.852</w:t>
            </w:r>
          </w:p>
        </w:tc>
        <w:tc>
          <w:tcPr>
            <w:tcW w:w="2785" w:type="dxa"/>
            <w:tcBorders>
              <w:top w:val="nil"/>
              <w:left w:val="nil"/>
              <w:bottom w:val="nil"/>
              <w:right w:val="nil"/>
            </w:tcBorders>
            <w:noWrap/>
            <w:hideMark/>
          </w:tcPr>
          <w:p w14:paraId="5E121FE6" w14:textId="77777777" w:rsidR="002B58E3" w:rsidRPr="00015210" w:rsidRDefault="002B58E3" w:rsidP="009A4D13">
            <w:pPr>
              <w:jc w:val="center"/>
              <w:rPr>
                <w:color w:val="000000"/>
                <w:sz w:val="20"/>
                <w:szCs w:val="20"/>
              </w:rPr>
            </w:pPr>
            <w:r w:rsidRPr="00015210">
              <w:rPr>
                <w:color w:val="000000"/>
                <w:sz w:val="20"/>
                <w:szCs w:val="20"/>
              </w:rPr>
              <w:t>0.048</w:t>
            </w:r>
          </w:p>
        </w:tc>
      </w:tr>
      <w:tr w:rsidR="002B58E3" w:rsidRPr="00015210" w14:paraId="5CCB0559" w14:textId="77777777" w:rsidTr="009A4D13">
        <w:trPr>
          <w:jc w:val="center"/>
        </w:trPr>
        <w:tc>
          <w:tcPr>
            <w:tcW w:w="3595" w:type="dxa"/>
            <w:vMerge/>
            <w:tcBorders>
              <w:top w:val="nil"/>
              <w:left w:val="nil"/>
              <w:bottom w:val="nil"/>
              <w:right w:val="nil"/>
            </w:tcBorders>
            <w:hideMark/>
          </w:tcPr>
          <w:p w14:paraId="62669638"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149DD476" w14:textId="77777777" w:rsidR="002B58E3" w:rsidRPr="00015210" w:rsidRDefault="002B58E3" w:rsidP="009A4D13">
            <w:pPr>
              <w:jc w:val="center"/>
              <w:rPr>
                <w:color w:val="000000"/>
                <w:sz w:val="20"/>
                <w:szCs w:val="20"/>
              </w:rPr>
            </w:pPr>
            <w:r w:rsidRPr="00015210">
              <w:rPr>
                <w:color w:val="000000"/>
                <w:sz w:val="20"/>
                <w:szCs w:val="20"/>
              </w:rPr>
              <w:t>(0.726)</w:t>
            </w:r>
          </w:p>
        </w:tc>
        <w:tc>
          <w:tcPr>
            <w:tcW w:w="2785" w:type="dxa"/>
            <w:tcBorders>
              <w:top w:val="nil"/>
              <w:left w:val="nil"/>
              <w:bottom w:val="nil"/>
              <w:right w:val="nil"/>
            </w:tcBorders>
            <w:noWrap/>
            <w:hideMark/>
          </w:tcPr>
          <w:p w14:paraId="05EC7ED9" w14:textId="77777777" w:rsidR="002B58E3" w:rsidRPr="00015210" w:rsidRDefault="002B58E3" w:rsidP="009A4D13">
            <w:pPr>
              <w:jc w:val="center"/>
              <w:rPr>
                <w:color w:val="000000"/>
                <w:sz w:val="20"/>
                <w:szCs w:val="20"/>
              </w:rPr>
            </w:pPr>
            <w:r w:rsidRPr="00015210">
              <w:rPr>
                <w:color w:val="000000"/>
                <w:sz w:val="20"/>
                <w:szCs w:val="20"/>
              </w:rPr>
              <w:t>(0.519)</w:t>
            </w:r>
          </w:p>
        </w:tc>
      </w:tr>
      <w:tr w:rsidR="002B58E3" w:rsidRPr="00015210" w14:paraId="56D1AAC0" w14:textId="77777777" w:rsidTr="009A4D13">
        <w:trPr>
          <w:jc w:val="center"/>
        </w:trPr>
        <w:tc>
          <w:tcPr>
            <w:tcW w:w="3595" w:type="dxa"/>
            <w:vMerge w:val="restart"/>
            <w:tcBorders>
              <w:top w:val="nil"/>
              <w:left w:val="nil"/>
              <w:bottom w:val="nil"/>
              <w:right w:val="nil"/>
            </w:tcBorders>
            <w:noWrap/>
            <w:hideMark/>
          </w:tcPr>
          <w:p w14:paraId="73992236"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Length</w:t>
            </w:r>
            <w:r w:rsidRPr="00015210">
              <w:rPr>
                <w:i/>
                <w:iCs/>
                <w:color w:val="000000"/>
                <w:sz w:val="20"/>
                <w:szCs w:val="20"/>
                <w:vertAlign w:val="subscript"/>
              </w:rPr>
              <w:t>i</w:t>
            </w:r>
          </w:p>
        </w:tc>
        <w:tc>
          <w:tcPr>
            <w:tcW w:w="2785" w:type="dxa"/>
            <w:tcBorders>
              <w:top w:val="nil"/>
              <w:left w:val="nil"/>
              <w:bottom w:val="nil"/>
              <w:right w:val="nil"/>
            </w:tcBorders>
          </w:tcPr>
          <w:p w14:paraId="54C26D9F" w14:textId="77777777" w:rsidR="002B58E3" w:rsidRPr="00015210" w:rsidRDefault="002B58E3" w:rsidP="009A4D13">
            <w:pPr>
              <w:jc w:val="center"/>
              <w:rPr>
                <w:color w:val="000000"/>
                <w:sz w:val="20"/>
                <w:szCs w:val="20"/>
              </w:rPr>
            </w:pPr>
            <w:r w:rsidRPr="00015210">
              <w:rPr>
                <w:color w:val="000000"/>
                <w:sz w:val="20"/>
                <w:szCs w:val="20"/>
              </w:rPr>
              <w:t>-0.239·</w:t>
            </w:r>
          </w:p>
        </w:tc>
        <w:tc>
          <w:tcPr>
            <w:tcW w:w="2785" w:type="dxa"/>
            <w:tcBorders>
              <w:top w:val="nil"/>
              <w:left w:val="nil"/>
              <w:bottom w:val="nil"/>
              <w:right w:val="nil"/>
            </w:tcBorders>
            <w:noWrap/>
            <w:hideMark/>
          </w:tcPr>
          <w:p w14:paraId="41F45E47" w14:textId="77777777" w:rsidR="002B58E3" w:rsidRPr="00015210" w:rsidRDefault="002B58E3" w:rsidP="009A4D13">
            <w:pPr>
              <w:jc w:val="center"/>
              <w:rPr>
                <w:color w:val="000000"/>
                <w:sz w:val="20"/>
                <w:szCs w:val="20"/>
              </w:rPr>
            </w:pPr>
            <w:r w:rsidRPr="00015210">
              <w:rPr>
                <w:color w:val="000000"/>
                <w:sz w:val="20"/>
                <w:szCs w:val="20"/>
              </w:rPr>
              <w:t>0.011</w:t>
            </w:r>
          </w:p>
        </w:tc>
      </w:tr>
      <w:tr w:rsidR="002B58E3" w:rsidRPr="00015210" w14:paraId="45410016" w14:textId="77777777" w:rsidTr="009A4D13">
        <w:trPr>
          <w:jc w:val="center"/>
        </w:trPr>
        <w:tc>
          <w:tcPr>
            <w:tcW w:w="3595" w:type="dxa"/>
            <w:vMerge/>
            <w:tcBorders>
              <w:top w:val="nil"/>
              <w:left w:val="nil"/>
              <w:bottom w:val="nil"/>
              <w:right w:val="nil"/>
            </w:tcBorders>
            <w:hideMark/>
          </w:tcPr>
          <w:p w14:paraId="4490633D" w14:textId="77777777" w:rsidR="002B58E3" w:rsidRPr="00015210" w:rsidRDefault="002B58E3" w:rsidP="009A4D13">
            <w:pPr>
              <w:rPr>
                <w:i/>
                <w:iCs/>
                <w:color w:val="000000"/>
                <w:sz w:val="20"/>
                <w:szCs w:val="20"/>
              </w:rPr>
            </w:pPr>
          </w:p>
        </w:tc>
        <w:tc>
          <w:tcPr>
            <w:tcW w:w="2785" w:type="dxa"/>
            <w:tcBorders>
              <w:top w:val="nil"/>
              <w:left w:val="nil"/>
              <w:bottom w:val="nil"/>
              <w:right w:val="nil"/>
            </w:tcBorders>
          </w:tcPr>
          <w:p w14:paraId="723BECAE" w14:textId="77777777" w:rsidR="002B58E3" w:rsidRPr="00015210" w:rsidRDefault="002B58E3" w:rsidP="009A4D13">
            <w:pPr>
              <w:jc w:val="center"/>
              <w:rPr>
                <w:color w:val="000000"/>
                <w:sz w:val="20"/>
                <w:szCs w:val="20"/>
              </w:rPr>
            </w:pPr>
            <w:r w:rsidRPr="00015210">
              <w:rPr>
                <w:color w:val="000000"/>
                <w:sz w:val="20"/>
                <w:szCs w:val="20"/>
              </w:rPr>
              <w:t>(0.129)</w:t>
            </w:r>
          </w:p>
        </w:tc>
        <w:tc>
          <w:tcPr>
            <w:tcW w:w="2785" w:type="dxa"/>
            <w:tcBorders>
              <w:top w:val="nil"/>
              <w:left w:val="nil"/>
              <w:bottom w:val="nil"/>
              <w:right w:val="nil"/>
            </w:tcBorders>
            <w:noWrap/>
            <w:hideMark/>
          </w:tcPr>
          <w:p w14:paraId="7FF3C106" w14:textId="77777777" w:rsidR="002B58E3" w:rsidRPr="00015210" w:rsidRDefault="002B58E3" w:rsidP="009A4D13">
            <w:pPr>
              <w:jc w:val="center"/>
              <w:rPr>
                <w:color w:val="000000"/>
                <w:sz w:val="20"/>
                <w:szCs w:val="20"/>
              </w:rPr>
            </w:pPr>
            <w:r w:rsidRPr="00015210">
              <w:rPr>
                <w:color w:val="000000"/>
                <w:sz w:val="20"/>
                <w:szCs w:val="20"/>
              </w:rPr>
              <w:t>(0.091)</w:t>
            </w:r>
          </w:p>
        </w:tc>
      </w:tr>
      <w:tr w:rsidR="002B58E3" w:rsidRPr="00015210" w14:paraId="7FABCBAB" w14:textId="77777777" w:rsidTr="009A4D13">
        <w:trPr>
          <w:jc w:val="center"/>
        </w:trPr>
        <w:tc>
          <w:tcPr>
            <w:tcW w:w="3595" w:type="dxa"/>
            <w:vMerge w:val="restart"/>
            <w:tcBorders>
              <w:top w:val="nil"/>
              <w:left w:val="nil"/>
              <w:bottom w:val="single" w:sz="4" w:space="0" w:color="000000"/>
              <w:right w:val="nil"/>
            </w:tcBorders>
            <w:noWrap/>
            <w:hideMark/>
          </w:tcPr>
          <w:p w14:paraId="69AD1E09" w14:textId="77777777" w:rsidR="002B58E3" w:rsidRPr="00015210" w:rsidRDefault="002B58E3" w:rsidP="009A4D13">
            <w:pPr>
              <w:rPr>
                <w:i/>
                <w:iCs/>
                <w:color w:val="000000"/>
                <w:sz w:val="20"/>
                <w:szCs w:val="20"/>
              </w:rPr>
            </w:pPr>
            <w:r w:rsidRPr="00015210">
              <w:rPr>
                <w:i/>
                <w:iCs/>
                <w:color w:val="000000"/>
                <w:sz w:val="20"/>
                <w:szCs w:val="20"/>
              </w:rPr>
              <w:t>AI</w:t>
            </w:r>
            <w:r w:rsidRPr="00015210">
              <w:rPr>
                <w:i/>
                <w:iCs/>
                <w:color w:val="000000"/>
                <w:sz w:val="20"/>
                <w:szCs w:val="20"/>
                <w:vertAlign w:val="subscript"/>
              </w:rPr>
              <w:t>i</w:t>
            </w:r>
            <w:r w:rsidRPr="00015210">
              <w:rPr>
                <w:i/>
                <w:iCs/>
                <w:color w:val="000000"/>
                <w:sz w:val="20"/>
                <w:szCs w:val="20"/>
              </w:rPr>
              <w:t xml:space="preserve"> * Quality</w:t>
            </w:r>
            <w:r w:rsidRPr="00015210">
              <w:rPr>
                <w:i/>
                <w:iCs/>
                <w:color w:val="000000"/>
                <w:sz w:val="20"/>
                <w:szCs w:val="20"/>
                <w:vertAlign w:val="subscript"/>
              </w:rPr>
              <w:t>i</w:t>
            </w:r>
          </w:p>
        </w:tc>
        <w:tc>
          <w:tcPr>
            <w:tcW w:w="2785" w:type="dxa"/>
            <w:tcBorders>
              <w:top w:val="nil"/>
              <w:left w:val="nil"/>
              <w:bottom w:val="nil"/>
              <w:right w:val="nil"/>
            </w:tcBorders>
          </w:tcPr>
          <w:p w14:paraId="31663B80" w14:textId="77777777" w:rsidR="002B58E3" w:rsidRPr="00015210" w:rsidRDefault="002B58E3" w:rsidP="009A4D13">
            <w:pPr>
              <w:jc w:val="center"/>
              <w:rPr>
                <w:color w:val="000000"/>
                <w:sz w:val="20"/>
                <w:szCs w:val="20"/>
              </w:rPr>
            </w:pPr>
            <w:r w:rsidRPr="00015210">
              <w:rPr>
                <w:color w:val="000000"/>
                <w:sz w:val="20"/>
                <w:szCs w:val="20"/>
              </w:rPr>
              <w:t>0.083*</w:t>
            </w:r>
          </w:p>
        </w:tc>
        <w:tc>
          <w:tcPr>
            <w:tcW w:w="2785" w:type="dxa"/>
            <w:tcBorders>
              <w:top w:val="nil"/>
              <w:left w:val="nil"/>
              <w:bottom w:val="nil"/>
              <w:right w:val="nil"/>
            </w:tcBorders>
            <w:noWrap/>
            <w:hideMark/>
          </w:tcPr>
          <w:p w14:paraId="3A057D7C" w14:textId="77777777" w:rsidR="002B58E3" w:rsidRPr="00015210" w:rsidRDefault="002B58E3" w:rsidP="009A4D13">
            <w:pPr>
              <w:jc w:val="center"/>
              <w:rPr>
                <w:color w:val="000000"/>
                <w:sz w:val="20"/>
                <w:szCs w:val="20"/>
              </w:rPr>
            </w:pPr>
            <w:r w:rsidRPr="00015210">
              <w:rPr>
                <w:color w:val="000000"/>
                <w:sz w:val="20"/>
                <w:szCs w:val="20"/>
              </w:rPr>
              <w:t>-0.005</w:t>
            </w:r>
          </w:p>
        </w:tc>
      </w:tr>
      <w:tr w:rsidR="002B58E3" w:rsidRPr="00015210" w14:paraId="6B3C0CA3" w14:textId="77777777" w:rsidTr="009A4D13">
        <w:trPr>
          <w:jc w:val="center"/>
        </w:trPr>
        <w:tc>
          <w:tcPr>
            <w:tcW w:w="3595" w:type="dxa"/>
            <w:vMerge/>
            <w:tcBorders>
              <w:top w:val="nil"/>
              <w:left w:val="nil"/>
              <w:bottom w:val="single" w:sz="4" w:space="0" w:color="000000"/>
              <w:right w:val="nil"/>
            </w:tcBorders>
            <w:hideMark/>
          </w:tcPr>
          <w:p w14:paraId="7CB16637" w14:textId="77777777" w:rsidR="002B58E3" w:rsidRPr="00015210" w:rsidRDefault="002B58E3" w:rsidP="009A4D13">
            <w:pPr>
              <w:rPr>
                <w:i/>
                <w:iCs/>
                <w:color w:val="000000"/>
                <w:sz w:val="20"/>
                <w:szCs w:val="20"/>
              </w:rPr>
            </w:pPr>
          </w:p>
        </w:tc>
        <w:tc>
          <w:tcPr>
            <w:tcW w:w="2785" w:type="dxa"/>
            <w:tcBorders>
              <w:top w:val="nil"/>
              <w:left w:val="nil"/>
              <w:bottom w:val="single" w:sz="4" w:space="0" w:color="auto"/>
              <w:right w:val="nil"/>
            </w:tcBorders>
          </w:tcPr>
          <w:p w14:paraId="3CAB3900" w14:textId="77777777" w:rsidR="002B58E3" w:rsidRPr="00015210" w:rsidRDefault="002B58E3" w:rsidP="009A4D13">
            <w:pPr>
              <w:jc w:val="center"/>
              <w:rPr>
                <w:color w:val="000000"/>
                <w:sz w:val="20"/>
                <w:szCs w:val="20"/>
              </w:rPr>
            </w:pPr>
            <w:r w:rsidRPr="00015210">
              <w:rPr>
                <w:color w:val="000000"/>
                <w:sz w:val="20"/>
                <w:szCs w:val="20"/>
              </w:rPr>
              <w:t>(0.041)</w:t>
            </w:r>
          </w:p>
        </w:tc>
        <w:tc>
          <w:tcPr>
            <w:tcW w:w="2785" w:type="dxa"/>
            <w:tcBorders>
              <w:top w:val="nil"/>
              <w:left w:val="nil"/>
              <w:bottom w:val="single" w:sz="4" w:space="0" w:color="auto"/>
              <w:right w:val="nil"/>
            </w:tcBorders>
            <w:noWrap/>
            <w:hideMark/>
          </w:tcPr>
          <w:p w14:paraId="0FB699EF" w14:textId="77777777" w:rsidR="002B58E3" w:rsidRPr="00015210" w:rsidRDefault="002B58E3" w:rsidP="009A4D13">
            <w:pPr>
              <w:jc w:val="center"/>
              <w:rPr>
                <w:color w:val="000000"/>
                <w:sz w:val="20"/>
                <w:szCs w:val="20"/>
              </w:rPr>
            </w:pPr>
            <w:r w:rsidRPr="00015210">
              <w:rPr>
                <w:color w:val="000000"/>
                <w:sz w:val="20"/>
                <w:szCs w:val="20"/>
              </w:rPr>
              <w:t>(0.032)</w:t>
            </w:r>
          </w:p>
        </w:tc>
      </w:tr>
      <w:tr w:rsidR="002B58E3" w:rsidRPr="00015210" w14:paraId="70CE0E09" w14:textId="77777777" w:rsidTr="009A4D13">
        <w:trPr>
          <w:jc w:val="center"/>
        </w:trPr>
        <w:tc>
          <w:tcPr>
            <w:tcW w:w="3595" w:type="dxa"/>
            <w:tcBorders>
              <w:top w:val="nil"/>
              <w:left w:val="nil"/>
              <w:bottom w:val="nil"/>
              <w:right w:val="nil"/>
            </w:tcBorders>
            <w:noWrap/>
            <w:hideMark/>
          </w:tcPr>
          <w:p w14:paraId="79BDA67F" w14:textId="77777777" w:rsidR="002B58E3" w:rsidRPr="00015210" w:rsidRDefault="002B58E3" w:rsidP="009A4D13">
            <w:pPr>
              <w:rPr>
                <w:color w:val="000000"/>
                <w:sz w:val="20"/>
                <w:szCs w:val="20"/>
              </w:rPr>
            </w:pPr>
            <w:r w:rsidRPr="00015210">
              <w:rPr>
                <w:color w:val="000000"/>
                <w:sz w:val="20"/>
                <w:szCs w:val="20"/>
              </w:rPr>
              <w:t>question controls</w:t>
            </w:r>
          </w:p>
        </w:tc>
        <w:tc>
          <w:tcPr>
            <w:tcW w:w="2785" w:type="dxa"/>
            <w:tcBorders>
              <w:top w:val="nil"/>
              <w:left w:val="nil"/>
              <w:bottom w:val="nil"/>
              <w:right w:val="nil"/>
            </w:tcBorders>
          </w:tcPr>
          <w:p w14:paraId="7BA95BE1"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B36CFC9"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7BCCC72" w14:textId="77777777" w:rsidTr="009A4D13">
        <w:trPr>
          <w:jc w:val="center"/>
        </w:trPr>
        <w:tc>
          <w:tcPr>
            <w:tcW w:w="3595" w:type="dxa"/>
            <w:tcBorders>
              <w:top w:val="nil"/>
              <w:left w:val="nil"/>
              <w:bottom w:val="nil"/>
              <w:right w:val="nil"/>
            </w:tcBorders>
            <w:noWrap/>
            <w:hideMark/>
          </w:tcPr>
          <w:p w14:paraId="2BFD5C11" w14:textId="77777777" w:rsidR="002B58E3" w:rsidRPr="00015210" w:rsidRDefault="002B58E3" w:rsidP="009A4D13">
            <w:pPr>
              <w:rPr>
                <w:color w:val="000000"/>
                <w:sz w:val="20"/>
                <w:szCs w:val="20"/>
              </w:rPr>
            </w:pPr>
            <w:r w:rsidRPr="00015210">
              <w:rPr>
                <w:color w:val="000000"/>
                <w:sz w:val="20"/>
                <w:szCs w:val="20"/>
              </w:rPr>
              <w:t>questioner controls</w:t>
            </w:r>
          </w:p>
        </w:tc>
        <w:tc>
          <w:tcPr>
            <w:tcW w:w="2785" w:type="dxa"/>
            <w:tcBorders>
              <w:top w:val="nil"/>
              <w:left w:val="nil"/>
              <w:bottom w:val="nil"/>
              <w:right w:val="nil"/>
            </w:tcBorders>
          </w:tcPr>
          <w:p w14:paraId="31C1C8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72274631"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5B110686" w14:textId="77777777" w:rsidTr="009A4D13">
        <w:trPr>
          <w:jc w:val="center"/>
        </w:trPr>
        <w:tc>
          <w:tcPr>
            <w:tcW w:w="3595" w:type="dxa"/>
            <w:tcBorders>
              <w:top w:val="nil"/>
              <w:left w:val="nil"/>
              <w:bottom w:val="nil"/>
              <w:right w:val="nil"/>
            </w:tcBorders>
            <w:noWrap/>
            <w:hideMark/>
          </w:tcPr>
          <w:p w14:paraId="50FC1AFD" w14:textId="77777777" w:rsidR="002B58E3" w:rsidRPr="00015210" w:rsidRDefault="002B58E3" w:rsidP="009A4D13">
            <w:pPr>
              <w:rPr>
                <w:color w:val="000000"/>
                <w:sz w:val="20"/>
                <w:szCs w:val="20"/>
              </w:rPr>
            </w:pPr>
            <w:r w:rsidRPr="00015210">
              <w:rPr>
                <w:color w:val="000000"/>
                <w:sz w:val="20"/>
                <w:szCs w:val="20"/>
              </w:rPr>
              <w:t>question timing FE</w:t>
            </w:r>
          </w:p>
        </w:tc>
        <w:tc>
          <w:tcPr>
            <w:tcW w:w="2785" w:type="dxa"/>
            <w:tcBorders>
              <w:top w:val="nil"/>
              <w:left w:val="nil"/>
              <w:bottom w:val="nil"/>
              <w:right w:val="nil"/>
            </w:tcBorders>
          </w:tcPr>
          <w:p w14:paraId="72A43320" w14:textId="77777777" w:rsidR="002B58E3" w:rsidRPr="00015210" w:rsidRDefault="002B58E3" w:rsidP="009A4D13">
            <w:pPr>
              <w:jc w:val="center"/>
              <w:rPr>
                <w:color w:val="000000"/>
                <w:sz w:val="20"/>
                <w:szCs w:val="20"/>
              </w:rPr>
            </w:pPr>
            <w:r w:rsidRPr="00015210">
              <w:rPr>
                <w:color w:val="000000"/>
                <w:sz w:val="20"/>
                <w:szCs w:val="20"/>
              </w:rPr>
              <w:t>√</w:t>
            </w:r>
          </w:p>
        </w:tc>
        <w:tc>
          <w:tcPr>
            <w:tcW w:w="2785" w:type="dxa"/>
            <w:tcBorders>
              <w:top w:val="nil"/>
              <w:left w:val="nil"/>
              <w:bottom w:val="nil"/>
              <w:right w:val="nil"/>
            </w:tcBorders>
            <w:noWrap/>
            <w:hideMark/>
          </w:tcPr>
          <w:p w14:paraId="204A3CF3" w14:textId="77777777" w:rsidR="002B58E3" w:rsidRPr="00015210" w:rsidRDefault="002B58E3" w:rsidP="009A4D13">
            <w:pPr>
              <w:jc w:val="center"/>
              <w:rPr>
                <w:color w:val="000000"/>
                <w:sz w:val="20"/>
                <w:szCs w:val="20"/>
              </w:rPr>
            </w:pPr>
            <w:r w:rsidRPr="00015210">
              <w:rPr>
                <w:color w:val="000000"/>
                <w:sz w:val="20"/>
                <w:szCs w:val="20"/>
              </w:rPr>
              <w:t>√</w:t>
            </w:r>
          </w:p>
        </w:tc>
      </w:tr>
      <w:tr w:rsidR="002B58E3" w:rsidRPr="00015210" w14:paraId="6912D9F5" w14:textId="77777777" w:rsidTr="009A4D13">
        <w:trPr>
          <w:jc w:val="center"/>
        </w:trPr>
        <w:tc>
          <w:tcPr>
            <w:tcW w:w="3595" w:type="dxa"/>
            <w:tcBorders>
              <w:top w:val="nil"/>
              <w:left w:val="nil"/>
              <w:bottom w:val="single" w:sz="4" w:space="0" w:color="auto"/>
              <w:right w:val="nil"/>
            </w:tcBorders>
            <w:noWrap/>
            <w:hideMark/>
          </w:tcPr>
          <w:p w14:paraId="37343120" w14:textId="77777777" w:rsidR="002B58E3" w:rsidRPr="00015210" w:rsidRDefault="002B58E3" w:rsidP="009A4D13">
            <w:pPr>
              <w:rPr>
                <w:color w:val="000000"/>
                <w:sz w:val="20"/>
                <w:szCs w:val="20"/>
              </w:rPr>
            </w:pPr>
            <w:r w:rsidRPr="00015210">
              <w:rPr>
                <w:color w:val="000000"/>
                <w:sz w:val="20"/>
                <w:szCs w:val="20"/>
              </w:rPr>
              <w:t>N</w:t>
            </w:r>
          </w:p>
        </w:tc>
        <w:tc>
          <w:tcPr>
            <w:tcW w:w="2785" w:type="dxa"/>
            <w:tcBorders>
              <w:top w:val="nil"/>
              <w:left w:val="nil"/>
              <w:bottom w:val="single" w:sz="4" w:space="0" w:color="auto"/>
              <w:right w:val="nil"/>
            </w:tcBorders>
          </w:tcPr>
          <w:p w14:paraId="684D686C" w14:textId="77777777" w:rsidR="002B58E3" w:rsidRPr="00015210" w:rsidRDefault="002B58E3" w:rsidP="009A4D13">
            <w:pPr>
              <w:jc w:val="center"/>
              <w:rPr>
                <w:color w:val="000000"/>
                <w:sz w:val="20"/>
                <w:szCs w:val="20"/>
              </w:rPr>
            </w:pPr>
            <w:r w:rsidRPr="00015210">
              <w:rPr>
                <w:color w:val="000000"/>
                <w:sz w:val="20"/>
                <w:szCs w:val="20"/>
              </w:rPr>
              <w:t>2,728</w:t>
            </w:r>
          </w:p>
        </w:tc>
        <w:tc>
          <w:tcPr>
            <w:tcW w:w="2785" w:type="dxa"/>
            <w:tcBorders>
              <w:top w:val="nil"/>
              <w:left w:val="nil"/>
              <w:bottom w:val="single" w:sz="4" w:space="0" w:color="auto"/>
              <w:right w:val="nil"/>
            </w:tcBorders>
            <w:noWrap/>
            <w:hideMark/>
          </w:tcPr>
          <w:p w14:paraId="7CABE23B" w14:textId="77777777" w:rsidR="002B58E3" w:rsidRPr="00015210" w:rsidRDefault="002B58E3" w:rsidP="009A4D13">
            <w:pPr>
              <w:jc w:val="center"/>
              <w:rPr>
                <w:color w:val="000000"/>
                <w:sz w:val="20"/>
                <w:szCs w:val="20"/>
              </w:rPr>
            </w:pPr>
            <w:r w:rsidRPr="00015210">
              <w:rPr>
                <w:color w:val="000000"/>
                <w:sz w:val="20"/>
                <w:szCs w:val="20"/>
              </w:rPr>
              <w:t>2,747</w:t>
            </w:r>
          </w:p>
        </w:tc>
      </w:tr>
    </w:tbl>
    <w:p w14:paraId="134074D5" w14:textId="77777777" w:rsidR="002B58E3" w:rsidRPr="00015210" w:rsidRDefault="002B58E3" w:rsidP="002B58E3">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The sample includes questions with a first human answer.</w:t>
      </w:r>
    </w:p>
    <w:p w14:paraId="218032A0" w14:textId="7C70D794" w:rsidR="00A00064" w:rsidRPr="00D2526D" w:rsidRDefault="00A00064" w:rsidP="00D2526D">
      <w:pPr>
        <w:pStyle w:val="Paragraph0"/>
      </w:pPr>
      <w:r w:rsidRPr="00D2526D">
        <w:rPr>
          <w:b/>
          <w:bCs/>
        </w:rPr>
        <w:t>Ruling out differentiation</w:t>
      </w:r>
      <w:r w:rsidRPr="00D2526D">
        <w:t xml:space="preserve">. The dimension evidence already points away from differentiation; a second test confirms it from a different angle, by examining how similar the human answer is to the AI answer. The differentiation account makes a clear prediction here: if humans compete by carving out separate territory, they deliberately avoid overlapping with the </w:t>
      </w:r>
      <w:r w:rsidRPr="00D2526D">
        <w:lastRenderedPageBreak/>
        <w:t xml:space="preserve">AI, so a higher-quality AI answer should push the human answer </w:t>
      </w:r>
      <w:r w:rsidRPr="00D2526D">
        <w:rPr>
          <w:i/>
          <w:iCs/>
        </w:rPr>
        <w:t>away</w:t>
      </w:r>
      <w:r w:rsidRPr="00D2526D">
        <w:t xml:space="preserve"> from it and similarity should </w:t>
      </w:r>
      <w:r w:rsidRPr="00D2526D">
        <w:rPr>
          <w:i/>
          <w:iCs/>
        </w:rPr>
        <w:t>fall</w:t>
      </w:r>
      <w:r w:rsidRPr="00D2526D">
        <w:t xml:space="preserve">. Standard-setting predicts no such retreat. </w:t>
      </w:r>
      <w:r w:rsidR="00FC2E19">
        <w:t>M</w:t>
      </w:r>
      <w:r w:rsidRPr="00D2526D">
        <w:t>eeting the standard</w:t>
      </w:r>
      <w:r w:rsidR="00FC2E19">
        <w:t xml:space="preserve"> demonstrated by the AI answer</w:t>
      </w:r>
      <w:r w:rsidRPr="00D2526D">
        <w:t xml:space="preserve"> does not require staying close to the AI, but it does tend to produce convergence: on a well-defined technical question the correct content is relatively narrow, so a human answer that clears a higher bar tends to arrive at the same correct solution the AI reached, and similarity </w:t>
      </w:r>
      <w:r w:rsidR="00FC2E19">
        <w:t>may actually rise</w:t>
      </w:r>
      <w:r w:rsidRPr="00D2526D">
        <w:t xml:space="preserve">. We measure the semantic similarity between the AI answer and the first human answer using Sentence-BERT. Table 13 supports standard-setting. The coefficient on </w:t>
      </w:r>
      <w:r w:rsidR="00FC2E19" w:rsidRPr="00D2526D">
        <w:rPr>
          <w:i/>
          <w:iCs/>
        </w:rPr>
        <w:t>AIAnswerQuality</w:t>
      </w:r>
      <w:r w:rsidR="00FC2E19">
        <w:rPr>
          <w:i/>
          <w:iCs/>
          <w:vertAlign w:val="subscript"/>
        </w:rPr>
        <w:t>i</w:t>
      </w:r>
      <w:r w:rsidR="00FC2E19">
        <w:rPr>
          <w:i/>
          <w:iCs/>
        </w:rPr>
        <w:t xml:space="preserve"> </w:t>
      </w:r>
      <w:r w:rsidRPr="00D2526D">
        <w:t>is positive and significant (0.011, p &lt; 0.001): as the AI answer improves, the human answer grows closer to it, not farther. This is the direct opposite of what differentiation predicts. Humans do not walk away from a strong AI answer to stake out separate ground; writing on their own, they converge on the same correct solution the standard demands.</w:t>
      </w:r>
    </w:p>
    <w:p w14:paraId="0A6316AC" w14:textId="29185CB1" w:rsidR="00D25B8E" w:rsidRPr="00015210" w:rsidRDefault="00D25B8E" w:rsidP="00D25B8E">
      <w:pPr>
        <w:pStyle w:val="TableFiguretitle"/>
      </w:pPr>
      <w:r w:rsidRPr="00015210">
        <w:t xml:space="preserve">Table </w:t>
      </w:r>
      <w:r w:rsidR="004B4800" w:rsidRPr="00015210">
        <w:t>1</w:t>
      </w:r>
      <w:r w:rsidR="004B4800">
        <w:t>3</w:t>
      </w:r>
      <w:r w:rsidRPr="00015210">
        <w:t xml:space="preserve">. </w:t>
      </w:r>
      <w:ins w:id="721" w:author="Dylan CHEN" w:date="2026-08-27T16:44:00Z" w16du:dateUtc="2026-08-27T08:44:00Z">
        <w:r w:rsidR="008C3BDB">
          <w:rPr>
            <w:rFonts w:hint="eastAsia"/>
          </w:rPr>
          <w:t>Effect on s</w:t>
        </w:r>
      </w:ins>
      <w:del w:id="722" w:author="Dylan CHEN" w:date="2026-08-27T16:44:00Z" w16du:dateUtc="2026-08-27T08:44:00Z">
        <w:r w:rsidRPr="00015210" w:rsidDel="008C3BDB">
          <w:delText>S</w:delText>
        </w:r>
      </w:del>
      <w:r w:rsidRPr="00015210">
        <w:t xml:space="preserve">imilarity between the </w:t>
      </w:r>
      <w:del w:id="723" w:author="Dylan CHEN" w:date="2026-08-27T16:45:00Z" w16du:dateUtc="2026-08-27T08:45:00Z">
        <w:r w:rsidRPr="00015210" w:rsidDel="008C3BDB">
          <w:delText xml:space="preserve">first </w:delText>
        </w:r>
      </w:del>
      <w:ins w:id="724" w:author="Dylan CHEN" w:date="2026-08-27T16:45:00Z" w16du:dateUtc="2026-08-27T08:45:00Z">
        <w:r w:rsidR="008C3BDB">
          <w:rPr>
            <w:rFonts w:hint="eastAsia"/>
          </w:rPr>
          <w:t>AI</w:t>
        </w:r>
        <w:r w:rsidR="008C3BDB" w:rsidRPr="00015210">
          <w:t xml:space="preserve"> </w:t>
        </w:r>
      </w:ins>
      <w:r w:rsidRPr="00015210">
        <w:t xml:space="preserve">and </w:t>
      </w:r>
      <w:del w:id="725" w:author="Dylan CHEN" w:date="2026-08-27T16:45:00Z" w16du:dateUtc="2026-08-27T08:45:00Z">
        <w:r w:rsidRPr="00015210" w:rsidDel="008C3BDB">
          <w:delText xml:space="preserve">second </w:delText>
        </w:r>
      </w:del>
      <w:ins w:id="726" w:author="Dylan CHEN" w:date="2026-08-27T16:45:00Z" w16du:dateUtc="2026-08-27T08:45:00Z">
        <w:r w:rsidR="008C3BDB">
          <w:rPr>
            <w:rFonts w:hint="eastAsia"/>
          </w:rPr>
          <w:t>human</w:t>
        </w:r>
        <w:r w:rsidR="008C3BDB" w:rsidRPr="00015210">
          <w:t xml:space="preserve"> </w:t>
        </w:r>
      </w:ins>
      <w:r w:rsidRPr="00015210">
        <w:t>answer</w:t>
      </w:r>
      <w:del w:id="727" w:author="Dylan CHEN" w:date="2026-08-27T16:45:00Z" w16du:dateUtc="2026-08-27T08:45:00Z">
        <w:r w:rsidRPr="00015210" w:rsidDel="008C3BDB">
          <w:delText>s</w:delText>
        </w:r>
      </w:del>
      <w:r w:rsidRPr="00015210">
        <w:t xml:space="preserve"> (H</w:t>
      </w:r>
      <w:r w:rsidR="00143D3A" w:rsidRPr="00015210">
        <w:t>6</w:t>
      </w:r>
      <w:r w:rsidRPr="00015210">
        <w:t xml:space="preserve">, </w:t>
      </w:r>
      <w:ins w:id="728" w:author="Dylan CHEN" w:date="2026-08-27T16:45:00Z" w16du:dateUtc="2026-08-27T08:45:00Z">
        <w:r w:rsidR="008C3BDB">
          <w:rPr>
            <w:rFonts w:hint="eastAsia"/>
          </w:rPr>
          <w:t>s</w:t>
        </w:r>
        <w:r w:rsidR="008C3BDB" w:rsidRPr="008C3BDB">
          <w:t>tandard-</w:t>
        </w:r>
        <w:r w:rsidR="008C3BDB">
          <w:rPr>
            <w:rFonts w:hint="eastAsia"/>
          </w:rPr>
          <w:t>s</w:t>
        </w:r>
        <w:r w:rsidR="008C3BDB" w:rsidRPr="008C3BDB">
          <w:t>etting</w:t>
        </w:r>
        <w:r w:rsidR="008C3BDB" w:rsidRPr="008C3BDB" w:rsidDel="008C3BDB">
          <w:t xml:space="preserve"> </w:t>
        </w:r>
      </w:ins>
      <w:del w:id="729" w:author="Dylan CHEN" w:date="2026-08-27T16:45:00Z" w16du:dateUtc="2026-08-27T08:45:00Z">
        <w:r w:rsidR="00A04922" w:rsidRPr="00015210" w:rsidDel="008C3BDB">
          <w:delText>improving</w:delText>
        </w:r>
        <w:r w:rsidRPr="00015210" w:rsidDel="008C3BDB">
          <w:delText xml:space="preserve"> </w:delText>
        </w:r>
      </w:del>
      <w:r w:rsidRPr="00015210">
        <w:t>versus differentiation)</w:t>
      </w:r>
    </w:p>
    <w:tbl>
      <w:tblPr>
        <w:tblW w:w="5000" w:type="pct"/>
        <w:jc w:val="center"/>
        <w:tblLook w:val="04A0" w:firstRow="1" w:lastRow="0" w:firstColumn="1" w:lastColumn="0" w:noHBand="0" w:noVBand="1"/>
      </w:tblPr>
      <w:tblGrid>
        <w:gridCol w:w="4792"/>
        <w:gridCol w:w="4568"/>
      </w:tblGrid>
      <w:tr w:rsidR="00A04922" w:rsidRPr="00015210" w14:paraId="2C99FEF5" w14:textId="1C05F2F0" w:rsidTr="00D2526D">
        <w:trPr>
          <w:jc w:val="center"/>
        </w:trPr>
        <w:tc>
          <w:tcPr>
            <w:tcW w:w="3840" w:type="dxa"/>
            <w:tcBorders>
              <w:top w:val="single" w:sz="4" w:space="0" w:color="auto"/>
              <w:left w:val="nil"/>
              <w:bottom w:val="nil"/>
              <w:right w:val="nil"/>
            </w:tcBorders>
            <w:noWrap/>
            <w:hideMark/>
          </w:tcPr>
          <w:p w14:paraId="65D903F1" w14:textId="058F50E0" w:rsidR="00A04922" w:rsidRPr="00015210" w:rsidRDefault="00A04922">
            <w:pPr>
              <w:rPr>
                <w:rFonts w:ascii="Georgia" w:hAnsi="Georgia"/>
                <w:color w:val="000000"/>
                <w:sz w:val="20"/>
                <w:szCs w:val="20"/>
              </w:rPr>
            </w:pPr>
            <w:r w:rsidRPr="00015210">
              <w:rPr>
                <w:rFonts w:ascii="Georgia" w:hAnsi="Georgia"/>
                <w:color w:val="000000"/>
                <w:sz w:val="20"/>
                <w:szCs w:val="20"/>
              </w:rPr>
              <w:t> </w:t>
            </w:r>
          </w:p>
        </w:tc>
        <w:tc>
          <w:tcPr>
            <w:tcW w:w="3660" w:type="dxa"/>
            <w:tcBorders>
              <w:top w:val="single" w:sz="4" w:space="0" w:color="auto"/>
              <w:left w:val="nil"/>
              <w:bottom w:val="nil"/>
              <w:right w:val="nil"/>
            </w:tcBorders>
            <w:noWrap/>
            <w:hideMark/>
          </w:tcPr>
          <w:p w14:paraId="51791150" w14:textId="36D4C7E8" w:rsidR="00A04922" w:rsidRPr="00015210" w:rsidRDefault="00A04922">
            <w:pPr>
              <w:jc w:val="center"/>
              <w:rPr>
                <w:color w:val="000000"/>
                <w:sz w:val="20"/>
                <w:szCs w:val="20"/>
              </w:rPr>
            </w:pPr>
            <w:r w:rsidRPr="00015210">
              <w:rPr>
                <w:color w:val="000000"/>
                <w:sz w:val="20"/>
                <w:szCs w:val="20"/>
              </w:rPr>
              <w:t>(1)</w:t>
            </w:r>
          </w:p>
        </w:tc>
      </w:tr>
      <w:tr w:rsidR="00A04922" w:rsidRPr="00015210" w14:paraId="39F419BB" w14:textId="046DC774" w:rsidTr="00D2526D">
        <w:trPr>
          <w:jc w:val="center"/>
        </w:trPr>
        <w:tc>
          <w:tcPr>
            <w:tcW w:w="3840" w:type="dxa"/>
            <w:tcBorders>
              <w:top w:val="nil"/>
              <w:left w:val="nil"/>
              <w:bottom w:val="nil"/>
              <w:right w:val="nil"/>
            </w:tcBorders>
            <w:noWrap/>
            <w:hideMark/>
          </w:tcPr>
          <w:p w14:paraId="2AD6CF20" w14:textId="2ABDA8E4" w:rsidR="00A04922" w:rsidRPr="00015210" w:rsidRDefault="00A04922">
            <w:pPr>
              <w:rPr>
                <w:rFonts w:ascii="Georgia" w:hAnsi="Georgia"/>
                <w:color w:val="000000"/>
                <w:sz w:val="20"/>
                <w:szCs w:val="20"/>
              </w:rPr>
            </w:pPr>
            <w:r w:rsidRPr="00015210">
              <w:rPr>
                <w:rFonts w:ascii="Georgia" w:hAnsi="Georgia"/>
                <w:color w:val="000000"/>
                <w:sz w:val="20"/>
                <w:szCs w:val="20"/>
              </w:rPr>
              <w:t>DV</w:t>
            </w:r>
          </w:p>
        </w:tc>
        <w:tc>
          <w:tcPr>
            <w:tcW w:w="3660" w:type="dxa"/>
            <w:tcBorders>
              <w:top w:val="nil"/>
              <w:left w:val="nil"/>
              <w:bottom w:val="single" w:sz="4" w:space="0" w:color="auto"/>
              <w:right w:val="nil"/>
            </w:tcBorders>
            <w:hideMark/>
          </w:tcPr>
          <w:p w14:paraId="0DD4DB77" w14:textId="61A14F58" w:rsidR="00A04922" w:rsidRPr="00015210" w:rsidRDefault="00A04922">
            <w:pPr>
              <w:jc w:val="center"/>
              <w:rPr>
                <w:color w:val="000000"/>
                <w:sz w:val="20"/>
                <w:szCs w:val="20"/>
              </w:rPr>
            </w:pPr>
            <w:r w:rsidRPr="00015210">
              <w:rPr>
                <w:color w:val="000000"/>
                <w:sz w:val="20"/>
                <w:szCs w:val="20"/>
              </w:rPr>
              <w:t>Similarity (AI Answer, Human Answer)</w:t>
            </w:r>
          </w:p>
        </w:tc>
      </w:tr>
      <w:tr w:rsidR="00A04922" w:rsidRPr="00015210" w14:paraId="09B28F9D" w14:textId="53713AE7" w:rsidTr="00D2526D">
        <w:trPr>
          <w:jc w:val="center"/>
        </w:trPr>
        <w:tc>
          <w:tcPr>
            <w:tcW w:w="3840" w:type="dxa"/>
            <w:vMerge w:val="restart"/>
            <w:tcBorders>
              <w:top w:val="nil"/>
              <w:left w:val="nil"/>
              <w:bottom w:val="nil"/>
              <w:right w:val="nil"/>
            </w:tcBorders>
            <w:noWrap/>
            <w:hideMark/>
          </w:tcPr>
          <w:p w14:paraId="648BE8EF" w14:textId="4EC52070" w:rsidR="00A04922" w:rsidRPr="00015210" w:rsidRDefault="00A04922">
            <w:pPr>
              <w:rPr>
                <w:i/>
                <w:iCs/>
                <w:color w:val="000000"/>
                <w:sz w:val="20"/>
                <w:szCs w:val="20"/>
              </w:rPr>
            </w:pPr>
            <w:r w:rsidRPr="00015210">
              <w:rPr>
                <w:i/>
                <w:iCs/>
                <w:color w:val="000000"/>
                <w:sz w:val="20"/>
                <w:szCs w:val="20"/>
              </w:rPr>
              <w:t>AIAnswerLength</w:t>
            </w:r>
            <w:r w:rsidRPr="00015210">
              <w:rPr>
                <w:i/>
                <w:iCs/>
                <w:color w:val="000000"/>
                <w:sz w:val="20"/>
                <w:szCs w:val="20"/>
                <w:vertAlign w:val="subscript"/>
              </w:rPr>
              <w:t>i</w:t>
            </w:r>
          </w:p>
        </w:tc>
        <w:tc>
          <w:tcPr>
            <w:tcW w:w="3660" w:type="dxa"/>
            <w:tcBorders>
              <w:top w:val="nil"/>
              <w:left w:val="nil"/>
              <w:bottom w:val="nil"/>
              <w:right w:val="nil"/>
            </w:tcBorders>
            <w:noWrap/>
            <w:hideMark/>
          </w:tcPr>
          <w:p w14:paraId="6673F608" w14:textId="1D7959A8" w:rsidR="00A04922" w:rsidRPr="00015210" w:rsidRDefault="00A04922">
            <w:pPr>
              <w:jc w:val="center"/>
              <w:rPr>
                <w:color w:val="000000"/>
                <w:sz w:val="20"/>
                <w:szCs w:val="20"/>
              </w:rPr>
            </w:pPr>
            <w:r w:rsidRPr="00015210">
              <w:rPr>
                <w:color w:val="000000"/>
                <w:sz w:val="20"/>
                <w:szCs w:val="20"/>
              </w:rPr>
              <w:t>0.005</w:t>
            </w:r>
          </w:p>
        </w:tc>
      </w:tr>
      <w:tr w:rsidR="00A04922" w:rsidRPr="00015210" w14:paraId="3025AD18" w14:textId="4FBAED10" w:rsidTr="00D2526D">
        <w:trPr>
          <w:jc w:val="center"/>
        </w:trPr>
        <w:tc>
          <w:tcPr>
            <w:tcW w:w="3840" w:type="dxa"/>
            <w:vMerge/>
            <w:tcBorders>
              <w:top w:val="nil"/>
              <w:left w:val="nil"/>
              <w:bottom w:val="nil"/>
              <w:right w:val="nil"/>
            </w:tcBorders>
            <w:hideMark/>
          </w:tcPr>
          <w:p w14:paraId="223C336F" w14:textId="39ED8496" w:rsidR="00A04922" w:rsidRPr="00015210" w:rsidRDefault="00A04922">
            <w:pPr>
              <w:rPr>
                <w:i/>
                <w:iCs/>
                <w:color w:val="000000"/>
                <w:sz w:val="20"/>
                <w:szCs w:val="20"/>
              </w:rPr>
            </w:pPr>
          </w:p>
        </w:tc>
        <w:tc>
          <w:tcPr>
            <w:tcW w:w="3660" w:type="dxa"/>
            <w:tcBorders>
              <w:top w:val="nil"/>
              <w:left w:val="nil"/>
              <w:bottom w:val="nil"/>
              <w:right w:val="nil"/>
            </w:tcBorders>
            <w:noWrap/>
            <w:hideMark/>
          </w:tcPr>
          <w:p w14:paraId="7A8DE20B" w14:textId="7D94C79E" w:rsidR="00A04922" w:rsidRPr="00015210" w:rsidRDefault="00A04922">
            <w:pPr>
              <w:jc w:val="center"/>
              <w:rPr>
                <w:color w:val="000000"/>
                <w:sz w:val="20"/>
                <w:szCs w:val="20"/>
              </w:rPr>
            </w:pPr>
            <w:r w:rsidRPr="00015210">
              <w:rPr>
                <w:color w:val="000000"/>
                <w:sz w:val="20"/>
                <w:szCs w:val="20"/>
              </w:rPr>
              <w:t>(0.011)</w:t>
            </w:r>
          </w:p>
        </w:tc>
      </w:tr>
      <w:tr w:rsidR="00A04922" w:rsidRPr="00015210" w14:paraId="4A16F0E4" w14:textId="7CFF1A67" w:rsidTr="00D2526D">
        <w:trPr>
          <w:jc w:val="center"/>
        </w:trPr>
        <w:tc>
          <w:tcPr>
            <w:tcW w:w="3840" w:type="dxa"/>
            <w:vMerge w:val="restart"/>
            <w:tcBorders>
              <w:top w:val="nil"/>
              <w:left w:val="nil"/>
              <w:bottom w:val="single" w:sz="4" w:space="0" w:color="000000"/>
              <w:right w:val="nil"/>
            </w:tcBorders>
            <w:noWrap/>
            <w:hideMark/>
          </w:tcPr>
          <w:p w14:paraId="306E372E" w14:textId="08589147" w:rsidR="00A04922" w:rsidRPr="00015210" w:rsidRDefault="00A04922">
            <w:pPr>
              <w:rPr>
                <w:i/>
                <w:iCs/>
                <w:color w:val="000000"/>
                <w:sz w:val="20"/>
                <w:szCs w:val="20"/>
              </w:rPr>
            </w:pPr>
            <w:r w:rsidRPr="00015210">
              <w:rPr>
                <w:i/>
                <w:iCs/>
                <w:color w:val="000000"/>
                <w:sz w:val="20"/>
                <w:szCs w:val="20"/>
              </w:rPr>
              <w:t>AIAnswerQuality</w:t>
            </w:r>
            <w:r w:rsidRPr="00015210">
              <w:rPr>
                <w:i/>
                <w:iCs/>
                <w:color w:val="000000"/>
                <w:sz w:val="20"/>
                <w:szCs w:val="20"/>
                <w:vertAlign w:val="subscript"/>
              </w:rPr>
              <w:t>i</w:t>
            </w:r>
          </w:p>
        </w:tc>
        <w:tc>
          <w:tcPr>
            <w:tcW w:w="3660" w:type="dxa"/>
            <w:tcBorders>
              <w:top w:val="nil"/>
              <w:left w:val="nil"/>
              <w:bottom w:val="nil"/>
              <w:right w:val="nil"/>
            </w:tcBorders>
            <w:noWrap/>
            <w:hideMark/>
          </w:tcPr>
          <w:p w14:paraId="0F47A1CD" w14:textId="07CDCB5B" w:rsidR="00A04922" w:rsidRPr="00015210" w:rsidRDefault="00A04922">
            <w:pPr>
              <w:jc w:val="center"/>
              <w:rPr>
                <w:b/>
                <w:bCs/>
                <w:color w:val="000000"/>
                <w:sz w:val="20"/>
                <w:szCs w:val="20"/>
              </w:rPr>
            </w:pPr>
            <w:r w:rsidRPr="00015210">
              <w:rPr>
                <w:b/>
                <w:bCs/>
                <w:color w:val="000000"/>
                <w:sz w:val="20"/>
                <w:szCs w:val="20"/>
              </w:rPr>
              <w:t>0.011***</w:t>
            </w:r>
          </w:p>
        </w:tc>
      </w:tr>
      <w:tr w:rsidR="00A04922" w:rsidRPr="00015210" w14:paraId="707FD5E9" w14:textId="38FC1B6C" w:rsidTr="00D2526D">
        <w:trPr>
          <w:jc w:val="center"/>
        </w:trPr>
        <w:tc>
          <w:tcPr>
            <w:tcW w:w="3840" w:type="dxa"/>
            <w:vMerge/>
            <w:tcBorders>
              <w:top w:val="nil"/>
              <w:left w:val="nil"/>
              <w:bottom w:val="single" w:sz="4" w:space="0" w:color="000000"/>
              <w:right w:val="nil"/>
            </w:tcBorders>
            <w:hideMark/>
          </w:tcPr>
          <w:p w14:paraId="6D24363D" w14:textId="61A4D209" w:rsidR="00A04922" w:rsidRPr="00015210" w:rsidRDefault="00A04922">
            <w:pPr>
              <w:rPr>
                <w:i/>
                <w:iCs/>
                <w:color w:val="000000"/>
                <w:sz w:val="20"/>
                <w:szCs w:val="20"/>
              </w:rPr>
            </w:pPr>
          </w:p>
        </w:tc>
        <w:tc>
          <w:tcPr>
            <w:tcW w:w="3660" w:type="dxa"/>
            <w:tcBorders>
              <w:top w:val="nil"/>
              <w:left w:val="nil"/>
              <w:bottom w:val="single" w:sz="4" w:space="0" w:color="auto"/>
              <w:right w:val="nil"/>
            </w:tcBorders>
            <w:noWrap/>
            <w:hideMark/>
          </w:tcPr>
          <w:p w14:paraId="2141B314" w14:textId="1249EC54" w:rsidR="00A04922" w:rsidRPr="00015210" w:rsidRDefault="00A04922">
            <w:pPr>
              <w:jc w:val="center"/>
              <w:rPr>
                <w:b/>
                <w:bCs/>
                <w:color w:val="000000"/>
                <w:sz w:val="20"/>
                <w:szCs w:val="20"/>
              </w:rPr>
            </w:pPr>
            <w:r w:rsidRPr="00015210">
              <w:rPr>
                <w:b/>
                <w:bCs/>
                <w:color w:val="000000"/>
                <w:sz w:val="20"/>
                <w:szCs w:val="20"/>
              </w:rPr>
              <w:t>(0.003)</w:t>
            </w:r>
          </w:p>
        </w:tc>
      </w:tr>
      <w:tr w:rsidR="00A04922" w:rsidRPr="00015210" w14:paraId="297818A1" w14:textId="25F6C866" w:rsidTr="00D2526D">
        <w:trPr>
          <w:jc w:val="center"/>
        </w:trPr>
        <w:tc>
          <w:tcPr>
            <w:tcW w:w="3840" w:type="dxa"/>
            <w:tcBorders>
              <w:top w:val="nil"/>
              <w:left w:val="nil"/>
              <w:bottom w:val="nil"/>
              <w:right w:val="nil"/>
            </w:tcBorders>
            <w:noWrap/>
            <w:hideMark/>
          </w:tcPr>
          <w:p w14:paraId="733E4F11" w14:textId="454E1408" w:rsidR="00A04922" w:rsidRPr="00015210" w:rsidRDefault="00A04922">
            <w:pPr>
              <w:rPr>
                <w:color w:val="000000"/>
                <w:sz w:val="20"/>
                <w:szCs w:val="20"/>
              </w:rPr>
            </w:pPr>
            <w:r w:rsidRPr="00015210">
              <w:rPr>
                <w:color w:val="000000"/>
                <w:sz w:val="20"/>
                <w:szCs w:val="20"/>
              </w:rPr>
              <w:t>question controls</w:t>
            </w:r>
          </w:p>
        </w:tc>
        <w:tc>
          <w:tcPr>
            <w:tcW w:w="3660" w:type="dxa"/>
            <w:tcBorders>
              <w:top w:val="nil"/>
              <w:left w:val="nil"/>
              <w:bottom w:val="nil"/>
              <w:right w:val="nil"/>
            </w:tcBorders>
            <w:noWrap/>
            <w:hideMark/>
          </w:tcPr>
          <w:p w14:paraId="386C2FF2" w14:textId="02EF009A" w:rsidR="00A04922" w:rsidRPr="00015210" w:rsidRDefault="00A04922">
            <w:pPr>
              <w:jc w:val="center"/>
              <w:rPr>
                <w:color w:val="000000"/>
                <w:sz w:val="20"/>
                <w:szCs w:val="20"/>
              </w:rPr>
            </w:pPr>
            <w:r w:rsidRPr="00015210">
              <w:rPr>
                <w:color w:val="000000"/>
                <w:sz w:val="20"/>
                <w:szCs w:val="20"/>
              </w:rPr>
              <w:t>√</w:t>
            </w:r>
          </w:p>
        </w:tc>
      </w:tr>
      <w:tr w:rsidR="00A04922" w:rsidRPr="00015210" w14:paraId="20B31628" w14:textId="56637819" w:rsidTr="00D2526D">
        <w:trPr>
          <w:jc w:val="center"/>
        </w:trPr>
        <w:tc>
          <w:tcPr>
            <w:tcW w:w="3840" w:type="dxa"/>
            <w:tcBorders>
              <w:top w:val="nil"/>
              <w:left w:val="nil"/>
              <w:bottom w:val="nil"/>
              <w:right w:val="nil"/>
            </w:tcBorders>
            <w:noWrap/>
            <w:hideMark/>
          </w:tcPr>
          <w:p w14:paraId="7F55976D" w14:textId="54F95440" w:rsidR="00A04922" w:rsidRPr="00015210" w:rsidRDefault="00A04922">
            <w:pPr>
              <w:rPr>
                <w:color w:val="000000"/>
                <w:sz w:val="20"/>
                <w:szCs w:val="20"/>
              </w:rPr>
            </w:pPr>
            <w:r w:rsidRPr="00015210">
              <w:rPr>
                <w:color w:val="000000"/>
                <w:sz w:val="20"/>
                <w:szCs w:val="20"/>
              </w:rPr>
              <w:t>questioner controls</w:t>
            </w:r>
          </w:p>
        </w:tc>
        <w:tc>
          <w:tcPr>
            <w:tcW w:w="3660" w:type="dxa"/>
            <w:tcBorders>
              <w:top w:val="nil"/>
              <w:left w:val="nil"/>
              <w:bottom w:val="nil"/>
              <w:right w:val="nil"/>
            </w:tcBorders>
            <w:noWrap/>
            <w:hideMark/>
          </w:tcPr>
          <w:p w14:paraId="119F209E" w14:textId="41257E1A" w:rsidR="00A04922" w:rsidRPr="00015210" w:rsidRDefault="00A04922">
            <w:pPr>
              <w:jc w:val="center"/>
              <w:rPr>
                <w:color w:val="000000"/>
                <w:sz w:val="20"/>
                <w:szCs w:val="20"/>
              </w:rPr>
            </w:pPr>
            <w:r w:rsidRPr="00015210">
              <w:rPr>
                <w:color w:val="000000"/>
                <w:sz w:val="20"/>
                <w:szCs w:val="20"/>
              </w:rPr>
              <w:t>√</w:t>
            </w:r>
          </w:p>
        </w:tc>
      </w:tr>
      <w:tr w:rsidR="00A04922" w:rsidRPr="00015210" w14:paraId="33A43990" w14:textId="47AFF60E" w:rsidTr="00D2526D">
        <w:trPr>
          <w:jc w:val="center"/>
        </w:trPr>
        <w:tc>
          <w:tcPr>
            <w:tcW w:w="3840" w:type="dxa"/>
            <w:tcBorders>
              <w:top w:val="nil"/>
              <w:left w:val="nil"/>
              <w:bottom w:val="nil"/>
              <w:right w:val="nil"/>
            </w:tcBorders>
            <w:noWrap/>
            <w:hideMark/>
          </w:tcPr>
          <w:p w14:paraId="1165BE52" w14:textId="316D4B6F" w:rsidR="00A04922" w:rsidRPr="00015210" w:rsidRDefault="00A04922">
            <w:pPr>
              <w:rPr>
                <w:color w:val="000000"/>
                <w:sz w:val="20"/>
                <w:szCs w:val="20"/>
              </w:rPr>
            </w:pPr>
            <w:r w:rsidRPr="00015210">
              <w:rPr>
                <w:color w:val="000000"/>
                <w:sz w:val="20"/>
                <w:szCs w:val="20"/>
              </w:rPr>
              <w:t>question timing FE</w:t>
            </w:r>
          </w:p>
        </w:tc>
        <w:tc>
          <w:tcPr>
            <w:tcW w:w="3660" w:type="dxa"/>
            <w:tcBorders>
              <w:top w:val="nil"/>
              <w:left w:val="nil"/>
              <w:bottom w:val="nil"/>
              <w:right w:val="nil"/>
            </w:tcBorders>
            <w:noWrap/>
            <w:hideMark/>
          </w:tcPr>
          <w:p w14:paraId="074315B3" w14:textId="49406D5A" w:rsidR="00A04922" w:rsidRPr="00015210" w:rsidRDefault="00A04922">
            <w:pPr>
              <w:jc w:val="center"/>
              <w:rPr>
                <w:color w:val="000000"/>
                <w:sz w:val="20"/>
                <w:szCs w:val="20"/>
              </w:rPr>
            </w:pPr>
            <w:r w:rsidRPr="00015210">
              <w:rPr>
                <w:color w:val="000000"/>
                <w:sz w:val="20"/>
                <w:szCs w:val="20"/>
              </w:rPr>
              <w:t>√</w:t>
            </w:r>
          </w:p>
        </w:tc>
      </w:tr>
      <w:tr w:rsidR="00A04922" w:rsidRPr="00015210" w14:paraId="4D6949FC" w14:textId="22040FB3" w:rsidTr="00D2526D">
        <w:trPr>
          <w:jc w:val="center"/>
        </w:trPr>
        <w:tc>
          <w:tcPr>
            <w:tcW w:w="3840" w:type="dxa"/>
            <w:tcBorders>
              <w:top w:val="nil"/>
              <w:left w:val="nil"/>
              <w:bottom w:val="single" w:sz="4" w:space="0" w:color="auto"/>
              <w:right w:val="nil"/>
            </w:tcBorders>
            <w:noWrap/>
            <w:hideMark/>
          </w:tcPr>
          <w:p w14:paraId="3E41125E" w14:textId="60F4C0ED" w:rsidR="00A04922" w:rsidRPr="00015210" w:rsidRDefault="00A04922">
            <w:pPr>
              <w:rPr>
                <w:color w:val="000000"/>
                <w:sz w:val="20"/>
                <w:szCs w:val="20"/>
              </w:rPr>
            </w:pPr>
            <w:r w:rsidRPr="00015210">
              <w:rPr>
                <w:color w:val="000000"/>
                <w:sz w:val="20"/>
                <w:szCs w:val="20"/>
              </w:rPr>
              <w:t>N</w:t>
            </w:r>
          </w:p>
        </w:tc>
        <w:tc>
          <w:tcPr>
            <w:tcW w:w="3660" w:type="dxa"/>
            <w:tcBorders>
              <w:top w:val="nil"/>
              <w:left w:val="nil"/>
              <w:bottom w:val="single" w:sz="4" w:space="0" w:color="auto"/>
              <w:right w:val="nil"/>
            </w:tcBorders>
            <w:noWrap/>
            <w:hideMark/>
          </w:tcPr>
          <w:p w14:paraId="616A7DCF" w14:textId="3EA02DA6" w:rsidR="00A04922" w:rsidRPr="00015210" w:rsidRDefault="00A04922">
            <w:pPr>
              <w:jc w:val="center"/>
              <w:rPr>
                <w:color w:val="000000"/>
                <w:sz w:val="20"/>
                <w:szCs w:val="20"/>
              </w:rPr>
            </w:pPr>
            <w:r w:rsidRPr="00015210">
              <w:rPr>
                <w:color w:val="000000"/>
                <w:sz w:val="20"/>
                <w:szCs w:val="20"/>
              </w:rPr>
              <w:t>1,277</w:t>
            </w:r>
          </w:p>
        </w:tc>
      </w:tr>
    </w:tbl>
    <w:p w14:paraId="5DE31550" w14:textId="5434EA1A" w:rsidR="00C1485A" w:rsidRDefault="00D25B8E" w:rsidP="007423EE">
      <w:pPr>
        <w:pStyle w:val="Notes"/>
      </w:pPr>
      <w:r w:rsidRPr="00015210">
        <w:rPr>
          <w:i/>
          <w:iCs/>
        </w:rPr>
        <w:t>Notes.</w:t>
      </w:r>
      <w:r w:rsidRPr="00015210">
        <w:t xml:space="preserve"> Standard errors in parentheses. </w:t>
      </w:r>
      <w:r w:rsidRPr="00015210">
        <w:rPr>
          <w:rFonts w:ascii="Courier New" w:hAnsi="Courier New" w:cs="Courier New"/>
        </w:rPr>
        <w:t>.</w:t>
      </w:r>
      <w:r w:rsidRPr="00015210">
        <w:t xml:space="preserve"> p&lt;0.1, </w:t>
      </w:r>
      <w:r w:rsidRPr="00015210">
        <w:rPr>
          <w:rFonts w:ascii="Courier New" w:hAnsi="Courier New" w:cs="Courier New"/>
        </w:rPr>
        <w:t>*</w:t>
      </w:r>
      <w:r w:rsidRPr="00015210">
        <w:t xml:space="preserve"> p&lt;0.05, </w:t>
      </w:r>
      <w:r w:rsidRPr="00015210">
        <w:rPr>
          <w:rFonts w:ascii="Courier New" w:hAnsi="Courier New" w:cs="Courier New"/>
        </w:rPr>
        <w:t>**</w:t>
      </w:r>
      <w:r w:rsidRPr="00015210">
        <w:t xml:space="preserve"> p&lt;0.01, </w:t>
      </w:r>
      <w:r w:rsidRPr="00015210">
        <w:rPr>
          <w:rFonts w:ascii="Courier New" w:hAnsi="Courier New" w:cs="Courier New"/>
        </w:rPr>
        <w:t>***</w:t>
      </w:r>
      <w:r w:rsidRPr="00015210">
        <w:t xml:space="preserve"> p&lt;0.001. Similarity is computed with Sentence-BERT. The sample includes questions with at least two answers.</w:t>
      </w:r>
    </w:p>
    <w:p w14:paraId="1C677F31" w14:textId="77777777" w:rsidR="00FC2E19" w:rsidRDefault="00FC2E19" w:rsidP="007423EE">
      <w:pPr>
        <w:pStyle w:val="Notes"/>
      </w:pPr>
    </w:p>
    <w:p w14:paraId="35B0529F" w14:textId="7AA90CAA" w:rsidR="00C1485A" w:rsidRPr="00015210" w:rsidRDefault="00FC2E19" w:rsidP="00D2526D">
      <w:pPr>
        <w:pStyle w:val="Paragraph0"/>
      </w:pPr>
      <w:r w:rsidRPr="00D2526D">
        <w:t xml:space="preserve">Taken together, the three tests converge on standard-setting. The gain from higher AI quality lands on accuracy, the dimension that is fundamental on a technical platform, and not on the human-edge dimensions differentiation would predict; it does not come from more expert contributors arriving, which rules out selection; and human answers grow more similar to stronger AI answers rather than diverging from them, which rules out differentiation. </w:t>
      </w:r>
    </w:p>
    <w:p w14:paraId="6A15FA40" w14:textId="21D1D7E5" w:rsidR="00190B9B" w:rsidRDefault="00190B9B" w:rsidP="00190B9B">
      <w:pPr>
        <w:pStyle w:val="Heading1"/>
      </w:pPr>
      <w:r>
        <w:rPr>
          <w:rFonts w:hint="eastAsia"/>
        </w:rPr>
        <w:lastRenderedPageBreak/>
        <w:t>Discussion and Conclusions</w:t>
      </w:r>
    </w:p>
    <w:p w14:paraId="2E7A6AD0" w14:textId="77777777" w:rsidR="00625971" w:rsidRPr="00BF6686" w:rsidRDefault="00625971" w:rsidP="00625971">
      <w:pPr>
        <w:pStyle w:val="Paragraph0"/>
      </w:pPr>
      <w:r w:rsidRPr="00BF6686">
        <w:rPr>
          <w:b/>
          <w:bCs/>
        </w:rPr>
        <w:t>Main results</w:t>
      </w:r>
      <w:r w:rsidRPr="00BF6686">
        <w: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t>
      </w:r>
      <w:r>
        <w:t>have</w:t>
      </w:r>
      <w:r w:rsidRPr="00BF6686">
        <w: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t>
      </w:r>
    </w:p>
    <w:p w14:paraId="29608634" w14:textId="77777777" w:rsidR="00625971" w:rsidRPr="00BF6686" w:rsidRDefault="00625971" w:rsidP="00625971">
      <w:pPr>
        <w:pStyle w:val="Paragraph0"/>
      </w:pPr>
      <w:r w:rsidRPr="00BF6686">
        <w:rPr>
          <w:b/>
          <w:bCs/>
        </w:rPr>
        <w:t>Theoretical contribution</w:t>
      </w:r>
      <w:r w:rsidRPr="00BF6686">
        <w:t xml:space="preserve">. We contribute to the emerging literature on </w:t>
      </w:r>
      <w:r>
        <w:t>Gen</w:t>
      </w:r>
      <w:r w:rsidRPr="00BF6686">
        <w:t>AI in online communities by studying platform-provided internal GenAI as a governance arrangement distinct from external GenAI, and by examining its consequences for human contributors in a competitive setting where external GenAI remains available.</w:t>
      </w:r>
    </w:p>
    <w:p w14:paraId="77094E28" w14:textId="77777777" w:rsidR="00625971" w:rsidRPr="00BF6686" w:rsidRDefault="00625971" w:rsidP="00625971">
      <w:pPr>
        <w:pStyle w:val="Paragraph0"/>
      </w:pPr>
      <w:r w:rsidRPr="00BF6686">
        <w:t>Wh</w:t>
      </w:r>
      <w:r>
        <w:t>ile</w:t>
      </w:r>
      <w:r w:rsidRPr="00BF6686">
        <w:t xml:space="preserve"> prior work often bundles the effect of AI content with the effect of the AI label, our </w:t>
      </w:r>
      <w:r w:rsidRPr="00BF6686">
        <w:lastRenderedPageBreak/>
        <w:t xml:space="preserve">setting makes both the source and the content of the AI contribution visible and allows us to estimate the AI label effect separately from the AI content effect and to test the distinct decision processes through which each operates. Grounding this decomposition </w:t>
      </w:r>
      <w:r>
        <w:rPr>
          <w:rFonts w:hint="eastAsia"/>
        </w:rPr>
        <w:t>in</w:t>
      </w:r>
      <w:r>
        <w:t xml:space="preserve"> a competition lens and two systems of thinking framework</w:t>
      </w:r>
      <w:r w:rsidRPr="00BF6686">
        <w:t>, we show that a community</w:t>
      </w:r>
      <w:r>
        <w:t>’</w:t>
      </w:r>
      <w:r w:rsidRPr="00BF6686">
        <w: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t>
      </w:r>
      <w:r>
        <w:t>’</w:t>
      </w:r>
      <w:r w:rsidRPr="00BF6686">
        <w: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t>
      </w:r>
    </w:p>
    <w:p w14:paraId="3B08497F" w14:textId="77777777" w:rsidR="00625971" w:rsidRPr="00BF6686" w:rsidRDefault="00625971" w:rsidP="00625971">
      <w:pPr>
        <w:pStyle w:val="Paragraph0"/>
      </w:pPr>
      <w:r w:rsidRPr="00BF6686">
        <w: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t>
      </w:r>
      <w:r>
        <w:t>’</w:t>
      </w:r>
      <w:r w:rsidRPr="00BF6686">
        <w:t>s role is contingent on community beliefs that may themselves change.</w:t>
      </w:r>
    </w:p>
    <w:p w14:paraId="47F85571" w14:textId="77777777" w:rsidR="00625971" w:rsidRPr="00BF6686" w:rsidRDefault="00625971" w:rsidP="00625971">
      <w:pPr>
        <w:pStyle w:val="Paragraph0"/>
      </w:pPr>
      <w:r w:rsidRPr="00BF6686">
        <w:t>The most direct point of comparison is Su et al. (2025), who study Quora</w:t>
      </w:r>
      <w:r>
        <w:t>’</w:t>
      </w:r>
      <w:r w:rsidRPr="00BF6686">
        <w:t xml:space="preserve">s internal GenAI and report positive effects on both the quantity and the length of human contribution, whereas we </w:t>
      </w:r>
      <w:r w:rsidRPr="00BF6686">
        <w:lastRenderedPageBreak/>
        <w:t>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t>
      </w:r>
      <w:r>
        <w:t>’</w:t>
      </w:r>
      <w:r w:rsidRPr="00BF6686">
        <w:t>s (2025) setting, while the deterrent role of length does not materialize there.</w:t>
      </w:r>
    </w:p>
    <w:p w14:paraId="1CF2B4C2" w14:textId="77777777" w:rsidR="00625971" w:rsidRPr="00BF6686" w:rsidRDefault="00625971" w:rsidP="00625971">
      <w:pPr>
        <w:pStyle w:val="Paragraph0"/>
      </w:pPr>
      <w:r w:rsidRPr="00BF6686">
        <w:t xml:space="preserve">The reason lies in whether contributors read the length of the AI answer as a signal of coverage at the moment they decide whether to enter. In our technical setting, </w:t>
      </w:r>
      <w:r>
        <w:t>w</w:t>
      </w:r>
      <w:r w:rsidRPr="00BF6686">
        <w: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t>
      </w:r>
      <w:r>
        <w:t xml:space="preserve"> </w:t>
      </w:r>
      <w:r w:rsidRPr="00BF6686">
        <w: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t>
      </w:r>
      <w:r>
        <w:t>may</w:t>
      </w:r>
      <w:r w:rsidRPr="00BF6686">
        <w:t xml:space="preserve"> not foreclose. Length is thus not read as a coverage cue that crowds out entry, so the deterrent channel that dominates our setting is muted, and the positive label effect prevails.</w:t>
      </w:r>
    </w:p>
    <w:p w14:paraId="260D2EC0" w14:textId="77777777" w:rsidR="00625971" w:rsidRPr="00BF6686" w:rsidRDefault="00625971" w:rsidP="00625971">
      <w:pPr>
        <w:pStyle w:val="Paragraph0"/>
      </w:pPr>
      <w:r w:rsidRPr="00BF6686">
        <w:t xml:space="preserve">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w:t>
      </w:r>
      <w:r w:rsidRPr="00BF6686">
        <w:lastRenderedPageBreak/>
        <w:t>decision and the slower quality decision we theorize become operative; in a retrospective supplement they largely do not.</w:t>
      </w:r>
    </w:p>
    <w:p w14:paraId="62C73F09" w14:textId="77777777" w:rsidR="00625971" w:rsidRPr="00BF6686" w:rsidRDefault="00625971" w:rsidP="00625971">
      <w:pPr>
        <w:pStyle w:val="Paragraph0"/>
      </w:pPr>
      <w:r w:rsidRPr="00BF6686">
        <w: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t>
      </w:r>
    </w:p>
    <w:p w14:paraId="10CA1A75" w14:textId="77777777" w:rsidR="00625971" w:rsidRPr="00BF6686" w:rsidRDefault="00625971" w:rsidP="00625971">
      <w:pPr>
        <w:pStyle w:val="Paragraph0"/>
      </w:pPr>
      <w:r w:rsidRPr="00BF6686">
        <w:rPr>
          <w:b/>
          <w:bCs/>
        </w:rPr>
        <w:t>Practical implication</w:t>
      </w:r>
      <w:r w:rsidRPr="00BF6686">
        <w: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t>
      </w:r>
      <w:r>
        <w:t>design choices</w:t>
      </w:r>
      <w:r w:rsidRPr="00BF6686">
        <w: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t>
      </w:r>
    </w:p>
    <w:p w14:paraId="3465BA58" w14:textId="77777777" w:rsidR="00625971" w:rsidRPr="00BF6686" w:rsidRDefault="00625971" w:rsidP="00625971">
      <w:pPr>
        <w:pStyle w:val="Paragraph0"/>
      </w:pPr>
      <w:r w:rsidRPr="00BF6686">
        <w:t xml:space="preserve">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w:t>
      </w:r>
      <w:r w:rsidRPr="00BF6686">
        <w:lastRenderedPageBreak/>
        <w:t>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t>
      </w:r>
    </w:p>
    <w:p w14:paraId="3DAA9284" w14:textId="3919E144" w:rsidR="00625971" w:rsidRPr="00BF6686" w:rsidRDefault="007F1E67" w:rsidP="00625971">
      <w:pPr>
        <w:pStyle w:val="Paragraph0"/>
      </w:pPr>
      <w:ins w:id="730" w:author="Dylan CHEN" w:date="2026-08-28T22:35:00Z" w16du:dateUtc="2026-08-28T14:35:00Z">
        <w:r w:rsidRPr="007F1E67">
          <w:t>These findings suggest that platforms should treat answer length and substantive quality as separate design levers. Length shapes whether users perceive room to enter, whereas quality shapes the standard faced by those who do enter. The central design objective should therefore be to maximize informational density: every unit of visible text should deliver as much technical accuracy and useful coverage as possible. Platforms should remove padding, repetition, and formulaic exposition that expand an answer without adding substantive value. This configuration preserves opportunities for participation while presenting subsequent contributors with a demanding standard that encourages greater care in preparing their own responses</w:t>
        </w:r>
      </w:ins>
      <w:del w:id="731" w:author="Dylan CHEN" w:date="2026-08-28T22:35:00Z" w16du:dateUtc="2026-08-28T14:35:00Z">
        <w:r w:rsidR="00625971" w:rsidRPr="00BF6686" w:rsidDel="007F1E67">
          <w:delText xml:space="preserve">The two </w:delText>
        </w:r>
        <w:r w:rsidR="00625971" w:rsidDel="007F1E67">
          <w:delText>design choices</w:delText>
        </w:r>
        <w:r w:rsidR="00625971" w:rsidRPr="00BF6686" w:rsidDel="007F1E67">
          <w:delText xml:space="preserve"> point to a sharper design principle than </w:delText>
        </w:r>
        <w:r w:rsidR="00625971" w:rsidDel="007F1E67">
          <w:delText>“</w:delText>
        </w:r>
        <w:r w:rsidR="00625971" w:rsidRPr="00BF6686" w:rsidDel="007F1E67">
          <w:delText>improve the AI.</w:delText>
        </w:r>
        <w:r w:rsidR="00625971" w:rsidDel="007F1E67">
          <w:delText>”</w:delText>
        </w:r>
        <w:r w:rsidR="00625971" w:rsidRPr="00BF6686" w:rsidDel="007F1E67">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w:delText>
        </w:r>
      </w:del>
      <w:r w:rsidR="00625971" w:rsidRPr="00BF6686">
        <w:t xml:space="preserve">, </w:t>
      </w:r>
      <w:r w:rsidR="00625971">
        <w:t>which allows</w:t>
      </w:r>
      <w:r w:rsidR="00625971" w:rsidRPr="00BF6686">
        <w:t xml:space="preserve"> platforms to integrate capable AI while preserving the distinctive value of human contribution.</w:t>
      </w:r>
    </w:p>
    <w:p w14:paraId="74CA9552" w14:textId="1C9D02A1" w:rsidR="00981D68" w:rsidRPr="00D2526D" w:rsidDel="00625971" w:rsidRDefault="00625971">
      <w:pPr>
        <w:pStyle w:val="Paragraph0"/>
        <w:rPr>
          <w:del w:id="732" w:author="Dylan CHEN" w:date="2026-08-27T21:21:00Z" w16du:dateUtc="2026-08-27T13:21:00Z"/>
        </w:rPr>
      </w:pPr>
      <w:r w:rsidRPr="00BF6686">
        <w:rPr>
          <w:b/>
          <w:bCs/>
        </w:rPr>
        <w:t>Limitations</w:t>
      </w:r>
      <w:r w:rsidRPr="00BF6686">
        <w:t xml:space="preserve">. Several limitations qualify our conclusions and point to future work. First, our evidence comes from a single technical Q&amp;A community, where contributions </w:t>
      </w:r>
      <w:r>
        <w:t>can be</w:t>
      </w:r>
      <w:r w:rsidRPr="00BF6686">
        <w:t xml:space="preserve"> evaluated on correctness and where practitioners at the time held domain-specific doubts about AI capability. As our comparison with Su et al. (2025) makes clear, the sign of the aggregate effect depends on the domain and on the timing of the AI answer</w:t>
      </w:r>
      <w:r>
        <w:t>’</w:t>
      </w:r>
      <w:r w:rsidRPr="00BF6686">
        <w: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t>
      </w:r>
      <w:r>
        <w:rPr>
          <w:rFonts w:hint="eastAsia"/>
        </w:rPr>
        <w:t>evolve</w:t>
      </w:r>
      <w:r w:rsidRPr="00BF6686">
        <w:t xml:space="preserve">, the AI label effect may change; our decomposition anticipates this shift but cannot by itself pin </w:t>
      </w:r>
      <w:r w:rsidRPr="00BF6686">
        <w:lastRenderedPageBreak/>
        <w:t>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t>
      </w:r>
      <w:del w:id="733" w:author="Dylan CHEN" w:date="2026-08-27T21:21:00Z" w16du:dateUtc="2026-08-27T13:21:00Z">
        <w:r w:rsidR="00981D68" w:rsidRPr="00D2526D" w:rsidDel="00625971">
          <w:rPr>
            <w:b/>
            <w:bCs/>
          </w:rPr>
          <w:delText>Main results</w:delText>
        </w:r>
        <w:r w:rsidR="00981D68" w:rsidRPr="00D2526D" w:rsidDel="00625971">
          <w:delText xml:space="preserve">. Using a randomized field experiment at a leading technical Q&amp;A community, we examine how a labeled, platform-provided internal GenAI answer affects human contribution when external GenAI remains available. We find that the total AI effect decomposes into a fast AI label effect and a slower AI content effect. For answer supply, the AI label raises human contribution, consistent with a skeptical community appraising the machine as a weak competitor whose presence invites participation, while longer AI content signals coverage and suppresses contribution. Because typical AI answers in our setting </w:delText>
        </w:r>
        <w:r w:rsidR="00D503A6" w:rsidDel="00625971">
          <w:delText>have</w:delText>
        </w:r>
        <w:r w:rsidR="00981D68" w:rsidRPr="00D2526D" w:rsidDel="00625971">
          <w:delText xml:space="preserve"> substantial content, the length effect dominates the label effect on supply and the average effect is negative. For contribution quality, the label alone does not change quality, but a higher-quality AI answer raises the quality of the first human answer by setting a higher standard to which contributors respond with greater effort. Our mechanism tests support this account: the label effect concentrates on difficult questions, where a weak competitor still leaves room to add value; coverage rather than perceived quality drives the length effect; and higher AI quality raises human answer quality through standard-setting rather than through the selection of stronger contributors or through differentiation from the AI answer. In particular, the gain from a stronger AI answer concentrates on accuracy, the dimension that is fundamental on a technical platform, which is the signature standard-setting predicts.</w:delText>
        </w:r>
      </w:del>
    </w:p>
    <w:p w14:paraId="1ACF54AA" w14:textId="208E5827" w:rsidR="00981D68" w:rsidRPr="00D2526D" w:rsidDel="00625971" w:rsidRDefault="00981D68">
      <w:pPr>
        <w:pStyle w:val="Paragraph0"/>
        <w:rPr>
          <w:del w:id="734" w:author="Dylan CHEN" w:date="2026-08-27T21:21:00Z" w16du:dateUtc="2026-08-27T13:21:00Z"/>
        </w:rPr>
      </w:pPr>
      <w:del w:id="735" w:author="Dylan CHEN" w:date="2026-08-27T21:21:00Z" w16du:dateUtc="2026-08-27T13:21:00Z">
        <w:r w:rsidRPr="00D2526D" w:rsidDel="00625971">
          <w:rPr>
            <w:b/>
            <w:bCs/>
          </w:rPr>
          <w:delText>Theoretical contribution</w:delText>
        </w:r>
        <w:r w:rsidRPr="00D2526D" w:rsidDel="00625971">
          <w:delText xml:space="preserve">. We contribute to the emerging literature on </w:delText>
        </w:r>
        <w:r w:rsidR="00D503A6" w:rsidDel="00625971">
          <w:delText>Gen</w:delText>
        </w:r>
        <w:r w:rsidRPr="00D2526D" w:rsidDel="00625971">
          <w:delText>AI in online communities by studying platform-provided internal GenAI as a governance arrangement distinct from external GenAI, and by examining its consequences for human contributors in a competitive setting where external GenAI remains available.</w:delText>
        </w:r>
      </w:del>
    </w:p>
    <w:p w14:paraId="1EEFCA90" w14:textId="61A871D2" w:rsidR="00981D68" w:rsidRPr="00D2526D" w:rsidDel="00625971" w:rsidRDefault="00981D68">
      <w:pPr>
        <w:pStyle w:val="Paragraph0"/>
        <w:rPr>
          <w:del w:id="736" w:author="Dylan CHEN" w:date="2026-08-27T21:21:00Z" w16du:dateUtc="2026-08-27T13:21:00Z"/>
        </w:rPr>
      </w:pPr>
      <w:del w:id="737" w:author="Dylan CHEN" w:date="2026-08-27T21:21:00Z" w16du:dateUtc="2026-08-27T13:21:00Z">
        <w:r w:rsidRPr="00D2526D" w:rsidDel="00625971">
          <w:delText>Wh</w:delText>
        </w:r>
        <w:r w:rsidR="00D503A6" w:rsidDel="00625971">
          <w:delText>ile</w:delText>
        </w:r>
        <w:r w:rsidRPr="00D2526D" w:rsidDel="00625971">
          <w:delText xml:space="preserve"> prior work often bundles the effect of AI content with the effect of the AI label, our setting makes both the source and the content of the AI contribution visible and allows us to estimate the AI label effect separately from the AI content effect and to test the distinct decision processes through which each operates. Grounding this decomposition </w:delText>
        </w:r>
      </w:del>
      <w:del w:id="738" w:author="Dylan CHEN" w:date="2026-08-27T17:14:00Z" w16du:dateUtc="2026-08-27T09:14:00Z">
        <w:r w:rsidR="00D503A6" w:rsidDel="00321F5C">
          <w:delText xml:space="preserve">from </w:delText>
        </w:r>
      </w:del>
      <w:del w:id="739" w:author="Dylan CHEN" w:date="2026-08-27T21:21:00Z" w16du:dateUtc="2026-08-27T13:21:00Z">
        <w:r w:rsidR="00D503A6" w:rsidDel="00625971">
          <w:delText>a competition lens and two systems of thinking framework</w:delText>
        </w:r>
        <w:r w:rsidRPr="00D2526D" w:rsidDel="00625971">
          <w:delText>, we show that a community</w:delText>
        </w:r>
        <w:r w:rsidR="00D503A6" w:rsidDel="00625971">
          <w:delText>’</w:delText>
        </w:r>
        <w:r w:rsidRPr="00D2526D" w:rsidDel="00625971">
          <w:delText>s response to an AI competitor is not a single quantity but depends on identifiable features of the AI answer. This also extends research on how prior contributions shape subsequent contribution. That literature establishes how the presence, volume, quality, and source of existing content affect a newcomer</w:delText>
        </w:r>
        <w:r w:rsidR="00D503A6" w:rsidDel="00625971">
          <w:delText>’</w:delText>
        </w:r>
        <w:r w:rsidRPr="00D2526D" w:rsidDel="00625971">
          <w:delText>s decision, but it was developed almost entirely on human prior contributors. Our setting shows that these features do not carry the same meaning when the prior contributor is an identified machine: the source cue (the label) invites entry rather than foreclosing it, and the same length and quality that would be read one way from a trusted human are read differently when the community regards the author as a weak competitor. Isolating the label from the content is what makes this point demonstrable, and it is not available to designs in which the AI is an invisible drafting aid or a private substitute.</w:delText>
        </w:r>
      </w:del>
    </w:p>
    <w:p w14:paraId="703AB0C1" w14:textId="4AC94D16" w:rsidR="00981D68" w:rsidRPr="00D2526D" w:rsidDel="00625971" w:rsidRDefault="00981D68">
      <w:pPr>
        <w:pStyle w:val="Paragraph0"/>
        <w:rPr>
          <w:del w:id="740" w:author="Dylan CHEN" w:date="2026-08-27T21:21:00Z" w16du:dateUtc="2026-08-27T13:21:00Z"/>
        </w:rPr>
      </w:pPr>
      <w:del w:id="741" w:author="Dylan CHEN" w:date="2026-08-27T21:21:00Z" w16du:dateUtc="2026-08-27T13:21:00Z">
        <w:r w:rsidRPr="00D2526D" w:rsidDel="00625971">
          <w:delText>The decomposition also carries a forward-looking benefit. Because our results tie the total AI effect to the content characteristics of the AI answer rather than to a fixed average, they provide a basis for reasoning about settings we do not yet observe. As AI capabilities advance and the length, quality, and other properties of AI answers shift, one can combine the AI label effect with the corresponding AI content effect to anticipate how AI will reshape human contribution under the same competition mechanism, while recognizing that the label</w:delText>
        </w:r>
        <w:r w:rsidR="00D503A6" w:rsidDel="00625971">
          <w:delText>’</w:delText>
        </w:r>
        <w:r w:rsidRPr="00D2526D" w:rsidDel="00625971">
          <w:delText>s role is contingent on community beliefs that may themselves change.</w:delText>
        </w:r>
      </w:del>
    </w:p>
    <w:p w14:paraId="169BD008" w14:textId="597A2CF6" w:rsidR="00981D68" w:rsidRPr="00D2526D" w:rsidDel="00625971" w:rsidRDefault="00981D68">
      <w:pPr>
        <w:pStyle w:val="Paragraph0"/>
        <w:rPr>
          <w:del w:id="742" w:author="Dylan CHEN" w:date="2026-08-27T21:21:00Z" w16du:dateUtc="2026-08-27T13:21:00Z"/>
        </w:rPr>
      </w:pPr>
      <w:del w:id="743" w:author="Dylan CHEN" w:date="2026-08-27T21:21:00Z" w16du:dateUtc="2026-08-27T13:21:00Z">
        <w:r w:rsidRPr="00D2526D" w:rsidDel="00625971">
          <w:delText>The most direct point of comparison is Su et al. (2025), who study Quora</w:delText>
        </w:r>
        <w:r w:rsidR="00D503A6" w:rsidDel="00625971">
          <w:delText>’</w:delText>
        </w:r>
        <w:r w:rsidRPr="00D2526D" w:rsidDel="00625971">
          <w:delText>s internal GenAI and report positive effects on both the quantity and the length of human contribution, whereas we find that a longer AI answer deters human contribution and that the average effect on supply is negative. The two sets of results look contradictory on the surface, but our framework shows that they are two readings of the same underlying mechanism operating under different conditions. The core of the divergence is that the AI label effect dominates in Su et al.</w:delText>
        </w:r>
        <w:r w:rsidR="00D503A6" w:rsidDel="00625971">
          <w:delText>’</w:delText>
        </w:r>
        <w:r w:rsidRPr="00D2526D" w:rsidDel="00625971">
          <w:delText>s (2025) setting, while the deterrent role of length does not materialize there.</w:delText>
        </w:r>
      </w:del>
    </w:p>
    <w:p w14:paraId="72887661" w14:textId="1D6F3C40" w:rsidR="00981D68" w:rsidRPr="00D2526D" w:rsidDel="00625971" w:rsidRDefault="00981D68">
      <w:pPr>
        <w:pStyle w:val="Paragraph0"/>
        <w:rPr>
          <w:del w:id="744" w:author="Dylan CHEN" w:date="2026-08-27T21:21:00Z" w16du:dateUtc="2026-08-27T13:21:00Z"/>
        </w:rPr>
      </w:pPr>
      <w:del w:id="745" w:author="Dylan CHEN" w:date="2026-08-27T21:21:00Z" w16du:dateUtc="2026-08-27T13:21:00Z">
        <w:r w:rsidRPr="00D2526D" w:rsidDel="00625971">
          <w:delText xml:space="preserve">The reason lies in whether contributors read the length of the AI answer as a signal of coverage at the moment they decide whether to enter. In our technical setting, </w:delText>
        </w:r>
        <w:r w:rsidR="00D503A6" w:rsidDel="00625971">
          <w:delText>w</w:delText>
        </w:r>
        <w:r w:rsidRPr="00D2526D" w:rsidDel="00625971">
          <w:delText>hen contributors glance at an AI answer before reading it closely, they draw on the length of the answer as a fast, surface cue for how much of the question has already been addressed, and a question that appears substantially addressed offers less perceived room for a new contribution. Length</w:delText>
        </w:r>
        <w:r w:rsidR="00D503A6" w:rsidDel="00625971">
          <w:delText xml:space="preserve"> </w:delText>
        </w:r>
        <w:r w:rsidRPr="00D2526D" w:rsidDel="00625971">
          <w:delText xml:space="preserve">operates as a coverage cue that suppresses entry. Quora, by contrast, is a general-interest platform whose content is largely experiential, interpretive, and open-ended, and where many distinct answers can coexist and be valued at once. In such a setting a longer AI answer does not reduce the perceived room to contribute, because the value of a human contribution rests on personal experience and perspective that additional length from the AI </w:delText>
        </w:r>
        <w:r w:rsidR="00D503A6" w:rsidDel="00625971">
          <w:delText>may</w:delText>
        </w:r>
        <w:r w:rsidRPr="00D2526D" w:rsidDel="00625971">
          <w:delText xml:space="preserve"> not foreclose. Length is thus not read as a coverage cue that crowds out entry, so the deterrent channel that dominates our setting is muted, and the positive label effect prevails.</w:delText>
        </w:r>
      </w:del>
    </w:p>
    <w:p w14:paraId="78325F45" w14:textId="71328D7D" w:rsidR="00981D68" w:rsidRPr="00D2526D" w:rsidDel="00625971" w:rsidRDefault="00981D68">
      <w:pPr>
        <w:pStyle w:val="Paragraph0"/>
        <w:rPr>
          <w:del w:id="746" w:author="Dylan CHEN" w:date="2026-08-27T21:21:00Z" w16du:dateUtc="2026-08-27T13:21:00Z"/>
        </w:rPr>
      </w:pPr>
      <w:del w:id="747" w:author="Dylan CHEN" w:date="2026-08-27T21:21:00Z" w16du:dateUtc="2026-08-27T13:21:00Z">
        <w:r w:rsidRPr="00D2526D" w:rsidDel="00625971">
          <w:delText>Timing compounds this contrast. In Su et al. (2025) the AI answer is added roughly three months after posting, once human answers have already accumulated, so the AI enters as a retrospective supplement to an established discussion rather than as the competitor a contributor confronts on arrival. In our setting the AI answer is generated within minutes and occupies the first position before any human contributor arrives, so it is the rival that a contributor evaluates at the moment of the entry decision. This is precisely the configuration in which the fast entry decision and the slower quality decision we theorize become operative; in a retrospective supplement they largely do not.</w:delText>
        </w:r>
      </w:del>
    </w:p>
    <w:p w14:paraId="3F7DD9D2" w14:textId="234AE50B" w:rsidR="00981D68" w:rsidRPr="00D2526D" w:rsidDel="00625971" w:rsidRDefault="00981D68">
      <w:pPr>
        <w:pStyle w:val="Paragraph0"/>
        <w:rPr>
          <w:del w:id="748" w:author="Dylan CHEN" w:date="2026-08-27T21:21:00Z" w16du:dateUtc="2026-08-27T13:21:00Z"/>
        </w:rPr>
      </w:pPr>
      <w:del w:id="749" w:author="Dylan CHEN" w:date="2026-08-27T21:21:00Z" w16du:dateUtc="2026-08-27T13:21:00Z">
        <w:r w:rsidRPr="00D2526D" w:rsidDel="00625971">
          <w:delText>Taken as a whole, the comparison with Su et al. (2025) supports the broader claim of this paper. Whether an identified AI contributor complements or displaces human contribution is not a fixed property of internal GenAI but a joint function of the appraisal the AI invites and the signals its content carries. Reading both settings through the AI label effect and the AI content effect converts what looks like a conflict in the literature into a single conditional prediction, under which an internal AI may play different roles as complement or competitor depending on the domain, on how much content the AI provides, on how readily that content is read as coverage, and on when the AI answer arrives relative to human contributors.</w:delText>
        </w:r>
      </w:del>
    </w:p>
    <w:p w14:paraId="5A1A1B96" w14:textId="59B64C29" w:rsidR="00981D68" w:rsidRPr="00D2526D" w:rsidDel="00625971" w:rsidRDefault="00981D68">
      <w:pPr>
        <w:pStyle w:val="Paragraph0"/>
        <w:rPr>
          <w:del w:id="750" w:author="Dylan CHEN" w:date="2026-08-27T21:21:00Z" w16du:dateUtc="2026-08-27T13:21:00Z"/>
        </w:rPr>
      </w:pPr>
      <w:del w:id="751" w:author="Dylan CHEN" w:date="2026-08-27T21:21:00Z" w16du:dateUtc="2026-08-27T13:21:00Z">
        <w:r w:rsidRPr="00D2526D" w:rsidDel="00625971">
          <w:rPr>
            <w:b/>
            <w:bCs/>
          </w:rPr>
          <w:delText>Practical implication</w:delText>
        </w:r>
        <w:r w:rsidRPr="00D2526D" w:rsidDel="00625971">
          <w:delText xml:space="preserve">. For platforms that cannot eliminate external GenAI, building an internal GenAI system is the one strategic action that is both forced upon them and fully within their power to design, and our findings speak directly to how that design should proceed. The key managerial lesson is that the label and the content of an internal GenAI answer must be managed as separate </w:delText>
        </w:r>
        <w:r w:rsidR="00D503A6" w:rsidDel="00625971">
          <w:delText>design choices</w:delText>
        </w:r>
        <w:r w:rsidRPr="00D2526D" w:rsidDel="00625971">
          <w:delText>, because they move human contribution in different ways. The visible AI label is not inherently harmful and can invite human participation, especially on difficult questions where a weak competitor still leaves room to add value, so platforms need not hide the fact that an answer is machine-generated.</w:delText>
        </w:r>
      </w:del>
    </w:p>
    <w:p w14:paraId="36A14294" w14:textId="0C4A57A1" w:rsidR="00981D68" w:rsidRPr="00D2526D" w:rsidDel="00625971" w:rsidRDefault="00981D68">
      <w:pPr>
        <w:pStyle w:val="Paragraph0"/>
        <w:rPr>
          <w:del w:id="752" w:author="Dylan CHEN" w:date="2026-08-27T21:21:00Z" w16du:dateUtc="2026-08-27T13:21:00Z"/>
        </w:rPr>
      </w:pPr>
      <w:del w:id="753" w:author="Dylan CHEN" w:date="2026-08-27T21:21:00Z" w16du:dateUtc="2026-08-27T13:21:00Z">
        <w:r w:rsidRPr="00D2526D" w:rsidDel="00625971">
          <w:delText>The deterrent force comes instead from content that is read as covering the question, which suggests that platforms concerned with sustaining answer volume should be cautious about displaying long AI answers in the first position, for example by presenting AI content in a shorter or summarized form so that it does not read, at a glance, as having occupied the solution space. At the same time, a higher-quality AI answer raises the quality of the first human answer by setting a higher standard, and contributors respond by investing more effort to meet the standard the AI demonstrates, with the gain concentrating on accuracy. This implies that improving the internal GenAI need not erode human contribution and can instead raise the quality of human answers.</w:delText>
        </w:r>
      </w:del>
    </w:p>
    <w:p w14:paraId="6383EF9F" w14:textId="13E87197" w:rsidR="00981D68" w:rsidRPr="00D2526D" w:rsidDel="00625971" w:rsidRDefault="00981D68">
      <w:pPr>
        <w:pStyle w:val="Paragraph0"/>
        <w:rPr>
          <w:del w:id="754" w:author="Dylan CHEN" w:date="2026-08-27T21:21:00Z" w16du:dateUtc="2026-08-27T13:21:00Z"/>
        </w:rPr>
      </w:pPr>
      <w:commentRangeStart w:id="755"/>
      <w:del w:id="756" w:author="Dylan CHEN" w:date="2026-08-27T21:21:00Z" w16du:dateUtc="2026-08-27T13:21:00Z">
        <w:r w:rsidRPr="00D2526D" w:rsidDel="00625971">
          <w:delText xml:space="preserve">The two </w:delText>
        </w:r>
        <w:r w:rsidR="00D503A6" w:rsidDel="00625971">
          <w:delText>design choices</w:delText>
        </w:r>
        <w:r w:rsidRPr="00D2526D" w:rsidDel="00625971">
          <w:delText xml:space="preserve"> point to a sharper design principle than </w:delText>
        </w:r>
        <w:r w:rsidR="00D503A6" w:rsidDel="00625971">
          <w:delText>“</w:delText>
        </w:r>
        <w:r w:rsidRPr="00D2526D" w:rsidDel="00625971">
          <w:delText>improve the AI.</w:delText>
        </w:r>
        <w:r w:rsidR="00D503A6" w:rsidDel="00625971">
          <w:delText>”</w:delText>
        </w:r>
        <w:r w:rsidRPr="00D2526D" w:rsidDel="00625971">
          <w:delText xml:space="preserve"> Because length deters entry while quality raises human answer quality, the two often move together for the wrong reason: much AI-generated text is padded rather than substantive, adding the length that displaces entry without adding the quality that lifts human answers. Such verbose-but-empty output is the worst case for a knowledge community. The right target is therefore the informational density of the AI answer, its accuracy and useful coverage per unit of length, rather than its sheer volume. Concise, high-quality answers capture the gains of quality while minimizing the displacement that length produces, </w:delText>
        </w:r>
        <w:r w:rsidR="00D503A6" w:rsidDel="00625971">
          <w:delText>which allows</w:delText>
        </w:r>
        <w:r w:rsidRPr="00D2526D" w:rsidDel="00625971">
          <w:delText xml:space="preserve"> platforms to integrate capable AI while preserving the distinctive value of human contribution.</w:delText>
        </w:r>
        <w:commentRangeEnd w:id="755"/>
        <w:r w:rsidR="00D503A6" w:rsidRPr="00D2526D" w:rsidDel="00625971">
          <w:rPr>
            <w:rStyle w:val="CommentReference"/>
            <w:sz w:val="24"/>
          </w:rPr>
          <w:commentReference w:id="755"/>
        </w:r>
      </w:del>
    </w:p>
    <w:p w14:paraId="578C8804" w14:textId="1A183A1F" w:rsidR="00981D68" w:rsidRPr="00D2526D" w:rsidRDefault="00981D68" w:rsidP="007F1E67">
      <w:pPr>
        <w:pStyle w:val="Paragraph0"/>
      </w:pPr>
      <w:del w:id="757" w:author="Dylan CHEN" w:date="2026-08-27T21:21:00Z" w16du:dateUtc="2026-08-27T13:21:00Z">
        <w:r w:rsidRPr="00D2526D" w:rsidDel="00625971">
          <w:rPr>
            <w:b/>
            <w:bCs/>
          </w:rPr>
          <w:delText>Limitations</w:delText>
        </w:r>
        <w:r w:rsidRPr="00D2526D" w:rsidDel="00625971">
          <w:delText xml:space="preserve">. Several limitations qualify our conclusions and point to future work. First, our evidence comes from a single technical Q&amp;A community, where contributions </w:delText>
        </w:r>
        <w:r w:rsidR="00A53668" w:rsidDel="00625971">
          <w:delText>can be</w:delText>
        </w:r>
        <w:r w:rsidRPr="00D2526D" w:rsidDel="00625971">
          <w:delText xml:space="preserve"> evaluated on correctness and where practitioners at the time held domain-specific doubts about AI capability. As our comparison with Su et al. (2025) makes clear, the sign of the aggregate effect depends on the domain and on the timing of the AI answer</w:delText>
        </w:r>
        <w:r w:rsidR="00A53668" w:rsidDel="00625971">
          <w:delText>’</w:delText>
        </w:r>
        <w:r w:rsidRPr="00D2526D" w:rsidDel="00625971">
          <w:delText xml:space="preserve">s entry, so the specific magnitudes we report may not generalize to other online platforms or to settings where AI enters after human answers have accumulated. Our framework is intended to travel across these settings, but its predictions in domains unlike ours remain to be tested directly. Second, the appraisal of AI as a weak competitor is historically situated, and as beliefs about AI capability continue to </w:delText>
        </w:r>
      </w:del>
      <w:del w:id="758" w:author="Dylan CHEN" w:date="2026-08-27T17:15:00Z" w16du:dateUtc="2026-08-27T09:15:00Z">
        <w:r w:rsidRPr="00D2526D" w:rsidDel="00321F5C">
          <w:delText>revise</w:delText>
        </w:r>
      </w:del>
      <w:del w:id="759" w:author="Dylan CHEN" w:date="2026-08-27T21:21:00Z" w16du:dateUtc="2026-08-27T13:21:00Z">
        <w:r w:rsidRPr="00D2526D" w:rsidDel="00625971">
          <w:delText>, the AI label effect may change; our decomposition anticipates this shift but cannot by itself pin down when it will occur. Third, the question-level randomization allows us to identify effects on human answering behavior but precludes any statement about question supply. Future research could examine how these effects evolve as AI capability and community beliefs change, extend the label-versus-content decomposition to other domains and other forms of platform-integrated AI, and study longer-run consequences for community membership and the composition of human expertise.</w:delText>
        </w:r>
      </w:del>
    </w:p>
    <w:p w14:paraId="2C717DA1" w14:textId="7C5DB5C1" w:rsidR="00B96D8F" w:rsidRPr="00015210" w:rsidRDefault="00B96D8F" w:rsidP="00B96D8F">
      <w:pPr>
        <w:pStyle w:val="Heading1"/>
        <w:numPr>
          <w:ilvl w:val="0"/>
          <w:numId w:val="0"/>
        </w:numPr>
        <w:ind w:left="360" w:hanging="360"/>
      </w:pPr>
      <w:r w:rsidRPr="00015210">
        <w:t>Reference</w:t>
      </w:r>
      <w:ins w:id="760" w:author="Dylan CHEN" w:date="2026-08-27T17:15:00Z" w16du:dateUtc="2026-08-27T09:15:00Z">
        <w:r w:rsidR="00321F5C">
          <w:rPr>
            <w:rFonts w:hint="eastAsia"/>
          </w:rPr>
          <w:t>s</w:t>
        </w:r>
      </w:ins>
    </w:p>
    <w:p w14:paraId="0F3D3E8D" w14:textId="77777777" w:rsidR="00DC684C" w:rsidRPr="00DC684C" w:rsidRDefault="00B96D8F" w:rsidP="00DC684C">
      <w:pPr>
        <w:pStyle w:val="Bibliography"/>
      </w:pPr>
      <w:r w:rsidRPr="00015210">
        <w:fldChar w:fldCharType="begin"/>
      </w:r>
      <w:r w:rsidR="00DC684C">
        <w:instrText xml:space="preserve"> ADDIN ZOTERO_BIBL {"uncited":[],"omitted":[],"custom":[]} CSL_BIBLIOGRAPHY </w:instrText>
      </w:r>
      <w:r w:rsidRPr="00015210">
        <w:fldChar w:fldCharType="separate"/>
      </w:r>
      <w:r w:rsidR="00DC684C" w:rsidRPr="00DC684C">
        <w:t xml:space="preserve">Anderson, B. R., Shah, J. H., &amp; Kreminski, M. (2024). Homogenization Effects of Large Language Models on Human Creative Ideation. In </w:t>
      </w:r>
      <w:r w:rsidR="00DC684C" w:rsidRPr="00DC684C">
        <w:rPr>
          <w:i/>
          <w:iCs/>
        </w:rPr>
        <w:t>Proceedings of the 16th Conference on Creativity &amp; Cognition</w:t>
      </w:r>
      <w:r w:rsidR="00DC684C" w:rsidRPr="00DC684C">
        <w:t>, 413–425.</w:t>
      </w:r>
    </w:p>
    <w:p w14:paraId="3B956663" w14:textId="77777777" w:rsidR="00DC684C" w:rsidRPr="00DC684C" w:rsidRDefault="00DC684C" w:rsidP="00DC684C">
      <w:pPr>
        <w:pStyle w:val="Bibliography"/>
      </w:pPr>
      <w:r w:rsidRPr="00DC684C">
        <w:t>Austin, P. C. (2009). Balance Diagnostics for Comparing the Distribution of Baseline Covariates between Treatment Groups in Propensity</w:t>
      </w:r>
      <w:r w:rsidRPr="00DC684C">
        <w:rPr>
          <w:rFonts w:cs="Cambria Math"/>
        </w:rPr>
        <w:t>‐</w:t>
      </w:r>
      <w:r w:rsidRPr="00DC684C">
        <w:t xml:space="preserve">score Matched Samples. </w:t>
      </w:r>
      <w:r w:rsidRPr="00DC684C">
        <w:rPr>
          <w:i/>
          <w:iCs/>
        </w:rPr>
        <w:t>Statistics in Medicine</w:t>
      </w:r>
      <w:r w:rsidRPr="00DC684C">
        <w:t>, 28(25), 3083–3107.</w:t>
      </w:r>
    </w:p>
    <w:p w14:paraId="6D85C286" w14:textId="77777777" w:rsidR="00DC684C" w:rsidRPr="00DC684C" w:rsidRDefault="00DC684C" w:rsidP="00DC684C">
      <w:pPr>
        <w:pStyle w:val="Bibliography"/>
      </w:pPr>
      <w:r w:rsidRPr="00DC684C">
        <w:t xml:space="preserve">Berger, P., Hennig, P., Bocklisch, T., Herold, T., &amp; Meinel, C. (2016). A Journey of Bounty Hunters: Analyzing the Influence of Reward Systems on StackOverflow Question Response Times. In </w:t>
      </w:r>
      <w:r w:rsidRPr="00DC684C">
        <w:rPr>
          <w:i/>
          <w:iCs/>
        </w:rPr>
        <w:t>2016 IEEE/WIC/ACM International Conference on Web Intelligence (WI)</w:t>
      </w:r>
      <w:r w:rsidRPr="00DC684C">
        <w:t>, 644–649.</w:t>
      </w:r>
    </w:p>
    <w:p w14:paraId="3F84715C" w14:textId="77777777" w:rsidR="00DC684C" w:rsidRPr="00DC684C" w:rsidRDefault="00DC684C" w:rsidP="00DC684C">
      <w:pPr>
        <w:pStyle w:val="Bibliography"/>
      </w:pPr>
      <w:r w:rsidRPr="00DC684C">
        <w:t xml:space="preserve">Borwankar, S., Khern-am-nuai, W., Pocheptsova Ghosh, A., &amp; Kannan, K. N. (2026). </w:t>
      </w:r>
      <w:r w:rsidRPr="00DC684C">
        <w:rPr>
          <w:i/>
          <w:iCs/>
        </w:rPr>
        <w:t>Unraveling the Impact: An Empirical Investigation of ChatGPT’s Exclusion from Stack Overflow</w:t>
      </w:r>
      <w:r w:rsidRPr="00DC684C">
        <w:t>. SSRN Scholarly Paper.</w:t>
      </w:r>
    </w:p>
    <w:p w14:paraId="56FDB8CD" w14:textId="77777777" w:rsidR="00DC684C" w:rsidRPr="00DC684C" w:rsidRDefault="00DC684C" w:rsidP="00DC684C">
      <w:pPr>
        <w:pStyle w:val="Bibliography"/>
      </w:pPr>
      <w:r w:rsidRPr="00DC684C">
        <w:t xml:space="preserve">Burke, M., Kraut, R., &amp; Joyce, E. (2010). Membership Claims and Requests: Conversation-Level Newcomer Socialization Strategies in Online Groups. </w:t>
      </w:r>
      <w:r w:rsidRPr="00DC684C">
        <w:rPr>
          <w:i/>
          <w:iCs/>
        </w:rPr>
        <w:t>Small Group Research</w:t>
      </w:r>
      <w:r w:rsidRPr="00DC684C">
        <w:t>, 32(9), 1600–1631.</w:t>
      </w:r>
    </w:p>
    <w:p w14:paraId="5EA77D44" w14:textId="77777777" w:rsidR="00DC684C" w:rsidRPr="00DC684C" w:rsidRDefault="00DC684C" w:rsidP="00DC684C">
      <w:pPr>
        <w:pStyle w:val="Bibliography"/>
      </w:pPr>
      <w:r w:rsidRPr="00DC684C">
        <w:t xml:space="preserve">Burtch, G., Lee, D., &amp; Chen, Z. (2024). The Consequences of Generative AI for Online Knowledge Communities. </w:t>
      </w:r>
      <w:r w:rsidRPr="00DC684C">
        <w:rPr>
          <w:i/>
          <w:iCs/>
        </w:rPr>
        <w:t>Scientific Reports</w:t>
      </w:r>
      <w:r w:rsidRPr="00DC684C">
        <w:t>, 14(1), 10413.</w:t>
      </w:r>
    </w:p>
    <w:p w14:paraId="5A7D9003" w14:textId="77777777" w:rsidR="00DC684C" w:rsidRPr="00DC684C" w:rsidRDefault="00DC684C" w:rsidP="00DC684C">
      <w:pPr>
        <w:pStyle w:val="Bibliography"/>
      </w:pPr>
      <w:r w:rsidRPr="00DC684C">
        <w:t xml:space="preserve">Calefato, F., Lanubile, F., &amp; Novielli, N. (2018). How to Ask for Technical Help? Evidence-Based Guidelines for Writing Questions on Stack Overflow. </w:t>
      </w:r>
      <w:r w:rsidRPr="00DC684C">
        <w:rPr>
          <w:i/>
          <w:iCs/>
        </w:rPr>
        <w:t>Information and Software Technology</w:t>
      </w:r>
      <w:r w:rsidRPr="00DC684C">
        <w:t>, 94, 186–207.</w:t>
      </w:r>
    </w:p>
    <w:p w14:paraId="1E0ABC07" w14:textId="77777777" w:rsidR="00DC684C" w:rsidRPr="00DC684C" w:rsidRDefault="00DC684C" w:rsidP="00DC684C">
      <w:pPr>
        <w:pStyle w:val="Bibliography"/>
      </w:pPr>
      <w:r w:rsidRPr="00DC684C">
        <w:t xml:space="preserve">Castelo, N., Bos, M. W., &amp; Lehmann, D. R. (2019). Task-Dependent Algorithm Aversion. </w:t>
      </w:r>
      <w:r w:rsidRPr="00DC684C">
        <w:rPr>
          <w:i/>
          <w:iCs/>
        </w:rPr>
        <w:t>Journal of Marketing Research</w:t>
      </w:r>
      <w:r w:rsidRPr="00DC684C">
        <w:t>, 56(5), 809–825.</w:t>
      </w:r>
    </w:p>
    <w:p w14:paraId="1CDC1277" w14:textId="77777777" w:rsidR="00DC684C" w:rsidRPr="00DC684C" w:rsidRDefault="00DC684C" w:rsidP="00DC684C">
      <w:pPr>
        <w:pStyle w:val="Bibliography"/>
      </w:pPr>
      <w:r w:rsidRPr="00DC684C">
        <w:t xml:space="preserve">Chen, J., &amp; Roth, J. (2024). Logs with Zeros? Some Problems and Solutions. </w:t>
      </w:r>
      <w:r w:rsidRPr="00DC684C">
        <w:rPr>
          <w:i/>
          <w:iCs/>
        </w:rPr>
        <w:t>The Quarterly Journal of Economics</w:t>
      </w:r>
      <w:r w:rsidRPr="00DC684C">
        <w:t>, 139(2), 891–936.</w:t>
      </w:r>
    </w:p>
    <w:p w14:paraId="41BD225E" w14:textId="77777777" w:rsidR="00DC684C" w:rsidRPr="00DC684C" w:rsidRDefault="00DC684C" w:rsidP="00DC684C">
      <w:pPr>
        <w:pStyle w:val="Bibliography"/>
      </w:pPr>
      <w:r w:rsidRPr="00DC684C">
        <w:t xml:space="preserve">Chen, L., Baird, A., &amp; Straub, D. (2022). The Impact of Hierarchical Privilege Levels and Non-Hierarchical Incentives on Continued Contribution in Online Q&amp;A Communities: A Motivational Model of Gamification Goals. </w:t>
      </w:r>
      <w:r w:rsidRPr="00DC684C">
        <w:rPr>
          <w:i/>
          <w:iCs/>
        </w:rPr>
        <w:t>Decision Support Systems</w:t>
      </w:r>
      <w:r w:rsidRPr="00DC684C">
        <w:t>, 153, 113667.</w:t>
      </w:r>
    </w:p>
    <w:p w14:paraId="0FDC4066" w14:textId="77777777" w:rsidR="00DC684C" w:rsidRPr="00DC684C" w:rsidRDefault="00DC684C" w:rsidP="00DC684C">
      <w:pPr>
        <w:pStyle w:val="Bibliography"/>
      </w:pPr>
      <w:r w:rsidRPr="00DC684C">
        <w:t xml:space="preserve">Chen, M., Su, K.-H., &amp; Tsai, W. (2007). Competitive Tension: The Awareness-Motivation-Capability Perspective. </w:t>
      </w:r>
      <w:r w:rsidRPr="00DC684C">
        <w:rPr>
          <w:i/>
          <w:iCs/>
        </w:rPr>
        <w:t>Academy of Management Journal</w:t>
      </w:r>
      <w:r w:rsidRPr="00DC684C">
        <w:t>, 50(1), 101–118.</w:t>
      </w:r>
    </w:p>
    <w:p w14:paraId="0F9F5124" w14:textId="77777777" w:rsidR="00DC684C" w:rsidRPr="00DC684C" w:rsidRDefault="00DC684C" w:rsidP="00DC684C">
      <w:pPr>
        <w:pStyle w:val="Bibliography"/>
      </w:pPr>
      <w:r w:rsidRPr="00DC684C">
        <w:lastRenderedPageBreak/>
        <w:t xml:space="preserve">Chen, M.-J. (2009). Competitive Dynamics Research: An Insider’s Odyssey. </w:t>
      </w:r>
      <w:r w:rsidRPr="00DC684C">
        <w:rPr>
          <w:i/>
          <w:iCs/>
        </w:rPr>
        <w:t>Asia Pacific Journal of Management</w:t>
      </w:r>
      <w:r w:rsidRPr="00DC684C">
        <w:t>, 26(1), 5–25.</w:t>
      </w:r>
    </w:p>
    <w:p w14:paraId="6DF87B83" w14:textId="77777777" w:rsidR="00DC684C" w:rsidRPr="00DC684C" w:rsidRDefault="00DC684C" w:rsidP="00DC684C">
      <w:pPr>
        <w:pStyle w:val="Bibliography"/>
      </w:pPr>
      <w:r w:rsidRPr="00DC684C">
        <w:t xml:space="preserve">Chen, Y., Harper, F. M., Konstan, J., &amp; Li, S. X. (2010). Social Comparisons and Contributions to Online Communities: A Field Experiment on MovieLens. </w:t>
      </w:r>
      <w:r w:rsidRPr="00DC684C">
        <w:rPr>
          <w:i/>
          <w:iCs/>
        </w:rPr>
        <w:t>American Economic Review</w:t>
      </w:r>
      <w:r w:rsidRPr="00DC684C">
        <w:t>, 100(4), 1358–1398.</w:t>
      </w:r>
    </w:p>
    <w:p w14:paraId="70A73B96" w14:textId="77777777" w:rsidR="00DC684C" w:rsidRPr="00DC684C" w:rsidRDefault="00DC684C" w:rsidP="00DC684C">
      <w:pPr>
        <w:pStyle w:val="Bibliography"/>
      </w:pPr>
      <w:r w:rsidRPr="00DC684C">
        <w:t xml:space="preserve">Demirci, O., Hannane, J., &amp; Zhu, X. (2024). Who Is AI Replacing? The Impact of GenAI on Online Freelancing Platforms. </w:t>
      </w:r>
      <w:r w:rsidRPr="00DC684C">
        <w:rPr>
          <w:i/>
          <w:iCs/>
        </w:rPr>
        <w:t>Management Science</w:t>
      </w:r>
      <w:r w:rsidRPr="00DC684C">
        <w:t>.</w:t>
      </w:r>
    </w:p>
    <w:p w14:paraId="5AA5D204" w14:textId="77777777" w:rsidR="00DC684C" w:rsidRPr="00DC684C" w:rsidRDefault="00DC684C" w:rsidP="00DC684C">
      <w:pPr>
        <w:pStyle w:val="Bibliography"/>
      </w:pPr>
      <w:r w:rsidRPr="00DC684C">
        <w:t xml:space="preserve">Dietvorst, B. J., Simmons, J. P., &amp; Massey, C. (2015). Algorithm Aversion: People Erroneously Avoid Algorithms after Seeing Them Err. </w:t>
      </w:r>
      <w:r w:rsidRPr="00DC684C">
        <w:rPr>
          <w:i/>
          <w:iCs/>
        </w:rPr>
        <w:t>Journal of Experimental Psychology: General</w:t>
      </w:r>
      <w:r w:rsidRPr="00DC684C">
        <w:t>, 144(1), 114–126.</w:t>
      </w:r>
    </w:p>
    <w:p w14:paraId="2676CC48" w14:textId="77777777" w:rsidR="00DC684C" w:rsidRPr="00DC684C" w:rsidRDefault="00DC684C" w:rsidP="00DC684C">
      <w:pPr>
        <w:pStyle w:val="Bibliography"/>
      </w:pPr>
      <w:r w:rsidRPr="00DC684C">
        <w:t xml:space="preserve">Doshi, A. R., &amp; Hauser, O. P. (2024). Generative AI Enhances Individual Creativity but Reduces the Collective Diversity of Novel Content. </w:t>
      </w:r>
      <w:r w:rsidRPr="00DC684C">
        <w:rPr>
          <w:i/>
          <w:iCs/>
        </w:rPr>
        <w:t>Science Advances</w:t>
      </w:r>
      <w:r w:rsidRPr="00DC684C">
        <w:t>, 10(28), eadn5290.</w:t>
      </w:r>
    </w:p>
    <w:p w14:paraId="36879E0E" w14:textId="77777777" w:rsidR="00DC684C" w:rsidRPr="00DC684C" w:rsidRDefault="00DC684C" w:rsidP="00DC684C">
      <w:pPr>
        <w:pStyle w:val="Bibliography"/>
      </w:pPr>
      <w:r w:rsidRPr="00DC684C">
        <w:t xml:space="preserve">Evans, J. St. B. T., &amp; Stanovich, K. E. (2013). Dual-Process Theories of Higher Cognition: Advancing the Debate. </w:t>
      </w:r>
      <w:r w:rsidRPr="00DC684C">
        <w:rPr>
          <w:i/>
          <w:iCs/>
        </w:rPr>
        <w:t>Perspectives on Psychological Science</w:t>
      </w:r>
      <w:r w:rsidRPr="00DC684C">
        <w:t>, 8(3), 223–241.</w:t>
      </w:r>
    </w:p>
    <w:p w14:paraId="0BC745E6" w14:textId="77777777" w:rsidR="00DC684C" w:rsidRPr="00DC684C" w:rsidRDefault="00DC684C" w:rsidP="00DC684C">
      <w:pPr>
        <w:pStyle w:val="Bibliography"/>
      </w:pPr>
      <w:r w:rsidRPr="00DC684C">
        <w:t xml:space="preserve">Fang, Y., &amp; Zhou, T. (2026). Impact of AI-Generated Content Restriction Policy on User Contribution: Evidence from an Online Knowledge-Sharing Platform. </w:t>
      </w:r>
      <w:r w:rsidRPr="00DC684C">
        <w:rPr>
          <w:i/>
          <w:iCs/>
        </w:rPr>
        <w:t>Information &amp; Management</w:t>
      </w:r>
      <w:r w:rsidRPr="00DC684C">
        <w:t>, 63(3), 104322.</w:t>
      </w:r>
    </w:p>
    <w:p w14:paraId="76D12E9E" w14:textId="77777777" w:rsidR="00DC684C" w:rsidRPr="00DC684C" w:rsidRDefault="00DC684C" w:rsidP="00DC684C">
      <w:pPr>
        <w:pStyle w:val="Bibliography"/>
      </w:pPr>
      <w:r w:rsidRPr="00DC684C">
        <w:t xml:space="preserve">Hsieh, K.-Y., Tsai, W., &amp; Chen, M.-J. (2015). If They Can Do It, Why Not Us? Competitors as Reference Points for Justifying Escalation of Commitment. </w:t>
      </w:r>
      <w:r w:rsidRPr="00DC684C">
        <w:rPr>
          <w:i/>
          <w:iCs/>
        </w:rPr>
        <w:t>Academy of Management Journal</w:t>
      </w:r>
      <w:r w:rsidRPr="00DC684C">
        <w:t>, 58(1), 38–58.</w:t>
      </w:r>
    </w:p>
    <w:p w14:paraId="51F647BA" w14:textId="77777777" w:rsidR="00DC684C" w:rsidRPr="00DC684C" w:rsidRDefault="00DC684C" w:rsidP="00DC684C">
      <w:pPr>
        <w:pStyle w:val="Bibliography"/>
      </w:pPr>
      <w:r w:rsidRPr="00DC684C">
        <w:t xml:space="preserve">Hui, X., Reshef, O., &amp; Zhou, L. (2024). The Short-Term Effects of Generative Artificial Intelligence on Employment: Evidence from an Online Labor Market. </w:t>
      </w:r>
      <w:r w:rsidRPr="00DC684C">
        <w:rPr>
          <w:i/>
          <w:iCs/>
        </w:rPr>
        <w:t>Organization Science</w:t>
      </w:r>
      <w:r w:rsidRPr="00DC684C">
        <w:t>, 35(6), 1977–1989.</w:t>
      </w:r>
    </w:p>
    <w:p w14:paraId="702A8CCC" w14:textId="77777777" w:rsidR="00DC684C" w:rsidRPr="00DC684C" w:rsidRDefault="00DC684C" w:rsidP="00DC684C">
      <w:pPr>
        <w:pStyle w:val="Bibliography"/>
      </w:pPr>
      <w:r w:rsidRPr="00DC684C">
        <w:t xml:space="preserve">Jiang, S., Nguyen, D. K., Dai, P.-F., &amp; Meng, Q. (2024). Monetary Income as Opportunity Cost: Exploring the Negative Effect on Free Knowledge Contribution of Knowledge Suppliers. </w:t>
      </w:r>
      <w:r w:rsidRPr="00DC684C">
        <w:rPr>
          <w:i/>
          <w:iCs/>
        </w:rPr>
        <w:t>Journal of Knowledge Management</w:t>
      </w:r>
      <w:r w:rsidRPr="00DC684C">
        <w:t>, 28(2), 440–462.</w:t>
      </w:r>
    </w:p>
    <w:p w14:paraId="2B687355" w14:textId="77777777" w:rsidR="00DC684C" w:rsidRPr="00DC684C" w:rsidRDefault="00DC684C" w:rsidP="00DC684C">
      <w:pPr>
        <w:pStyle w:val="Bibliography"/>
      </w:pPr>
      <w:r w:rsidRPr="00DC684C">
        <w:t xml:space="preserve">Kabir, S., Udo-Imeh, D. N., Kou, B., &amp; Zhang, T. (2024). Is Stack Overflow Obsolete? An Empirical Study of the Characteristics of ChatGPT Answers to Stack Overflow Questions. In </w:t>
      </w:r>
      <w:r w:rsidRPr="00DC684C">
        <w:rPr>
          <w:i/>
          <w:iCs/>
        </w:rPr>
        <w:t>Proceedings of the 2024 CHI Conference on Human Factors in Computing Systems</w:t>
      </w:r>
      <w:r w:rsidRPr="00DC684C">
        <w:t>, 1–17.</w:t>
      </w:r>
    </w:p>
    <w:p w14:paraId="611D5C11" w14:textId="77777777" w:rsidR="00DC684C" w:rsidRPr="00DC684C" w:rsidRDefault="00DC684C" w:rsidP="00DC684C">
      <w:pPr>
        <w:pStyle w:val="Bibliography"/>
      </w:pPr>
      <w:r w:rsidRPr="00DC684C">
        <w:t xml:space="preserve">Kahneman, D. (2003). A Perspective on Judgment and Choice: Mapping Bounded Rationality. </w:t>
      </w:r>
      <w:r w:rsidRPr="00DC684C">
        <w:rPr>
          <w:i/>
          <w:iCs/>
        </w:rPr>
        <w:t>American Psychologist</w:t>
      </w:r>
      <w:r w:rsidRPr="00DC684C">
        <w:t>, 58(9), 697–720.</w:t>
      </w:r>
    </w:p>
    <w:p w14:paraId="3E61F05C" w14:textId="77777777" w:rsidR="00DC684C" w:rsidRPr="00DC684C" w:rsidRDefault="00DC684C" w:rsidP="00DC684C">
      <w:pPr>
        <w:pStyle w:val="Bibliography"/>
      </w:pPr>
      <w:r w:rsidRPr="00DC684C">
        <w:t xml:space="preserve">Kahneman, D. (2011). Thinking, Fast and Slow. </w:t>
      </w:r>
      <w:r w:rsidRPr="00DC684C">
        <w:rPr>
          <w:i/>
          <w:iCs/>
        </w:rPr>
        <w:t>Farrar, Straus and Giroux</w:t>
      </w:r>
      <w:r w:rsidRPr="00DC684C">
        <w:t>.</w:t>
      </w:r>
    </w:p>
    <w:p w14:paraId="4E4EE0BF" w14:textId="77777777" w:rsidR="00DC684C" w:rsidRPr="00DC684C" w:rsidRDefault="00DC684C" w:rsidP="00DC684C">
      <w:pPr>
        <w:pStyle w:val="Bibliography"/>
      </w:pPr>
      <w:r w:rsidRPr="00DC684C">
        <w:t xml:space="preserve">Kahneman, D., &amp; Frederick, S. (2002). Representativeness Revisited: Attribute Substitution in Intuitive Judgment. </w:t>
      </w:r>
      <w:r w:rsidRPr="00DC684C">
        <w:rPr>
          <w:i/>
          <w:iCs/>
        </w:rPr>
        <w:t>Heuristics and Biases: The Psychology of Intuitive Judgment</w:t>
      </w:r>
      <w:r w:rsidRPr="00DC684C">
        <w:t>, 49(49–81), 74.</w:t>
      </w:r>
    </w:p>
    <w:p w14:paraId="4310EBBC" w14:textId="77777777" w:rsidR="00DC684C" w:rsidRPr="00DC684C" w:rsidRDefault="00DC684C" w:rsidP="00DC684C">
      <w:pPr>
        <w:pStyle w:val="Bibliography"/>
      </w:pPr>
      <w:r w:rsidRPr="00DC684C">
        <w:t xml:space="preserve">Lee, J., &amp; Lee, G. G. (2025). Structured Reasoning and Answer Verification: Enhancing Question Answering System Accuracy and Explainability. </w:t>
      </w:r>
      <w:r w:rsidRPr="00DC684C">
        <w:rPr>
          <w:i/>
          <w:iCs/>
        </w:rPr>
        <w:t>Knowledge-Based Systems</w:t>
      </w:r>
      <w:r w:rsidRPr="00DC684C">
        <w:t>, 311, 113091.</w:t>
      </w:r>
    </w:p>
    <w:p w14:paraId="7B3057CC" w14:textId="77777777" w:rsidR="00DC684C" w:rsidRPr="00DC684C" w:rsidRDefault="00DC684C" w:rsidP="00DC684C">
      <w:pPr>
        <w:pStyle w:val="Bibliography"/>
      </w:pPr>
      <w:r w:rsidRPr="00DC684C">
        <w:t xml:space="preserve">Li, H., Shankar, R., &amp; Stallaert, J. (2020). Invested or Indebted: Ex-Ante and Ex-Post Reciprocity in Online Knowledge Sharing Communities. </w:t>
      </w:r>
      <w:r w:rsidRPr="00DC684C">
        <w:rPr>
          <w:i/>
          <w:iCs/>
        </w:rPr>
        <w:t>ACM Transactions on Management Information Systems</w:t>
      </w:r>
      <w:r w:rsidRPr="00DC684C">
        <w:t>, 11(1), 1–26.</w:t>
      </w:r>
    </w:p>
    <w:p w14:paraId="08A51869" w14:textId="77777777" w:rsidR="00DC684C" w:rsidRPr="00DC684C" w:rsidRDefault="00DC684C" w:rsidP="00DC684C">
      <w:pPr>
        <w:pStyle w:val="Bibliography"/>
      </w:pPr>
      <w:r w:rsidRPr="00DC684C">
        <w:t xml:space="preserve">Li, L., Li, A., Song, X., Li, X., Huang, K., &amp; Ye, E. M. (2023). Characterizing Response Quantity on Academic Social Q&amp;A Sites: A Multidiscipline Comparison of Linguistic Characteristics of Questions. </w:t>
      </w:r>
      <w:r w:rsidRPr="00DC684C">
        <w:rPr>
          <w:i/>
          <w:iCs/>
        </w:rPr>
        <w:t>Library Hi Tech</w:t>
      </w:r>
      <w:r w:rsidRPr="00DC684C">
        <w:t>, 41(3), 921–938.</w:t>
      </w:r>
    </w:p>
    <w:p w14:paraId="40A62BD1" w14:textId="77777777" w:rsidR="00DC684C" w:rsidRPr="00DC684C" w:rsidRDefault="00DC684C" w:rsidP="00DC684C">
      <w:pPr>
        <w:pStyle w:val="Bibliography"/>
      </w:pPr>
      <w:r w:rsidRPr="00DC684C">
        <w:lastRenderedPageBreak/>
        <w:t xml:space="preserve">Li, P., Castelo, N., Katona, Z., &amp; Sarvary, M. (2024). Frontiers: Determining the Validity of Large Language Models for Automated Perceptual Analysis. </w:t>
      </w:r>
      <w:r w:rsidRPr="00DC684C">
        <w:rPr>
          <w:i/>
          <w:iCs/>
        </w:rPr>
        <w:t>Marketing Science</w:t>
      </w:r>
      <w:r w:rsidRPr="00DC684C">
        <w:t>, 43(2), 254–266.</w:t>
      </w:r>
    </w:p>
    <w:p w14:paraId="41EBC931" w14:textId="77777777" w:rsidR="00DC684C" w:rsidRPr="00DC684C" w:rsidRDefault="00DC684C" w:rsidP="00DC684C">
      <w:pPr>
        <w:pStyle w:val="Bibliography"/>
      </w:pPr>
      <w:r w:rsidRPr="00DC684C">
        <w:t xml:space="preserve">Li, X., &amp; Kim, K. (2025). Impacts of Generative AI on User Contributions: Evidence from a Coding Q &amp;A Platform. </w:t>
      </w:r>
      <w:r w:rsidRPr="00DC684C">
        <w:rPr>
          <w:i/>
          <w:iCs/>
        </w:rPr>
        <w:t>Marketing Letters</w:t>
      </w:r>
      <w:r w:rsidRPr="00DC684C">
        <w:t>, 36(3), 577–591.</w:t>
      </w:r>
    </w:p>
    <w:p w14:paraId="0D923598" w14:textId="77777777" w:rsidR="00DC684C" w:rsidRPr="00DC684C" w:rsidRDefault="00DC684C" w:rsidP="00DC684C">
      <w:pPr>
        <w:pStyle w:val="Bibliography"/>
      </w:pPr>
      <w:r w:rsidRPr="00DC684C">
        <w:t xml:space="preserve">Logg, J. M., Minson, J. A., &amp; Moore, D. A. (2019). Algorithm Appreciation: People Prefer Algorithmic to Human Judgment. </w:t>
      </w:r>
      <w:r w:rsidRPr="00DC684C">
        <w:rPr>
          <w:i/>
          <w:iCs/>
        </w:rPr>
        <w:t>Organizational Behavior and Human Decision Processes</w:t>
      </w:r>
      <w:r w:rsidRPr="00DC684C">
        <w:t>, 151, 90–103.</w:t>
      </w:r>
    </w:p>
    <w:p w14:paraId="3D1EC510" w14:textId="77777777" w:rsidR="00DC684C" w:rsidRPr="00DC684C" w:rsidRDefault="00DC684C" w:rsidP="00DC684C">
      <w:pPr>
        <w:pStyle w:val="Bibliography"/>
      </w:pPr>
      <w:r w:rsidRPr="00DC684C">
        <w:t xml:space="preserve">Longoni, C., Fradkin, A., Cian, L., &amp; Pennycook, G. (2022). News from Generative Artificial Intelligence Is Believed Less. In </w:t>
      </w:r>
      <w:r w:rsidRPr="00DC684C">
        <w:rPr>
          <w:i/>
          <w:iCs/>
        </w:rPr>
        <w:t>Proceedings of the 2022 ACM Conference on Fairness, Accountability, and Transparency</w:t>
      </w:r>
      <w:r w:rsidRPr="00DC684C">
        <w:t>, 97–106.</w:t>
      </w:r>
    </w:p>
    <w:p w14:paraId="607ABD2B" w14:textId="77777777" w:rsidR="00DC684C" w:rsidRPr="00DC684C" w:rsidRDefault="00DC684C" w:rsidP="00DC684C">
      <w:pPr>
        <w:pStyle w:val="Bibliography"/>
      </w:pPr>
      <w:r w:rsidRPr="00DC684C">
        <w:t xml:space="preserve">Meng, X., Webster, S. A., &amp; Butler, B. S. (2013). Motivational Effects of Badge Systems on Participation in Stack Exchange Social Q&amp;A Online Community. In </w:t>
      </w:r>
      <w:r w:rsidRPr="00DC684C">
        <w:rPr>
          <w:i/>
          <w:iCs/>
        </w:rPr>
        <w:t>Proceedings of Americas Conference on Information Systems</w:t>
      </w:r>
      <w:r w:rsidRPr="00DC684C">
        <w:t>, (Vol. 4), 2478–2484.</w:t>
      </w:r>
    </w:p>
    <w:p w14:paraId="5FB809F7" w14:textId="77777777" w:rsidR="00DC684C" w:rsidRPr="00DC684C" w:rsidRDefault="00DC684C" w:rsidP="00DC684C">
      <w:pPr>
        <w:pStyle w:val="Bibliography"/>
      </w:pPr>
      <w:r w:rsidRPr="00DC684C">
        <w:t xml:space="preserve">Moon, J. Y., &amp; Sproull, L. S. (2008). The Role of Feedback in Managing the Internet-Based Volunteer Work Force. </w:t>
      </w:r>
      <w:r w:rsidRPr="00DC684C">
        <w:rPr>
          <w:i/>
          <w:iCs/>
        </w:rPr>
        <w:t>Information Systems Research</w:t>
      </w:r>
      <w:r w:rsidRPr="00DC684C">
        <w:t>, 19(4), 494–515.</w:t>
      </w:r>
    </w:p>
    <w:p w14:paraId="32631F6C" w14:textId="77777777" w:rsidR="00DC684C" w:rsidRPr="00DC684C" w:rsidRDefault="00DC684C" w:rsidP="00DC684C">
      <w:pPr>
        <w:pStyle w:val="Bibliography"/>
      </w:pPr>
      <w:r w:rsidRPr="00DC684C">
        <w:t xml:space="preserve">Olson Jr, M. (1971). </w:t>
      </w:r>
      <w:r w:rsidRPr="00DC684C">
        <w:rPr>
          <w:i/>
          <w:iCs/>
        </w:rPr>
        <w:t>The Logic of Collective Action: Public Goods and the Theory of Groups, with a New Preface and Appendix</w:t>
      </w:r>
      <w:r w:rsidRPr="00DC684C">
        <w:t>. (Vol. 124).</w:t>
      </w:r>
    </w:p>
    <w:p w14:paraId="1FB95225" w14:textId="77777777" w:rsidR="00DC684C" w:rsidRPr="00DC684C" w:rsidRDefault="00DC684C" w:rsidP="00DC684C">
      <w:pPr>
        <w:pStyle w:val="Bibliography"/>
      </w:pPr>
      <w:r w:rsidRPr="00DC684C">
        <w:t xml:space="preserve">Oster, E. (2019). Unobservable Selection and Coefficient Stability: Theory and Evidence. </w:t>
      </w:r>
      <w:r w:rsidRPr="00DC684C">
        <w:rPr>
          <w:i/>
          <w:iCs/>
        </w:rPr>
        <w:t>Journal of Business &amp; Economic Statistics</w:t>
      </w:r>
      <w:r w:rsidRPr="00DC684C">
        <w:t>, 37(2), 187–204.</w:t>
      </w:r>
    </w:p>
    <w:p w14:paraId="23911C1A" w14:textId="77777777" w:rsidR="00DC684C" w:rsidRPr="00DC684C" w:rsidRDefault="00DC684C" w:rsidP="00DC684C">
      <w:pPr>
        <w:pStyle w:val="Bibliography"/>
      </w:pPr>
      <w:r w:rsidRPr="00DC684C">
        <w:t xml:space="preserve">Quinn, M., &amp; Gutt, D. (2025). Heterogeneous Effects of Generative Artificial Intelligence (GenAI) on Knowledge Seeking in Online Communities. </w:t>
      </w:r>
      <w:r w:rsidRPr="00DC684C">
        <w:rPr>
          <w:i/>
          <w:iCs/>
        </w:rPr>
        <w:t>Journal of Management Information Systems</w:t>
      </w:r>
      <w:r w:rsidRPr="00DC684C">
        <w:t>, 42(2), 370–399.</w:t>
      </w:r>
    </w:p>
    <w:p w14:paraId="10EFCFF0" w14:textId="77777777" w:rsidR="00DC684C" w:rsidRPr="00DC684C" w:rsidRDefault="00DC684C" w:rsidP="00DC684C">
      <w:pPr>
        <w:pStyle w:val="Bibliography"/>
      </w:pPr>
      <w:r w:rsidRPr="00DC684C">
        <w:t xml:space="preserve">Rao, X., Shan, G., &amp; Qiu, L. (2026). </w:t>
      </w:r>
      <w:r w:rsidRPr="00DC684C">
        <w:rPr>
          <w:i/>
          <w:iCs/>
        </w:rPr>
        <w:t>How Generative AI Transforms Questioning Behavior on Q&amp;A Platforms: Evidence from A Natural Experiment with Pilot Usage of ChatGPT</w:t>
      </w:r>
      <w:r w:rsidRPr="00DC684C">
        <w:t>. SSRN Scholarly Paper.</w:t>
      </w:r>
    </w:p>
    <w:p w14:paraId="5B08F065" w14:textId="77777777" w:rsidR="00DC684C" w:rsidRPr="00DC684C" w:rsidRDefault="00DC684C" w:rsidP="00DC684C">
      <w:pPr>
        <w:pStyle w:val="Bibliography"/>
      </w:pPr>
      <w:r w:rsidRPr="00DC684C">
        <w:t xml:space="preserve">del Rio-Chanona, R. M., Laurentsyeva, N., &amp; Wachs, J. (2024). Large Language Models Reduce Public Knowledge Sharing on Online Q&amp;A Platforms. </w:t>
      </w:r>
      <w:r w:rsidRPr="00DC684C">
        <w:rPr>
          <w:i/>
          <w:iCs/>
        </w:rPr>
        <w:t>PNAS Nexus</w:t>
      </w:r>
      <w:r w:rsidRPr="00DC684C">
        <w:t>, 3(9), pgae400.</w:t>
      </w:r>
    </w:p>
    <w:p w14:paraId="00FB341A" w14:textId="77777777" w:rsidR="00DC684C" w:rsidRPr="00DC684C" w:rsidRDefault="00DC684C" w:rsidP="00DC684C">
      <w:pPr>
        <w:pStyle w:val="Bibliography"/>
      </w:pPr>
      <w:r w:rsidRPr="00DC684C">
        <w:t xml:space="preserve">Sanatizadeh, A., Lu, Y., Zhao, K., &amp; Hu, Y. (2025). Engagement or Entanglement? The Dual Impact of Generative Artificial Intelligence in Online Knowledge Exchange Platforms. </w:t>
      </w:r>
      <w:r w:rsidRPr="00DC684C">
        <w:rPr>
          <w:i/>
          <w:iCs/>
        </w:rPr>
        <w:t>Information &amp; Management</w:t>
      </w:r>
      <w:r w:rsidRPr="00DC684C">
        <w:t>, 62(6), 104178.</w:t>
      </w:r>
    </w:p>
    <w:p w14:paraId="400A8204" w14:textId="77777777" w:rsidR="00DC684C" w:rsidRPr="00DC684C" w:rsidRDefault="00DC684C" w:rsidP="00DC684C">
      <w:pPr>
        <w:pStyle w:val="Bibliography"/>
      </w:pPr>
      <w:r w:rsidRPr="00DC684C">
        <w:t xml:space="preserve">Shan, G., &amp; Qiu, L. (2026). Examining the Impact of Generative AI on Users’ Voluntary Knowledge Contribution: Evidence from a Natural Experiment on Stack Overflow. </w:t>
      </w:r>
      <w:r w:rsidRPr="00DC684C">
        <w:rPr>
          <w:i/>
          <w:iCs/>
        </w:rPr>
        <w:t>Information Systems Research</w:t>
      </w:r>
      <w:r w:rsidRPr="00DC684C">
        <w:t>, 37(2), 1021–1041.</w:t>
      </w:r>
    </w:p>
    <w:p w14:paraId="6E2AB29C" w14:textId="77777777" w:rsidR="00DC684C" w:rsidRPr="00DC684C" w:rsidRDefault="00DC684C" w:rsidP="00DC684C">
      <w:pPr>
        <w:pStyle w:val="Bibliography"/>
      </w:pPr>
      <w:r w:rsidRPr="00DC684C">
        <w:t xml:space="preserve">Shi, C., Hu, P., Fan, W., &amp; Qiu, L. (2024). Competitive Peer Influence on Knowledge Contribution Behaviors in Online Q&amp;A Communities: A Social Comparison Perspective. </w:t>
      </w:r>
      <w:r w:rsidRPr="00DC684C">
        <w:rPr>
          <w:i/>
          <w:iCs/>
        </w:rPr>
        <w:t>Internet Research</w:t>
      </w:r>
      <w:r w:rsidRPr="00DC684C">
        <w:t>, 34(5), 1577–1601.</w:t>
      </w:r>
    </w:p>
    <w:p w14:paraId="77130A32" w14:textId="77777777" w:rsidR="00DC684C" w:rsidRPr="00DC684C" w:rsidRDefault="00DC684C" w:rsidP="00DC684C">
      <w:pPr>
        <w:pStyle w:val="Bibliography"/>
      </w:pPr>
      <w:r w:rsidRPr="00DC684C">
        <w:t xml:space="preserve">Shin, M., Kim, J., van Opheusden, B., &amp; Griffiths, T. L. (2023). Superhuman Artificial Intelligence Can Improve Human Decision-Making by Increasing Novelty. </w:t>
      </w:r>
      <w:r w:rsidRPr="00DC684C">
        <w:rPr>
          <w:i/>
          <w:iCs/>
        </w:rPr>
        <w:t>Proceedings of the National Academy of Sciences</w:t>
      </w:r>
      <w:r w:rsidRPr="00DC684C">
        <w:t>, 120(12), e2214840120.</w:t>
      </w:r>
    </w:p>
    <w:p w14:paraId="307B2636" w14:textId="77777777" w:rsidR="00DC684C" w:rsidRPr="00DC684C" w:rsidRDefault="00DC684C" w:rsidP="00DC684C">
      <w:pPr>
        <w:pStyle w:val="Bibliography"/>
      </w:pPr>
      <w:r w:rsidRPr="00DC684C">
        <w:t xml:space="preserve">Su, Y., Zhang, K., Wang, Q., &amp; Qiu, L. (2025). </w:t>
      </w:r>
      <w:r w:rsidRPr="00DC684C">
        <w:rPr>
          <w:i/>
          <w:iCs/>
        </w:rPr>
        <w:t>Generative AI and Human Knowledge Sharing: Evidence from A Natural Experiment</w:t>
      </w:r>
      <w:r w:rsidRPr="00DC684C">
        <w:t>. SSRN Scholarly Paper.</w:t>
      </w:r>
    </w:p>
    <w:p w14:paraId="7F75BDCE" w14:textId="77777777" w:rsidR="00DC684C" w:rsidRPr="00DC684C" w:rsidRDefault="00DC684C" w:rsidP="00DC684C">
      <w:pPr>
        <w:pStyle w:val="Bibliography"/>
      </w:pPr>
      <w:r w:rsidRPr="00DC684C">
        <w:lastRenderedPageBreak/>
        <w:t xml:space="preserve">Tversky, A., &amp; Kahneman, D. (1973). Availability: A Heuristic for Judging Frequency and Probability. </w:t>
      </w:r>
      <w:r w:rsidRPr="00DC684C">
        <w:rPr>
          <w:i/>
          <w:iCs/>
        </w:rPr>
        <w:t>Cognitive Psychology</w:t>
      </w:r>
      <w:r w:rsidRPr="00DC684C">
        <w:t>, 5(2), 207–232.</w:t>
      </w:r>
    </w:p>
    <w:p w14:paraId="62FF8005" w14:textId="77777777" w:rsidR="00DC684C" w:rsidRPr="00DC684C" w:rsidRDefault="00DC684C" w:rsidP="00DC684C">
      <w:pPr>
        <w:pStyle w:val="Bibliography"/>
      </w:pPr>
      <w:r w:rsidRPr="00DC684C">
        <w:t xml:space="preserve">Wang, N., Liu, Y., &amp; Xiao, S. (2022). Which Feedback Matters? The Role of Expressions and Valence in Continuous High-Quality Knowledge Contribution in the Online Q&amp;A Community. </w:t>
      </w:r>
      <w:r w:rsidRPr="00DC684C">
        <w:rPr>
          <w:i/>
          <w:iCs/>
        </w:rPr>
        <w:t>Decision Support Systems</w:t>
      </w:r>
      <w:r w:rsidRPr="00DC684C">
        <w:t>, 156, 113750.</w:t>
      </w:r>
    </w:p>
    <w:p w14:paraId="7EDF2724" w14:textId="77777777" w:rsidR="00DC684C" w:rsidRPr="00DC684C" w:rsidRDefault="00DC684C" w:rsidP="00DC684C">
      <w:pPr>
        <w:pStyle w:val="Bibliography"/>
      </w:pPr>
      <w:r w:rsidRPr="00DC684C">
        <w:t xml:space="preserve">Wang, X. (Shawn), &amp; Zheng, J. (2024). </w:t>
      </w:r>
      <w:r w:rsidRPr="00DC684C">
        <w:rPr>
          <w:i/>
          <w:iCs/>
        </w:rPr>
        <w:t>Can Banning AI-Generated Content Save User-Generated Q&amp;A Platforms?</w:t>
      </w:r>
      <w:r w:rsidRPr="00DC684C">
        <w:t xml:space="preserve"> SSRN Scholarly Paper.</w:t>
      </w:r>
    </w:p>
    <w:p w14:paraId="51ED7C6C" w14:textId="77777777" w:rsidR="00DC684C" w:rsidRPr="00DC684C" w:rsidRDefault="00DC684C" w:rsidP="00DC684C">
      <w:pPr>
        <w:pStyle w:val="Bibliography"/>
      </w:pPr>
      <w:r w:rsidRPr="00DC684C">
        <w:t xml:space="preserve">Xue, J., Wang, L., Zheng, J., Li, Y., &amp; Tan, Y. (2026). Can ChatGPT Kill User-Generated Q&amp;A Platforms? </w:t>
      </w:r>
      <w:r w:rsidRPr="00DC684C">
        <w:rPr>
          <w:i/>
          <w:iCs/>
        </w:rPr>
        <w:t>Information Systems Research</w:t>
      </w:r>
      <w:r w:rsidRPr="00DC684C">
        <w:t>.</w:t>
      </w:r>
    </w:p>
    <w:p w14:paraId="1ECB2E1A" w14:textId="77777777" w:rsidR="00DC684C" w:rsidRPr="00DC684C" w:rsidRDefault="00DC684C" w:rsidP="00DC684C">
      <w:pPr>
        <w:pStyle w:val="Bibliography"/>
      </w:pPr>
      <w:r w:rsidRPr="00DC684C">
        <w:t xml:space="preserve">Yiu, S., Seamans, R., Raj, M., &amp; Liu, T. (2026). Worker Repositioning and Technological Change: Evidence from an Online Labor Market. </w:t>
      </w:r>
      <w:r w:rsidRPr="00DC684C">
        <w:rPr>
          <w:i/>
          <w:iCs/>
        </w:rPr>
        <w:t>Organization Science</w:t>
      </w:r>
      <w:r w:rsidRPr="00DC684C">
        <w:t>.</w:t>
      </w:r>
    </w:p>
    <w:p w14:paraId="73B46060" w14:textId="77777777" w:rsidR="00DC684C" w:rsidRPr="00DC684C" w:rsidRDefault="00DC684C" w:rsidP="00DC684C">
      <w:pPr>
        <w:pStyle w:val="Bibliography"/>
      </w:pPr>
      <w:r w:rsidRPr="00DC684C">
        <w:t xml:space="preserve">Zhang, L., Li, Y.-N., Peng, T.-Q., &amp; Wu, Y. (2022). Dynamics of the Social Construction of Knowledge: An Empirical Study of Zhihu in China. </w:t>
      </w:r>
      <w:r w:rsidRPr="00DC684C">
        <w:rPr>
          <w:i/>
          <w:iCs/>
        </w:rPr>
        <w:t>EPJ Data Science</w:t>
      </w:r>
      <w:r w:rsidRPr="00DC684C">
        <w:t>, 11(1), 35.</w:t>
      </w:r>
    </w:p>
    <w:p w14:paraId="69E24745" w14:textId="77777777" w:rsidR="00DC684C" w:rsidRPr="00DC684C" w:rsidRDefault="00DC684C" w:rsidP="00DC684C">
      <w:pPr>
        <w:pStyle w:val="Bibliography"/>
      </w:pPr>
      <w:r w:rsidRPr="00DC684C">
        <w:t xml:space="preserve">Zhang, X. (Michael), &amp; Zhu, F. (2011). Group Size and Incentives to Contribute: A Natural Experiment at Chinese Wikipedia. </w:t>
      </w:r>
      <w:r w:rsidRPr="00DC684C">
        <w:rPr>
          <w:i/>
          <w:iCs/>
        </w:rPr>
        <w:t>American Economic Review</w:t>
      </w:r>
      <w:r w:rsidRPr="00DC684C">
        <w:t>, 101(4), 1601–1615.</w:t>
      </w:r>
    </w:p>
    <w:p w14:paraId="4684B71E" w14:textId="28D520C6" w:rsidR="00B96D8F" w:rsidRPr="00015210" w:rsidRDefault="00B96D8F" w:rsidP="00DC684C">
      <w:pPr>
        <w:pStyle w:val="Bibliography"/>
        <w:rPr>
          <w:szCs w:val="24"/>
          <w:lang w:eastAsia="zh-CN"/>
        </w:rPr>
      </w:pPr>
      <w:r w:rsidRPr="00015210">
        <w:fldChar w:fldCharType="end"/>
      </w:r>
      <w:bookmarkEnd w:id="1"/>
    </w:p>
    <w:sectPr w:rsidR="00B96D8F" w:rsidRPr="00015210" w:rsidSect="000862C8">
      <w:headerReference w:type="even" r:id="rId26"/>
      <w:footerReference w:type="even" r:id="rId27"/>
      <w:footerReference w:type="default" r:id="rId28"/>
      <w:headerReference w:type="first" r:id="rId29"/>
      <w:footerReference w:type="first" r:id="rId30"/>
      <w:pgSz w:w="12240" w:h="15840" w:code="1"/>
      <w:pgMar w:top="1440" w:right="1440" w:bottom="1440" w:left="1440" w:header="720" w:footer="288"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755" w:author="Prof. LIU Ben" w:date="2026-08-26T14:17:00Z" w:initials="BL">
    <w:p w14:paraId="3CF0DD6E" w14:textId="77777777" w:rsidR="00D503A6" w:rsidRDefault="00D503A6" w:rsidP="00D503A6">
      <w:r>
        <w:rPr>
          <w:rStyle w:val="CommentReference"/>
        </w:rPr>
        <w:annotationRef/>
      </w:r>
      <w:r>
        <w:rPr>
          <w:rFonts w:ascii="Georgia" w:eastAsiaTheme="minorEastAsia" w:hAnsi="Georgia" w:cs="Georgia"/>
          <w:sz w:val="20"/>
          <w:szCs w:val="20"/>
          <w:lang w:eastAsia="en-US"/>
        </w:rPr>
        <w:t>there might be repetition on earlier content. Revise the wording to make it different.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3CF0DD6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3486C603" w16cex:dateUtc="2026-08-26T06:1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3CF0DD6E" w16cid:durableId="3486C60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AAEBA65" w14:textId="77777777" w:rsidR="00B01D9A" w:rsidRPr="00015210" w:rsidRDefault="00B01D9A" w:rsidP="00413127">
      <w:r w:rsidRPr="00015210">
        <w:separator/>
      </w:r>
    </w:p>
    <w:p w14:paraId="7C31895B" w14:textId="77777777" w:rsidR="00B01D9A" w:rsidRPr="00015210" w:rsidRDefault="00B01D9A" w:rsidP="00413127"/>
    <w:p w14:paraId="136F7201" w14:textId="77777777" w:rsidR="00B01D9A" w:rsidRPr="00015210" w:rsidRDefault="00B01D9A" w:rsidP="00413127"/>
    <w:p w14:paraId="35755346" w14:textId="77777777" w:rsidR="00B01D9A" w:rsidRPr="00015210" w:rsidRDefault="00B01D9A"/>
  </w:endnote>
  <w:endnote w:type="continuationSeparator" w:id="0">
    <w:p w14:paraId="6F0EC128" w14:textId="77777777" w:rsidR="00B01D9A" w:rsidRPr="00015210" w:rsidRDefault="00B01D9A" w:rsidP="00413127">
      <w:r w:rsidRPr="00015210">
        <w:continuationSeparator/>
      </w:r>
    </w:p>
    <w:p w14:paraId="241510A5" w14:textId="77777777" w:rsidR="00B01D9A" w:rsidRPr="00015210" w:rsidRDefault="00B01D9A" w:rsidP="00413127"/>
    <w:p w14:paraId="572C602F" w14:textId="77777777" w:rsidR="00B01D9A" w:rsidRPr="00015210" w:rsidRDefault="00B01D9A" w:rsidP="00413127"/>
    <w:p w14:paraId="5C72C789" w14:textId="77777777" w:rsidR="00B01D9A" w:rsidRPr="00015210" w:rsidRDefault="00B01D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oto Sans Symbols">
    <w:altName w:val="Times New Roman"/>
    <w:panose1 w:val="020B0604020202020204"/>
    <w:charset w:val="00"/>
    <w:family w:val="auto"/>
    <w:pitch w:val="default"/>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pple Color Emoji">
    <w:panose1 w:val="00000000000000000000"/>
    <w:charset w:val="00"/>
    <w:family w:val="auto"/>
    <w:pitch w:val="variable"/>
    <w:sig w:usb0="00000003" w:usb1="18000000" w:usb2="14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Heiti TC">
    <w:panose1 w:val="02000000000000000000"/>
    <w:charset w:val="80"/>
    <w:family w:val="auto"/>
    <w:pitch w:val="variable"/>
    <w:sig w:usb0="8000002F" w:usb1="0807004A" w:usb2="00000010" w:usb3="00000000" w:csb0="003E0001" w:csb1="00000000"/>
  </w:font>
  <w:font w:name="Aptos Narrow">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6FFEF4" w14:textId="77777777"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49949A3A" w14:textId="77777777" w:rsidR="003B7867" w:rsidRPr="00015210" w:rsidRDefault="003B7867" w:rsidP="00413127"/>
  <w:p w14:paraId="64ED76C3" w14:textId="77777777" w:rsidR="003B7867" w:rsidRPr="00015210" w:rsidRDefault="003B7867" w:rsidP="0041312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37560718"/>
      <w:docPartObj>
        <w:docPartGallery w:val="Page Numbers (Bottom of Page)"/>
        <w:docPartUnique/>
      </w:docPartObj>
    </w:sdtPr>
    <w:sdtEndPr>
      <w:rPr>
        <w:rFonts w:ascii="Times New Roman" w:hAnsi="Times New Roman" w:cs="Times New Roman"/>
        <w:sz w:val="20"/>
      </w:rPr>
    </w:sdtEndPr>
    <w:sdtContent>
      <w:p w14:paraId="1A937F16" w14:textId="14ABD1E0" w:rsidR="003B7867" w:rsidRPr="00015210" w:rsidRDefault="003B7867">
        <w:pPr>
          <w:pStyle w:val="Footer"/>
          <w:jc w:val="center"/>
        </w:pPr>
        <w:r w:rsidRPr="00015210">
          <w:rPr>
            <w:rFonts w:ascii="Times New Roman" w:hAnsi="Times New Roman" w:cs="Times New Roman"/>
            <w:sz w:val="20"/>
          </w:rPr>
          <w:fldChar w:fldCharType="begin"/>
        </w:r>
        <w:r w:rsidRPr="00015210">
          <w:rPr>
            <w:rFonts w:ascii="Times New Roman" w:hAnsi="Times New Roman" w:cs="Times New Roman"/>
            <w:sz w:val="20"/>
          </w:rPr>
          <w:instrText xml:space="preserve"> PAGE   \* MERGEFORMAT </w:instrText>
        </w:r>
        <w:r w:rsidRPr="00015210">
          <w:rPr>
            <w:rFonts w:ascii="Times New Roman" w:hAnsi="Times New Roman" w:cs="Times New Roman"/>
            <w:sz w:val="20"/>
          </w:rPr>
          <w:fldChar w:fldCharType="separate"/>
        </w:r>
        <w:r w:rsidR="004238D2" w:rsidRPr="00015210">
          <w:rPr>
            <w:rFonts w:ascii="Times New Roman" w:hAnsi="Times New Roman" w:cs="Times New Roman"/>
            <w:sz w:val="20"/>
          </w:rPr>
          <w:t>9</w:t>
        </w:r>
        <w:r w:rsidRPr="00015210">
          <w:rPr>
            <w:rFonts w:ascii="Times New Roman" w:hAnsi="Times New Roman" w:cs="Times New Roman"/>
            <w:sz w:val="20"/>
          </w:rPr>
          <w:fldChar w:fldCharType="end"/>
        </w:r>
      </w:p>
    </w:sdtContent>
  </w:sdt>
  <w:p w14:paraId="3043229C" w14:textId="77777777" w:rsidR="003B7867" w:rsidRPr="00015210" w:rsidRDefault="003B786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99A2B76" w14:textId="0602E1B2"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separate"/>
    </w:r>
    <w:r w:rsidRPr="00015210">
      <w:rPr>
        <w:b/>
      </w:rPr>
      <w:t>1</w:t>
    </w:r>
    <w:r w:rsidRPr="00015210">
      <w:rPr>
        <w:b/>
      </w:rPr>
      <w:fldChar w:fldCharType="end"/>
    </w:r>
  </w:p>
  <w:p w14:paraId="5A822EE6" w14:textId="77777777" w:rsidR="003B7867" w:rsidRPr="00015210" w:rsidRDefault="003B7867" w:rsidP="00413127"/>
  <w:p w14:paraId="4F4E1003" w14:textId="77777777" w:rsidR="003B7867" w:rsidRPr="00015210" w:rsidRDefault="003B7867" w:rsidP="00413127"/>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27AD09" w14:textId="7A9A26D6" w:rsidR="003B7867" w:rsidRPr="00015210" w:rsidRDefault="003B7867" w:rsidP="00413127">
    <w:r w:rsidRPr="00015210">
      <w:rPr>
        <w:b/>
      </w:rPr>
      <w:fldChar w:fldCharType="begin"/>
    </w:r>
    <w:r w:rsidRPr="00015210">
      <w:rPr>
        <w:b/>
      </w:rPr>
      <w:instrText>PAGE</w:instrText>
    </w:r>
    <w:r w:rsidRPr="00015210">
      <w:rPr>
        <w:b/>
      </w:rPr>
      <w:fldChar w:fldCharType="end"/>
    </w:r>
    <w:r w:rsidRPr="00015210">
      <w:rPr>
        <w:b/>
      </w:rPr>
      <w:tab/>
    </w:r>
    <w:r w:rsidRPr="00015210">
      <w:t>Thirty Fifth International Conference on Information Systems, Auckland 2014</w:t>
    </w:r>
    <w:r w:rsidRPr="00015210">
      <w:tab/>
    </w:r>
  </w:p>
  <w:p w14:paraId="33088042" w14:textId="77777777" w:rsidR="003B7867" w:rsidRPr="00015210" w:rsidRDefault="003B7867" w:rsidP="00413127"/>
  <w:p w14:paraId="59D228DB" w14:textId="77777777" w:rsidR="003B7867" w:rsidRPr="00015210" w:rsidRDefault="003B7867" w:rsidP="00413127"/>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2127645"/>
      <w:docPartObj>
        <w:docPartGallery w:val="Page Numbers (Bottom of Page)"/>
        <w:docPartUnique/>
      </w:docPartObj>
    </w:sdtPr>
    <w:sdtContent>
      <w:p w14:paraId="6E1EB2D2" w14:textId="6F2B135B" w:rsidR="003B7867" w:rsidRPr="00015210" w:rsidRDefault="003B7867">
        <w:pPr>
          <w:pStyle w:val="Footer"/>
          <w:jc w:val="center"/>
        </w:pPr>
        <w:r w:rsidRPr="00015210">
          <w:fldChar w:fldCharType="begin"/>
        </w:r>
        <w:r w:rsidRPr="00015210">
          <w:instrText xml:space="preserve"> PAGE   \* MERGEFORMAT </w:instrText>
        </w:r>
        <w:r w:rsidRPr="00015210">
          <w:fldChar w:fldCharType="separate"/>
        </w:r>
        <w:r w:rsidR="004238D2" w:rsidRPr="00015210">
          <w:t>29</w:t>
        </w:r>
        <w:r w:rsidRPr="00015210">
          <w:fldChar w:fldCharType="end"/>
        </w:r>
      </w:p>
    </w:sdtContent>
  </w:sdt>
  <w:p w14:paraId="2D0EAB23" w14:textId="77777777" w:rsidR="003B7867" w:rsidRPr="00015210" w:rsidRDefault="003B7867" w:rsidP="00413127"/>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CAEBFDB" w14:textId="37992768" w:rsidR="003B7867" w:rsidRPr="00015210" w:rsidRDefault="003B7867" w:rsidP="00413127">
    <w:r w:rsidRPr="00015210">
      <w:tab/>
      <w:t xml:space="preserve">Thirty-sixth International Conference on Information Systems, </w:t>
    </w:r>
    <w:r w:rsidR="00D414E1" w:rsidRPr="00015210">
      <w:t>Fort</w:t>
    </w:r>
    <w:r w:rsidRPr="00015210">
      <w:t xml:space="preserve"> Worth 2015</w:t>
    </w:r>
    <w:r w:rsidRPr="00015210">
      <w:tab/>
    </w:r>
    <w:r w:rsidRPr="00015210">
      <w:rPr>
        <w:b/>
      </w:rPr>
      <w:fldChar w:fldCharType="begin"/>
    </w:r>
    <w:r w:rsidRPr="00015210">
      <w:rPr>
        <w:b/>
      </w:rPr>
      <w:instrText>PAGE</w:instrText>
    </w:r>
    <w:r w:rsidRPr="00015210">
      <w:rPr>
        <w:b/>
      </w:rPr>
      <w:fldChar w:fldCharType="end"/>
    </w:r>
  </w:p>
  <w:p w14:paraId="2FD6AC45" w14:textId="77777777" w:rsidR="003B7867" w:rsidRPr="00015210" w:rsidRDefault="003B7867" w:rsidP="00413127"/>
  <w:p w14:paraId="7072FC95" w14:textId="77777777" w:rsidR="003B7867" w:rsidRPr="00015210" w:rsidRDefault="003B7867" w:rsidP="00413127"/>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2C98A21" w14:textId="77777777" w:rsidR="00B01D9A" w:rsidRPr="00015210" w:rsidRDefault="00B01D9A">
      <w:r w:rsidRPr="00015210">
        <w:separator/>
      </w:r>
    </w:p>
  </w:footnote>
  <w:footnote w:type="continuationSeparator" w:id="0">
    <w:p w14:paraId="68C48E94" w14:textId="77777777" w:rsidR="00B01D9A" w:rsidRPr="00015210" w:rsidRDefault="00B01D9A" w:rsidP="00413127">
      <w:r w:rsidRPr="00015210">
        <w:continuationSeparator/>
      </w:r>
    </w:p>
  </w:footnote>
  <w:footnote w:type="continuationNotice" w:id="1">
    <w:p w14:paraId="7DDFB4A5" w14:textId="77777777" w:rsidR="00B01D9A" w:rsidRPr="00015210" w:rsidRDefault="00B01D9A" w:rsidP="003549C6">
      <w:pPr>
        <w:pStyle w:val="Footer"/>
        <w:rPr>
          <w:lang w:eastAsia="zh-CN"/>
        </w:rPr>
      </w:pPr>
    </w:p>
  </w:footnote>
  <w:footnote w:id="2">
    <w:p w14:paraId="196B26DD" w14:textId="047CB816" w:rsidR="005C375D" w:rsidRPr="00015210" w:rsidRDefault="005C375D" w:rsidP="005C375D">
      <w:pPr>
        <w:pStyle w:val="Footnotes"/>
        <w:rPr>
          <w:lang w:eastAsia="zh-CN"/>
        </w:rPr>
      </w:pPr>
      <w:r w:rsidRPr="00015210">
        <w:rPr>
          <w:rStyle w:val="FootnoteReference"/>
        </w:rPr>
        <w:footnoteRef/>
      </w:r>
      <w:r w:rsidRPr="00015210">
        <w:t xml:space="preserve"> We should be precise about the belief we attribute to this population, because it is narrower than the general “AI slop” view. Members of SegmentFault are professional developers, and many had already adopted general-purpose AI tools for routine tasks, so they did not hold the blanket view that AI writes poorly. Their reservation was domain-specific. </w:t>
      </w:r>
      <w:ins w:id="314" w:author="Dylan CHEN" w:date="2026-08-27T16:12:00Z" w16du:dateUtc="2026-08-27T08:12:00Z">
        <w:r w:rsidR="00701DB1" w:rsidRPr="00701DB1">
          <w:t xml:space="preserve">Anecdotal evidence in our community suggests that many practitioners had not yet revised their view of AI capability in response to the emergence of large language models, and the dominant discourse in developer communities continued to cast AI-generated answers as unreliable and error-prone on technical problems. User comments under the randomized experiment announcement shows that users expressed substantial skepticism and dissatisfaction rather than unquestioned trust toward AI-generated answers. </w:t>
        </w:r>
      </w:ins>
      <w:del w:id="315" w:author="Dylan CHEN" w:date="2026-08-27T16:12:00Z" w16du:dateUtc="2026-08-27T08:12:00Z">
        <w:r w:rsidRPr="00015210" w:rsidDel="00701DB1">
          <w:delText xml:space="preserve">Throughout our observation window, developer discourse continued to describe AI-generated answers as unreliable on technical problems, and members had not revised that assessment in light of large language models. </w:delText>
        </w:r>
      </w:del>
      <w:r w:rsidRPr="00015210">
        <w:t>The belief, in short, is that the AI has probably not solved the particular problem at hand.</w:t>
      </w:r>
    </w:p>
  </w:footnote>
  <w:footnote w:id="3">
    <w:p w14:paraId="6E015E89"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rPr>
          <w:lang w:eastAsia="zh-CN"/>
        </w:rPr>
        <w:t xml:space="preserve"> </w:t>
      </w:r>
      <w:r>
        <w:t xml:space="preserve">This information can be found at: </w:t>
      </w:r>
      <w:hyperlink r:id="rId1" w:anchor="technology-questions" w:history="1">
        <w:r w:rsidRPr="00413127">
          <w:rPr>
            <w:rStyle w:val="Hyperlink"/>
            <w:szCs w:val="22"/>
          </w:rPr>
          <w:t>https://stackexchange.com/sites?view=list#technology-questions</w:t>
        </w:r>
      </w:hyperlink>
      <w:r w:rsidRPr="00413127">
        <w:t>.</w:t>
      </w:r>
    </w:p>
  </w:footnote>
  <w:footnote w:id="4">
    <w:p w14:paraId="268D5DAF" w14:textId="77777777" w:rsidR="00904A3D" w:rsidRPr="00413127" w:rsidRDefault="00904A3D" w:rsidP="00904A3D">
      <w:pPr>
        <w:pStyle w:val="Footnotes"/>
        <w:spacing w:after="0" w:line="240" w:lineRule="auto"/>
        <w:rPr>
          <w:lang w:eastAsia="zh-CN"/>
        </w:rPr>
      </w:pPr>
      <w:r w:rsidRPr="00413127">
        <w:rPr>
          <w:rStyle w:val="FootnoteReference"/>
          <w:sz w:val="18"/>
        </w:rPr>
        <w:footnoteRef/>
      </w:r>
      <w:r w:rsidRPr="00413127">
        <w:t>The randomized experiment announcement can be accessed at: https://meta.segmentfault.com/questions/10010000053637863.</w:t>
      </w:r>
    </w:p>
  </w:footnote>
  <w:footnote w:id="5">
    <w:p w14:paraId="7F55FBDE" w14:textId="77777777" w:rsidR="00904A3D" w:rsidRPr="00D657E2" w:rsidRDefault="00904A3D" w:rsidP="00904A3D">
      <w:pPr>
        <w:pStyle w:val="NormalWeb"/>
        <w:spacing w:before="0" w:beforeAutospacing="0" w:after="0" w:afterAutospacing="0" w:line="240" w:lineRule="auto"/>
        <w:rPr>
          <w:rFonts w:ascii="Times New Roman" w:eastAsia="Times New Roman" w:hAnsi="Times New Roman" w:cs="Times New Roman"/>
          <w:sz w:val="24"/>
          <w:szCs w:val="24"/>
        </w:rPr>
      </w:pPr>
      <w:r w:rsidRPr="00CF121E">
        <w:rPr>
          <w:rStyle w:val="FootnoteReference"/>
          <w:rFonts w:ascii="Times New Roman" w:eastAsiaTheme="minorEastAsia" w:hAnsi="Times New Roman" w:cs="Times New Roman"/>
          <w:sz w:val="18"/>
          <w:szCs w:val="20"/>
          <w:lang w:eastAsia="en-US"/>
        </w:rPr>
        <w:footnoteRef/>
      </w:r>
      <w:r w:rsidRPr="00CF121E">
        <w:rPr>
          <w:rStyle w:val="FootnoteReference"/>
          <w:rFonts w:eastAsiaTheme="minorEastAsia"/>
          <w:sz w:val="18"/>
          <w:szCs w:val="20"/>
          <w:lang w:eastAsia="en-US"/>
        </w:rPr>
        <w:t xml:space="preserve"> </w:t>
      </w:r>
      <w:r w:rsidRPr="00D657E2">
        <w:rPr>
          <w:rFonts w:ascii="Times New Roman" w:eastAsia="Times New Roman" w:hAnsi="Times New Roman" w:cs="Times New Roman"/>
          <w:sz w:val="20"/>
          <w:szCs w:val="20"/>
        </w:rPr>
        <w:t xml:space="preserve">We confirmed with </w:t>
      </w:r>
      <w:r>
        <w:rPr>
          <w:rFonts w:ascii="Times New Roman" w:eastAsia="Times New Roman" w:hAnsi="Times New Roman" w:cs="Times New Roman" w:hint="eastAsia"/>
          <w:sz w:val="20"/>
          <w:szCs w:val="20"/>
        </w:rPr>
        <w:t xml:space="preserve">the </w:t>
      </w:r>
      <w:r w:rsidRPr="00D657E2">
        <w:rPr>
          <w:rFonts w:ascii="Times New Roman" w:eastAsia="Times New Roman" w:hAnsi="Times New Roman" w:cs="Times New Roman"/>
          <w:sz w:val="20"/>
          <w:szCs w:val="20"/>
        </w:rPr>
        <w:t>SegmentFault</w:t>
      </w:r>
      <w:r>
        <w:rPr>
          <w:rFonts w:ascii="Times New Roman" w:eastAsia="Times New Roman" w:hAnsi="Times New Roman" w:cs="Times New Roman" w:hint="eastAsia"/>
          <w:sz w:val="20"/>
          <w:szCs w:val="20"/>
        </w:rPr>
        <w:t xml:space="preserve"> administrators</w:t>
      </w:r>
      <w:r w:rsidRPr="00D657E2">
        <w:rPr>
          <w:rFonts w:ascii="Times New Roman" w:eastAsia="Times New Roman" w:hAnsi="Times New Roman" w:cs="Times New Roman"/>
          <w:sz w:val="20"/>
          <w:szCs w:val="20"/>
        </w:rPr>
        <w:t xml:space="preserve"> who oversaw </w:t>
      </w:r>
      <w:r>
        <w:rPr>
          <w:rFonts w:ascii="Times New Roman" w:eastAsia="Times New Roman" w:hAnsi="Times New Roman" w:cs="Times New Roman"/>
          <w:sz w:val="20"/>
          <w:szCs w:val="20"/>
        </w:rPr>
        <w:t xml:space="preserve">and implemented </w:t>
      </w:r>
      <w:r w:rsidRPr="00D657E2">
        <w:rPr>
          <w:rFonts w:ascii="Times New Roman" w:eastAsia="Times New Roman" w:hAnsi="Times New Roman" w:cs="Times New Roman"/>
          <w:sz w:val="20"/>
          <w:szCs w:val="20"/>
        </w:rPr>
        <w:t>the randomized experiment</w:t>
      </w:r>
      <w:r>
        <w:rPr>
          <w:rFonts w:ascii="Times New Roman" w:eastAsia="Times New Roman" w:hAnsi="Times New Roman" w:cs="Times New Roman"/>
          <w:sz w:val="20"/>
          <w:szCs w:val="20"/>
        </w:rPr>
        <w:t xml:space="preserve"> </w:t>
      </w:r>
      <w:r w:rsidRPr="00D657E2">
        <w:rPr>
          <w:rFonts w:ascii="Times New Roman" w:eastAsia="Times New Roman" w:hAnsi="Times New Roman" w:cs="Times New Roman"/>
          <w:sz w:val="20"/>
          <w:szCs w:val="20"/>
        </w:rPr>
        <w:t xml:space="preserve">that the random assignment </w:t>
      </w:r>
      <w:r>
        <w:rPr>
          <w:rFonts w:ascii="Times New Roman" w:eastAsia="Times New Roman" w:hAnsi="Times New Roman" w:cs="Times New Roman"/>
          <w:sz w:val="20"/>
          <w:szCs w:val="20"/>
        </w:rPr>
        <w:t xml:space="preserve">did </w:t>
      </w:r>
      <w:r w:rsidRPr="00D657E2">
        <w:rPr>
          <w:rFonts w:ascii="Times New Roman" w:eastAsia="Times New Roman" w:hAnsi="Times New Roman" w:cs="Times New Roman"/>
          <w:sz w:val="20"/>
          <w:szCs w:val="20"/>
        </w:rPr>
        <w:t>occur at the question level.</w:t>
      </w:r>
    </w:p>
  </w:footnote>
  <w:footnote w:id="6">
    <w:p w14:paraId="151AC5FA" w14:textId="77777777" w:rsidR="00904A3D" w:rsidRPr="00701301" w:rsidRDefault="00904A3D" w:rsidP="00904A3D">
      <w:pPr>
        <w:pStyle w:val="Footnotes"/>
      </w:pPr>
      <w:r>
        <w:rPr>
          <w:rStyle w:val="FootnoteReference"/>
        </w:rPr>
        <w:footnoteRef/>
      </w:r>
      <w:r>
        <w:t xml:space="preserve"> </w:t>
      </w:r>
      <w:r w:rsidRPr="00867E23">
        <w:t>The Online Appendix is available at:</w:t>
      </w:r>
      <w:r>
        <w:rPr>
          <w:rFonts w:hint="eastAsia"/>
        </w:rPr>
        <w:t xml:space="preserve"> </w:t>
      </w:r>
      <w:r w:rsidRPr="00701301">
        <w:t>https://researchbox.org/5255&amp;PEER_REVIEW_passcode=UFACJZ</w:t>
      </w:r>
      <w:r>
        <w:rPr>
          <w:rFonts w:hint="eastAsia"/>
        </w:rPr>
        <w:t>.</w:t>
      </w:r>
    </w:p>
  </w:footnote>
  <w:footnote w:id="7">
    <w:p w14:paraId="7AADDD9B" w14:textId="77777777" w:rsidR="00904A3D" w:rsidRPr="008C6C83" w:rsidRDefault="00904A3D" w:rsidP="00904A3D">
      <w:pPr>
        <w:pStyle w:val="Footnotes"/>
        <w:spacing w:after="0" w:line="240" w:lineRule="auto"/>
        <w:rPr>
          <w:lang w:eastAsia="zh-CN"/>
        </w:rPr>
      </w:pPr>
      <w:r w:rsidRPr="008C6C83">
        <w:rPr>
          <w:rStyle w:val="FootnoteReference"/>
        </w:rPr>
        <w:footnoteRef/>
      </w:r>
      <w:r w:rsidRPr="008C6C83">
        <w:t xml:space="preserve"> </w:t>
      </w:r>
      <w:r>
        <w:t>In SegmentFault, r</w:t>
      </w:r>
      <w:r w:rsidRPr="00BB4467">
        <w:t xml:space="preserve">eceiving downvotes on an answer can result in deductions to the </w:t>
      </w:r>
      <w:r>
        <w:t>answerer’</w:t>
      </w:r>
      <w:r w:rsidRPr="00BB4467">
        <w:t>s reputation score, potentially pushing it into negative territory.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D72E669" w14:textId="77777777" w:rsidR="003B7867" w:rsidRPr="00015210" w:rsidRDefault="003B7867" w:rsidP="00413127">
    <w:r w:rsidRPr="00015210">
      <w:t>Track</w:t>
    </w:r>
  </w:p>
  <w:p w14:paraId="678D9890" w14:textId="77777777" w:rsidR="003B7867" w:rsidRPr="00015210" w:rsidRDefault="003B7867" w:rsidP="00413127"/>
  <w:p w14:paraId="56EA62B0" w14:textId="77777777" w:rsidR="003B7867" w:rsidRPr="00015210" w:rsidRDefault="003B7867" w:rsidP="00413127"/>
  <w:p w14:paraId="3052B5B3" w14:textId="77777777" w:rsidR="003B7867" w:rsidRPr="00015210" w:rsidRDefault="003B7867" w:rsidP="00413127"/>
  <w:p w14:paraId="6726B587" w14:textId="77777777" w:rsidR="003B7867" w:rsidRPr="00015210" w:rsidRDefault="003B7867" w:rsidP="00413127"/>
  <w:p w14:paraId="52553C42" w14:textId="77777777" w:rsidR="003B7867" w:rsidRPr="00015210" w:rsidRDefault="003B7867" w:rsidP="00413127"/>
  <w:p w14:paraId="43BF51E9" w14:textId="02640660" w:rsidR="003B7867" w:rsidRPr="00015210" w:rsidRDefault="003B7867" w:rsidP="00413127">
    <w:r w:rsidRPr="00015210">
      <w:t xml:space="preserve"> Title</w:t>
    </w:r>
  </w:p>
  <w:p w14:paraId="1DB63BC0" w14:textId="77777777" w:rsidR="003B7867" w:rsidRPr="00015210" w:rsidRDefault="003B7867" w:rsidP="00413127"/>
  <w:p w14:paraId="731F0200" w14:textId="77777777" w:rsidR="003B7867" w:rsidRPr="00015210" w:rsidRDefault="003B7867" w:rsidP="00413127"/>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3904663" w14:textId="77777777" w:rsidR="003B7867" w:rsidRPr="00015210" w:rsidRDefault="003B7867" w:rsidP="00413127"/>
  <w:p w14:paraId="20E8FE56" w14:textId="77777777" w:rsidR="003B7867" w:rsidRPr="00015210" w:rsidRDefault="003B7867" w:rsidP="00413127"/>
  <w:p w14:paraId="2571EFD4" w14:textId="77777777" w:rsidR="003B7867" w:rsidRPr="00015210" w:rsidRDefault="003B7867" w:rsidP="00413127"/>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83F305C" w14:textId="0B34F662" w:rsidR="003B7867" w:rsidRPr="00015210" w:rsidRDefault="003B7867" w:rsidP="00413127">
    <w:r w:rsidRPr="00015210">
      <w:t>Track Title</w:t>
    </w:r>
  </w:p>
  <w:p w14:paraId="43B47C7C" w14:textId="77777777" w:rsidR="003B7867" w:rsidRPr="00015210" w:rsidRDefault="003B7867" w:rsidP="00413127"/>
  <w:p w14:paraId="62998732" w14:textId="77777777" w:rsidR="003B7867" w:rsidRPr="00015210" w:rsidRDefault="003B7867" w:rsidP="00413127"/>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0061E4C" w14:textId="2B665E75" w:rsidR="003B7867" w:rsidRPr="00015210" w:rsidRDefault="003B7867" w:rsidP="00413127"/>
  <w:p w14:paraId="36D83C61" w14:textId="77777777" w:rsidR="003B7867" w:rsidRPr="00015210" w:rsidRDefault="003B7867" w:rsidP="00413127"/>
  <w:p w14:paraId="5724E31A" w14:textId="77777777" w:rsidR="003B7867" w:rsidRPr="00015210" w:rsidRDefault="003B7867" w:rsidP="00413127"/>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C62891"/>
    <w:multiLevelType w:val="multilevel"/>
    <w:tmpl w:val="41B40CAA"/>
    <w:styleLink w:val="CurrentList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02F11253"/>
    <w:multiLevelType w:val="hybridMultilevel"/>
    <w:tmpl w:val="4FA612A0"/>
    <w:lvl w:ilvl="0" w:tplc="4B58E96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36A2BD1"/>
    <w:multiLevelType w:val="hybridMultilevel"/>
    <w:tmpl w:val="29BC5632"/>
    <w:lvl w:ilvl="0" w:tplc="A26ECA9A">
      <w:start w:val="1"/>
      <w:numFmt w:val="decimal"/>
      <w:lvlText w:val="%1、"/>
      <w:lvlJc w:val="left"/>
      <w:pPr>
        <w:ind w:left="360" w:hanging="360"/>
      </w:pPr>
      <w:rPr>
        <w:rFonts w:hint="default"/>
      </w:rPr>
    </w:lvl>
    <w:lvl w:ilvl="1" w:tplc="04090019">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8892F45"/>
    <w:multiLevelType w:val="multilevel"/>
    <w:tmpl w:val="F7ECAFB0"/>
    <w:styleLink w:val="CurrentList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100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0E224E2F"/>
    <w:multiLevelType w:val="hybridMultilevel"/>
    <w:tmpl w:val="2834D99E"/>
    <w:lvl w:ilvl="0" w:tplc="60A896F2">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4255F7"/>
    <w:multiLevelType w:val="multilevel"/>
    <w:tmpl w:val="4B64D1BE"/>
    <w:styleLink w:val="CurrentList5"/>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40A6AAC"/>
    <w:multiLevelType w:val="hybridMultilevel"/>
    <w:tmpl w:val="0E9E3E7E"/>
    <w:lvl w:ilvl="0" w:tplc="D8E2EEB4">
      <w:start w:val="1"/>
      <w:numFmt w:val="bullet"/>
      <w:lvlText w:val="-"/>
      <w:lvlJc w:val="left"/>
      <w:pPr>
        <w:ind w:left="360" w:hanging="360"/>
      </w:pPr>
      <w:rPr>
        <w:rFonts w:ascii="Times New Roman" w:eastAsiaTheme="minorEastAsia" w:hAnsi="Times New Roman"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 w15:restartNumberingAfterBreak="0">
    <w:nsid w:val="14DA225D"/>
    <w:multiLevelType w:val="multilevel"/>
    <w:tmpl w:val="EE688DEE"/>
    <w:lvl w:ilvl="0">
      <w:start w:val="4"/>
      <w:numFmt w:val="decimal"/>
      <w:lvlText w:val="%1"/>
      <w:lvlJc w:val="left"/>
      <w:pPr>
        <w:ind w:left="360" w:hanging="360"/>
      </w:pPr>
      <w:rPr>
        <w:rFonts w:hint="default"/>
      </w:rPr>
    </w:lvl>
    <w:lvl w:ilvl="1">
      <w:start w:val="1"/>
      <w:numFmt w:val="decimal"/>
      <w:lvlText w:val="%1.%2"/>
      <w:lvlJc w:val="left"/>
      <w:pPr>
        <w:ind w:left="1584" w:hanging="360"/>
      </w:pPr>
      <w:rPr>
        <w:rFonts w:hint="default"/>
      </w:rPr>
    </w:lvl>
    <w:lvl w:ilvl="2">
      <w:start w:val="1"/>
      <w:numFmt w:val="decimal"/>
      <w:lvlText w:val="%1.%2.%3"/>
      <w:lvlJc w:val="left"/>
      <w:pPr>
        <w:ind w:left="3168" w:hanging="720"/>
      </w:pPr>
      <w:rPr>
        <w:rFonts w:hint="default"/>
      </w:rPr>
    </w:lvl>
    <w:lvl w:ilvl="3">
      <w:start w:val="1"/>
      <w:numFmt w:val="decimal"/>
      <w:lvlText w:val="%1.%2.%3.%4"/>
      <w:lvlJc w:val="left"/>
      <w:pPr>
        <w:ind w:left="4392" w:hanging="720"/>
      </w:pPr>
      <w:rPr>
        <w:rFonts w:hint="default"/>
      </w:rPr>
    </w:lvl>
    <w:lvl w:ilvl="4">
      <w:start w:val="1"/>
      <w:numFmt w:val="decimal"/>
      <w:lvlText w:val="%1.%2.%3.%4.%5"/>
      <w:lvlJc w:val="left"/>
      <w:pPr>
        <w:ind w:left="5976" w:hanging="1080"/>
      </w:pPr>
      <w:rPr>
        <w:rFonts w:hint="default"/>
      </w:rPr>
    </w:lvl>
    <w:lvl w:ilvl="5">
      <w:start w:val="1"/>
      <w:numFmt w:val="decimal"/>
      <w:lvlText w:val="%1.%2.%3.%4.%5.%6"/>
      <w:lvlJc w:val="left"/>
      <w:pPr>
        <w:ind w:left="7200" w:hanging="1080"/>
      </w:pPr>
      <w:rPr>
        <w:rFonts w:hint="default"/>
      </w:rPr>
    </w:lvl>
    <w:lvl w:ilvl="6">
      <w:start w:val="1"/>
      <w:numFmt w:val="decimal"/>
      <w:lvlText w:val="%1.%2.%3.%4.%5.%6.%7"/>
      <w:lvlJc w:val="left"/>
      <w:pPr>
        <w:ind w:left="8784" w:hanging="1440"/>
      </w:pPr>
      <w:rPr>
        <w:rFonts w:hint="default"/>
      </w:rPr>
    </w:lvl>
    <w:lvl w:ilvl="7">
      <w:start w:val="1"/>
      <w:numFmt w:val="decimal"/>
      <w:lvlText w:val="%1.%2.%3.%4.%5.%6.%7.%8"/>
      <w:lvlJc w:val="left"/>
      <w:pPr>
        <w:ind w:left="10008" w:hanging="1440"/>
      </w:pPr>
      <w:rPr>
        <w:rFonts w:hint="default"/>
      </w:rPr>
    </w:lvl>
    <w:lvl w:ilvl="8">
      <w:start w:val="1"/>
      <w:numFmt w:val="decimal"/>
      <w:lvlText w:val="%1.%2.%3.%4.%5.%6.%7.%8.%9"/>
      <w:lvlJc w:val="left"/>
      <w:pPr>
        <w:ind w:left="11592" w:hanging="1800"/>
      </w:pPr>
      <w:rPr>
        <w:rFonts w:hint="default"/>
      </w:rPr>
    </w:lvl>
  </w:abstractNum>
  <w:abstractNum w:abstractNumId="8" w15:restartNumberingAfterBreak="0">
    <w:nsid w:val="28B9040A"/>
    <w:multiLevelType w:val="multilevel"/>
    <w:tmpl w:val="3DE6F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2A7718C"/>
    <w:multiLevelType w:val="multilevel"/>
    <w:tmpl w:val="B2F25BBE"/>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490370F"/>
    <w:multiLevelType w:val="multilevel"/>
    <w:tmpl w:val="FBB63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BC70530"/>
    <w:multiLevelType w:val="multilevel"/>
    <w:tmpl w:val="0409001F"/>
    <w:lvl w:ilvl="0">
      <w:start w:val="1"/>
      <w:numFmt w:val="decimal"/>
      <w:lvlText w:val="%1."/>
      <w:lvlJc w:val="left"/>
      <w:pPr>
        <w:ind w:left="360" w:hanging="360"/>
      </w:pPr>
      <w:rPr>
        <w:rFonts w:hint="eastAsia"/>
      </w:rPr>
    </w:lvl>
    <w:lvl w:ilvl="1">
      <w:start w:val="1"/>
      <w:numFmt w:val="decimal"/>
      <w:lvlText w:val="%1.%2."/>
      <w:lvlJc w:val="left"/>
      <w:pPr>
        <w:ind w:left="792" w:hanging="432"/>
      </w:pPr>
      <w:rPr>
        <w:rFonts w:hint="eastAsia"/>
      </w:rPr>
    </w:lvl>
    <w:lvl w:ilvl="2">
      <w:start w:val="1"/>
      <w:numFmt w:val="decimal"/>
      <w:lvlText w:val="%1.%2.%3."/>
      <w:lvlJc w:val="left"/>
      <w:pPr>
        <w:ind w:left="1224" w:hanging="504"/>
      </w:pPr>
      <w:rPr>
        <w:rFonts w:hint="eastAsia"/>
      </w:rPr>
    </w:lvl>
    <w:lvl w:ilvl="3">
      <w:start w:val="1"/>
      <w:numFmt w:val="decimal"/>
      <w:lvlText w:val="%1.%2.%3.%4."/>
      <w:lvlJc w:val="left"/>
      <w:pPr>
        <w:ind w:left="1728" w:hanging="648"/>
      </w:pPr>
      <w:rPr>
        <w:rFonts w:hint="eastAsia"/>
      </w:rPr>
    </w:lvl>
    <w:lvl w:ilvl="4">
      <w:start w:val="1"/>
      <w:numFmt w:val="decimal"/>
      <w:lvlText w:val="%1.%2.%3.%4.%5."/>
      <w:lvlJc w:val="left"/>
      <w:pPr>
        <w:ind w:left="2232" w:hanging="792"/>
      </w:pPr>
      <w:rPr>
        <w:rFonts w:hint="eastAsia"/>
      </w:rPr>
    </w:lvl>
    <w:lvl w:ilvl="5">
      <w:start w:val="1"/>
      <w:numFmt w:val="decimal"/>
      <w:lvlText w:val="%1.%2.%3.%4.%5.%6."/>
      <w:lvlJc w:val="left"/>
      <w:pPr>
        <w:ind w:left="2736" w:hanging="936"/>
      </w:pPr>
      <w:rPr>
        <w:rFonts w:hint="eastAsia"/>
      </w:rPr>
    </w:lvl>
    <w:lvl w:ilvl="6">
      <w:start w:val="1"/>
      <w:numFmt w:val="decimal"/>
      <w:lvlText w:val="%1.%2.%3.%4.%5.%6.%7."/>
      <w:lvlJc w:val="left"/>
      <w:pPr>
        <w:ind w:left="3240" w:hanging="1080"/>
      </w:pPr>
      <w:rPr>
        <w:rFonts w:hint="eastAsia"/>
      </w:rPr>
    </w:lvl>
    <w:lvl w:ilvl="7">
      <w:start w:val="1"/>
      <w:numFmt w:val="decimal"/>
      <w:lvlText w:val="%1.%2.%3.%4.%5.%6.%7.%8."/>
      <w:lvlJc w:val="left"/>
      <w:pPr>
        <w:ind w:left="3744" w:hanging="1224"/>
      </w:pPr>
      <w:rPr>
        <w:rFonts w:hint="eastAsia"/>
      </w:rPr>
    </w:lvl>
    <w:lvl w:ilvl="8">
      <w:start w:val="1"/>
      <w:numFmt w:val="decimal"/>
      <w:lvlText w:val="%1.%2.%3.%4.%5.%6.%7.%8.%9."/>
      <w:lvlJc w:val="left"/>
      <w:pPr>
        <w:ind w:left="4320" w:hanging="1440"/>
      </w:pPr>
      <w:rPr>
        <w:rFonts w:hint="eastAsia"/>
      </w:rPr>
    </w:lvl>
  </w:abstractNum>
  <w:abstractNum w:abstractNumId="12" w15:restartNumberingAfterBreak="0">
    <w:nsid w:val="4C5B0F03"/>
    <w:multiLevelType w:val="multilevel"/>
    <w:tmpl w:val="253E4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EF67270"/>
    <w:multiLevelType w:val="multilevel"/>
    <w:tmpl w:val="10DADC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4" w15:restartNumberingAfterBreak="0">
    <w:nsid w:val="50B270A6"/>
    <w:multiLevelType w:val="multilevel"/>
    <w:tmpl w:val="91608D3E"/>
    <w:lvl w:ilvl="0">
      <w:start w:val="1"/>
      <w:numFmt w:val="decimal"/>
      <w:pStyle w:val="Heading1"/>
      <w:lvlText w:val="%1."/>
      <w:lvlJc w:val="left"/>
      <w:pPr>
        <w:ind w:left="360" w:hanging="360"/>
      </w:pPr>
      <w:rPr>
        <w:rFonts w:hint="default"/>
      </w:rPr>
    </w:lvl>
    <w:lvl w:ilvl="1">
      <w:start w:val="1"/>
      <w:numFmt w:val="decimal"/>
      <w:pStyle w:val="Heading2"/>
      <w:lvlText w:val="%1.%2."/>
      <w:lvlJc w:val="left"/>
      <w:pPr>
        <w:ind w:left="792" w:hanging="432"/>
      </w:pPr>
      <w:rPr>
        <w:rFonts w:hint="default"/>
      </w:rPr>
    </w:lvl>
    <w:lvl w:ilvl="2">
      <w:start w:val="1"/>
      <w:numFmt w:val="decimal"/>
      <w:pStyle w:val="Heading3"/>
      <w:lvlText w:val="%1.%2.%3."/>
      <w:lvlJc w:val="left"/>
      <w:pPr>
        <w:ind w:left="1224" w:hanging="504"/>
      </w:pPr>
      <w:rPr>
        <w:rFonts w:hint="default"/>
      </w:rPr>
    </w:lvl>
    <w:lvl w:ilvl="3">
      <w:start w:val="1"/>
      <w:numFmt w:val="decimal"/>
      <w:pStyle w:val="Heading4"/>
      <w:lvlText w:val="%1.%2.%3.%4."/>
      <w:lvlJc w:val="left"/>
      <w:pPr>
        <w:ind w:left="720" w:firstLine="0"/>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56136F6A"/>
    <w:multiLevelType w:val="multilevel"/>
    <w:tmpl w:val="10AC13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8242B8A"/>
    <w:multiLevelType w:val="multilevel"/>
    <w:tmpl w:val="F086FC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58EC3036"/>
    <w:multiLevelType w:val="hybridMultilevel"/>
    <w:tmpl w:val="8D3A8C40"/>
    <w:lvl w:ilvl="0" w:tplc="CAEC3C1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8" w15:restartNumberingAfterBreak="0">
    <w:nsid w:val="59EB47C7"/>
    <w:multiLevelType w:val="multilevel"/>
    <w:tmpl w:val="E438C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FA80541"/>
    <w:multiLevelType w:val="multilevel"/>
    <w:tmpl w:val="671658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286694E"/>
    <w:multiLevelType w:val="hybridMultilevel"/>
    <w:tmpl w:val="70E43CE6"/>
    <w:lvl w:ilvl="0" w:tplc="8BE8BE8C">
      <w:numFmt w:val="bullet"/>
      <w:lvlText w:val=""/>
      <w:lvlJc w:val="left"/>
      <w:pPr>
        <w:ind w:left="1020" w:hanging="360"/>
      </w:pPr>
      <w:rPr>
        <w:rFonts w:ascii="Wingdings" w:eastAsiaTheme="minorEastAsia" w:hAnsi="Wingdings" w:cs="Times New Roman"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21" w15:restartNumberingAfterBreak="0">
    <w:nsid w:val="73A84A0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740E04FF"/>
    <w:multiLevelType w:val="multilevel"/>
    <w:tmpl w:val="D3307B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816261B"/>
    <w:multiLevelType w:val="multilevel"/>
    <w:tmpl w:val="9CCEFC00"/>
    <w:styleLink w:val="CurrentList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7A2F29CB"/>
    <w:multiLevelType w:val="multilevel"/>
    <w:tmpl w:val="A8AC43E4"/>
    <w:styleLink w:val="CurrentList3"/>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224" w:hanging="504"/>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7C075B59"/>
    <w:multiLevelType w:val="multilevel"/>
    <w:tmpl w:val="6638E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52323219">
    <w:abstractNumId w:val="16"/>
  </w:num>
  <w:num w:numId="2" w16cid:durableId="1145466880">
    <w:abstractNumId w:val="13"/>
  </w:num>
  <w:num w:numId="3" w16cid:durableId="1804150287">
    <w:abstractNumId w:val="11"/>
  </w:num>
  <w:num w:numId="4" w16cid:durableId="127494712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2094627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48631616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595470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18223396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80800966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743626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487224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0664060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55277112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0647703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247615300">
    <w:abstractNumId w:val="1"/>
  </w:num>
  <w:num w:numId="16" w16cid:durableId="1189414251">
    <w:abstractNumId w:val="2"/>
  </w:num>
  <w:num w:numId="17" w16cid:durableId="862942395">
    <w:abstractNumId w:val="17"/>
  </w:num>
  <w:num w:numId="18" w16cid:durableId="6142887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90841483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3242954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97521395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860313646">
    <w:abstractNumId w:val="11"/>
  </w:num>
  <w:num w:numId="23" w16cid:durableId="280649607">
    <w:abstractNumId w:val="20"/>
  </w:num>
  <w:num w:numId="24" w16cid:durableId="527137722">
    <w:abstractNumId w:val="6"/>
  </w:num>
  <w:num w:numId="25" w16cid:durableId="2107069515">
    <w:abstractNumId w:val="4"/>
  </w:num>
  <w:num w:numId="26" w16cid:durableId="770852514">
    <w:abstractNumId w:val="15"/>
  </w:num>
  <w:num w:numId="27" w16cid:durableId="1723482129">
    <w:abstractNumId w:val="8"/>
  </w:num>
  <w:num w:numId="28" w16cid:durableId="398600208">
    <w:abstractNumId w:val="22"/>
  </w:num>
  <w:num w:numId="29" w16cid:durableId="1963917999">
    <w:abstractNumId w:val="19"/>
  </w:num>
  <w:num w:numId="30" w16cid:durableId="347879171">
    <w:abstractNumId w:val="12"/>
  </w:num>
  <w:num w:numId="31" w16cid:durableId="1367218950">
    <w:abstractNumId w:val="10"/>
  </w:num>
  <w:num w:numId="32" w16cid:durableId="1615167152">
    <w:abstractNumId w:val="18"/>
  </w:num>
  <w:num w:numId="33" w16cid:durableId="1244267135">
    <w:abstractNumId w:val="25"/>
  </w:num>
  <w:num w:numId="34" w16cid:durableId="1625497491">
    <w:abstractNumId w:val="14"/>
  </w:num>
  <w:num w:numId="35" w16cid:durableId="403721713">
    <w:abstractNumId w:val="9"/>
  </w:num>
  <w:num w:numId="36" w16cid:durableId="963270583">
    <w:abstractNumId w:val="21"/>
  </w:num>
  <w:num w:numId="37" w16cid:durableId="1701929370">
    <w:abstractNumId w:val="14"/>
  </w:num>
  <w:num w:numId="38" w16cid:durableId="1270627970">
    <w:abstractNumId w:val="14"/>
  </w:num>
  <w:num w:numId="39" w16cid:durableId="13919536">
    <w:abstractNumId w:val="23"/>
  </w:num>
  <w:num w:numId="40" w16cid:durableId="746418125">
    <w:abstractNumId w:val="3"/>
  </w:num>
  <w:num w:numId="41" w16cid:durableId="2051806368">
    <w:abstractNumId w:val="24"/>
  </w:num>
  <w:num w:numId="42" w16cid:durableId="2033065691">
    <w:abstractNumId w:val="0"/>
  </w:num>
  <w:num w:numId="43" w16cid:durableId="920722745">
    <w:abstractNumId w:val="5"/>
  </w:num>
  <w:num w:numId="44" w16cid:durableId="156462228">
    <w:abstractNumId w:val="14"/>
  </w:num>
  <w:num w:numId="45" w16cid:durableId="99221804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995986242">
    <w:abstractNumId w:val="14"/>
  </w:num>
  <w:num w:numId="47" w16cid:durableId="1587112760">
    <w:abstractNumId w:val="14"/>
  </w:num>
  <w:num w:numId="48" w16cid:durableId="1376155354">
    <w:abstractNumId w:val="14"/>
  </w:num>
  <w:num w:numId="49" w16cid:durableId="1320960151">
    <w:abstractNumId w:val="14"/>
  </w:num>
  <w:num w:numId="50" w16cid:durableId="670568694">
    <w:abstractNumId w:val="14"/>
  </w:num>
  <w:num w:numId="51" w16cid:durableId="1763794997">
    <w:abstractNumId w:val="14"/>
  </w:num>
  <w:num w:numId="52" w16cid:durableId="306321427">
    <w:abstractNumId w:val="14"/>
  </w:num>
  <w:num w:numId="53" w16cid:durableId="135489777">
    <w:abstractNumId w:val="14"/>
  </w:num>
  <w:num w:numId="54" w16cid:durableId="724180242">
    <w:abstractNumId w:val="14"/>
  </w:num>
  <w:num w:numId="55" w16cid:durableId="1113549081">
    <w:abstractNumId w:val="7"/>
  </w:num>
  <w:num w:numId="56" w16cid:durableId="2034959284">
    <w:abstractNumId w:val="14"/>
  </w:num>
  <w:num w:numId="57" w16cid:durableId="1333295303">
    <w:abstractNumId w:val="14"/>
  </w:num>
  <w:num w:numId="58" w16cid:durableId="1040664144">
    <w:abstractNumId w:val="14"/>
  </w:num>
  <w:num w:numId="59" w16cid:durableId="1756895364">
    <w:abstractNumId w:val="14"/>
  </w:num>
  <w:numIdMacAtCleanup w:val="5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Dylan CHEN">
    <w15:presenceInfo w15:providerId="None" w15:userId="Dylan CHEN"/>
  </w15:person>
  <w15:person w15:author="Prof. LIU Ben">
    <w15:presenceInfo w15:providerId="AD" w15:userId="S::qianqliu@um.cityu.edu.hk::0399b488-429f-4550-bd90-600d7bce4605"/>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10"/>
  <w:bordersDoNotSurroundHeader/>
  <w:bordersDoNotSurroundFooter/>
  <w:hideSpellingErrors/>
  <w:hideGrammaticalErrors/>
  <w:activeWritingStyle w:appName="MSWord" w:lang="zh-CN" w:vendorID="64" w:dllVersion="0" w:nlCheck="1" w:checkStyle="1"/>
  <w:activeWritingStyle w:appName="MSWord" w:lang="en-US" w:vendorID="64" w:dllVersion="0" w:nlCheck="1" w:checkStyle="0"/>
  <w:activeWritingStyle w:appName="MSWord" w:lang="en-US" w:vendorID="64" w:dllVersion="4096" w:nlCheck="1" w:checkStyle="0"/>
  <w:activeWritingStyle w:appName="MSWord" w:lang="en-US" w:vendorID="64" w:dllVersion="6" w:nlCheck="1" w:checkStyle="1"/>
  <w:activeWritingStyle w:appName="MSWord" w:lang="es-CO" w:vendorID="64" w:dllVersion="0" w:nlCheck="1" w:checkStyle="0"/>
  <w:trackRevisions/>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TAzM7WwNDQxMDezMDFX0lEKTi0uzszPAykwMq8FAClBsVAtAAAA"/>
  </w:docVars>
  <w:rsids>
    <w:rsidRoot w:val="00D014C1"/>
    <w:rsid w:val="00000084"/>
    <w:rsid w:val="00000579"/>
    <w:rsid w:val="00000AE8"/>
    <w:rsid w:val="00001233"/>
    <w:rsid w:val="00001322"/>
    <w:rsid w:val="0000165D"/>
    <w:rsid w:val="00001D65"/>
    <w:rsid w:val="00001E16"/>
    <w:rsid w:val="00002708"/>
    <w:rsid w:val="000028FF"/>
    <w:rsid w:val="00002F75"/>
    <w:rsid w:val="00002F85"/>
    <w:rsid w:val="0000302C"/>
    <w:rsid w:val="000032E4"/>
    <w:rsid w:val="000036E7"/>
    <w:rsid w:val="00003E78"/>
    <w:rsid w:val="00004C03"/>
    <w:rsid w:val="00004D3E"/>
    <w:rsid w:val="00004D86"/>
    <w:rsid w:val="00006E1F"/>
    <w:rsid w:val="00006F26"/>
    <w:rsid w:val="00010D8D"/>
    <w:rsid w:val="000110BA"/>
    <w:rsid w:val="00011171"/>
    <w:rsid w:val="00011398"/>
    <w:rsid w:val="00012144"/>
    <w:rsid w:val="00012289"/>
    <w:rsid w:val="000146CF"/>
    <w:rsid w:val="000146E5"/>
    <w:rsid w:val="00014807"/>
    <w:rsid w:val="00015206"/>
    <w:rsid w:val="00015210"/>
    <w:rsid w:val="00015C15"/>
    <w:rsid w:val="000166A0"/>
    <w:rsid w:val="000167D8"/>
    <w:rsid w:val="00017589"/>
    <w:rsid w:val="000206AB"/>
    <w:rsid w:val="000209B1"/>
    <w:rsid w:val="000213CB"/>
    <w:rsid w:val="000213DD"/>
    <w:rsid w:val="00021C3B"/>
    <w:rsid w:val="00021C90"/>
    <w:rsid w:val="00022E1F"/>
    <w:rsid w:val="00023488"/>
    <w:rsid w:val="0002355B"/>
    <w:rsid w:val="000236A2"/>
    <w:rsid w:val="00023A77"/>
    <w:rsid w:val="00024E09"/>
    <w:rsid w:val="00025135"/>
    <w:rsid w:val="0002547A"/>
    <w:rsid w:val="000260E0"/>
    <w:rsid w:val="00026451"/>
    <w:rsid w:val="0002645A"/>
    <w:rsid w:val="00026E78"/>
    <w:rsid w:val="0002780A"/>
    <w:rsid w:val="00027D8F"/>
    <w:rsid w:val="00027EB4"/>
    <w:rsid w:val="00030466"/>
    <w:rsid w:val="00030CE2"/>
    <w:rsid w:val="00030E45"/>
    <w:rsid w:val="0003118E"/>
    <w:rsid w:val="000311D4"/>
    <w:rsid w:val="0003141C"/>
    <w:rsid w:val="000318E1"/>
    <w:rsid w:val="000321A8"/>
    <w:rsid w:val="000324FB"/>
    <w:rsid w:val="000326D7"/>
    <w:rsid w:val="000330CA"/>
    <w:rsid w:val="000335F5"/>
    <w:rsid w:val="00034808"/>
    <w:rsid w:val="000352E4"/>
    <w:rsid w:val="000354B8"/>
    <w:rsid w:val="00035A0E"/>
    <w:rsid w:val="0003641C"/>
    <w:rsid w:val="00036A9F"/>
    <w:rsid w:val="00036D6D"/>
    <w:rsid w:val="00036F6B"/>
    <w:rsid w:val="00037A68"/>
    <w:rsid w:val="00037E54"/>
    <w:rsid w:val="00040960"/>
    <w:rsid w:val="00040C07"/>
    <w:rsid w:val="00041146"/>
    <w:rsid w:val="00041688"/>
    <w:rsid w:val="00041A30"/>
    <w:rsid w:val="00041DC3"/>
    <w:rsid w:val="00041F9A"/>
    <w:rsid w:val="00041FBC"/>
    <w:rsid w:val="000423EF"/>
    <w:rsid w:val="00042D07"/>
    <w:rsid w:val="00042D1D"/>
    <w:rsid w:val="00042FE6"/>
    <w:rsid w:val="00043370"/>
    <w:rsid w:val="000437E6"/>
    <w:rsid w:val="0004401D"/>
    <w:rsid w:val="00044340"/>
    <w:rsid w:val="000445D6"/>
    <w:rsid w:val="00044D5E"/>
    <w:rsid w:val="000453E1"/>
    <w:rsid w:val="00045AE1"/>
    <w:rsid w:val="00045BF6"/>
    <w:rsid w:val="00046178"/>
    <w:rsid w:val="00046449"/>
    <w:rsid w:val="000465B7"/>
    <w:rsid w:val="000465FE"/>
    <w:rsid w:val="00046944"/>
    <w:rsid w:val="00046A16"/>
    <w:rsid w:val="00047C8D"/>
    <w:rsid w:val="00047D99"/>
    <w:rsid w:val="00047E52"/>
    <w:rsid w:val="000500C4"/>
    <w:rsid w:val="0005032E"/>
    <w:rsid w:val="00050477"/>
    <w:rsid w:val="00050E7B"/>
    <w:rsid w:val="0005151D"/>
    <w:rsid w:val="0005154B"/>
    <w:rsid w:val="0005174C"/>
    <w:rsid w:val="00051AA8"/>
    <w:rsid w:val="00051B36"/>
    <w:rsid w:val="00052CC2"/>
    <w:rsid w:val="000535FF"/>
    <w:rsid w:val="00053866"/>
    <w:rsid w:val="000538F5"/>
    <w:rsid w:val="0005397D"/>
    <w:rsid w:val="00053C26"/>
    <w:rsid w:val="0005430E"/>
    <w:rsid w:val="00054917"/>
    <w:rsid w:val="00055D33"/>
    <w:rsid w:val="00056325"/>
    <w:rsid w:val="000564AE"/>
    <w:rsid w:val="00057160"/>
    <w:rsid w:val="0005757B"/>
    <w:rsid w:val="00060396"/>
    <w:rsid w:val="00060437"/>
    <w:rsid w:val="0006164E"/>
    <w:rsid w:val="00061743"/>
    <w:rsid w:val="00061E8A"/>
    <w:rsid w:val="00061EB6"/>
    <w:rsid w:val="0006284B"/>
    <w:rsid w:val="00062CE2"/>
    <w:rsid w:val="00062D3D"/>
    <w:rsid w:val="000638B9"/>
    <w:rsid w:val="000641E7"/>
    <w:rsid w:val="000645E5"/>
    <w:rsid w:val="0006482F"/>
    <w:rsid w:val="00065040"/>
    <w:rsid w:val="00065266"/>
    <w:rsid w:val="00065602"/>
    <w:rsid w:val="00065B58"/>
    <w:rsid w:val="00065EC1"/>
    <w:rsid w:val="00065F2D"/>
    <w:rsid w:val="00066090"/>
    <w:rsid w:val="00066797"/>
    <w:rsid w:val="0006712A"/>
    <w:rsid w:val="00067436"/>
    <w:rsid w:val="000678FE"/>
    <w:rsid w:val="000704B7"/>
    <w:rsid w:val="000704C1"/>
    <w:rsid w:val="0007066E"/>
    <w:rsid w:val="000707C3"/>
    <w:rsid w:val="00071508"/>
    <w:rsid w:val="0007173B"/>
    <w:rsid w:val="00071EB3"/>
    <w:rsid w:val="00071F5A"/>
    <w:rsid w:val="000728F4"/>
    <w:rsid w:val="00072D3B"/>
    <w:rsid w:val="00072E46"/>
    <w:rsid w:val="00073462"/>
    <w:rsid w:val="000737DD"/>
    <w:rsid w:val="00073E37"/>
    <w:rsid w:val="00073FD3"/>
    <w:rsid w:val="00073FE6"/>
    <w:rsid w:val="0007425B"/>
    <w:rsid w:val="00074A0B"/>
    <w:rsid w:val="00074EE7"/>
    <w:rsid w:val="0007530E"/>
    <w:rsid w:val="00075318"/>
    <w:rsid w:val="000755B4"/>
    <w:rsid w:val="000755E5"/>
    <w:rsid w:val="00075804"/>
    <w:rsid w:val="000758D9"/>
    <w:rsid w:val="00076002"/>
    <w:rsid w:val="00076A33"/>
    <w:rsid w:val="00076D85"/>
    <w:rsid w:val="00080CC1"/>
    <w:rsid w:val="00080F5D"/>
    <w:rsid w:val="000812D1"/>
    <w:rsid w:val="00081B07"/>
    <w:rsid w:val="00081EE5"/>
    <w:rsid w:val="00082550"/>
    <w:rsid w:val="00082C9F"/>
    <w:rsid w:val="00082E9E"/>
    <w:rsid w:val="00082FA4"/>
    <w:rsid w:val="0008333A"/>
    <w:rsid w:val="0008361F"/>
    <w:rsid w:val="0008398A"/>
    <w:rsid w:val="00083FF9"/>
    <w:rsid w:val="00084DA2"/>
    <w:rsid w:val="00085044"/>
    <w:rsid w:val="000852D8"/>
    <w:rsid w:val="00085A48"/>
    <w:rsid w:val="00085B86"/>
    <w:rsid w:val="0008607E"/>
    <w:rsid w:val="000862C8"/>
    <w:rsid w:val="00086726"/>
    <w:rsid w:val="00086CD1"/>
    <w:rsid w:val="00086E47"/>
    <w:rsid w:val="00087172"/>
    <w:rsid w:val="0008741B"/>
    <w:rsid w:val="00087632"/>
    <w:rsid w:val="00087E2D"/>
    <w:rsid w:val="0009022B"/>
    <w:rsid w:val="0009053A"/>
    <w:rsid w:val="00090889"/>
    <w:rsid w:val="0009162F"/>
    <w:rsid w:val="00091B16"/>
    <w:rsid w:val="00092016"/>
    <w:rsid w:val="00092114"/>
    <w:rsid w:val="0009325B"/>
    <w:rsid w:val="00093326"/>
    <w:rsid w:val="000935D6"/>
    <w:rsid w:val="00093DBC"/>
    <w:rsid w:val="00094034"/>
    <w:rsid w:val="0009441E"/>
    <w:rsid w:val="000951FF"/>
    <w:rsid w:val="0009529F"/>
    <w:rsid w:val="00095AEA"/>
    <w:rsid w:val="0009613C"/>
    <w:rsid w:val="00096289"/>
    <w:rsid w:val="00096766"/>
    <w:rsid w:val="00096FA5"/>
    <w:rsid w:val="00097630"/>
    <w:rsid w:val="000A05C4"/>
    <w:rsid w:val="000A0650"/>
    <w:rsid w:val="000A0C42"/>
    <w:rsid w:val="000A0D58"/>
    <w:rsid w:val="000A1048"/>
    <w:rsid w:val="000A10FA"/>
    <w:rsid w:val="000A11B5"/>
    <w:rsid w:val="000A1583"/>
    <w:rsid w:val="000A1D6D"/>
    <w:rsid w:val="000A23A4"/>
    <w:rsid w:val="000A2762"/>
    <w:rsid w:val="000A2973"/>
    <w:rsid w:val="000A29EC"/>
    <w:rsid w:val="000A2BF0"/>
    <w:rsid w:val="000A2C18"/>
    <w:rsid w:val="000A3094"/>
    <w:rsid w:val="000A33E5"/>
    <w:rsid w:val="000A3CDB"/>
    <w:rsid w:val="000A45C4"/>
    <w:rsid w:val="000A4B5C"/>
    <w:rsid w:val="000A4C2B"/>
    <w:rsid w:val="000A4E92"/>
    <w:rsid w:val="000A5F51"/>
    <w:rsid w:val="000A64AC"/>
    <w:rsid w:val="000A68E2"/>
    <w:rsid w:val="000A6937"/>
    <w:rsid w:val="000A6C1F"/>
    <w:rsid w:val="000A6E9B"/>
    <w:rsid w:val="000A7A16"/>
    <w:rsid w:val="000B0852"/>
    <w:rsid w:val="000B0966"/>
    <w:rsid w:val="000B0B43"/>
    <w:rsid w:val="000B1099"/>
    <w:rsid w:val="000B11D7"/>
    <w:rsid w:val="000B155F"/>
    <w:rsid w:val="000B15E5"/>
    <w:rsid w:val="000B15F4"/>
    <w:rsid w:val="000B1995"/>
    <w:rsid w:val="000B1F04"/>
    <w:rsid w:val="000B1FD7"/>
    <w:rsid w:val="000B29E1"/>
    <w:rsid w:val="000B35BE"/>
    <w:rsid w:val="000B3E87"/>
    <w:rsid w:val="000B43D8"/>
    <w:rsid w:val="000B449A"/>
    <w:rsid w:val="000B4723"/>
    <w:rsid w:val="000B5331"/>
    <w:rsid w:val="000B5E6B"/>
    <w:rsid w:val="000B6094"/>
    <w:rsid w:val="000B6420"/>
    <w:rsid w:val="000B688E"/>
    <w:rsid w:val="000B7511"/>
    <w:rsid w:val="000B7D9A"/>
    <w:rsid w:val="000C0286"/>
    <w:rsid w:val="000C1A0B"/>
    <w:rsid w:val="000C2452"/>
    <w:rsid w:val="000C26DC"/>
    <w:rsid w:val="000C28A2"/>
    <w:rsid w:val="000C28D0"/>
    <w:rsid w:val="000C2DF4"/>
    <w:rsid w:val="000C38A5"/>
    <w:rsid w:val="000C392C"/>
    <w:rsid w:val="000C39A2"/>
    <w:rsid w:val="000C3B5C"/>
    <w:rsid w:val="000C4428"/>
    <w:rsid w:val="000C502E"/>
    <w:rsid w:val="000C51DC"/>
    <w:rsid w:val="000C59BE"/>
    <w:rsid w:val="000C616D"/>
    <w:rsid w:val="000C63BE"/>
    <w:rsid w:val="000C65E3"/>
    <w:rsid w:val="000C67DD"/>
    <w:rsid w:val="000D004E"/>
    <w:rsid w:val="000D01DB"/>
    <w:rsid w:val="000D02F9"/>
    <w:rsid w:val="000D0704"/>
    <w:rsid w:val="000D0945"/>
    <w:rsid w:val="000D186B"/>
    <w:rsid w:val="000D1BBE"/>
    <w:rsid w:val="000D2631"/>
    <w:rsid w:val="000D2BA5"/>
    <w:rsid w:val="000D2E92"/>
    <w:rsid w:val="000D303C"/>
    <w:rsid w:val="000D3852"/>
    <w:rsid w:val="000D38D0"/>
    <w:rsid w:val="000D3C7C"/>
    <w:rsid w:val="000D3D3C"/>
    <w:rsid w:val="000D3FB4"/>
    <w:rsid w:val="000D42B7"/>
    <w:rsid w:val="000D4453"/>
    <w:rsid w:val="000D4582"/>
    <w:rsid w:val="000D48EE"/>
    <w:rsid w:val="000D4937"/>
    <w:rsid w:val="000D4DDE"/>
    <w:rsid w:val="000D50E8"/>
    <w:rsid w:val="000D5425"/>
    <w:rsid w:val="000D551A"/>
    <w:rsid w:val="000D59B0"/>
    <w:rsid w:val="000D5CF7"/>
    <w:rsid w:val="000D5F32"/>
    <w:rsid w:val="000D6DDF"/>
    <w:rsid w:val="000D7275"/>
    <w:rsid w:val="000D7A36"/>
    <w:rsid w:val="000E12AF"/>
    <w:rsid w:val="000E199B"/>
    <w:rsid w:val="000E1F20"/>
    <w:rsid w:val="000E2083"/>
    <w:rsid w:val="000E27D6"/>
    <w:rsid w:val="000E2819"/>
    <w:rsid w:val="000E2F04"/>
    <w:rsid w:val="000E3138"/>
    <w:rsid w:val="000E345B"/>
    <w:rsid w:val="000E4011"/>
    <w:rsid w:val="000E41A4"/>
    <w:rsid w:val="000E45CC"/>
    <w:rsid w:val="000E4888"/>
    <w:rsid w:val="000E49BD"/>
    <w:rsid w:val="000E4B19"/>
    <w:rsid w:val="000E4EEB"/>
    <w:rsid w:val="000E51C1"/>
    <w:rsid w:val="000E578F"/>
    <w:rsid w:val="000E5A63"/>
    <w:rsid w:val="000E6033"/>
    <w:rsid w:val="000E60E3"/>
    <w:rsid w:val="000E6268"/>
    <w:rsid w:val="000E63D3"/>
    <w:rsid w:val="000E640B"/>
    <w:rsid w:val="000E71E2"/>
    <w:rsid w:val="000E7295"/>
    <w:rsid w:val="000E7474"/>
    <w:rsid w:val="000E7A80"/>
    <w:rsid w:val="000F08CC"/>
    <w:rsid w:val="000F0C8D"/>
    <w:rsid w:val="000F0D06"/>
    <w:rsid w:val="000F15A5"/>
    <w:rsid w:val="000F1935"/>
    <w:rsid w:val="000F19CF"/>
    <w:rsid w:val="000F1D6B"/>
    <w:rsid w:val="000F1F5A"/>
    <w:rsid w:val="000F2223"/>
    <w:rsid w:val="000F227D"/>
    <w:rsid w:val="000F268B"/>
    <w:rsid w:val="000F2AB2"/>
    <w:rsid w:val="000F2FA1"/>
    <w:rsid w:val="000F30F6"/>
    <w:rsid w:val="000F332C"/>
    <w:rsid w:val="000F38FF"/>
    <w:rsid w:val="000F3E9B"/>
    <w:rsid w:val="000F40D0"/>
    <w:rsid w:val="000F42F4"/>
    <w:rsid w:val="000F43A7"/>
    <w:rsid w:val="000F4CB0"/>
    <w:rsid w:val="000F4F49"/>
    <w:rsid w:val="000F5100"/>
    <w:rsid w:val="000F53CF"/>
    <w:rsid w:val="000F5616"/>
    <w:rsid w:val="000F5917"/>
    <w:rsid w:val="000F5B3F"/>
    <w:rsid w:val="000F647A"/>
    <w:rsid w:val="000F64C3"/>
    <w:rsid w:val="000F67AC"/>
    <w:rsid w:val="000F6E17"/>
    <w:rsid w:val="000F7031"/>
    <w:rsid w:val="000F75C9"/>
    <w:rsid w:val="000F76BE"/>
    <w:rsid w:val="000F77FE"/>
    <w:rsid w:val="000F7BE4"/>
    <w:rsid w:val="00100303"/>
    <w:rsid w:val="00100680"/>
    <w:rsid w:val="0010087F"/>
    <w:rsid w:val="00100928"/>
    <w:rsid w:val="00100A16"/>
    <w:rsid w:val="001018F3"/>
    <w:rsid w:val="0010219B"/>
    <w:rsid w:val="001022CE"/>
    <w:rsid w:val="0010234B"/>
    <w:rsid w:val="001024C0"/>
    <w:rsid w:val="00102701"/>
    <w:rsid w:val="00102CD2"/>
    <w:rsid w:val="00102E7B"/>
    <w:rsid w:val="001031CB"/>
    <w:rsid w:val="001036B1"/>
    <w:rsid w:val="0010398E"/>
    <w:rsid w:val="00103E11"/>
    <w:rsid w:val="00104122"/>
    <w:rsid w:val="00104981"/>
    <w:rsid w:val="00104B50"/>
    <w:rsid w:val="00104E15"/>
    <w:rsid w:val="00105168"/>
    <w:rsid w:val="001055A6"/>
    <w:rsid w:val="00105C52"/>
    <w:rsid w:val="00106B1B"/>
    <w:rsid w:val="00106CDA"/>
    <w:rsid w:val="00107B13"/>
    <w:rsid w:val="00107C39"/>
    <w:rsid w:val="00107E66"/>
    <w:rsid w:val="00110D69"/>
    <w:rsid w:val="001110E7"/>
    <w:rsid w:val="00111114"/>
    <w:rsid w:val="001116C8"/>
    <w:rsid w:val="00111B97"/>
    <w:rsid w:val="00111D6C"/>
    <w:rsid w:val="001125DD"/>
    <w:rsid w:val="00112749"/>
    <w:rsid w:val="00112F10"/>
    <w:rsid w:val="00113053"/>
    <w:rsid w:val="00113236"/>
    <w:rsid w:val="001133AB"/>
    <w:rsid w:val="001134BD"/>
    <w:rsid w:val="00113597"/>
    <w:rsid w:val="00113894"/>
    <w:rsid w:val="00113C45"/>
    <w:rsid w:val="00113E30"/>
    <w:rsid w:val="00113E3C"/>
    <w:rsid w:val="0011409E"/>
    <w:rsid w:val="001143C5"/>
    <w:rsid w:val="00114508"/>
    <w:rsid w:val="0011458D"/>
    <w:rsid w:val="00114A8A"/>
    <w:rsid w:val="00114E1C"/>
    <w:rsid w:val="0011504F"/>
    <w:rsid w:val="00115F44"/>
    <w:rsid w:val="001165F9"/>
    <w:rsid w:val="001166C4"/>
    <w:rsid w:val="00117C13"/>
    <w:rsid w:val="00117D62"/>
    <w:rsid w:val="00120197"/>
    <w:rsid w:val="0012037E"/>
    <w:rsid w:val="00121A42"/>
    <w:rsid w:val="00122D1D"/>
    <w:rsid w:val="00123485"/>
    <w:rsid w:val="00123845"/>
    <w:rsid w:val="00123C6B"/>
    <w:rsid w:val="00123C82"/>
    <w:rsid w:val="00123CFD"/>
    <w:rsid w:val="00123DB5"/>
    <w:rsid w:val="00124179"/>
    <w:rsid w:val="001252BF"/>
    <w:rsid w:val="00125CAC"/>
    <w:rsid w:val="00125D8A"/>
    <w:rsid w:val="0012603E"/>
    <w:rsid w:val="001265ED"/>
    <w:rsid w:val="00127324"/>
    <w:rsid w:val="00127635"/>
    <w:rsid w:val="00127684"/>
    <w:rsid w:val="00131158"/>
    <w:rsid w:val="0013228B"/>
    <w:rsid w:val="00132319"/>
    <w:rsid w:val="001327E0"/>
    <w:rsid w:val="00132A1E"/>
    <w:rsid w:val="00132AA8"/>
    <w:rsid w:val="00132AE3"/>
    <w:rsid w:val="00133760"/>
    <w:rsid w:val="001342B6"/>
    <w:rsid w:val="00134F10"/>
    <w:rsid w:val="00135353"/>
    <w:rsid w:val="00135C3C"/>
    <w:rsid w:val="001361FB"/>
    <w:rsid w:val="00136277"/>
    <w:rsid w:val="00136E54"/>
    <w:rsid w:val="00137141"/>
    <w:rsid w:val="00137261"/>
    <w:rsid w:val="0013729C"/>
    <w:rsid w:val="00137501"/>
    <w:rsid w:val="0013794F"/>
    <w:rsid w:val="00137BD6"/>
    <w:rsid w:val="00137FB7"/>
    <w:rsid w:val="001401CA"/>
    <w:rsid w:val="001403E8"/>
    <w:rsid w:val="001407D5"/>
    <w:rsid w:val="00140BCE"/>
    <w:rsid w:val="00141167"/>
    <w:rsid w:val="001411A5"/>
    <w:rsid w:val="001413D0"/>
    <w:rsid w:val="0014160B"/>
    <w:rsid w:val="00141F20"/>
    <w:rsid w:val="00142314"/>
    <w:rsid w:val="00142B17"/>
    <w:rsid w:val="00142E42"/>
    <w:rsid w:val="00142F48"/>
    <w:rsid w:val="00142F8D"/>
    <w:rsid w:val="00143325"/>
    <w:rsid w:val="00143520"/>
    <w:rsid w:val="00143C3F"/>
    <w:rsid w:val="00143D3A"/>
    <w:rsid w:val="0014409D"/>
    <w:rsid w:val="0014412E"/>
    <w:rsid w:val="001441C3"/>
    <w:rsid w:val="00144466"/>
    <w:rsid w:val="001447C8"/>
    <w:rsid w:val="00144EC0"/>
    <w:rsid w:val="001457F5"/>
    <w:rsid w:val="00145EB1"/>
    <w:rsid w:val="001461C7"/>
    <w:rsid w:val="00146A79"/>
    <w:rsid w:val="00146A88"/>
    <w:rsid w:val="001471CF"/>
    <w:rsid w:val="001471F8"/>
    <w:rsid w:val="00147375"/>
    <w:rsid w:val="00147377"/>
    <w:rsid w:val="0014752F"/>
    <w:rsid w:val="00147BA4"/>
    <w:rsid w:val="0015025B"/>
    <w:rsid w:val="001503DB"/>
    <w:rsid w:val="00150990"/>
    <w:rsid w:val="00151A30"/>
    <w:rsid w:val="00151F21"/>
    <w:rsid w:val="00152B81"/>
    <w:rsid w:val="00152CC8"/>
    <w:rsid w:val="00152DEF"/>
    <w:rsid w:val="00153BFC"/>
    <w:rsid w:val="00154702"/>
    <w:rsid w:val="0015498F"/>
    <w:rsid w:val="001563A6"/>
    <w:rsid w:val="00156EE1"/>
    <w:rsid w:val="00157B35"/>
    <w:rsid w:val="00157B9D"/>
    <w:rsid w:val="0016027C"/>
    <w:rsid w:val="00161000"/>
    <w:rsid w:val="0016132A"/>
    <w:rsid w:val="00161399"/>
    <w:rsid w:val="00161CB5"/>
    <w:rsid w:val="00161D4D"/>
    <w:rsid w:val="00161DE1"/>
    <w:rsid w:val="001627C5"/>
    <w:rsid w:val="00162B02"/>
    <w:rsid w:val="001633FD"/>
    <w:rsid w:val="001639F3"/>
    <w:rsid w:val="001648E0"/>
    <w:rsid w:val="00164935"/>
    <w:rsid w:val="0016503D"/>
    <w:rsid w:val="0016587C"/>
    <w:rsid w:val="001658D1"/>
    <w:rsid w:val="0016591C"/>
    <w:rsid w:val="00165E3D"/>
    <w:rsid w:val="00166416"/>
    <w:rsid w:val="00166509"/>
    <w:rsid w:val="001667CA"/>
    <w:rsid w:val="001675D3"/>
    <w:rsid w:val="00167A72"/>
    <w:rsid w:val="0017147C"/>
    <w:rsid w:val="0017167E"/>
    <w:rsid w:val="00171E1E"/>
    <w:rsid w:val="001726B0"/>
    <w:rsid w:val="00172908"/>
    <w:rsid w:val="001731CD"/>
    <w:rsid w:val="00173682"/>
    <w:rsid w:val="00173BE2"/>
    <w:rsid w:val="00173E88"/>
    <w:rsid w:val="001741B1"/>
    <w:rsid w:val="001743BB"/>
    <w:rsid w:val="00175002"/>
    <w:rsid w:val="001751DB"/>
    <w:rsid w:val="00175A81"/>
    <w:rsid w:val="00175CFE"/>
    <w:rsid w:val="0017751A"/>
    <w:rsid w:val="001777D4"/>
    <w:rsid w:val="0018017D"/>
    <w:rsid w:val="00180D8B"/>
    <w:rsid w:val="0018102F"/>
    <w:rsid w:val="0018130C"/>
    <w:rsid w:val="00181365"/>
    <w:rsid w:val="00181B2B"/>
    <w:rsid w:val="00181EB2"/>
    <w:rsid w:val="00182982"/>
    <w:rsid w:val="00182C0C"/>
    <w:rsid w:val="00182E42"/>
    <w:rsid w:val="00182E4A"/>
    <w:rsid w:val="0018316E"/>
    <w:rsid w:val="00183265"/>
    <w:rsid w:val="001833EF"/>
    <w:rsid w:val="001834ED"/>
    <w:rsid w:val="00184876"/>
    <w:rsid w:val="001849BB"/>
    <w:rsid w:val="00184CF0"/>
    <w:rsid w:val="00184DF9"/>
    <w:rsid w:val="0018532D"/>
    <w:rsid w:val="0018584B"/>
    <w:rsid w:val="00185A35"/>
    <w:rsid w:val="00185BD3"/>
    <w:rsid w:val="00185CBC"/>
    <w:rsid w:val="001860A6"/>
    <w:rsid w:val="0018620F"/>
    <w:rsid w:val="00186739"/>
    <w:rsid w:val="00186A3D"/>
    <w:rsid w:val="0018719B"/>
    <w:rsid w:val="00187223"/>
    <w:rsid w:val="00187858"/>
    <w:rsid w:val="0019005F"/>
    <w:rsid w:val="001902E3"/>
    <w:rsid w:val="00190B17"/>
    <w:rsid w:val="00190B9B"/>
    <w:rsid w:val="0019162B"/>
    <w:rsid w:val="00191954"/>
    <w:rsid w:val="001919C4"/>
    <w:rsid w:val="00191D81"/>
    <w:rsid w:val="0019216E"/>
    <w:rsid w:val="001921D4"/>
    <w:rsid w:val="0019295C"/>
    <w:rsid w:val="001929B8"/>
    <w:rsid w:val="00192AB3"/>
    <w:rsid w:val="00192D39"/>
    <w:rsid w:val="00192E84"/>
    <w:rsid w:val="00194150"/>
    <w:rsid w:val="001945B2"/>
    <w:rsid w:val="001947DD"/>
    <w:rsid w:val="00194A09"/>
    <w:rsid w:val="00194AA2"/>
    <w:rsid w:val="00194E09"/>
    <w:rsid w:val="0019581E"/>
    <w:rsid w:val="00195B6A"/>
    <w:rsid w:val="00195BF5"/>
    <w:rsid w:val="001966F5"/>
    <w:rsid w:val="00196AC5"/>
    <w:rsid w:val="00197753"/>
    <w:rsid w:val="00197850"/>
    <w:rsid w:val="00197BEE"/>
    <w:rsid w:val="001A0D27"/>
    <w:rsid w:val="001A0D61"/>
    <w:rsid w:val="001A10FB"/>
    <w:rsid w:val="001A115B"/>
    <w:rsid w:val="001A1B50"/>
    <w:rsid w:val="001A2334"/>
    <w:rsid w:val="001A2C36"/>
    <w:rsid w:val="001A3026"/>
    <w:rsid w:val="001A3153"/>
    <w:rsid w:val="001A39C0"/>
    <w:rsid w:val="001A3F42"/>
    <w:rsid w:val="001A3FFE"/>
    <w:rsid w:val="001A41CB"/>
    <w:rsid w:val="001A44F2"/>
    <w:rsid w:val="001A5514"/>
    <w:rsid w:val="001A55EA"/>
    <w:rsid w:val="001A576B"/>
    <w:rsid w:val="001A5E53"/>
    <w:rsid w:val="001A5F5D"/>
    <w:rsid w:val="001A7629"/>
    <w:rsid w:val="001A77EF"/>
    <w:rsid w:val="001B06A2"/>
    <w:rsid w:val="001B06B5"/>
    <w:rsid w:val="001B09D1"/>
    <w:rsid w:val="001B0F83"/>
    <w:rsid w:val="001B1791"/>
    <w:rsid w:val="001B1D46"/>
    <w:rsid w:val="001B3076"/>
    <w:rsid w:val="001B3DAA"/>
    <w:rsid w:val="001B4134"/>
    <w:rsid w:val="001B4240"/>
    <w:rsid w:val="001B501F"/>
    <w:rsid w:val="001B50B9"/>
    <w:rsid w:val="001B5513"/>
    <w:rsid w:val="001B5D54"/>
    <w:rsid w:val="001B5EE0"/>
    <w:rsid w:val="001B6933"/>
    <w:rsid w:val="001B703A"/>
    <w:rsid w:val="001B7242"/>
    <w:rsid w:val="001B7ABF"/>
    <w:rsid w:val="001B7D4B"/>
    <w:rsid w:val="001B7E9F"/>
    <w:rsid w:val="001C080F"/>
    <w:rsid w:val="001C0F5B"/>
    <w:rsid w:val="001C100E"/>
    <w:rsid w:val="001C194A"/>
    <w:rsid w:val="001C1C90"/>
    <w:rsid w:val="001C2010"/>
    <w:rsid w:val="001C20E5"/>
    <w:rsid w:val="001C2974"/>
    <w:rsid w:val="001C2B1A"/>
    <w:rsid w:val="001C3209"/>
    <w:rsid w:val="001C3581"/>
    <w:rsid w:val="001C35C3"/>
    <w:rsid w:val="001C370B"/>
    <w:rsid w:val="001C3949"/>
    <w:rsid w:val="001C3DEF"/>
    <w:rsid w:val="001C4316"/>
    <w:rsid w:val="001C4573"/>
    <w:rsid w:val="001C4E9A"/>
    <w:rsid w:val="001C4EB7"/>
    <w:rsid w:val="001C5055"/>
    <w:rsid w:val="001C5500"/>
    <w:rsid w:val="001C646B"/>
    <w:rsid w:val="001C6731"/>
    <w:rsid w:val="001C68DA"/>
    <w:rsid w:val="001C6980"/>
    <w:rsid w:val="001C69B5"/>
    <w:rsid w:val="001C6E17"/>
    <w:rsid w:val="001C754B"/>
    <w:rsid w:val="001C75DE"/>
    <w:rsid w:val="001C772C"/>
    <w:rsid w:val="001D0421"/>
    <w:rsid w:val="001D0CDF"/>
    <w:rsid w:val="001D13F9"/>
    <w:rsid w:val="001D1695"/>
    <w:rsid w:val="001D1B69"/>
    <w:rsid w:val="001D1C59"/>
    <w:rsid w:val="001D1C5C"/>
    <w:rsid w:val="001D1DB9"/>
    <w:rsid w:val="001D2737"/>
    <w:rsid w:val="001D29AB"/>
    <w:rsid w:val="001D2BDC"/>
    <w:rsid w:val="001D3A56"/>
    <w:rsid w:val="001D3D4D"/>
    <w:rsid w:val="001D3ED4"/>
    <w:rsid w:val="001D40BF"/>
    <w:rsid w:val="001D44C7"/>
    <w:rsid w:val="001D4BA6"/>
    <w:rsid w:val="001D4D5D"/>
    <w:rsid w:val="001D5729"/>
    <w:rsid w:val="001D5DEA"/>
    <w:rsid w:val="001D6174"/>
    <w:rsid w:val="001D66A2"/>
    <w:rsid w:val="001D6939"/>
    <w:rsid w:val="001D6B2B"/>
    <w:rsid w:val="001D6B2C"/>
    <w:rsid w:val="001D6BD7"/>
    <w:rsid w:val="001D7379"/>
    <w:rsid w:val="001D7460"/>
    <w:rsid w:val="001D7BCE"/>
    <w:rsid w:val="001E0B82"/>
    <w:rsid w:val="001E11A4"/>
    <w:rsid w:val="001E13F8"/>
    <w:rsid w:val="001E155F"/>
    <w:rsid w:val="001E1C7F"/>
    <w:rsid w:val="001E1E9E"/>
    <w:rsid w:val="001E2590"/>
    <w:rsid w:val="001E2CA0"/>
    <w:rsid w:val="001E2EB1"/>
    <w:rsid w:val="001E364E"/>
    <w:rsid w:val="001E3BE3"/>
    <w:rsid w:val="001E3DEA"/>
    <w:rsid w:val="001E4501"/>
    <w:rsid w:val="001E4637"/>
    <w:rsid w:val="001E46DD"/>
    <w:rsid w:val="001E507A"/>
    <w:rsid w:val="001E5253"/>
    <w:rsid w:val="001E5368"/>
    <w:rsid w:val="001E5448"/>
    <w:rsid w:val="001E6D7B"/>
    <w:rsid w:val="001E71EA"/>
    <w:rsid w:val="001E76E6"/>
    <w:rsid w:val="001E7869"/>
    <w:rsid w:val="001E79EE"/>
    <w:rsid w:val="001E7F15"/>
    <w:rsid w:val="001F023B"/>
    <w:rsid w:val="001F0A88"/>
    <w:rsid w:val="001F0C85"/>
    <w:rsid w:val="001F1750"/>
    <w:rsid w:val="001F1BD2"/>
    <w:rsid w:val="001F1D34"/>
    <w:rsid w:val="001F2327"/>
    <w:rsid w:val="001F2883"/>
    <w:rsid w:val="001F346C"/>
    <w:rsid w:val="001F3A3C"/>
    <w:rsid w:val="001F3C82"/>
    <w:rsid w:val="001F42C4"/>
    <w:rsid w:val="001F4EA2"/>
    <w:rsid w:val="001F51E0"/>
    <w:rsid w:val="001F52E3"/>
    <w:rsid w:val="001F53A6"/>
    <w:rsid w:val="001F5883"/>
    <w:rsid w:val="001F5B7C"/>
    <w:rsid w:val="001F5B9A"/>
    <w:rsid w:val="001F62C1"/>
    <w:rsid w:val="001F63B9"/>
    <w:rsid w:val="001F6514"/>
    <w:rsid w:val="001F6921"/>
    <w:rsid w:val="001F6B2C"/>
    <w:rsid w:val="001F7231"/>
    <w:rsid w:val="001F7D6E"/>
    <w:rsid w:val="001F7DB0"/>
    <w:rsid w:val="002008B6"/>
    <w:rsid w:val="00200958"/>
    <w:rsid w:val="00200AE2"/>
    <w:rsid w:val="00200FC1"/>
    <w:rsid w:val="002011FA"/>
    <w:rsid w:val="002013E1"/>
    <w:rsid w:val="002016BF"/>
    <w:rsid w:val="00201993"/>
    <w:rsid w:val="00201C9E"/>
    <w:rsid w:val="00201D16"/>
    <w:rsid w:val="002022B6"/>
    <w:rsid w:val="002024BE"/>
    <w:rsid w:val="00202559"/>
    <w:rsid w:val="00202562"/>
    <w:rsid w:val="00202963"/>
    <w:rsid w:val="002033D6"/>
    <w:rsid w:val="002034C0"/>
    <w:rsid w:val="00203591"/>
    <w:rsid w:val="00203ACF"/>
    <w:rsid w:val="002048D0"/>
    <w:rsid w:val="00204A6D"/>
    <w:rsid w:val="00204ED4"/>
    <w:rsid w:val="00204FD8"/>
    <w:rsid w:val="00206021"/>
    <w:rsid w:val="00206A4E"/>
    <w:rsid w:val="00206C16"/>
    <w:rsid w:val="00207003"/>
    <w:rsid w:val="002079A8"/>
    <w:rsid w:val="0021152C"/>
    <w:rsid w:val="00211940"/>
    <w:rsid w:val="00211BBB"/>
    <w:rsid w:val="00211F61"/>
    <w:rsid w:val="002124A7"/>
    <w:rsid w:val="00212E52"/>
    <w:rsid w:val="0021300D"/>
    <w:rsid w:val="00213440"/>
    <w:rsid w:val="00213513"/>
    <w:rsid w:val="002146A4"/>
    <w:rsid w:val="00214CAF"/>
    <w:rsid w:val="00214F28"/>
    <w:rsid w:val="00215495"/>
    <w:rsid w:val="0021554F"/>
    <w:rsid w:val="00216695"/>
    <w:rsid w:val="00216DD8"/>
    <w:rsid w:val="00217669"/>
    <w:rsid w:val="00217AFA"/>
    <w:rsid w:val="00217C63"/>
    <w:rsid w:val="00217D51"/>
    <w:rsid w:val="0022038B"/>
    <w:rsid w:val="00220415"/>
    <w:rsid w:val="0022136C"/>
    <w:rsid w:val="0022166C"/>
    <w:rsid w:val="002217B8"/>
    <w:rsid w:val="0022223D"/>
    <w:rsid w:val="002223B8"/>
    <w:rsid w:val="002223DC"/>
    <w:rsid w:val="002225C1"/>
    <w:rsid w:val="0022287C"/>
    <w:rsid w:val="0022331D"/>
    <w:rsid w:val="0022350A"/>
    <w:rsid w:val="002236C5"/>
    <w:rsid w:val="00223C7A"/>
    <w:rsid w:val="00223CAA"/>
    <w:rsid w:val="00224351"/>
    <w:rsid w:val="0022478C"/>
    <w:rsid w:val="00224A79"/>
    <w:rsid w:val="00224C3C"/>
    <w:rsid w:val="00224EC5"/>
    <w:rsid w:val="00225095"/>
    <w:rsid w:val="00225833"/>
    <w:rsid w:val="00225BB8"/>
    <w:rsid w:val="00225D9A"/>
    <w:rsid w:val="00226002"/>
    <w:rsid w:val="002262D1"/>
    <w:rsid w:val="00226452"/>
    <w:rsid w:val="002267F1"/>
    <w:rsid w:val="00226BF0"/>
    <w:rsid w:val="00226D5F"/>
    <w:rsid w:val="00226D88"/>
    <w:rsid w:val="00226FD4"/>
    <w:rsid w:val="00227339"/>
    <w:rsid w:val="002275D2"/>
    <w:rsid w:val="00230363"/>
    <w:rsid w:val="00230583"/>
    <w:rsid w:val="00230A5B"/>
    <w:rsid w:val="002311B7"/>
    <w:rsid w:val="00232085"/>
    <w:rsid w:val="002321A7"/>
    <w:rsid w:val="0023220E"/>
    <w:rsid w:val="002322DC"/>
    <w:rsid w:val="0023318A"/>
    <w:rsid w:val="00233848"/>
    <w:rsid w:val="00234648"/>
    <w:rsid w:val="00235210"/>
    <w:rsid w:val="00235229"/>
    <w:rsid w:val="0023595C"/>
    <w:rsid w:val="00236598"/>
    <w:rsid w:val="00236682"/>
    <w:rsid w:val="002366B3"/>
    <w:rsid w:val="002366BB"/>
    <w:rsid w:val="0023676B"/>
    <w:rsid w:val="00236C38"/>
    <w:rsid w:val="00236D52"/>
    <w:rsid w:val="00237174"/>
    <w:rsid w:val="00237B5B"/>
    <w:rsid w:val="00240275"/>
    <w:rsid w:val="00241254"/>
    <w:rsid w:val="00241661"/>
    <w:rsid w:val="00243D35"/>
    <w:rsid w:val="00243F2B"/>
    <w:rsid w:val="00244185"/>
    <w:rsid w:val="00244216"/>
    <w:rsid w:val="002442AD"/>
    <w:rsid w:val="00244596"/>
    <w:rsid w:val="00244691"/>
    <w:rsid w:val="0024485D"/>
    <w:rsid w:val="00245A01"/>
    <w:rsid w:val="00245CA2"/>
    <w:rsid w:val="00245E27"/>
    <w:rsid w:val="002467B2"/>
    <w:rsid w:val="00246B64"/>
    <w:rsid w:val="0024705F"/>
    <w:rsid w:val="002472DE"/>
    <w:rsid w:val="0024766A"/>
    <w:rsid w:val="002505F8"/>
    <w:rsid w:val="00250695"/>
    <w:rsid w:val="00250B13"/>
    <w:rsid w:val="00250E77"/>
    <w:rsid w:val="00250FC7"/>
    <w:rsid w:val="00251FF2"/>
    <w:rsid w:val="00252442"/>
    <w:rsid w:val="00252708"/>
    <w:rsid w:val="00252BB9"/>
    <w:rsid w:val="00252C40"/>
    <w:rsid w:val="002534F0"/>
    <w:rsid w:val="00253DDA"/>
    <w:rsid w:val="002543DE"/>
    <w:rsid w:val="0025494C"/>
    <w:rsid w:val="00254995"/>
    <w:rsid w:val="00254CE0"/>
    <w:rsid w:val="0025555C"/>
    <w:rsid w:val="002555BF"/>
    <w:rsid w:val="00256337"/>
    <w:rsid w:val="00256364"/>
    <w:rsid w:val="002572B6"/>
    <w:rsid w:val="00257339"/>
    <w:rsid w:val="002577B2"/>
    <w:rsid w:val="00257ADA"/>
    <w:rsid w:val="002602FF"/>
    <w:rsid w:val="002604EB"/>
    <w:rsid w:val="002604F8"/>
    <w:rsid w:val="0026072F"/>
    <w:rsid w:val="002607CA"/>
    <w:rsid w:val="0026081D"/>
    <w:rsid w:val="002608D1"/>
    <w:rsid w:val="0026092E"/>
    <w:rsid w:val="00260D2E"/>
    <w:rsid w:val="00261053"/>
    <w:rsid w:val="00261C5D"/>
    <w:rsid w:val="00261E78"/>
    <w:rsid w:val="002622A2"/>
    <w:rsid w:val="002625CC"/>
    <w:rsid w:val="00264460"/>
    <w:rsid w:val="0026451D"/>
    <w:rsid w:val="002646C7"/>
    <w:rsid w:val="002649A2"/>
    <w:rsid w:val="00264D3F"/>
    <w:rsid w:val="002650D4"/>
    <w:rsid w:val="002663F4"/>
    <w:rsid w:val="00266960"/>
    <w:rsid w:val="00266AD1"/>
    <w:rsid w:val="00266CB1"/>
    <w:rsid w:val="00266F84"/>
    <w:rsid w:val="00267335"/>
    <w:rsid w:val="002708A5"/>
    <w:rsid w:val="00270B13"/>
    <w:rsid w:val="00270DFC"/>
    <w:rsid w:val="00270F8F"/>
    <w:rsid w:val="0027112C"/>
    <w:rsid w:val="00271162"/>
    <w:rsid w:val="00271B98"/>
    <w:rsid w:val="00271BE5"/>
    <w:rsid w:val="002725C1"/>
    <w:rsid w:val="00272642"/>
    <w:rsid w:val="0027278B"/>
    <w:rsid w:val="002727A9"/>
    <w:rsid w:val="002736FC"/>
    <w:rsid w:val="00273A93"/>
    <w:rsid w:val="00273E6D"/>
    <w:rsid w:val="002740AF"/>
    <w:rsid w:val="0027420E"/>
    <w:rsid w:val="0027433A"/>
    <w:rsid w:val="002757EB"/>
    <w:rsid w:val="0027674F"/>
    <w:rsid w:val="00276913"/>
    <w:rsid w:val="00276D6C"/>
    <w:rsid w:val="00276E7E"/>
    <w:rsid w:val="00280571"/>
    <w:rsid w:val="00281139"/>
    <w:rsid w:val="002813AF"/>
    <w:rsid w:val="0028195B"/>
    <w:rsid w:val="00281D2C"/>
    <w:rsid w:val="00281FD2"/>
    <w:rsid w:val="00282963"/>
    <w:rsid w:val="00282C58"/>
    <w:rsid w:val="00282DD2"/>
    <w:rsid w:val="002837CA"/>
    <w:rsid w:val="00283B07"/>
    <w:rsid w:val="002840CA"/>
    <w:rsid w:val="002843EA"/>
    <w:rsid w:val="002858E7"/>
    <w:rsid w:val="00285AB4"/>
    <w:rsid w:val="002860EB"/>
    <w:rsid w:val="002861B6"/>
    <w:rsid w:val="002861E0"/>
    <w:rsid w:val="002867AF"/>
    <w:rsid w:val="0028687D"/>
    <w:rsid w:val="002869CF"/>
    <w:rsid w:val="002873CD"/>
    <w:rsid w:val="00287D9E"/>
    <w:rsid w:val="00287E6B"/>
    <w:rsid w:val="0029011F"/>
    <w:rsid w:val="00290B59"/>
    <w:rsid w:val="00290DA6"/>
    <w:rsid w:val="002911EE"/>
    <w:rsid w:val="00291F1B"/>
    <w:rsid w:val="00291FAA"/>
    <w:rsid w:val="00292A26"/>
    <w:rsid w:val="00292ACB"/>
    <w:rsid w:val="002932BA"/>
    <w:rsid w:val="00293EC9"/>
    <w:rsid w:val="002944B3"/>
    <w:rsid w:val="002946EF"/>
    <w:rsid w:val="00294868"/>
    <w:rsid w:val="0029486B"/>
    <w:rsid w:val="00294B62"/>
    <w:rsid w:val="00294C7D"/>
    <w:rsid w:val="00294FD7"/>
    <w:rsid w:val="0029510B"/>
    <w:rsid w:val="00295EDD"/>
    <w:rsid w:val="002961DC"/>
    <w:rsid w:val="00296410"/>
    <w:rsid w:val="002967A4"/>
    <w:rsid w:val="00296E5A"/>
    <w:rsid w:val="002971C8"/>
    <w:rsid w:val="0029770B"/>
    <w:rsid w:val="0029775D"/>
    <w:rsid w:val="00297A41"/>
    <w:rsid w:val="002A0365"/>
    <w:rsid w:val="002A0F3C"/>
    <w:rsid w:val="002A112C"/>
    <w:rsid w:val="002A1146"/>
    <w:rsid w:val="002A25C3"/>
    <w:rsid w:val="002A2FFC"/>
    <w:rsid w:val="002A34FD"/>
    <w:rsid w:val="002A3516"/>
    <w:rsid w:val="002A3A54"/>
    <w:rsid w:val="002A3DA1"/>
    <w:rsid w:val="002A3DCC"/>
    <w:rsid w:val="002A3EF5"/>
    <w:rsid w:val="002A4166"/>
    <w:rsid w:val="002A4749"/>
    <w:rsid w:val="002A4D44"/>
    <w:rsid w:val="002A5611"/>
    <w:rsid w:val="002A5BB4"/>
    <w:rsid w:val="002A5E00"/>
    <w:rsid w:val="002A63B5"/>
    <w:rsid w:val="002A69B5"/>
    <w:rsid w:val="002A6D1F"/>
    <w:rsid w:val="002A6DE9"/>
    <w:rsid w:val="002A7374"/>
    <w:rsid w:val="002A7477"/>
    <w:rsid w:val="002A7753"/>
    <w:rsid w:val="002B076A"/>
    <w:rsid w:val="002B0A41"/>
    <w:rsid w:val="002B0C22"/>
    <w:rsid w:val="002B0CAE"/>
    <w:rsid w:val="002B16F6"/>
    <w:rsid w:val="002B1A96"/>
    <w:rsid w:val="002B1AEC"/>
    <w:rsid w:val="002B1F20"/>
    <w:rsid w:val="002B2DDE"/>
    <w:rsid w:val="002B3054"/>
    <w:rsid w:val="002B3665"/>
    <w:rsid w:val="002B3B5F"/>
    <w:rsid w:val="002B4005"/>
    <w:rsid w:val="002B42D7"/>
    <w:rsid w:val="002B47B3"/>
    <w:rsid w:val="002B4DC4"/>
    <w:rsid w:val="002B58E3"/>
    <w:rsid w:val="002B5B01"/>
    <w:rsid w:val="002B5D28"/>
    <w:rsid w:val="002B6225"/>
    <w:rsid w:val="002B64A7"/>
    <w:rsid w:val="002B6565"/>
    <w:rsid w:val="002B6E40"/>
    <w:rsid w:val="002B7938"/>
    <w:rsid w:val="002B7DE4"/>
    <w:rsid w:val="002C1D26"/>
    <w:rsid w:val="002C2238"/>
    <w:rsid w:val="002C24B5"/>
    <w:rsid w:val="002C29E2"/>
    <w:rsid w:val="002C39BD"/>
    <w:rsid w:val="002C3E39"/>
    <w:rsid w:val="002C4309"/>
    <w:rsid w:val="002C47D4"/>
    <w:rsid w:val="002C541D"/>
    <w:rsid w:val="002C549D"/>
    <w:rsid w:val="002C560A"/>
    <w:rsid w:val="002C5797"/>
    <w:rsid w:val="002C58EF"/>
    <w:rsid w:val="002C6BE9"/>
    <w:rsid w:val="002C6C26"/>
    <w:rsid w:val="002C6EC2"/>
    <w:rsid w:val="002C7743"/>
    <w:rsid w:val="002C7C59"/>
    <w:rsid w:val="002D0013"/>
    <w:rsid w:val="002D03AF"/>
    <w:rsid w:val="002D0683"/>
    <w:rsid w:val="002D07DC"/>
    <w:rsid w:val="002D0ADD"/>
    <w:rsid w:val="002D1756"/>
    <w:rsid w:val="002D1B68"/>
    <w:rsid w:val="002D1C42"/>
    <w:rsid w:val="002D1C95"/>
    <w:rsid w:val="002D1D32"/>
    <w:rsid w:val="002D223D"/>
    <w:rsid w:val="002D23F6"/>
    <w:rsid w:val="002D27DA"/>
    <w:rsid w:val="002D30B5"/>
    <w:rsid w:val="002D3374"/>
    <w:rsid w:val="002D37E1"/>
    <w:rsid w:val="002D4102"/>
    <w:rsid w:val="002D4876"/>
    <w:rsid w:val="002D48A5"/>
    <w:rsid w:val="002D4B16"/>
    <w:rsid w:val="002D4CEE"/>
    <w:rsid w:val="002D5489"/>
    <w:rsid w:val="002D5494"/>
    <w:rsid w:val="002D5706"/>
    <w:rsid w:val="002D6398"/>
    <w:rsid w:val="002D668B"/>
    <w:rsid w:val="002D686A"/>
    <w:rsid w:val="002D6DEF"/>
    <w:rsid w:val="002D71E7"/>
    <w:rsid w:val="002D7723"/>
    <w:rsid w:val="002D79A5"/>
    <w:rsid w:val="002E0B2D"/>
    <w:rsid w:val="002E1246"/>
    <w:rsid w:val="002E1494"/>
    <w:rsid w:val="002E16A0"/>
    <w:rsid w:val="002E1C2D"/>
    <w:rsid w:val="002E1F7C"/>
    <w:rsid w:val="002E25FA"/>
    <w:rsid w:val="002E2872"/>
    <w:rsid w:val="002E2D21"/>
    <w:rsid w:val="002E2F5E"/>
    <w:rsid w:val="002E2F77"/>
    <w:rsid w:val="002E32A4"/>
    <w:rsid w:val="002E35F2"/>
    <w:rsid w:val="002E363E"/>
    <w:rsid w:val="002E36F6"/>
    <w:rsid w:val="002E37FE"/>
    <w:rsid w:val="002E3FE4"/>
    <w:rsid w:val="002E43D2"/>
    <w:rsid w:val="002E4456"/>
    <w:rsid w:val="002E4492"/>
    <w:rsid w:val="002E4BC7"/>
    <w:rsid w:val="002E5042"/>
    <w:rsid w:val="002E5213"/>
    <w:rsid w:val="002E5611"/>
    <w:rsid w:val="002E5BDB"/>
    <w:rsid w:val="002E5ED9"/>
    <w:rsid w:val="002E5F01"/>
    <w:rsid w:val="002E65D0"/>
    <w:rsid w:val="002E68EC"/>
    <w:rsid w:val="002E6A3C"/>
    <w:rsid w:val="002E7799"/>
    <w:rsid w:val="002E7AD5"/>
    <w:rsid w:val="002E7C91"/>
    <w:rsid w:val="002E7DBF"/>
    <w:rsid w:val="002F05AB"/>
    <w:rsid w:val="002F0D57"/>
    <w:rsid w:val="002F2138"/>
    <w:rsid w:val="002F23F4"/>
    <w:rsid w:val="002F3285"/>
    <w:rsid w:val="002F3DF8"/>
    <w:rsid w:val="002F409E"/>
    <w:rsid w:val="002F43B3"/>
    <w:rsid w:val="002F4528"/>
    <w:rsid w:val="002F4BF5"/>
    <w:rsid w:val="002F5505"/>
    <w:rsid w:val="002F653F"/>
    <w:rsid w:val="002F673F"/>
    <w:rsid w:val="002F6943"/>
    <w:rsid w:val="002F714B"/>
    <w:rsid w:val="002F7904"/>
    <w:rsid w:val="002F7C64"/>
    <w:rsid w:val="00300190"/>
    <w:rsid w:val="003006BB"/>
    <w:rsid w:val="00300900"/>
    <w:rsid w:val="00300DAE"/>
    <w:rsid w:val="00301E92"/>
    <w:rsid w:val="0030229C"/>
    <w:rsid w:val="00302976"/>
    <w:rsid w:val="0030314C"/>
    <w:rsid w:val="003034C6"/>
    <w:rsid w:val="00303544"/>
    <w:rsid w:val="00303575"/>
    <w:rsid w:val="00303651"/>
    <w:rsid w:val="00303A88"/>
    <w:rsid w:val="003046F2"/>
    <w:rsid w:val="00304A09"/>
    <w:rsid w:val="00304A59"/>
    <w:rsid w:val="003055C6"/>
    <w:rsid w:val="003058FB"/>
    <w:rsid w:val="00305BFB"/>
    <w:rsid w:val="00305E4B"/>
    <w:rsid w:val="00305F49"/>
    <w:rsid w:val="00307275"/>
    <w:rsid w:val="00307FEE"/>
    <w:rsid w:val="0031009E"/>
    <w:rsid w:val="00310909"/>
    <w:rsid w:val="00310DA6"/>
    <w:rsid w:val="003111F2"/>
    <w:rsid w:val="00311989"/>
    <w:rsid w:val="003120E9"/>
    <w:rsid w:val="00312426"/>
    <w:rsid w:val="00312935"/>
    <w:rsid w:val="00312BA1"/>
    <w:rsid w:val="00312F42"/>
    <w:rsid w:val="0031359A"/>
    <w:rsid w:val="0031362F"/>
    <w:rsid w:val="00313A96"/>
    <w:rsid w:val="00313E55"/>
    <w:rsid w:val="003143D3"/>
    <w:rsid w:val="003153CA"/>
    <w:rsid w:val="0031567A"/>
    <w:rsid w:val="00316600"/>
    <w:rsid w:val="0031666A"/>
    <w:rsid w:val="003167D3"/>
    <w:rsid w:val="00316965"/>
    <w:rsid w:val="0031715D"/>
    <w:rsid w:val="003173B5"/>
    <w:rsid w:val="003179DD"/>
    <w:rsid w:val="00317EB8"/>
    <w:rsid w:val="003207F4"/>
    <w:rsid w:val="003214AB"/>
    <w:rsid w:val="00321BAC"/>
    <w:rsid w:val="00321BEF"/>
    <w:rsid w:val="00321F5C"/>
    <w:rsid w:val="0032207A"/>
    <w:rsid w:val="0032264F"/>
    <w:rsid w:val="0032272D"/>
    <w:rsid w:val="0032354C"/>
    <w:rsid w:val="00323A00"/>
    <w:rsid w:val="00323E62"/>
    <w:rsid w:val="00324F67"/>
    <w:rsid w:val="00324FC5"/>
    <w:rsid w:val="00325B5F"/>
    <w:rsid w:val="00325E8B"/>
    <w:rsid w:val="00325F7A"/>
    <w:rsid w:val="003266E4"/>
    <w:rsid w:val="003267E3"/>
    <w:rsid w:val="00326F4B"/>
    <w:rsid w:val="0032754E"/>
    <w:rsid w:val="00327E5C"/>
    <w:rsid w:val="00331970"/>
    <w:rsid w:val="00331AAC"/>
    <w:rsid w:val="00331E35"/>
    <w:rsid w:val="00332029"/>
    <w:rsid w:val="003322EC"/>
    <w:rsid w:val="00332495"/>
    <w:rsid w:val="003324F4"/>
    <w:rsid w:val="00332B43"/>
    <w:rsid w:val="00333469"/>
    <w:rsid w:val="0033353E"/>
    <w:rsid w:val="00333885"/>
    <w:rsid w:val="00333923"/>
    <w:rsid w:val="00333E7A"/>
    <w:rsid w:val="00333EA5"/>
    <w:rsid w:val="00334A4F"/>
    <w:rsid w:val="003351A7"/>
    <w:rsid w:val="00335C71"/>
    <w:rsid w:val="00335D7D"/>
    <w:rsid w:val="00335ED8"/>
    <w:rsid w:val="00335FA7"/>
    <w:rsid w:val="00336BEB"/>
    <w:rsid w:val="0033708B"/>
    <w:rsid w:val="00337485"/>
    <w:rsid w:val="003374EB"/>
    <w:rsid w:val="00337629"/>
    <w:rsid w:val="003377C0"/>
    <w:rsid w:val="00337AD4"/>
    <w:rsid w:val="00340D4E"/>
    <w:rsid w:val="0034238C"/>
    <w:rsid w:val="003424FF"/>
    <w:rsid w:val="00342671"/>
    <w:rsid w:val="00342E31"/>
    <w:rsid w:val="0034328D"/>
    <w:rsid w:val="00343A0A"/>
    <w:rsid w:val="0034427C"/>
    <w:rsid w:val="0034428A"/>
    <w:rsid w:val="003444A3"/>
    <w:rsid w:val="0034490D"/>
    <w:rsid w:val="00344C51"/>
    <w:rsid w:val="0034527D"/>
    <w:rsid w:val="003454B6"/>
    <w:rsid w:val="00345701"/>
    <w:rsid w:val="003460BD"/>
    <w:rsid w:val="00346CF0"/>
    <w:rsid w:val="00346F2B"/>
    <w:rsid w:val="00347ECD"/>
    <w:rsid w:val="00347F40"/>
    <w:rsid w:val="00350F24"/>
    <w:rsid w:val="00351290"/>
    <w:rsid w:val="003523BA"/>
    <w:rsid w:val="003525EF"/>
    <w:rsid w:val="00354022"/>
    <w:rsid w:val="00354132"/>
    <w:rsid w:val="0035491A"/>
    <w:rsid w:val="003549C6"/>
    <w:rsid w:val="00354D6A"/>
    <w:rsid w:val="00354D80"/>
    <w:rsid w:val="003559FB"/>
    <w:rsid w:val="003560AF"/>
    <w:rsid w:val="00357155"/>
    <w:rsid w:val="003575D5"/>
    <w:rsid w:val="00360E0A"/>
    <w:rsid w:val="003613B4"/>
    <w:rsid w:val="003613D0"/>
    <w:rsid w:val="00361957"/>
    <w:rsid w:val="00361A77"/>
    <w:rsid w:val="00361B47"/>
    <w:rsid w:val="00361B50"/>
    <w:rsid w:val="00361DF5"/>
    <w:rsid w:val="003622A1"/>
    <w:rsid w:val="0036234F"/>
    <w:rsid w:val="0036255D"/>
    <w:rsid w:val="003626E1"/>
    <w:rsid w:val="0036272A"/>
    <w:rsid w:val="00362D07"/>
    <w:rsid w:val="00362EE2"/>
    <w:rsid w:val="003636C5"/>
    <w:rsid w:val="00363F78"/>
    <w:rsid w:val="0036461E"/>
    <w:rsid w:val="00364F61"/>
    <w:rsid w:val="003658A6"/>
    <w:rsid w:val="003661B7"/>
    <w:rsid w:val="00366830"/>
    <w:rsid w:val="003669CD"/>
    <w:rsid w:val="0036700C"/>
    <w:rsid w:val="00367040"/>
    <w:rsid w:val="0036761E"/>
    <w:rsid w:val="0036783A"/>
    <w:rsid w:val="003678AB"/>
    <w:rsid w:val="00367ABE"/>
    <w:rsid w:val="00367F85"/>
    <w:rsid w:val="003703ED"/>
    <w:rsid w:val="00370C69"/>
    <w:rsid w:val="0037252C"/>
    <w:rsid w:val="0037292C"/>
    <w:rsid w:val="00372F9D"/>
    <w:rsid w:val="003732AE"/>
    <w:rsid w:val="0037351F"/>
    <w:rsid w:val="00373550"/>
    <w:rsid w:val="00373E8E"/>
    <w:rsid w:val="00374352"/>
    <w:rsid w:val="00374653"/>
    <w:rsid w:val="0037499A"/>
    <w:rsid w:val="003749CE"/>
    <w:rsid w:val="00374A0D"/>
    <w:rsid w:val="00374FC1"/>
    <w:rsid w:val="0037528F"/>
    <w:rsid w:val="0037569A"/>
    <w:rsid w:val="00376814"/>
    <w:rsid w:val="003769C1"/>
    <w:rsid w:val="00376DC8"/>
    <w:rsid w:val="00377055"/>
    <w:rsid w:val="00377A53"/>
    <w:rsid w:val="00377C95"/>
    <w:rsid w:val="003800BB"/>
    <w:rsid w:val="00380592"/>
    <w:rsid w:val="0038104A"/>
    <w:rsid w:val="00381626"/>
    <w:rsid w:val="003816C1"/>
    <w:rsid w:val="00381C45"/>
    <w:rsid w:val="00381E51"/>
    <w:rsid w:val="003820D3"/>
    <w:rsid w:val="00383996"/>
    <w:rsid w:val="00384371"/>
    <w:rsid w:val="00384C74"/>
    <w:rsid w:val="00385418"/>
    <w:rsid w:val="003856B5"/>
    <w:rsid w:val="003863A6"/>
    <w:rsid w:val="0038666D"/>
    <w:rsid w:val="00386E88"/>
    <w:rsid w:val="003873BE"/>
    <w:rsid w:val="003876F7"/>
    <w:rsid w:val="0038770F"/>
    <w:rsid w:val="00387847"/>
    <w:rsid w:val="003879FE"/>
    <w:rsid w:val="00387F6F"/>
    <w:rsid w:val="0039081F"/>
    <w:rsid w:val="0039084B"/>
    <w:rsid w:val="00390DF7"/>
    <w:rsid w:val="00390F78"/>
    <w:rsid w:val="00391318"/>
    <w:rsid w:val="0039282A"/>
    <w:rsid w:val="00392B1A"/>
    <w:rsid w:val="00392C6E"/>
    <w:rsid w:val="00392F52"/>
    <w:rsid w:val="00393379"/>
    <w:rsid w:val="0039341D"/>
    <w:rsid w:val="003936BE"/>
    <w:rsid w:val="00393A93"/>
    <w:rsid w:val="00393CD0"/>
    <w:rsid w:val="00394226"/>
    <w:rsid w:val="00394B16"/>
    <w:rsid w:val="00394D91"/>
    <w:rsid w:val="00395077"/>
    <w:rsid w:val="00395094"/>
    <w:rsid w:val="003954A5"/>
    <w:rsid w:val="00395865"/>
    <w:rsid w:val="00395E70"/>
    <w:rsid w:val="003961B0"/>
    <w:rsid w:val="0039651F"/>
    <w:rsid w:val="00396806"/>
    <w:rsid w:val="00396B70"/>
    <w:rsid w:val="00396DFE"/>
    <w:rsid w:val="00397245"/>
    <w:rsid w:val="00397483"/>
    <w:rsid w:val="00397AD8"/>
    <w:rsid w:val="00397C80"/>
    <w:rsid w:val="003A03BE"/>
    <w:rsid w:val="003A0665"/>
    <w:rsid w:val="003A077E"/>
    <w:rsid w:val="003A1218"/>
    <w:rsid w:val="003A1438"/>
    <w:rsid w:val="003A174C"/>
    <w:rsid w:val="003A18BB"/>
    <w:rsid w:val="003A19AC"/>
    <w:rsid w:val="003A272E"/>
    <w:rsid w:val="003A2B8C"/>
    <w:rsid w:val="003A34B4"/>
    <w:rsid w:val="003A3A36"/>
    <w:rsid w:val="003A3B5B"/>
    <w:rsid w:val="003A3EEF"/>
    <w:rsid w:val="003A42A3"/>
    <w:rsid w:val="003A46C7"/>
    <w:rsid w:val="003A485D"/>
    <w:rsid w:val="003A4ACC"/>
    <w:rsid w:val="003A51C4"/>
    <w:rsid w:val="003A57AA"/>
    <w:rsid w:val="003A5BA2"/>
    <w:rsid w:val="003A5E9D"/>
    <w:rsid w:val="003A5EB2"/>
    <w:rsid w:val="003A5F45"/>
    <w:rsid w:val="003A5F64"/>
    <w:rsid w:val="003A689D"/>
    <w:rsid w:val="003A6C1E"/>
    <w:rsid w:val="003A7A04"/>
    <w:rsid w:val="003A7F6F"/>
    <w:rsid w:val="003B0012"/>
    <w:rsid w:val="003B0AAF"/>
    <w:rsid w:val="003B0D48"/>
    <w:rsid w:val="003B1189"/>
    <w:rsid w:val="003B121A"/>
    <w:rsid w:val="003B1279"/>
    <w:rsid w:val="003B187F"/>
    <w:rsid w:val="003B1BC1"/>
    <w:rsid w:val="003B2C28"/>
    <w:rsid w:val="003B353C"/>
    <w:rsid w:val="003B3E62"/>
    <w:rsid w:val="003B413B"/>
    <w:rsid w:val="003B4275"/>
    <w:rsid w:val="003B4A39"/>
    <w:rsid w:val="003B4A88"/>
    <w:rsid w:val="003B5112"/>
    <w:rsid w:val="003B52BF"/>
    <w:rsid w:val="003B5CDC"/>
    <w:rsid w:val="003B5EA6"/>
    <w:rsid w:val="003B6D22"/>
    <w:rsid w:val="003B7867"/>
    <w:rsid w:val="003B7C3C"/>
    <w:rsid w:val="003B7F8E"/>
    <w:rsid w:val="003C017A"/>
    <w:rsid w:val="003C1049"/>
    <w:rsid w:val="003C23A6"/>
    <w:rsid w:val="003C23B9"/>
    <w:rsid w:val="003C3921"/>
    <w:rsid w:val="003C3D95"/>
    <w:rsid w:val="003C43B2"/>
    <w:rsid w:val="003C460A"/>
    <w:rsid w:val="003C49BD"/>
    <w:rsid w:val="003C4E8A"/>
    <w:rsid w:val="003C5557"/>
    <w:rsid w:val="003C5D1E"/>
    <w:rsid w:val="003C63AE"/>
    <w:rsid w:val="003C686A"/>
    <w:rsid w:val="003C6D5C"/>
    <w:rsid w:val="003C7603"/>
    <w:rsid w:val="003C76B9"/>
    <w:rsid w:val="003C7774"/>
    <w:rsid w:val="003D07D3"/>
    <w:rsid w:val="003D1372"/>
    <w:rsid w:val="003D13E6"/>
    <w:rsid w:val="003D1536"/>
    <w:rsid w:val="003D1907"/>
    <w:rsid w:val="003D1AA2"/>
    <w:rsid w:val="003D1AFF"/>
    <w:rsid w:val="003D24D8"/>
    <w:rsid w:val="003D394F"/>
    <w:rsid w:val="003D3ADB"/>
    <w:rsid w:val="003D40BF"/>
    <w:rsid w:val="003D43DF"/>
    <w:rsid w:val="003D457D"/>
    <w:rsid w:val="003D47AC"/>
    <w:rsid w:val="003D4B21"/>
    <w:rsid w:val="003D59D3"/>
    <w:rsid w:val="003D62CF"/>
    <w:rsid w:val="003D6B98"/>
    <w:rsid w:val="003D6C5C"/>
    <w:rsid w:val="003D6C61"/>
    <w:rsid w:val="003D6C8D"/>
    <w:rsid w:val="003D6D5A"/>
    <w:rsid w:val="003D70B1"/>
    <w:rsid w:val="003D73C6"/>
    <w:rsid w:val="003D7B89"/>
    <w:rsid w:val="003D7D8A"/>
    <w:rsid w:val="003E089C"/>
    <w:rsid w:val="003E0FD3"/>
    <w:rsid w:val="003E211F"/>
    <w:rsid w:val="003E2587"/>
    <w:rsid w:val="003E2BE5"/>
    <w:rsid w:val="003E2E19"/>
    <w:rsid w:val="003E3EC4"/>
    <w:rsid w:val="003E4400"/>
    <w:rsid w:val="003E45F8"/>
    <w:rsid w:val="003E49EA"/>
    <w:rsid w:val="003E5B86"/>
    <w:rsid w:val="003E5ED3"/>
    <w:rsid w:val="003E6846"/>
    <w:rsid w:val="003E7300"/>
    <w:rsid w:val="003E77CF"/>
    <w:rsid w:val="003F0B73"/>
    <w:rsid w:val="003F120A"/>
    <w:rsid w:val="003F1D07"/>
    <w:rsid w:val="003F1D6C"/>
    <w:rsid w:val="003F1F49"/>
    <w:rsid w:val="003F23D2"/>
    <w:rsid w:val="003F2494"/>
    <w:rsid w:val="003F296B"/>
    <w:rsid w:val="003F3476"/>
    <w:rsid w:val="003F35AE"/>
    <w:rsid w:val="003F3A8A"/>
    <w:rsid w:val="003F3FBD"/>
    <w:rsid w:val="003F4A05"/>
    <w:rsid w:val="003F4FC4"/>
    <w:rsid w:val="003F5869"/>
    <w:rsid w:val="003F5E2A"/>
    <w:rsid w:val="003F6004"/>
    <w:rsid w:val="003F6474"/>
    <w:rsid w:val="003F7B5B"/>
    <w:rsid w:val="0040109D"/>
    <w:rsid w:val="0040109F"/>
    <w:rsid w:val="0040159E"/>
    <w:rsid w:val="004019AE"/>
    <w:rsid w:val="00401A73"/>
    <w:rsid w:val="004026E5"/>
    <w:rsid w:val="004027CE"/>
    <w:rsid w:val="004027F6"/>
    <w:rsid w:val="0040317A"/>
    <w:rsid w:val="00404582"/>
    <w:rsid w:val="00404801"/>
    <w:rsid w:val="004052EB"/>
    <w:rsid w:val="004055A0"/>
    <w:rsid w:val="00405D21"/>
    <w:rsid w:val="00406314"/>
    <w:rsid w:val="00407A02"/>
    <w:rsid w:val="00407B57"/>
    <w:rsid w:val="00410041"/>
    <w:rsid w:val="0041044F"/>
    <w:rsid w:val="00410CD6"/>
    <w:rsid w:val="0041183F"/>
    <w:rsid w:val="0041211C"/>
    <w:rsid w:val="00412305"/>
    <w:rsid w:val="004129A7"/>
    <w:rsid w:val="00412F99"/>
    <w:rsid w:val="00413127"/>
    <w:rsid w:val="00413EEE"/>
    <w:rsid w:val="00413F1B"/>
    <w:rsid w:val="0041429B"/>
    <w:rsid w:val="00414474"/>
    <w:rsid w:val="0041466B"/>
    <w:rsid w:val="00414799"/>
    <w:rsid w:val="00414A19"/>
    <w:rsid w:val="00414C01"/>
    <w:rsid w:val="00414EA0"/>
    <w:rsid w:val="00414F2F"/>
    <w:rsid w:val="00415060"/>
    <w:rsid w:val="00415823"/>
    <w:rsid w:val="00415AD7"/>
    <w:rsid w:val="00415EC5"/>
    <w:rsid w:val="004163C6"/>
    <w:rsid w:val="00416E33"/>
    <w:rsid w:val="00416EC6"/>
    <w:rsid w:val="004171B1"/>
    <w:rsid w:val="0041740F"/>
    <w:rsid w:val="00417631"/>
    <w:rsid w:val="00417957"/>
    <w:rsid w:val="004208E6"/>
    <w:rsid w:val="00420EB2"/>
    <w:rsid w:val="00421034"/>
    <w:rsid w:val="00421273"/>
    <w:rsid w:val="004214FC"/>
    <w:rsid w:val="00421C79"/>
    <w:rsid w:val="00421E7E"/>
    <w:rsid w:val="004221D3"/>
    <w:rsid w:val="00422527"/>
    <w:rsid w:val="00422F16"/>
    <w:rsid w:val="004230C6"/>
    <w:rsid w:val="004238D2"/>
    <w:rsid w:val="00423B56"/>
    <w:rsid w:val="00423CCD"/>
    <w:rsid w:val="00423F13"/>
    <w:rsid w:val="004244C2"/>
    <w:rsid w:val="00424538"/>
    <w:rsid w:val="00424992"/>
    <w:rsid w:val="00424E9C"/>
    <w:rsid w:val="00425193"/>
    <w:rsid w:val="0042546B"/>
    <w:rsid w:val="00425566"/>
    <w:rsid w:val="0042607E"/>
    <w:rsid w:val="00427228"/>
    <w:rsid w:val="00427457"/>
    <w:rsid w:val="0042767E"/>
    <w:rsid w:val="004276C4"/>
    <w:rsid w:val="00427E13"/>
    <w:rsid w:val="00427F99"/>
    <w:rsid w:val="00430256"/>
    <w:rsid w:val="0043033F"/>
    <w:rsid w:val="00431924"/>
    <w:rsid w:val="00431B06"/>
    <w:rsid w:val="00431BC7"/>
    <w:rsid w:val="00431CAB"/>
    <w:rsid w:val="004322B0"/>
    <w:rsid w:val="0043249D"/>
    <w:rsid w:val="00433100"/>
    <w:rsid w:val="00433252"/>
    <w:rsid w:val="004338A0"/>
    <w:rsid w:val="00433ABB"/>
    <w:rsid w:val="00433BFC"/>
    <w:rsid w:val="00434354"/>
    <w:rsid w:val="0043482D"/>
    <w:rsid w:val="00435259"/>
    <w:rsid w:val="004367C4"/>
    <w:rsid w:val="004371CE"/>
    <w:rsid w:val="00437599"/>
    <w:rsid w:val="00437BA6"/>
    <w:rsid w:val="00437F62"/>
    <w:rsid w:val="00437F86"/>
    <w:rsid w:val="00440309"/>
    <w:rsid w:val="00441D07"/>
    <w:rsid w:val="00442236"/>
    <w:rsid w:val="0044258F"/>
    <w:rsid w:val="004429AB"/>
    <w:rsid w:val="00442BFD"/>
    <w:rsid w:val="00443367"/>
    <w:rsid w:val="00443B74"/>
    <w:rsid w:val="00443E00"/>
    <w:rsid w:val="004448DE"/>
    <w:rsid w:val="00444ECA"/>
    <w:rsid w:val="00444FC6"/>
    <w:rsid w:val="0044678D"/>
    <w:rsid w:val="00447614"/>
    <w:rsid w:val="004478B1"/>
    <w:rsid w:val="00447D7F"/>
    <w:rsid w:val="00451754"/>
    <w:rsid w:val="00451B90"/>
    <w:rsid w:val="004521BE"/>
    <w:rsid w:val="0045239F"/>
    <w:rsid w:val="00453AAA"/>
    <w:rsid w:val="004543C1"/>
    <w:rsid w:val="00454B0D"/>
    <w:rsid w:val="00455DEA"/>
    <w:rsid w:val="0045651A"/>
    <w:rsid w:val="00456BEF"/>
    <w:rsid w:val="00457825"/>
    <w:rsid w:val="00457E16"/>
    <w:rsid w:val="0046130B"/>
    <w:rsid w:val="004614B7"/>
    <w:rsid w:val="0046159F"/>
    <w:rsid w:val="0046171F"/>
    <w:rsid w:val="00461A6B"/>
    <w:rsid w:val="00461C25"/>
    <w:rsid w:val="00461E68"/>
    <w:rsid w:val="004626AD"/>
    <w:rsid w:val="00462B11"/>
    <w:rsid w:val="00462EDF"/>
    <w:rsid w:val="00463C95"/>
    <w:rsid w:val="00464B10"/>
    <w:rsid w:val="00464C2A"/>
    <w:rsid w:val="00464FB3"/>
    <w:rsid w:val="00465093"/>
    <w:rsid w:val="00465828"/>
    <w:rsid w:val="0046682B"/>
    <w:rsid w:val="004672FC"/>
    <w:rsid w:val="00467FEB"/>
    <w:rsid w:val="00470213"/>
    <w:rsid w:val="0047039A"/>
    <w:rsid w:val="0047039D"/>
    <w:rsid w:val="00471534"/>
    <w:rsid w:val="00472493"/>
    <w:rsid w:val="004726F4"/>
    <w:rsid w:val="0047374E"/>
    <w:rsid w:val="00473801"/>
    <w:rsid w:val="00473F8E"/>
    <w:rsid w:val="0047466A"/>
    <w:rsid w:val="004746DB"/>
    <w:rsid w:val="00474E64"/>
    <w:rsid w:val="00475513"/>
    <w:rsid w:val="00475A22"/>
    <w:rsid w:val="00475B1C"/>
    <w:rsid w:val="0047645F"/>
    <w:rsid w:val="004766DC"/>
    <w:rsid w:val="00476C43"/>
    <w:rsid w:val="00477103"/>
    <w:rsid w:val="00477763"/>
    <w:rsid w:val="00477946"/>
    <w:rsid w:val="0047794A"/>
    <w:rsid w:val="0048038E"/>
    <w:rsid w:val="004809AB"/>
    <w:rsid w:val="00480CEC"/>
    <w:rsid w:val="00480D7C"/>
    <w:rsid w:val="00480E98"/>
    <w:rsid w:val="00481694"/>
    <w:rsid w:val="00482180"/>
    <w:rsid w:val="00482A0C"/>
    <w:rsid w:val="00482D7A"/>
    <w:rsid w:val="004839B1"/>
    <w:rsid w:val="00483F0A"/>
    <w:rsid w:val="00483FE0"/>
    <w:rsid w:val="00484225"/>
    <w:rsid w:val="0048452F"/>
    <w:rsid w:val="0048497E"/>
    <w:rsid w:val="00484A5A"/>
    <w:rsid w:val="00484A63"/>
    <w:rsid w:val="004854B1"/>
    <w:rsid w:val="0048560F"/>
    <w:rsid w:val="00485709"/>
    <w:rsid w:val="00485BFA"/>
    <w:rsid w:val="00485F2B"/>
    <w:rsid w:val="00485F9F"/>
    <w:rsid w:val="00486A9E"/>
    <w:rsid w:val="00486BC9"/>
    <w:rsid w:val="00486F3F"/>
    <w:rsid w:val="004872BA"/>
    <w:rsid w:val="004877F6"/>
    <w:rsid w:val="0049010E"/>
    <w:rsid w:val="0049024F"/>
    <w:rsid w:val="00490A50"/>
    <w:rsid w:val="00490FA5"/>
    <w:rsid w:val="00491123"/>
    <w:rsid w:val="00491F3C"/>
    <w:rsid w:val="0049258A"/>
    <w:rsid w:val="004936F5"/>
    <w:rsid w:val="0049432D"/>
    <w:rsid w:val="00494C8F"/>
    <w:rsid w:val="004951D0"/>
    <w:rsid w:val="0049569F"/>
    <w:rsid w:val="00495A3A"/>
    <w:rsid w:val="00495BB1"/>
    <w:rsid w:val="00496245"/>
    <w:rsid w:val="00496E09"/>
    <w:rsid w:val="004972A7"/>
    <w:rsid w:val="004A0258"/>
    <w:rsid w:val="004A0CD6"/>
    <w:rsid w:val="004A11C5"/>
    <w:rsid w:val="004A15F0"/>
    <w:rsid w:val="004A1AFB"/>
    <w:rsid w:val="004A1B52"/>
    <w:rsid w:val="004A200E"/>
    <w:rsid w:val="004A2024"/>
    <w:rsid w:val="004A28C4"/>
    <w:rsid w:val="004A3946"/>
    <w:rsid w:val="004A3CC4"/>
    <w:rsid w:val="004A3E15"/>
    <w:rsid w:val="004A422B"/>
    <w:rsid w:val="004A4825"/>
    <w:rsid w:val="004A4CA8"/>
    <w:rsid w:val="004A4E6B"/>
    <w:rsid w:val="004A4EDF"/>
    <w:rsid w:val="004A4F47"/>
    <w:rsid w:val="004A5473"/>
    <w:rsid w:val="004A663F"/>
    <w:rsid w:val="004A688C"/>
    <w:rsid w:val="004A6FA5"/>
    <w:rsid w:val="004A7623"/>
    <w:rsid w:val="004B05EF"/>
    <w:rsid w:val="004B0736"/>
    <w:rsid w:val="004B0EDF"/>
    <w:rsid w:val="004B1027"/>
    <w:rsid w:val="004B1B17"/>
    <w:rsid w:val="004B260D"/>
    <w:rsid w:val="004B2F3B"/>
    <w:rsid w:val="004B32C3"/>
    <w:rsid w:val="004B363E"/>
    <w:rsid w:val="004B3C2B"/>
    <w:rsid w:val="004B3E85"/>
    <w:rsid w:val="004B40A3"/>
    <w:rsid w:val="004B449A"/>
    <w:rsid w:val="004B4800"/>
    <w:rsid w:val="004B4A11"/>
    <w:rsid w:val="004B4FC7"/>
    <w:rsid w:val="004B5AD2"/>
    <w:rsid w:val="004B6048"/>
    <w:rsid w:val="004B6A9C"/>
    <w:rsid w:val="004B6B70"/>
    <w:rsid w:val="004B6DDE"/>
    <w:rsid w:val="004B6F9D"/>
    <w:rsid w:val="004B7192"/>
    <w:rsid w:val="004B72B7"/>
    <w:rsid w:val="004B749A"/>
    <w:rsid w:val="004B7DFB"/>
    <w:rsid w:val="004B7E11"/>
    <w:rsid w:val="004C00A6"/>
    <w:rsid w:val="004C0C8C"/>
    <w:rsid w:val="004C0CEE"/>
    <w:rsid w:val="004C0D5B"/>
    <w:rsid w:val="004C1007"/>
    <w:rsid w:val="004C13C9"/>
    <w:rsid w:val="004C1EA6"/>
    <w:rsid w:val="004C21C6"/>
    <w:rsid w:val="004C28E5"/>
    <w:rsid w:val="004C2952"/>
    <w:rsid w:val="004C2BE8"/>
    <w:rsid w:val="004C30A7"/>
    <w:rsid w:val="004C3E91"/>
    <w:rsid w:val="004C4077"/>
    <w:rsid w:val="004C419E"/>
    <w:rsid w:val="004C50C2"/>
    <w:rsid w:val="004C5626"/>
    <w:rsid w:val="004C5828"/>
    <w:rsid w:val="004C5B31"/>
    <w:rsid w:val="004C5DEE"/>
    <w:rsid w:val="004C6955"/>
    <w:rsid w:val="004C6E9D"/>
    <w:rsid w:val="004C7134"/>
    <w:rsid w:val="004C7B05"/>
    <w:rsid w:val="004D0014"/>
    <w:rsid w:val="004D0078"/>
    <w:rsid w:val="004D04C1"/>
    <w:rsid w:val="004D0548"/>
    <w:rsid w:val="004D06FE"/>
    <w:rsid w:val="004D0BA4"/>
    <w:rsid w:val="004D1041"/>
    <w:rsid w:val="004D12A4"/>
    <w:rsid w:val="004D1418"/>
    <w:rsid w:val="004D1611"/>
    <w:rsid w:val="004D1926"/>
    <w:rsid w:val="004D1EF0"/>
    <w:rsid w:val="004D2A8D"/>
    <w:rsid w:val="004D4114"/>
    <w:rsid w:val="004D4497"/>
    <w:rsid w:val="004D44FA"/>
    <w:rsid w:val="004D4519"/>
    <w:rsid w:val="004D48B6"/>
    <w:rsid w:val="004D4E7E"/>
    <w:rsid w:val="004D5057"/>
    <w:rsid w:val="004D5131"/>
    <w:rsid w:val="004D5E87"/>
    <w:rsid w:val="004D5F92"/>
    <w:rsid w:val="004D6000"/>
    <w:rsid w:val="004D6081"/>
    <w:rsid w:val="004D6660"/>
    <w:rsid w:val="004D6F15"/>
    <w:rsid w:val="004D7E54"/>
    <w:rsid w:val="004D7FC7"/>
    <w:rsid w:val="004E0D90"/>
    <w:rsid w:val="004E0FEF"/>
    <w:rsid w:val="004E1015"/>
    <w:rsid w:val="004E16E6"/>
    <w:rsid w:val="004E1859"/>
    <w:rsid w:val="004E1975"/>
    <w:rsid w:val="004E1AAE"/>
    <w:rsid w:val="004E1B20"/>
    <w:rsid w:val="004E1BEB"/>
    <w:rsid w:val="004E1C8B"/>
    <w:rsid w:val="004E2427"/>
    <w:rsid w:val="004E251B"/>
    <w:rsid w:val="004E264C"/>
    <w:rsid w:val="004E2770"/>
    <w:rsid w:val="004E29B0"/>
    <w:rsid w:val="004E2D8D"/>
    <w:rsid w:val="004E34BE"/>
    <w:rsid w:val="004E3A52"/>
    <w:rsid w:val="004E47BE"/>
    <w:rsid w:val="004E50CF"/>
    <w:rsid w:val="004E55FA"/>
    <w:rsid w:val="004E56F4"/>
    <w:rsid w:val="004E595F"/>
    <w:rsid w:val="004E5F88"/>
    <w:rsid w:val="004E63E6"/>
    <w:rsid w:val="004E679D"/>
    <w:rsid w:val="004E7041"/>
    <w:rsid w:val="004E7E50"/>
    <w:rsid w:val="004E7F3A"/>
    <w:rsid w:val="004F0006"/>
    <w:rsid w:val="004F0128"/>
    <w:rsid w:val="004F0691"/>
    <w:rsid w:val="004F0BBA"/>
    <w:rsid w:val="004F0C5D"/>
    <w:rsid w:val="004F0FDC"/>
    <w:rsid w:val="004F17DF"/>
    <w:rsid w:val="004F1908"/>
    <w:rsid w:val="004F194C"/>
    <w:rsid w:val="004F1A38"/>
    <w:rsid w:val="004F20D9"/>
    <w:rsid w:val="004F2421"/>
    <w:rsid w:val="004F2531"/>
    <w:rsid w:val="004F296B"/>
    <w:rsid w:val="004F2D38"/>
    <w:rsid w:val="004F340B"/>
    <w:rsid w:val="004F487F"/>
    <w:rsid w:val="004F4BE0"/>
    <w:rsid w:val="004F6E83"/>
    <w:rsid w:val="004F764D"/>
    <w:rsid w:val="004F787B"/>
    <w:rsid w:val="004F7CE1"/>
    <w:rsid w:val="004F7D02"/>
    <w:rsid w:val="005006A0"/>
    <w:rsid w:val="00500AC7"/>
    <w:rsid w:val="0050159D"/>
    <w:rsid w:val="0050169B"/>
    <w:rsid w:val="00501BF8"/>
    <w:rsid w:val="00501DDE"/>
    <w:rsid w:val="00502B63"/>
    <w:rsid w:val="00502D9C"/>
    <w:rsid w:val="00503504"/>
    <w:rsid w:val="00503F51"/>
    <w:rsid w:val="0050403D"/>
    <w:rsid w:val="0050461A"/>
    <w:rsid w:val="00505160"/>
    <w:rsid w:val="005054D0"/>
    <w:rsid w:val="0050572F"/>
    <w:rsid w:val="00505911"/>
    <w:rsid w:val="005064CC"/>
    <w:rsid w:val="00506925"/>
    <w:rsid w:val="00506DD1"/>
    <w:rsid w:val="00507822"/>
    <w:rsid w:val="00507AD9"/>
    <w:rsid w:val="00507C87"/>
    <w:rsid w:val="00507D0F"/>
    <w:rsid w:val="0051001B"/>
    <w:rsid w:val="005111E9"/>
    <w:rsid w:val="00511E34"/>
    <w:rsid w:val="0051210C"/>
    <w:rsid w:val="005123C2"/>
    <w:rsid w:val="0051254B"/>
    <w:rsid w:val="0051280A"/>
    <w:rsid w:val="00512D38"/>
    <w:rsid w:val="00513AEC"/>
    <w:rsid w:val="00513EAA"/>
    <w:rsid w:val="005140F1"/>
    <w:rsid w:val="00514BAC"/>
    <w:rsid w:val="00514D40"/>
    <w:rsid w:val="00515604"/>
    <w:rsid w:val="005157B3"/>
    <w:rsid w:val="00516103"/>
    <w:rsid w:val="005161AB"/>
    <w:rsid w:val="005161C2"/>
    <w:rsid w:val="00516352"/>
    <w:rsid w:val="0051679F"/>
    <w:rsid w:val="005169D6"/>
    <w:rsid w:val="00516F39"/>
    <w:rsid w:val="005173C2"/>
    <w:rsid w:val="005177B6"/>
    <w:rsid w:val="00517A47"/>
    <w:rsid w:val="0052013D"/>
    <w:rsid w:val="005201CC"/>
    <w:rsid w:val="0052051B"/>
    <w:rsid w:val="00520FB7"/>
    <w:rsid w:val="00521238"/>
    <w:rsid w:val="00521620"/>
    <w:rsid w:val="005218C0"/>
    <w:rsid w:val="00521BBE"/>
    <w:rsid w:val="00521ED4"/>
    <w:rsid w:val="00522EFA"/>
    <w:rsid w:val="0052306A"/>
    <w:rsid w:val="0052347F"/>
    <w:rsid w:val="005244EC"/>
    <w:rsid w:val="005251E1"/>
    <w:rsid w:val="00525402"/>
    <w:rsid w:val="0052565F"/>
    <w:rsid w:val="00525695"/>
    <w:rsid w:val="00525B21"/>
    <w:rsid w:val="00526A06"/>
    <w:rsid w:val="005279B5"/>
    <w:rsid w:val="00530376"/>
    <w:rsid w:val="0053039D"/>
    <w:rsid w:val="00530476"/>
    <w:rsid w:val="005305DE"/>
    <w:rsid w:val="00531AFC"/>
    <w:rsid w:val="00531B3B"/>
    <w:rsid w:val="00532143"/>
    <w:rsid w:val="005330C6"/>
    <w:rsid w:val="005331FE"/>
    <w:rsid w:val="00533C9C"/>
    <w:rsid w:val="00533D09"/>
    <w:rsid w:val="00533D17"/>
    <w:rsid w:val="005342B0"/>
    <w:rsid w:val="005342F7"/>
    <w:rsid w:val="005344A1"/>
    <w:rsid w:val="00534D0B"/>
    <w:rsid w:val="00534D5F"/>
    <w:rsid w:val="00534DB6"/>
    <w:rsid w:val="00534EF7"/>
    <w:rsid w:val="00535A45"/>
    <w:rsid w:val="00535D1C"/>
    <w:rsid w:val="005367A2"/>
    <w:rsid w:val="00536C9B"/>
    <w:rsid w:val="00536CDF"/>
    <w:rsid w:val="00536F9A"/>
    <w:rsid w:val="005376BD"/>
    <w:rsid w:val="00537762"/>
    <w:rsid w:val="00537A74"/>
    <w:rsid w:val="00537D4C"/>
    <w:rsid w:val="00537FBC"/>
    <w:rsid w:val="0054011B"/>
    <w:rsid w:val="0054013F"/>
    <w:rsid w:val="00540F0B"/>
    <w:rsid w:val="0054116C"/>
    <w:rsid w:val="005414D5"/>
    <w:rsid w:val="00541688"/>
    <w:rsid w:val="00541697"/>
    <w:rsid w:val="00541CDC"/>
    <w:rsid w:val="0054231B"/>
    <w:rsid w:val="0054295B"/>
    <w:rsid w:val="00542B25"/>
    <w:rsid w:val="005433A8"/>
    <w:rsid w:val="00543462"/>
    <w:rsid w:val="00543A17"/>
    <w:rsid w:val="005441FE"/>
    <w:rsid w:val="005442EA"/>
    <w:rsid w:val="00544594"/>
    <w:rsid w:val="00544ACE"/>
    <w:rsid w:val="00546054"/>
    <w:rsid w:val="00546224"/>
    <w:rsid w:val="0054648A"/>
    <w:rsid w:val="00546825"/>
    <w:rsid w:val="005469D8"/>
    <w:rsid w:val="00546B58"/>
    <w:rsid w:val="005478AD"/>
    <w:rsid w:val="005500A0"/>
    <w:rsid w:val="0055136E"/>
    <w:rsid w:val="00551547"/>
    <w:rsid w:val="00551AAB"/>
    <w:rsid w:val="00551CFA"/>
    <w:rsid w:val="00552136"/>
    <w:rsid w:val="00552556"/>
    <w:rsid w:val="005529CF"/>
    <w:rsid w:val="00552B9B"/>
    <w:rsid w:val="00553576"/>
    <w:rsid w:val="0055381D"/>
    <w:rsid w:val="005542CC"/>
    <w:rsid w:val="00554803"/>
    <w:rsid w:val="0055533C"/>
    <w:rsid w:val="0055588A"/>
    <w:rsid w:val="00555E98"/>
    <w:rsid w:val="00555FB9"/>
    <w:rsid w:val="005562BA"/>
    <w:rsid w:val="00556330"/>
    <w:rsid w:val="00556412"/>
    <w:rsid w:val="0055716F"/>
    <w:rsid w:val="005577A2"/>
    <w:rsid w:val="00557BF6"/>
    <w:rsid w:val="00557C10"/>
    <w:rsid w:val="00557CF0"/>
    <w:rsid w:val="00560019"/>
    <w:rsid w:val="00561125"/>
    <w:rsid w:val="00561EAD"/>
    <w:rsid w:val="00561FEF"/>
    <w:rsid w:val="0056235B"/>
    <w:rsid w:val="00562527"/>
    <w:rsid w:val="005626AF"/>
    <w:rsid w:val="005628C6"/>
    <w:rsid w:val="00562A39"/>
    <w:rsid w:val="005635A9"/>
    <w:rsid w:val="00563603"/>
    <w:rsid w:val="00564351"/>
    <w:rsid w:val="00564FDD"/>
    <w:rsid w:val="0056536B"/>
    <w:rsid w:val="0056545C"/>
    <w:rsid w:val="005654C2"/>
    <w:rsid w:val="00565791"/>
    <w:rsid w:val="00566586"/>
    <w:rsid w:val="00566F44"/>
    <w:rsid w:val="005671D6"/>
    <w:rsid w:val="00570217"/>
    <w:rsid w:val="00570483"/>
    <w:rsid w:val="005704A7"/>
    <w:rsid w:val="0057050E"/>
    <w:rsid w:val="00570A20"/>
    <w:rsid w:val="00570DC1"/>
    <w:rsid w:val="00570FED"/>
    <w:rsid w:val="00571AB9"/>
    <w:rsid w:val="00571B2D"/>
    <w:rsid w:val="00571CC3"/>
    <w:rsid w:val="00572CD6"/>
    <w:rsid w:val="0057336B"/>
    <w:rsid w:val="005735E5"/>
    <w:rsid w:val="0057361D"/>
    <w:rsid w:val="005739A8"/>
    <w:rsid w:val="00573CB3"/>
    <w:rsid w:val="00574CB7"/>
    <w:rsid w:val="00574DD8"/>
    <w:rsid w:val="00574EA2"/>
    <w:rsid w:val="005751F5"/>
    <w:rsid w:val="005756D0"/>
    <w:rsid w:val="00576037"/>
    <w:rsid w:val="00576758"/>
    <w:rsid w:val="00576C0A"/>
    <w:rsid w:val="00577299"/>
    <w:rsid w:val="005773B9"/>
    <w:rsid w:val="005774E5"/>
    <w:rsid w:val="005774E8"/>
    <w:rsid w:val="00577AC5"/>
    <w:rsid w:val="00577EC0"/>
    <w:rsid w:val="0058003B"/>
    <w:rsid w:val="00580095"/>
    <w:rsid w:val="00580275"/>
    <w:rsid w:val="005804E8"/>
    <w:rsid w:val="005807AC"/>
    <w:rsid w:val="0058132E"/>
    <w:rsid w:val="0058219E"/>
    <w:rsid w:val="005827CC"/>
    <w:rsid w:val="00582974"/>
    <w:rsid w:val="00582ACD"/>
    <w:rsid w:val="00582ADF"/>
    <w:rsid w:val="0058319A"/>
    <w:rsid w:val="005837E3"/>
    <w:rsid w:val="005838DF"/>
    <w:rsid w:val="005839C3"/>
    <w:rsid w:val="00583E74"/>
    <w:rsid w:val="005842A8"/>
    <w:rsid w:val="005847B3"/>
    <w:rsid w:val="005847E1"/>
    <w:rsid w:val="00585B92"/>
    <w:rsid w:val="00586183"/>
    <w:rsid w:val="0058627C"/>
    <w:rsid w:val="0058634C"/>
    <w:rsid w:val="00586575"/>
    <w:rsid w:val="005865B3"/>
    <w:rsid w:val="0058678D"/>
    <w:rsid w:val="005869BC"/>
    <w:rsid w:val="0058722A"/>
    <w:rsid w:val="00587427"/>
    <w:rsid w:val="005879D4"/>
    <w:rsid w:val="00587C98"/>
    <w:rsid w:val="005902A7"/>
    <w:rsid w:val="00590504"/>
    <w:rsid w:val="0059080E"/>
    <w:rsid w:val="00590901"/>
    <w:rsid w:val="00590BA3"/>
    <w:rsid w:val="00590C2F"/>
    <w:rsid w:val="00591E5E"/>
    <w:rsid w:val="00592BDE"/>
    <w:rsid w:val="00592C83"/>
    <w:rsid w:val="005931C9"/>
    <w:rsid w:val="0059437A"/>
    <w:rsid w:val="005943D5"/>
    <w:rsid w:val="00594555"/>
    <w:rsid w:val="00594CA9"/>
    <w:rsid w:val="00594D08"/>
    <w:rsid w:val="00594E5F"/>
    <w:rsid w:val="00594F82"/>
    <w:rsid w:val="0059564F"/>
    <w:rsid w:val="005962E4"/>
    <w:rsid w:val="00596FEF"/>
    <w:rsid w:val="005977FD"/>
    <w:rsid w:val="00597B5E"/>
    <w:rsid w:val="00597FAA"/>
    <w:rsid w:val="005A009C"/>
    <w:rsid w:val="005A03FA"/>
    <w:rsid w:val="005A0906"/>
    <w:rsid w:val="005A0914"/>
    <w:rsid w:val="005A0D24"/>
    <w:rsid w:val="005A0F91"/>
    <w:rsid w:val="005A122A"/>
    <w:rsid w:val="005A1248"/>
    <w:rsid w:val="005A151B"/>
    <w:rsid w:val="005A15A9"/>
    <w:rsid w:val="005A1DD4"/>
    <w:rsid w:val="005A1EA5"/>
    <w:rsid w:val="005A2583"/>
    <w:rsid w:val="005A2935"/>
    <w:rsid w:val="005A407C"/>
    <w:rsid w:val="005A4AFA"/>
    <w:rsid w:val="005A4C35"/>
    <w:rsid w:val="005A4EFB"/>
    <w:rsid w:val="005A50AE"/>
    <w:rsid w:val="005A5D07"/>
    <w:rsid w:val="005A697D"/>
    <w:rsid w:val="005A6AB6"/>
    <w:rsid w:val="005A6FA8"/>
    <w:rsid w:val="005A7365"/>
    <w:rsid w:val="005A749F"/>
    <w:rsid w:val="005A7FAB"/>
    <w:rsid w:val="005B008B"/>
    <w:rsid w:val="005B05B2"/>
    <w:rsid w:val="005B066F"/>
    <w:rsid w:val="005B0B02"/>
    <w:rsid w:val="005B0D91"/>
    <w:rsid w:val="005B1A67"/>
    <w:rsid w:val="005B2737"/>
    <w:rsid w:val="005B2904"/>
    <w:rsid w:val="005B2DF8"/>
    <w:rsid w:val="005B3128"/>
    <w:rsid w:val="005B349C"/>
    <w:rsid w:val="005B4A5E"/>
    <w:rsid w:val="005B4C20"/>
    <w:rsid w:val="005B586F"/>
    <w:rsid w:val="005B5B49"/>
    <w:rsid w:val="005B63F5"/>
    <w:rsid w:val="005B68E6"/>
    <w:rsid w:val="005B71F2"/>
    <w:rsid w:val="005B74C9"/>
    <w:rsid w:val="005C0148"/>
    <w:rsid w:val="005C01C1"/>
    <w:rsid w:val="005C0991"/>
    <w:rsid w:val="005C0D85"/>
    <w:rsid w:val="005C1254"/>
    <w:rsid w:val="005C1540"/>
    <w:rsid w:val="005C1D2C"/>
    <w:rsid w:val="005C2ECC"/>
    <w:rsid w:val="005C375D"/>
    <w:rsid w:val="005C3C8D"/>
    <w:rsid w:val="005C3E41"/>
    <w:rsid w:val="005C3FC8"/>
    <w:rsid w:val="005C43F6"/>
    <w:rsid w:val="005C45A9"/>
    <w:rsid w:val="005C4615"/>
    <w:rsid w:val="005C4741"/>
    <w:rsid w:val="005C4A57"/>
    <w:rsid w:val="005C6178"/>
    <w:rsid w:val="005C65A6"/>
    <w:rsid w:val="005C6FD8"/>
    <w:rsid w:val="005C759E"/>
    <w:rsid w:val="005C75BE"/>
    <w:rsid w:val="005C779A"/>
    <w:rsid w:val="005C79A5"/>
    <w:rsid w:val="005C7A43"/>
    <w:rsid w:val="005C7F1A"/>
    <w:rsid w:val="005D017E"/>
    <w:rsid w:val="005D02D3"/>
    <w:rsid w:val="005D052F"/>
    <w:rsid w:val="005D0D86"/>
    <w:rsid w:val="005D0E8F"/>
    <w:rsid w:val="005D121D"/>
    <w:rsid w:val="005D193E"/>
    <w:rsid w:val="005D1CA2"/>
    <w:rsid w:val="005D1DAE"/>
    <w:rsid w:val="005D3546"/>
    <w:rsid w:val="005D3D4C"/>
    <w:rsid w:val="005D45AB"/>
    <w:rsid w:val="005D4D4D"/>
    <w:rsid w:val="005D5042"/>
    <w:rsid w:val="005D51C7"/>
    <w:rsid w:val="005D51D0"/>
    <w:rsid w:val="005D51FC"/>
    <w:rsid w:val="005D5D05"/>
    <w:rsid w:val="005D5DE9"/>
    <w:rsid w:val="005D60AE"/>
    <w:rsid w:val="005D67C8"/>
    <w:rsid w:val="005D6EFD"/>
    <w:rsid w:val="005D75B3"/>
    <w:rsid w:val="005D7944"/>
    <w:rsid w:val="005D7B77"/>
    <w:rsid w:val="005D7D6C"/>
    <w:rsid w:val="005E00FC"/>
    <w:rsid w:val="005E05BB"/>
    <w:rsid w:val="005E0A8E"/>
    <w:rsid w:val="005E12D2"/>
    <w:rsid w:val="005E1450"/>
    <w:rsid w:val="005E1B33"/>
    <w:rsid w:val="005E1FBA"/>
    <w:rsid w:val="005E1FFB"/>
    <w:rsid w:val="005E240A"/>
    <w:rsid w:val="005E2986"/>
    <w:rsid w:val="005E2B14"/>
    <w:rsid w:val="005E2B26"/>
    <w:rsid w:val="005E2CC1"/>
    <w:rsid w:val="005E32C5"/>
    <w:rsid w:val="005E36AF"/>
    <w:rsid w:val="005E42B4"/>
    <w:rsid w:val="005E43BB"/>
    <w:rsid w:val="005E525E"/>
    <w:rsid w:val="005E530F"/>
    <w:rsid w:val="005E55FC"/>
    <w:rsid w:val="005E569E"/>
    <w:rsid w:val="005E5BC2"/>
    <w:rsid w:val="005E5F53"/>
    <w:rsid w:val="005E6D11"/>
    <w:rsid w:val="005E6E33"/>
    <w:rsid w:val="005E6FA3"/>
    <w:rsid w:val="005E7126"/>
    <w:rsid w:val="005E73AD"/>
    <w:rsid w:val="005F04E3"/>
    <w:rsid w:val="005F06FA"/>
    <w:rsid w:val="005F07D9"/>
    <w:rsid w:val="005F0C7D"/>
    <w:rsid w:val="005F0E6F"/>
    <w:rsid w:val="005F1881"/>
    <w:rsid w:val="005F1A49"/>
    <w:rsid w:val="005F1E99"/>
    <w:rsid w:val="005F2143"/>
    <w:rsid w:val="005F23D7"/>
    <w:rsid w:val="005F29FF"/>
    <w:rsid w:val="005F305A"/>
    <w:rsid w:val="005F3632"/>
    <w:rsid w:val="005F3697"/>
    <w:rsid w:val="005F4064"/>
    <w:rsid w:val="005F482F"/>
    <w:rsid w:val="005F5B4C"/>
    <w:rsid w:val="005F5CF8"/>
    <w:rsid w:val="005F5E55"/>
    <w:rsid w:val="005F645B"/>
    <w:rsid w:val="005F6C9A"/>
    <w:rsid w:val="005F7002"/>
    <w:rsid w:val="005F72E6"/>
    <w:rsid w:val="005F7A3F"/>
    <w:rsid w:val="005F7A68"/>
    <w:rsid w:val="005F7E18"/>
    <w:rsid w:val="006000B0"/>
    <w:rsid w:val="00600707"/>
    <w:rsid w:val="0060071C"/>
    <w:rsid w:val="00600B6B"/>
    <w:rsid w:val="00600C62"/>
    <w:rsid w:val="00600E00"/>
    <w:rsid w:val="00601588"/>
    <w:rsid w:val="00601659"/>
    <w:rsid w:val="0060193C"/>
    <w:rsid w:val="00601E8B"/>
    <w:rsid w:val="00602C14"/>
    <w:rsid w:val="006030D7"/>
    <w:rsid w:val="006033B8"/>
    <w:rsid w:val="006040B5"/>
    <w:rsid w:val="00604642"/>
    <w:rsid w:val="0060547B"/>
    <w:rsid w:val="0060587D"/>
    <w:rsid w:val="00605EA4"/>
    <w:rsid w:val="00606C9A"/>
    <w:rsid w:val="006075F3"/>
    <w:rsid w:val="006076ED"/>
    <w:rsid w:val="00607DFA"/>
    <w:rsid w:val="0061097B"/>
    <w:rsid w:val="00610E29"/>
    <w:rsid w:val="00610F35"/>
    <w:rsid w:val="00610FA8"/>
    <w:rsid w:val="00612141"/>
    <w:rsid w:val="00612755"/>
    <w:rsid w:val="00612A40"/>
    <w:rsid w:val="00612C6B"/>
    <w:rsid w:val="00612D8E"/>
    <w:rsid w:val="006133DD"/>
    <w:rsid w:val="00613678"/>
    <w:rsid w:val="0061382A"/>
    <w:rsid w:val="00613CD6"/>
    <w:rsid w:val="00615689"/>
    <w:rsid w:val="00615E04"/>
    <w:rsid w:val="00616004"/>
    <w:rsid w:val="0061633B"/>
    <w:rsid w:val="0061671B"/>
    <w:rsid w:val="00616972"/>
    <w:rsid w:val="006201C1"/>
    <w:rsid w:val="00620266"/>
    <w:rsid w:val="0062057C"/>
    <w:rsid w:val="00620F0A"/>
    <w:rsid w:val="00620F14"/>
    <w:rsid w:val="00621432"/>
    <w:rsid w:val="00621D96"/>
    <w:rsid w:val="0062208A"/>
    <w:rsid w:val="006223FD"/>
    <w:rsid w:val="0062256E"/>
    <w:rsid w:val="006226C6"/>
    <w:rsid w:val="00622793"/>
    <w:rsid w:val="00622F48"/>
    <w:rsid w:val="0062333A"/>
    <w:rsid w:val="0062380D"/>
    <w:rsid w:val="0062502D"/>
    <w:rsid w:val="00625399"/>
    <w:rsid w:val="0062555E"/>
    <w:rsid w:val="006258B0"/>
    <w:rsid w:val="00625971"/>
    <w:rsid w:val="00626525"/>
    <w:rsid w:val="00626622"/>
    <w:rsid w:val="00626925"/>
    <w:rsid w:val="006269DB"/>
    <w:rsid w:val="00626A6B"/>
    <w:rsid w:val="00626E41"/>
    <w:rsid w:val="006270EE"/>
    <w:rsid w:val="00627CB7"/>
    <w:rsid w:val="00627FC5"/>
    <w:rsid w:val="00630578"/>
    <w:rsid w:val="00630B8D"/>
    <w:rsid w:val="006312F5"/>
    <w:rsid w:val="00631384"/>
    <w:rsid w:val="00631628"/>
    <w:rsid w:val="0063181D"/>
    <w:rsid w:val="006325BA"/>
    <w:rsid w:val="00632687"/>
    <w:rsid w:val="00633019"/>
    <w:rsid w:val="00633022"/>
    <w:rsid w:val="00633811"/>
    <w:rsid w:val="006340E4"/>
    <w:rsid w:val="00634164"/>
    <w:rsid w:val="0063437C"/>
    <w:rsid w:val="00634A45"/>
    <w:rsid w:val="00634B2D"/>
    <w:rsid w:val="00635298"/>
    <w:rsid w:val="006359A5"/>
    <w:rsid w:val="0063647C"/>
    <w:rsid w:val="006365A5"/>
    <w:rsid w:val="006365F1"/>
    <w:rsid w:val="00636944"/>
    <w:rsid w:val="006374C7"/>
    <w:rsid w:val="0063790A"/>
    <w:rsid w:val="00637E14"/>
    <w:rsid w:val="0064047A"/>
    <w:rsid w:val="00640716"/>
    <w:rsid w:val="006411CF"/>
    <w:rsid w:val="00642A6F"/>
    <w:rsid w:val="00642F44"/>
    <w:rsid w:val="0064395F"/>
    <w:rsid w:val="00643A07"/>
    <w:rsid w:val="006441C6"/>
    <w:rsid w:val="00645582"/>
    <w:rsid w:val="0064587A"/>
    <w:rsid w:val="00645B16"/>
    <w:rsid w:val="00645E0B"/>
    <w:rsid w:val="00645F9A"/>
    <w:rsid w:val="00646012"/>
    <w:rsid w:val="00646845"/>
    <w:rsid w:val="006468F1"/>
    <w:rsid w:val="00646AD4"/>
    <w:rsid w:val="00646D7F"/>
    <w:rsid w:val="00647569"/>
    <w:rsid w:val="006477D0"/>
    <w:rsid w:val="00647C52"/>
    <w:rsid w:val="00647DD6"/>
    <w:rsid w:val="006501DB"/>
    <w:rsid w:val="0065038E"/>
    <w:rsid w:val="00650A23"/>
    <w:rsid w:val="00651266"/>
    <w:rsid w:val="0065138E"/>
    <w:rsid w:val="00651A66"/>
    <w:rsid w:val="006529B4"/>
    <w:rsid w:val="00652D17"/>
    <w:rsid w:val="00652DC5"/>
    <w:rsid w:val="00653020"/>
    <w:rsid w:val="006530E5"/>
    <w:rsid w:val="006534CB"/>
    <w:rsid w:val="00653DE5"/>
    <w:rsid w:val="006541EC"/>
    <w:rsid w:val="00654D18"/>
    <w:rsid w:val="00654E6E"/>
    <w:rsid w:val="00654F42"/>
    <w:rsid w:val="006555F0"/>
    <w:rsid w:val="00655685"/>
    <w:rsid w:val="00655EC9"/>
    <w:rsid w:val="00656532"/>
    <w:rsid w:val="00656F44"/>
    <w:rsid w:val="006576DB"/>
    <w:rsid w:val="00657BE0"/>
    <w:rsid w:val="006604F9"/>
    <w:rsid w:val="00660656"/>
    <w:rsid w:val="006608FC"/>
    <w:rsid w:val="00660CAB"/>
    <w:rsid w:val="006611C5"/>
    <w:rsid w:val="00661207"/>
    <w:rsid w:val="006613E3"/>
    <w:rsid w:val="00661B49"/>
    <w:rsid w:val="00661B9F"/>
    <w:rsid w:val="006621B2"/>
    <w:rsid w:val="00662DFC"/>
    <w:rsid w:val="00663B5D"/>
    <w:rsid w:val="00663CA9"/>
    <w:rsid w:val="006643F1"/>
    <w:rsid w:val="00664795"/>
    <w:rsid w:val="00664F43"/>
    <w:rsid w:val="00665805"/>
    <w:rsid w:val="006658FF"/>
    <w:rsid w:val="006668C8"/>
    <w:rsid w:val="00667DCC"/>
    <w:rsid w:val="00670A30"/>
    <w:rsid w:val="0067190F"/>
    <w:rsid w:val="00671A13"/>
    <w:rsid w:val="00672173"/>
    <w:rsid w:val="0067254B"/>
    <w:rsid w:val="00672750"/>
    <w:rsid w:val="00672803"/>
    <w:rsid w:val="00672E87"/>
    <w:rsid w:val="00672E91"/>
    <w:rsid w:val="00672EBD"/>
    <w:rsid w:val="006731B2"/>
    <w:rsid w:val="00673866"/>
    <w:rsid w:val="006738C6"/>
    <w:rsid w:val="0067455E"/>
    <w:rsid w:val="00674595"/>
    <w:rsid w:val="006747CE"/>
    <w:rsid w:val="00674BB1"/>
    <w:rsid w:val="00674D03"/>
    <w:rsid w:val="00674DA7"/>
    <w:rsid w:val="00674F83"/>
    <w:rsid w:val="00674F8B"/>
    <w:rsid w:val="0067548D"/>
    <w:rsid w:val="006762BB"/>
    <w:rsid w:val="0067660D"/>
    <w:rsid w:val="00676981"/>
    <w:rsid w:val="00677241"/>
    <w:rsid w:val="00677AB2"/>
    <w:rsid w:val="00677FA8"/>
    <w:rsid w:val="006803C3"/>
    <w:rsid w:val="006805F4"/>
    <w:rsid w:val="006807BB"/>
    <w:rsid w:val="006812F3"/>
    <w:rsid w:val="00681F75"/>
    <w:rsid w:val="00682140"/>
    <w:rsid w:val="006824FF"/>
    <w:rsid w:val="00682569"/>
    <w:rsid w:val="006829AE"/>
    <w:rsid w:val="00682E95"/>
    <w:rsid w:val="006833EA"/>
    <w:rsid w:val="0068371D"/>
    <w:rsid w:val="00683F54"/>
    <w:rsid w:val="00684381"/>
    <w:rsid w:val="006844F0"/>
    <w:rsid w:val="006846D3"/>
    <w:rsid w:val="00684BA5"/>
    <w:rsid w:val="0068539B"/>
    <w:rsid w:val="00685629"/>
    <w:rsid w:val="006856C7"/>
    <w:rsid w:val="006864D2"/>
    <w:rsid w:val="00686766"/>
    <w:rsid w:val="006868B7"/>
    <w:rsid w:val="00686B13"/>
    <w:rsid w:val="00686BBB"/>
    <w:rsid w:val="00686DB1"/>
    <w:rsid w:val="00687507"/>
    <w:rsid w:val="00687519"/>
    <w:rsid w:val="00690094"/>
    <w:rsid w:val="00690B28"/>
    <w:rsid w:val="00690B71"/>
    <w:rsid w:val="00690E59"/>
    <w:rsid w:val="0069196C"/>
    <w:rsid w:val="00691DC4"/>
    <w:rsid w:val="00692075"/>
    <w:rsid w:val="006921E5"/>
    <w:rsid w:val="006922EB"/>
    <w:rsid w:val="00692B7D"/>
    <w:rsid w:val="00693138"/>
    <w:rsid w:val="006939A4"/>
    <w:rsid w:val="00693B61"/>
    <w:rsid w:val="00693C74"/>
    <w:rsid w:val="00694213"/>
    <w:rsid w:val="00694BD4"/>
    <w:rsid w:val="00695036"/>
    <w:rsid w:val="00695A00"/>
    <w:rsid w:val="00695AC8"/>
    <w:rsid w:val="006968B4"/>
    <w:rsid w:val="00696D2F"/>
    <w:rsid w:val="00697C95"/>
    <w:rsid w:val="006A01BD"/>
    <w:rsid w:val="006A038C"/>
    <w:rsid w:val="006A057E"/>
    <w:rsid w:val="006A0D92"/>
    <w:rsid w:val="006A1B27"/>
    <w:rsid w:val="006A239E"/>
    <w:rsid w:val="006A2673"/>
    <w:rsid w:val="006A30C0"/>
    <w:rsid w:val="006A33D3"/>
    <w:rsid w:val="006A3BA4"/>
    <w:rsid w:val="006A46B4"/>
    <w:rsid w:val="006A4AB8"/>
    <w:rsid w:val="006A4CEE"/>
    <w:rsid w:val="006A4D16"/>
    <w:rsid w:val="006A4D67"/>
    <w:rsid w:val="006A50F6"/>
    <w:rsid w:val="006A5416"/>
    <w:rsid w:val="006A57BB"/>
    <w:rsid w:val="006A5859"/>
    <w:rsid w:val="006A58BB"/>
    <w:rsid w:val="006A5F6C"/>
    <w:rsid w:val="006A6079"/>
    <w:rsid w:val="006A6142"/>
    <w:rsid w:val="006A6991"/>
    <w:rsid w:val="006A6AAF"/>
    <w:rsid w:val="006A71C7"/>
    <w:rsid w:val="006A720C"/>
    <w:rsid w:val="006A7550"/>
    <w:rsid w:val="006A7575"/>
    <w:rsid w:val="006A764D"/>
    <w:rsid w:val="006A7894"/>
    <w:rsid w:val="006B02B3"/>
    <w:rsid w:val="006B1B2B"/>
    <w:rsid w:val="006B1FE4"/>
    <w:rsid w:val="006B217A"/>
    <w:rsid w:val="006B23A6"/>
    <w:rsid w:val="006B2BBD"/>
    <w:rsid w:val="006B30FF"/>
    <w:rsid w:val="006B4030"/>
    <w:rsid w:val="006B4415"/>
    <w:rsid w:val="006B4C94"/>
    <w:rsid w:val="006B5E9B"/>
    <w:rsid w:val="006B5EBE"/>
    <w:rsid w:val="006B6145"/>
    <w:rsid w:val="006B617F"/>
    <w:rsid w:val="006B6542"/>
    <w:rsid w:val="006B6F37"/>
    <w:rsid w:val="006B7BD7"/>
    <w:rsid w:val="006C021A"/>
    <w:rsid w:val="006C0477"/>
    <w:rsid w:val="006C0EE4"/>
    <w:rsid w:val="006C11FC"/>
    <w:rsid w:val="006C1443"/>
    <w:rsid w:val="006C25BD"/>
    <w:rsid w:val="006C2995"/>
    <w:rsid w:val="006C29A2"/>
    <w:rsid w:val="006C2E76"/>
    <w:rsid w:val="006C3B71"/>
    <w:rsid w:val="006C43E8"/>
    <w:rsid w:val="006C571B"/>
    <w:rsid w:val="006C5784"/>
    <w:rsid w:val="006C6015"/>
    <w:rsid w:val="006C6148"/>
    <w:rsid w:val="006C635D"/>
    <w:rsid w:val="006C64CC"/>
    <w:rsid w:val="006C69F1"/>
    <w:rsid w:val="006C6D9F"/>
    <w:rsid w:val="006C74C9"/>
    <w:rsid w:val="006C7A74"/>
    <w:rsid w:val="006C7BC4"/>
    <w:rsid w:val="006D00FD"/>
    <w:rsid w:val="006D0312"/>
    <w:rsid w:val="006D1A32"/>
    <w:rsid w:val="006D1BDC"/>
    <w:rsid w:val="006D1D3B"/>
    <w:rsid w:val="006D1E4E"/>
    <w:rsid w:val="006D1E61"/>
    <w:rsid w:val="006D218D"/>
    <w:rsid w:val="006D28C7"/>
    <w:rsid w:val="006D296F"/>
    <w:rsid w:val="006D323E"/>
    <w:rsid w:val="006D339A"/>
    <w:rsid w:val="006D3475"/>
    <w:rsid w:val="006D366F"/>
    <w:rsid w:val="006D370E"/>
    <w:rsid w:val="006D37A1"/>
    <w:rsid w:val="006D4728"/>
    <w:rsid w:val="006D4C88"/>
    <w:rsid w:val="006D5123"/>
    <w:rsid w:val="006D52DB"/>
    <w:rsid w:val="006D5582"/>
    <w:rsid w:val="006D56B1"/>
    <w:rsid w:val="006D57AC"/>
    <w:rsid w:val="006D57DC"/>
    <w:rsid w:val="006D580B"/>
    <w:rsid w:val="006D5B42"/>
    <w:rsid w:val="006D6951"/>
    <w:rsid w:val="006D6D4D"/>
    <w:rsid w:val="006D7A5F"/>
    <w:rsid w:val="006D7EAB"/>
    <w:rsid w:val="006E009E"/>
    <w:rsid w:val="006E02AB"/>
    <w:rsid w:val="006E07DE"/>
    <w:rsid w:val="006E12F8"/>
    <w:rsid w:val="006E1777"/>
    <w:rsid w:val="006E1850"/>
    <w:rsid w:val="006E2366"/>
    <w:rsid w:val="006E26A0"/>
    <w:rsid w:val="006E34DC"/>
    <w:rsid w:val="006E3561"/>
    <w:rsid w:val="006E3856"/>
    <w:rsid w:val="006E3C08"/>
    <w:rsid w:val="006E4882"/>
    <w:rsid w:val="006E49FD"/>
    <w:rsid w:val="006E54DF"/>
    <w:rsid w:val="006E575A"/>
    <w:rsid w:val="006E5CD7"/>
    <w:rsid w:val="006E5D6C"/>
    <w:rsid w:val="006E5DB3"/>
    <w:rsid w:val="006E5E39"/>
    <w:rsid w:val="006E64C2"/>
    <w:rsid w:val="006E6754"/>
    <w:rsid w:val="006E6BEC"/>
    <w:rsid w:val="006E6E80"/>
    <w:rsid w:val="006E7542"/>
    <w:rsid w:val="006E793D"/>
    <w:rsid w:val="006E796B"/>
    <w:rsid w:val="006E7F8E"/>
    <w:rsid w:val="006F1402"/>
    <w:rsid w:val="006F1955"/>
    <w:rsid w:val="006F1B00"/>
    <w:rsid w:val="006F2015"/>
    <w:rsid w:val="006F223D"/>
    <w:rsid w:val="006F2700"/>
    <w:rsid w:val="006F2921"/>
    <w:rsid w:val="006F2B1A"/>
    <w:rsid w:val="006F31A4"/>
    <w:rsid w:val="006F3293"/>
    <w:rsid w:val="006F368B"/>
    <w:rsid w:val="006F391D"/>
    <w:rsid w:val="006F3ACF"/>
    <w:rsid w:val="006F4039"/>
    <w:rsid w:val="006F4190"/>
    <w:rsid w:val="006F47CB"/>
    <w:rsid w:val="006F4DD1"/>
    <w:rsid w:val="006F4F7A"/>
    <w:rsid w:val="006F517F"/>
    <w:rsid w:val="006F524B"/>
    <w:rsid w:val="006F57DC"/>
    <w:rsid w:val="006F5EBF"/>
    <w:rsid w:val="006F6006"/>
    <w:rsid w:val="006F6B11"/>
    <w:rsid w:val="006F6E66"/>
    <w:rsid w:val="006F6F65"/>
    <w:rsid w:val="006F7136"/>
    <w:rsid w:val="006F71BF"/>
    <w:rsid w:val="006F73F6"/>
    <w:rsid w:val="006F78FA"/>
    <w:rsid w:val="006F7C81"/>
    <w:rsid w:val="006F7D5F"/>
    <w:rsid w:val="006F7DEB"/>
    <w:rsid w:val="006F7F4B"/>
    <w:rsid w:val="00700174"/>
    <w:rsid w:val="00700411"/>
    <w:rsid w:val="0070088A"/>
    <w:rsid w:val="007009D0"/>
    <w:rsid w:val="00701301"/>
    <w:rsid w:val="00701983"/>
    <w:rsid w:val="00701DB1"/>
    <w:rsid w:val="007021DF"/>
    <w:rsid w:val="00702781"/>
    <w:rsid w:val="00703736"/>
    <w:rsid w:val="00703874"/>
    <w:rsid w:val="00703ED8"/>
    <w:rsid w:val="00704129"/>
    <w:rsid w:val="0070478F"/>
    <w:rsid w:val="00704C4F"/>
    <w:rsid w:val="007055AD"/>
    <w:rsid w:val="00706246"/>
    <w:rsid w:val="0070626E"/>
    <w:rsid w:val="007069D2"/>
    <w:rsid w:val="00707DC2"/>
    <w:rsid w:val="007100DD"/>
    <w:rsid w:val="007106C5"/>
    <w:rsid w:val="00710ABE"/>
    <w:rsid w:val="00710E95"/>
    <w:rsid w:val="00710FCA"/>
    <w:rsid w:val="00711230"/>
    <w:rsid w:val="00711333"/>
    <w:rsid w:val="0071162D"/>
    <w:rsid w:val="00712333"/>
    <w:rsid w:val="007124D4"/>
    <w:rsid w:val="00712A8B"/>
    <w:rsid w:val="00712E39"/>
    <w:rsid w:val="0071339E"/>
    <w:rsid w:val="00713DE4"/>
    <w:rsid w:val="00714221"/>
    <w:rsid w:val="00714332"/>
    <w:rsid w:val="00714720"/>
    <w:rsid w:val="00714C03"/>
    <w:rsid w:val="007152A4"/>
    <w:rsid w:val="007154F4"/>
    <w:rsid w:val="00716308"/>
    <w:rsid w:val="007166B3"/>
    <w:rsid w:val="007169BE"/>
    <w:rsid w:val="00717310"/>
    <w:rsid w:val="00717541"/>
    <w:rsid w:val="00717669"/>
    <w:rsid w:val="007177EF"/>
    <w:rsid w:val="00717875"/>
    <w:rsid w:val="00717A70"/>
    <w:rsid w:val="00720205"/>
    <w:rsid w:val="00720D48"/>
    <w:rsid w:val="00721076"/>
    <w:rsid w:val="00721807"/>
    <w:rsid w:val="00721D51"/>
    <w:rsid w:val="00721E18"/>
    <w:rsid w:val="00721F70"/>
    <w:rsid w:val="007223BD"/>
    <w:rsid w:val="00723193"/>
    <w:rsid w:val="00723241"/>
    <w:rsid w:val="007232A8"/>
    <w:rsid w:val="00723301"/>
    <w:rsid w:val="00723913"/>
    <w:rsid w:val="007240BB"/>
    <w:rsid w:val="00724A3D"/>
    <w:rsid w:val="00725680"/>
    <w:rsid w:val="00725743"/>
    <w:rsid w:val="00726098"/>
    <w:rsid w:val="00726144"/>
    <w:rsid w:val="0072652A"/>
    <w:rsid w:val="007266CB"/>
    <w:rsid w:val="00730206"/>
    <w:rsid w:val="00730636"/>
    <w:rsid w:val="0073098E"/>
    <w:rsid w:val="00730A54"/>
    <w:rsid w:val="00730AF4"/>
    <w:rsid w:val="00730D46"/>
    <w:rsid w:val="00730E1E"/>
    <w:rsid w:val="007311ED"/>
    <w:rsid w:val="0073122A"/>
    <w:rsid w:val="00731334"/>
    <w:rsid w:val="007313C7"/>
    <w:rsid w:val="00731822"/>
    <w:rsid w:val="00731E47"/>
    <w:rsid w:val="00732E8D"/>
    <w:rsid w:val="007338D3"/>
    <w:rsid w:val="007343D2"/>
    <w:rsid w:val="00734682"/>
    <w:rsid w:val="00735324"/>
    <w:rsid w:val="00735A58"/>
    <w:rsid w:val="00735B43"/>
    <w:rsid w:val="00735BEF"/>
    <w:rsid w:val="00735E45"/>
    <w:rsid w:val="007369B2"/>
    <w:rsid w:val="00736BA6"/>
    <w:rsid w:val="00736BC1"/>
    <w:rsid w:val="00736BF2"/>
    <w:rsid w:val="00736CA4"/>
    <w:rsid w:val="00737ABF"/>
    <w:rsid w:val="00737C79"/>
    <w:rsid w:val="0074021F"/>
    <w:rsid w:val="007402DD"/>
    <w:rsid w:val="007404D4"/>
    <w:rsid w:val="00740834"/>
    <w:rsid w:val="00740FF8"/>
    <w:rsid w:val="007414B3"/>
    <w:rsid w:val="00741A67"/>
    <w:rsid w:val="00741A6B"/>
    <w:rsid w:val="00741CF8"/>
    <w:rsid w:val="007423EE"/>
    <w:rsid w:val="00742883"/>
    <w:rsid w:val="007429B7"/>
    <w:rsid w:val="007430F6"/>
    <w:rsid w:val="007443B6"/>
    <w:rsid w:val="0074456B"/>
    <w:rsid w:val="00744C6C"/>
    <w:rsid w:val="007450BA"/>
    <w:rsid w:val="0074595E"/>
    <w:rsid w:val="00745A6A"/>
    <w:rsid w:val="00745C3B"/>
    <w:rsid w:val="0074649B"/>
    <w:rsid w:val="00746C9C"/>
    <w:rsid w:val="00747005"/>
    <w:rsid w:val="007470C5"/>
    <w:rsid w:val="00747C28"/>
    <w:rsid w:val="007508AC"/>
    <w:rsid w:val="00750A5F"/>
    <w:rsid w:val="00750B88"/>
    <w:rsid w:val="00750F22"/>
    <w:rsid w:val="00751089"/>
    <w:rsid w:val="007513A9"/>
    <w:rsid w:val="00751441"/>
    <w:rsid w:val="007515D4"/>
    <w:rsid w:val="00751EC9"/>
    <w:rsid w:val="00752120"/>
    <w:rsid w:val="0075223E"/>
    <w:rsid w:val="007527D2"/>
    <w:rsid w:val="00752F27"/>
    <w:rsid w:val="0075321D"/>
    <w:rsid w:val="00753A55"/>
    <w:rsid w:val="00753B95"/>
    <w:rsid w:val="00753D01"/>
    <w:rsid w:val="00754034"/>
    <w:rsid w:val="0075582C"/>
    <w:rsid w:val="007566A6"/>
    <w:rsid w:val="007567AF"/>
    <w:rsid w:val="00756A60"/>
    <w:rsid w:val="00756BAE"/>
    <w:rsid w:val="0075724E"/>
    <w:rsid w:val="0075751D"/>
    <w:rsid w:val="00757E70"/>
    <w:rsid w:val="00760153"/>
    <w:rsid w:val="007609E1"/>
    <w:rsid w:val="00760A47"/>
    <w:rsid w:val="00760B34"/>
    <w:rsid w:val="00760D29"/>
    <w:rsid w:val="00761314"/>
    <w:rsid w:val="007614E0"/>
    <w:rsid w:val="00761522"/>
    <w:rsid w:val="00761B5B"/>
    <w:rsid w:val="007624F7"/>
    <w:rsid w:val="007629E8"/>
    <w:rsid w:val="00762AA0"/>
    <w:rsid w:val="00763282"/>
    <w:rsid w:val="007632D3"/>
    <w:rsid w:val="00763972"/>
    <w:rsid w:val="00763D52"/>
    <w:rsid w:val="0076402C"/>
    <w:rsid w:val="00764530"/>
    <w:rsid w:val="00764D16"/>
    <w:rsid w:val="00765608"/>
    <w:rsid w:val="00765752"/>
    <w:rsid w:val="0076642F"/>
    <w:rsid w:val="0076662A"/>
    <w:rsid w:val="00767B04"/>
    <w:rsid w:val="00767C68"/>
    <w:rsid w:val="00767D50"/>
    <w:rsid w:val="00767EDF"/>
    <w:rsid w:val="00770076"/>
    <w:rsid w:val="007706F2"/>
    <w:rsid w:val="00771550"/>
    <w:rsid w:val="0077161A"/>
    <w:rsid w:val="00771772"/>
    <w:rsid w:val="00771D6B"/>
    <w:rsid w:val="00772235"/>
    <w:rsid w:val="0077227B"/>
    <w:rsid w:val="00772CFA"/>
    <w:rsid w:val="0077305E"/>
    <w:rsid w:val="00773102"/>
    <w:rsid w:val="007733CB"/>
    <w:rsid w:val="00773BFD"/>
    <w:rsid w:val="00773E94"/>
    <w:rsid w:val="00774607"/>
    <w:rsid w:val="007751A1"/>
    <w:rsid w:val="00775268"/>
    <w:rsid w:val="0077569B"/>
    <w:rsid w:val="00775A96"/>
    <w:rsid w:val="007762EE"/>
    <w:rsid w:val="0077650E"/>
    <w:rsid w:val="00776E57"/>
    <w:rsid w:val="00776F08"/>
    <w:rsid w:val="0077760E"/>
    <w:rsid w:val="00777804"/>
    <w:rsid w:val="00777D73"/>
    <w:rsid w:val="0078010F"/>
    <w:rsid w:val="007804F8"/>
    <w:rsid w:val="00780858"/>
    <w:rsid w:val="007809A5"/>
    <w:rsid w:val="00780ADA"/>
    <w:rsid w:val="00780B20"/>
    <w:rsid w:val="00780C7B"/>
    <w:rsid w:val="00780D89"/>
    <w:rsid w:val="00780FA5"/>
    <w:rsid w:val="007811B1"/>
    <w:rsid w:val="0078138C"/>
    <w:rsid w:val="007814DB"/>
    <w:rsid w:val="007815E3"/>
    <w:rsid w:val="0078219F"/>
    <w:rsid w:val="007823EC"/>
    <w:rsid w:val="00782494"/>
    <w:rsid w:val="00782AB1"/>
    <w:rsid w:val="00782C3A"/>
    <w:rsid w:val="00782F03"/>
    <w:rsid w:val="00783D63"/>
    <w:rsid w:val="00783E98"/>
    <w:rsid w:val="0078431E"/>
    <w:rsid w:val="00784445"/>
    <w:rsid w:val="0078513B"/>
    <w:rsid w:val="007852CA"/>
    <w:rsid w:val="00785A7C"/>
    <w:rsid w:val="00785A7E"/>
    <w:rsid w:val="00786BEF"/>
    <w:rsid w:val="00787D0F"/>
    <w:rsid w:val="00787DB1"/>
    <w:rsid w:val="00787DE7"/>
    <w:rsid w:val="0079045F"/>
    <w:rsid w:val="00792D6B"/>
    <w:rsid w:val="00792E13"/>
    <w:rsid w:val="0079345F"/>
    <w:rsid w:val="007935F0"/>
    <w:rsid w:val="00793619"/>
    <w:rsid w:val="007936F7"/>
    <w:rsid w:val="007940C2"/>
    <w:rsid w:val="007946FE"/>
    <w:rsid w:val="007950FC"/>
    <w:rsid w:val="00795938"/>
    <w:rsid w:val="007959A1"/>
    <w:rsid w:val="007959F1"/>
    <w:rsid w:val="0079664A"/>
    <w:rsid w:val="00796905"/>
    <w:rsid w:val="00796FDB"/>
    <w:rsid w:val="00797D1C"/>
    <w:rsid w:val="00797D81"/>
    <w:rsid w:val="00797DC6"/>
    <w:rsid w:val="00797FA0"/>
    <w:rsid w:val="007A0790"/>
    <w:rsid w:val="007A0B2B"/>
    <w:rsid w:val="007A1199"/>
    <w:rsid w:val="007A226D"/>
    <w:rsid w:val="007A3874"/>
    <w:rsid w:val="007A44CA"/>
    <w:rsid w:val="007A506F"/>
    <w:rsid w:val="007A562D"/>
    <w:rsid w:val="007A5E33"/>
    <w:rsid w:val="007A62D1"/>
    <w:rsid w:val="007A631F"/>
    <w:rsid w:val="007A702B"/>
    <w:rsid w:val="007A7EF3"/>
    <w:rsid w:val="007A7F45"/>
    <w:rsid w:val="007B048C"/>
    <w:rsid w:val="007B04B9"/>
    <w:rsid w:val="007B05F6"/>
    <w:rsid w:val="007B062C"/>
    <w:rsid w:val="007B10C7"/>
    <w:rsid w:val="007B14F3"/>
    <w:rsid w:val="007B1B0F"/>
    <w:rsid w:val="007B1D73"/>
    <w:rsid w:val="007B216C"/>
    <w:rsid w:val="007B2A22"/>
    <w:rsid w:val="007B3304"/>
    <w:rsid w:val="007B3A9A"/>
    <w:rsid w:val="007B46CA"/>
    <w:rsid w:val="007B4919"/>
    <w:rsid w:val="007B6496"/>
    <w:rsid w:val="007B7727"/>
    <w:rsid w:val="007B7926"/>
    <w:rsid w:val="007B7B52"/>
    <w:rsid w:val="007C0428"/>
    <w:rsid w:val="007C0712"/>
    <w:rsid w:val="007C0784"/>
    <w:rsid w:val="007C0AA9"/>
    <w:rsid w:val="007C0FB2"/>
    <w:rsid w:val="007C16C6"/>
    <w:rsid w:val="007C1C12"/>
    <w:rsid w:val="007C1E32"/>
    <w:rsid w:val="007C20DF"/>
    <w:rsid w:val="007C2221"/>
    <w:rsid w:val="007C22BB"/>
    <w:rsid w:val="007C2CB2"/>
    <w:rsid w:val="007C3F49"/>
    <w:rsid w:val="007C4227"/>
    <w:rsid w:val="007C43B5"/>
    <w:rsid w:val="007C5431"/>
    <w:rsid w:val="007C5B6B"/>
    <w:rsid w:val="007C7274"/>
    <w:rsid w:val="007C7AA6"/>
    <w:rsid w:val="007C7AF7"/>
    <w:rsid w:val="007C7BC1"/>
    <w:rsid w:val="007D06A9"/>
    <w:rsid w:val="007D0821"/>
    <w:rsid w:val="007D1D91"/>
    <w:rsid w:val="007D2A65"/>
    <w:rsid w:val="007D3529"/>
    <w:rsid w:val="007D4474"/>
    <w:rsid w:val="007D494B"/>
    <w:rsid w:val="007D4C19"/>
    <w:rsid w:val="007D4C7D"/>
    <w:rsid w:val="007D4E5C"/>
    <w:rsid w:val="007D56D6"/>
    <w:rsid w:val="007D5EA8"/>
    <w:rsid w:val="007D5FD8"/>
    <w:rsid w:val="007D5FD9"/>
    <w:rsid w:val="007D6363"/>
    <w:rsid w:val="007D654C"/>
    <w:rsid w:val="007D6803"/>
    <w:rsid w:val="007D6E26"/>
    <w:rsid w:val="007D7188"/>
    <w:rsid w:val="007D71B5"/>
    <w:rsid w:val="007D7575"/>
    <w:rsid w:val="007D7E14"/>
    <w:rsid w:val="007E0085"/>
    <w:rsid w:val="007E01FF"/>
    <w:rsid w:val="007E0C8E"/>
    <w:rsid w:val="007E128C"/>
    <w:rsid w:val="007E1B90"/>
    <w:rsid w:val="007E20E5"/>
    <w:rsid w:val="007E2EFF"/>
    <w:rsid w:val="007E2F8A"/>
    <w:rsid w:val="007E3A9C"/>
    <w:rsid w:val="007E4030"/>
    <w:rsid w:val="007E42FD"/>
    <w:rsid w:val="007E43BB"/>
    <w:rsid w:val="007E45F1"/>
    <w:rsid w:val="007E4820"/>
    <w:rsid w:val="007E4B21"/>
    <w:rsid w:val="007E5B3A"/>
    <w:rsid w:val="007E5B97"/>
    <w:rsid w:val="007E5E56"/>
    <w:rsid w:val="007E6339"/>
    <w:rsid w:val="007E6C11"/>
    <w:rsid w:val="007E6D9B"/>
    <w:rsid w:val="007E6E81"/>
    <w:rsid w:val="007E6EAA"/>
    <w:rsid w:val="007F011B"/>
    <w:rsid w:val="007F03B7"/>
    <w:rsid w:val="007F05DE"/>
    <w:rsid w:val="007F06E3"/>
    <w:rsid w:val="007F0818"/>
    <w:rsid w:val="007F18D7"/>
    <w:rsid w:val="007F1E67"/>
    <w:rsid w:val="007F2153"/>
    <w:rsid w:val="007F2201"/>
    <w:rsid w:val="007F2883"/>
    <w:rsid w:val="007F2939"/>
    <w:rsid w:val="007F3209"/>
    <w:rsid w:val="007F3A7B"/>
    <w:rsid w:val="007F4089"/>
    <w:rsid w:val="007F418B"/>
    <w:rsid w:val="007F470A"/>
    <w:rsid w:val="007F4E0B"/>
    <w:rsid w:val="007F4FEF"/>
    <w:rsid w:val="007F5DB9"/>
    <w:rsid w:val="007F5FF3"/>
    <w:rsid w:val="007F60A2"/>
    <w:rsid w:val="007F6281"/>
    <w:rsid w:val="007F67DF"/>
    <w:rsid w:val="007F687B"/>
    <w:rsid w:val="007F6A9D"/>
    <w:rsid w:val="007F6B17"/>
    <w:rsid w:val="007F6F69"/>
    <w:rsid w:val="007F6FA6"/>
    <w:rsid w:val="00800454"/>
    <w:rsid w:val="00801CEB"/>
    <w:rsid w:val="0080212D"/>
    <w:rsid w:val="00802605"/>
    <w:rsid w:val="00802A7D"/>
    <w:rsid w:val="00802F4D"/>
    <w:rsid w:val="008031CD"/>
    <w:rsid w:val="00803AD5"/>
    <w:rsid w:val="00803C9D"/>
    <w:rsid w:val="008052BE"/>
    <w:rsid w:val="008056D6"/>
    <w:rsid w:val="00805D16"/>
    <w:rsid w:val="00806501"/>
    <w:rsid w:val="00806603"/>
    <w:rsid w:val="00806B2D"/>
    <w:rsid w:val="00807251"/>
    <w:rsid w:val="008076A6"/>
    <w:rsid w:val="008076E8"/>
    <w:rsid w:val="0080784A"/>
    <w:rsid w:val="008100F7"/>
    <w:rsid w:val="00810171"/>
    <w:rsid w:val="00810708"/>
    <w:rsid w:val="00810B05"/>
    <w:rsid w:val="00810EDA"/>
    <w:rsid w:val="00811008"/>
    <w:rsid w:val="00811B3D"/>
    <w:rsid w:val="00811FD7"/>
    <w:rsid w:val="00812879"/>
    <w:rsid w:val="00812B17"/>
    <w:rsid w:val="00813A34"/>
    <w:rsid w:val="00813AED"/>
    <w:rsid w:val="00813E31"/>
    <w:rsid w:val="0081415A"/>
    <w:rsid w:val="008142A6"/>
    <w:rsid w:val="00814E9D"/>
    <w:rsid w:val="00814FB5"/>
    <w:rsid w:val="008162F2"/>
    <w:rsid w:val="008166B9"/>
    <w:rsid w:val="00816AAC"/>
    <w:rsid w:val="00816FA5"/>
    <w:rsid w:val="00817071"/>
    <w:rsid w:val="0081714D"/>
    <w:rsid w:val="008177B5"/>
    <w:rsid w:val="00817AAF"/>
    <w:rsid w:val="008201F8"/>
    <w:rsid w:val="008201FE"/>
    <w:rsid w:val="008206BF"/>
    <w:rsid w:val="00820811"/>
    <w:rsid w:val="0082096E"/>
    <w:rsid w:val="0082170B"/>
    <w:rsid w:val="00821746"/>
    <w:rsid w:val="00822BAF"/>
    <w:rsid w:val="00823A53"/>
    <w:rsid w:val="00824004"/>
    <w:rsid w:val="008253E9"/>
    <w:rsid w:val="00825596"/>
    <w:rsid w:val="00825D4F"/>
    <w:rsid w:val="0082604C"/>
    <w:rsid w:val="00826CD3"/>
    <w:rsid w:val="00827244"/>
    <w:rsid w:val="00827AA5"/>
    <w:rsid w:val="00827D2F"/>
    <w:rsid w:val="00827FE9"/>
    <w:rsid w:val="0083015A"/>
    <w:rsid w:val="0083127B"/>
    <w:rsid w:val="008316E6"/>
    <w:rsid w:val="008329FE"/>
    <w:rsid w:val="00832EB9"/>
    <w:rsid w:val="0083382B"/>
    <w:rsid w:val="00833D62"/>
    <w:rsid w:val="00833E43"/>
    <w:rsid w:val="00833EB1"/>
    <w:rsid w:val="00833FA9"/>
    <w:rsid w:val="008343D3"/>
    <w:rsid w:val="0083470A"/>
    <w:rsid w:val="00835734"/>
    <w:rsid w:val="00835D07"/>
    <w:rsid w:val="00835D7D"/>
    <w:rsid w:val="0083685D"/>
    <w:rsid w:val="00836CD0"/>
    <w:rsid w:val="00837AED"/>
    <w:rsid w:val="008403E6"/>
    <w:rsid w:val="00841475"/>
    <w:rsid w:val="0084155B"/>
    <w:rsid w:val="00842D48"/>
    <w:rsid w:val="00843908"/>
    <w:rsid w:val="0084395A"/>
    <w:rsid w:val="00843FE5"/>
    <w:rsid w:val="00844678"/>
    <w:rsid w:val="00844803"/>
    <w:rsid w:val="00844A86"/>
    <w:rsid w:val="00845090"/>
    <w:rsid w:val="008455CD"/>
    <w:rsid w:val="008457FE"/>
    <w:rsid w:val="00845937"/>
    <w:rsid w:val="00846204"/>
    <w:rsid w:val="00847F93"/>
    <w:rsid w:val="008500F9"/>
    <w:rsid w:val="00850862"/>
    <w:rsid w:val="00851035"/>
    <w:rsid w:val="008513E1"/>
    <w:rsid w:val="00851A40"/>
    <w:rsid w:val="00851B2F"/>
    <w:rsid w:val="008524F8"/>
    <w:rsid w:val="008525BE"/>
    <w:rsid w:val="008530C2"/>
    <w:rsid w:val="008534F2"/>
    <w:rsid w:val="0085379A"/>
    <w:rsid w:val="0085474A"/>
    <w:rsid w:val="00854902"/>
    <w:rsid w:val="00854AB2"/>
    <w:rsid w:val="00854D98"/>
    <w:rsid w:val="00854EBE"/>
    <w:rsid w:val="00854F58"/>
    <w:rsid w:val="008555C1"/>
    <w:rsid w:val="0085579E"/>
    <w:rsid w:val="0085597C"/>
    <w:rsid w:val="00855F33"/>
    <w:rsid w:val="00856073"/>
    <w:rsid w:val="00856DBE"/>
    <w:rsid w:val="008606F3"/>
    <w:rsid w:val="00861D5E"/>
    <w:rsid w:val="00861DB7"/>
    <w:rsid w:val="00861FEA"/>
    <w:rsid w:val="00862019"/>
    <w:rsid w:val="0086212D"/>
    <w:rsid w:val="0086212E"/>
    <w:rsid w:val="0086275D"/>
    <w:rsid w:val="00862A7B"/>
    <w:rsid w:val="00862BE2"/>
    <w:rsid w:val="00862C42"/>
    <w:rsid w:val="00862CDE"/>
    <w:rsid w:val="008642DC"/>
    <w:rsid w:val="00864D36"/>
    <w:rsid w:val="00864F14"/>
    <w:rsid w:val="00865650"/>
    <w:rsid w:val="00865A8E"/>
    <w:rsid w:val="00865AEF"/>
    <w:rsid w:val="00866205"/>
    <w:rsid w:val="008665E5"/>
    <w:rsid w:val="00866995"/>
    <w:rsid w:val="008670E2"/>
    <w:rsid w:val="008678D2"/>
    <w:rsid w:val="00867BDE"/>
    <w:rsid w:val="00867C4E"/>
    <w:rsid w:val="00867D9E"/>
    <w:rsid w:val="00867E23"/>
    <w:rsid w:val="00871193"/>
    <w:rsid w:val="008715B3"/>
    <w:rsid w:val="00871C40"/>
    <w:rsid w:val="00871D11"/>
    <w:rsid w:val="00872282"/>
    <w:rsid w:val="008722FA"/>
    <w:rsid w:val="00873029"/>
    <w:rsid w:val="008732CB"/>
    <w:rsid w:val="008743F2"/>
    <w:rsid w:val="0087452F"/>
    <w:rsid w:val="008746B6"/>
    <w:rsid w:val="00874910"/>
    <w:rsid w:val="0087505E"/>
    <w:rsid w:val="00875540"/>
    <w:rsid w:val="00875974"/>
    <w:rsid w:val="00875BE2"/>
    <w:rsid w:val="00875C4A"/>
    <w:rsid w:val="00876781"/>
    <w:rsid w:val="008771F0"/>
    <w:rsid w:val="008778EE"/>
    <w:rsid w:val="008801EB"/>
    <w:rsid w:val="0088079D"/>
    <w:rsid w:val="00880EF2"/>
    <w:rsid w:val="0088114A"/>
    <w:rsid w:val="00881D7E"/>
    <w:rsid w:val="0088206E"/>
    <w:rsid w:val="0088322A"/>
    <w:rsid w:val="00883B3E"/>
    <w:rsid w:val="00883BD4"/>
    <w:rsid w:val="00883D28"/>
    <w:rsid w:val="00883E29"/>
    <w:rsid w:val="00884454"/>
    <w:rsid w:val="00884882"/>
    <w:rsid w:val="00884899"/>
    <w:rsid w:val="00884E99"/>
    <w:rsid w:val="00885D60"/>
    <w:rsid w:val="00885EEB"/>
    <w:rsid w:val="008860A1"/>
    <w:rsid w:val="00886290"/>
    <w:rsid w:val="008862E7"/>
    <w:rsid w:val="0088677E"/>
    <w:rsid w:val="008879E9"/>
    <w:rsid w:val="00890017"/>
    <w:rsid w:val="0089162B"/>
    <w:rsid w:val="00891BD8"/>
    <w:rsid w:val="00891DE3"/>
    <w:rsid w:val="00893AAB"/>
    <w:rsid w:val="00894221"/>
    <w:rsid w:val="008949BF"/>
    <w:rsid w:val="008949FD"/>
    <w:rsid w:val="00895307"/>
    <w:rsid w:val="00895629"/>
    <w:rsid w:val="008958D0"/>
    <w:rsid w:val="00895D5E"/>
    <w:rsid w:val="00896143"/>
    <w:rsid w:val="0089688C"/>
    <w:rsid w:val="00896A27"/>
    <w:rsid w:val="00897038"/>
    <w:rsid w:val="00897820"/>
    <w:rsid w:val="008A0537"/>
    <w:rsid w:val="008A0610"/>
    <w:rsid w:val="008A07F7"/>
    <w:rsid w:val="008A08B6"/>
    <w:rsid w:val="008A08FD"/>
    <w:rsid w:val="008A0B90"/>
    <w:rsid w:val="008A0F50"/>
    <w:rsid w:val="008A0FA6"/>
    <w:rsid w:val="008A12F5"/>
    <w:rsid w:val="008A1AE2"/>
    <w:rsid w:val="008A1C7B"/>
    <w:rsid w:val="008A1ED7"/>
    <w:rsid w:val="008A2388"/>
    <w:rsid w:val="008A2CF0"/>
    <w:rsid w:val="008A39C9"/>
    <w:rsid w:val="008A3E62"/>
    <w:rsid w:val="008A565E"/>
    <w:rsid w:val="008A5B4C"/>
    <w:rsid w:val="008A5E4C"/>
    <w:rsid w:val="008A5EB3"/>
    <w:rsid w:val="008A6060"/>
    <w:rsid w:val="008A62B7"/>
    <w:rsid w:val="008A6821"/>
    <w:rsid w:val="008A6E5F"/>
    <w:rsid w:val="008A6E78"/>
    <w:rsid w:val="008A6E8C"/>
    <w:rsid w:val="008A6F83"/>
    <w:rsid w:val="008A7AA7"/>
    <w:rsid w:val="008A7FE8"/>
    <w:rsid w:val="008B02A8"/>
    <w:rsid w:val="008B073B"/>
    <w:rsid w:val="008B0B5B"/>
    <w:rsid w:val="008B0EA7"/>
    <w:rsid w:val="008B16C4"/>
    <w:rsid w:val="008B17CC"/>
    <w:rsid w:val="008B18CD"/>
    <w:rsid w:val="008B1EC3"/>
    <w:rsid w:val="008B257E"/>
    <w:rsid w:val="008B28C7"/>
    <w:rsid w:val="008B2A85"/>
    <w:rsid w:val="008B2ED8"/>
    <w:rsid w:val="008B32E2"/>
    <w:rsid w:val="008B3838"/>
    <w:rsid w:val="008B40F4"/>
    <w:rsid w:val="008B444F"/>
    <w:rsid w:val="008B44F3"/>
    <w:rsid w:val="008B4783"/>
    <w:rsid w:val="008B4CF1"/>
    <w:rsid w:val="008B64ED"/>
    <w:rsid w:val="008B6C23"/>
    <w:rsid w:val="008B7111"/>
    <w:rsid w:val="008C01D3"/>
    <w:rsid w:val="008C05B2"/>
    <w:rsid w:val="008C08D7"/>
    <w:rsid w:val="008C1099"/>
    <w:rsid w:val="008C2AE5"/>
    <w:rsid w:val="008C360C"/>
    <w:rsid w:val="008C36F4"/>
    <w:rsid w:val="008C377B"/>
    <w:rsid w:val="008C3BDB"/>
    <w:rsid w:val="008C41E0"/>
    <w:rsid w:val="008C44F8"/>
    <w:rsid w:val="008C479C"/>
    <w:rsid w:val="008C4827"/>
    <w:rsid w:val="008C483E"/>
    <w:rsid w:val="008C4F02"/>
    <w:rsid w:val="008C53D4"/>
    <w:rsid w:val="008C5754"/>
    <w:rsid w:val="008C57D6"/>
    <w:rsid w:val="008C5A8F"/>
    <w:rsid w:val="008C6107"/>
    <w:rsid w:val="008C6A96"/>
    <w:rsid w:val="008C6AF9"/>
    <w:rsid w:val="008C6C83"/>
    <w:rsid w:val="008D004F"/>
    <w:rsid w:val="008D01A1"/>
    <w:rsid w:val="008D0218"/>
    <w:rsid w:val="008D02B8"/>
    <w:rsid w:val="008D0422"/>
    <w:rsid w:val="008D0754"/>
    <w:rsid w:val="008D1615"/>
    <w:rsid w:val="008D1CE2"/>
    <w:rsid w:val="008D1D02"/>
    <w:rsid w:val="008D2979"/>
    <w:rsid w:val="008D2B5C"/>
    <w:rsid w:val="008D34AC"/>
    <w:rsid w:val="008D35B8"/>
    <w:rsid w:val="008D3EFB"/>
    <w:rsid w:val="008D5093"/>
    <w:rsid w:val="008D5138"/>
    <w:rsid w:val="008D5855"/>
    <w:rsid w:val="008D61B7"/>
    <w:rsid w:val="008D638A"/>
    <w:rsid w:val="008D6DB2"/>
    <w:rsid w:val="008D6DD1"/>
    <w:rsid w:val="008D6FBD"/>
    <w:rsid w:val="008D7781"/>
    <w:rsid w:val="008E1760"/>
    <w:rsid w:val="008E1E31"/>
    <w:rsid w:val="008E258D"/>
    <w:rsid w:val="008E2C1D"/>
    <w:rsid w:val="008E3039"/>
    <w:rsid w:val="008E3213"/>
    <w:rsid w:val="008E3242"/>
    <w:rsid w:val="008E3403"/>
    <w:rsid w:val="008E3F52"/>
    <w:rsid w:val="008E4496"/>
    <w:rsid w:val="008E48E1"/>
    <w:rsid w:val="008E4FE1"/>
    <w:rsid w:val="008E5A04"/>
    <w:rsid w:val="008E5D10"/>
    <w:rsid w:val="008E689A"/>
    <w:rsid w:val="008E6F86"/>
    <w:rsid w:val="008E7343"/>
    <w:rsid w:val="008E77B3"/>
    <w:rsid w:val="008E7CB3"/>
    <w:rsid w:val="008F025C"/>
    <w:rsid w:val="008F0364"/>
    <w:rsid w:val="008F08E0"/>
    <w:rsid w:val="008F0A08"/>
    <w:rsid w:val="008F0AFC"/>
    <w:rsid w:val="008F0D0D"/>
    <w:rsid w:val="008F1700"/>
    <w:rsid w:val="008F1B47"/>
    <w:rsid w:val="008F1DC8"/>
    <w:rsid w:val="008F2415"/>
    <w:rsid w:val="008F2BEB"/>
    <w:rsid w:val="008F357B"/>
    <w:rsid w:val="008F3EA1"/>
    <w:rsid w:val="008F45A3"/>
    <w:rsid w:val="008F461E"/>
    <w:rsid w:val="008F4C3F"/>
    <w:rsid w:val="008F4D2F"/>
    <w:rsid w:val="008F51C1"/>
    <w:rsid w:val="008F57DB"/>
    <w:rsid w:val="008F5809"/>
    <w:rsid w:val="008F5D95"/>
    <w:rsid w:val="008F62C4"/>
    <w:rsid w:val="008F7335"/>
    <w:rsid w:val="008F740C"/>
    <w:rsid w:val="008F7DD8"/>
    <w:rsid w:val="0090025C"/>
    <w:rsid w:val="0090068E"/>
    <w:rsid w:val="009007DC"/>
    <w:rsid w:val="00900D2F"/>
    <w:rsid w:val="00900E0B"/>
    <w:rsid w:val="0090190F"/>
    <w:rsid w:val="00901910"/>
    <w:rsid w:val="009023C3"/>
    <w:rsid w:val="0090296F"/>
    <w:rsid w:val="00903228"/>
    <w:rsid w:val="0090370B"/>
    <w:rsid w:val="009038ED"/>
    <w:rsid w:val="00903A2A"/>
    <w:rsid w:val="00903E34"/>
    <w:rsid w:val="009040F9"/>
    <w:rsid w:val="00904A3D"/>
    <w:rsid w:val="00904A65"/>
    <w:rsid w:val="00904E7D"/>
    <w:rsid w:val="009050EB"/>
    <w:rsid w:val="009055D5"/>
    <w:rsid w:val="0090682C"/>
    <w:rsid w:val="00906F56"/>
    <w:rsid w:val="00907888"/>
    <w:rsid w:val="00907AC0"/>
    <w:rsid w:val="00907EF3"/>
    <w:rsid w:val="00910B05"/>
    <w:rsid w:val="00911880"/>
    <w:rsid w:val="0091199B"/>
    <w:rsid w:val="00912121"/>
    <w:rsid w:val="0091238F"/>
    <w:rsid w:val="0091285D"/>
    <w:rsid w:val="00912B3B"/>
    <w:rsid w:val="00913319"/>
    <w:rsid w:val="00913326"/>
    <w:rsid w:val="009134FC"/>
    <w:rsid w:val="0091416D"/>
    <w:rsid w:val="00914346"/>
    <w:rsid w:val="00914A59"/>
    <w:rsid w:val="00914D95"/>
    <w:rsid w:val="00914EA8"/>
    <w:rsid w:val="0091501E"/>
    <w:rsid w:val="00915632"/>
    <w:rsid w:val="0091579A"/>
    <w:rsid w:val="00915CAB"/>
    <w:rsid w:val="00915E0B"/>
    <w:rsid w:val="00915F03"/>
    <w:rsid w:val="00917D29"/>
    <w:rsid w:val="00917E0B"/>
    <w:rsid w:val="009200EC"/>
    <w:rsid w:val="009206BF"/>
    <w:rsid w:val="009207F4"/>
    <w:rsid w:val="00920879"/>
    <w:rsid w:val="009208C3"/>
    <w:rsid w:val="0092092C"/>
    <w:rsid w:val="00920C20"/>
    <w:rsid w:val="00921173"/>
    <w:rsid w:val="00921569"/>
    <w:rsid w:val="00921753"/>
    <w:rsid w:val="00921D7A"/>
    <w:rsid w:val="00921DEB"/>
    <w:rsid w:val="00922ACD"/>
    <w:rsid w:val="00922B99"/>
    <w:rsid w:val="00922D2C"/>
    <w:rsid w:val="00923D30"/>
    <w:rsid w:val="00924608"/>
    <w:rsid w:val="00925A54"/>
    <w:rsid w:val="00925D93"/>
    <w:rsid w:val="00926309"/>
    <w:rsid w:val="00926818"/>
    <w:rsid w:val="00926B72"/>
    <w:rsid w:val="00926BCD"/>
    <w:rsid w:val="00926C8E"/>
    <w:rsid w:val="00926D75"/>
    <w:rsid w:val="0092753E"/>
    <w:rsid w:val="00927A08"/>
    <w:rsid w:val="00927F01"/>
    <w:rsid w:val="0093084E"/>
    <w:rsid w:val="0093101A"/>
    <w:rsid w:val="0093129F"/>
    <w:rsid w:val="009316BF"/>
    <w:rsid w:val="0093236C"/>
    <w:rsid w:val="00932E68"/>
    <w:rsid w:val="00933A10"/>
    <w:rsid w:val="009345EE"/>
    <w:rsid w:val="00935757"/>
    <w:rsid w:val="00935771"/>
    <w:rsid w:val="00935EAF"/>
    <w:rsid w:val="00935FC5"/>
    <w:rsid w:val="0093643C"/>
    <w:rsid w:val="0093672D"/>
    <w:rsid w:val="00936CC9"/>
    <w:rsid w:val="00936D05"/>
    <w:rsid w:val="00936E0D"/>
    <w:rsid w:val="00936F88"/>
    <w:rsid w:val="0093789A"/>
    <w:rsid w:val="0093790E"/>
    <w:rsid w:val="00937A3B"/>
    <w:rsid w:val="00937BD2"/>
    <w:rsid w:val="00937E83"/>
    <w:rsid w:val="009407CD"/>
    <w:rsid w:val="00940A64"/>
    <w:rsid w:val="00941837"/>
    <w:rsid w:val="0094200E"/>
    <w:rsid w:val="00942019"/>
    <w:rsid w:val="009424E7"/>
    <w:rsid w:val="00942C2A"/>
    <w:rsid w:val="00943C85"/>
    <w:rsid w:val="00943E1F"/>
    <w:rsid w:val="0094443B"/>
    <w:rsid w:val="009445A8"/>
    <w:rsid w:val="00944BD4"/>
    <w:rsid w:val="00944CB6"/>
    <w:rsid w:val="009451CE"/>
    <w:rsid w:val="00945FF1"/>
    <w:rsid w:val="009465D6"/>
    <w:rsid w:val="00947690"/>
    <w:rsid w:val="009503E6"/>
    <w:rsid w:val="009505B8"/>
    <w:rsid w:val="00951406"/>
    <w:rsid w:val="00951B41"/>
    <w:rsid w:val="0095223A"/>
    <w:rsid w:val="0095251B"/>
    <w:rsid w:val="00952F1F"/>
    <w:rsid w:val="00953086"/>
    <w:rsid w:val="00953154"/>
    <w:rsid w:val="0095333F"/>
    <w:rsid w:val="0095381A"/>
    <w:rsid w:val="00953E86"/>
    <w:rsid w:val="00953F0A"/>
    <w:rsid w:val="00954DD3"/>
    <w:rsid w:val="00954E68"/>
    <w:rsid w:val="00955025"/>
    <w:rsid w:val="00955908"/>
    <w:rsid w:val="009559EB"/>
    <w:rsid w:val="00955BC2"/>
    <w:rsid w:val="0095622D"/>
    <w:rsid w:val="009562C2"/>
    <w:rsid w:val="00957314"/>
    <w:rsid w:val="009574E0"/>
    <w:rsid w:val="00957879"/>
    <w:rsid w:val="00957E71"/>
    <w:rsid w:val="00960013"/>
    <w:rsid w:val="00960740"/>
    <w:rsid w:val="00960960"/>
    <w:rsid w:val="00960BD3"/>
    <w:rsid w:val="00960CA8"/>
    <w:rsid w:val="00962F4B"/>
    <w:rsid w:val="0096317C"/>
    <w:rsid w:val="009632AE"/>
    <w:rsid w:val="00963733"/>
    <w:rsid w:val="009644F4"/>
    <w:rsid w:val="009653BF"/>
    <w:rsid w:val="009659AE"/>
    <w:rsid w:val="0096600F"/>
    <w:rsid w:val="009668D6"/>
    <w:rsid w:val="00966A3E"/>
    <w:rsid w:val="00966AAD"/>
    <w:rsid w:val="00967042"/>
    <w:rsid w:val="009672FC"/>
    <w:rsid w:val="00967317"/>
    <w:rsid w:val="009676F7"/>
    <w:rsid w:val="00970164"/>
    <w:rsid w:val="009701C2"/>
    <w:rsid w:val="009703D0"/>
    <w:rsid w:val="00971A7F"/>
    <w:rsid w:val="009722EB"/>
    <w:rsid w:val="009725FA"/>
    <w:rsid w:val="00973036"/>
    <w:rsid w:val="009741E6"/>
    <w:rsid w:val="00974303"/>
    <w:rsid w:val="0097462F"/>
    <w:rsid w:val="009746B1"/>
    <w:rsid w:val="0097520A"/>
    <w:rsid w:val="00975517"/>
    <w:rsid w:val="00975D14"/>
    <w:rsid w:val="00975E55"/>
    <w:rsid w:val="0097689A"/>
    <w:rsid w:val="00976D1A"/>
    <w:rsid w:val="00976FE6"/>
    <w:rsid w:val="00977799"/>
    <w:rsid w:val="0098023D"/>
    <w:rsid w:val="0098027F"/>
    <w:rsid w:val="0098098F"/>
    <w:rsid w:val="009812AE"/>
    <w:rsid w:val="0098145E"/>
    <w:rsid w:val="00981CBD"/>
    <w:rsid w:val="00981D68"/>
    <w:rsid w:val="00982E38"/>
    <w:rsid w:val="0098359C"/>
    <w:rsid w:val="00983FF3"/>
    <w:rsid w:val="0098422A"/>
    <w:rsid w:val="00984445"/>
    <w:rsid w:val="00984826"/>
    <w:rsid w:val="00984C07"/>
    <w:rsid w:val="009851B2"/>
    <w:rsid w:val="00985327"/>
    <w:rsid w:val="00985A50"/>
    <w:rsid w:val="00985C34"/>
    <w:rsid w:val="00985CE4"/>
    <w:rsid w:val="009865D2"/>
    <w:rsid w:val="00986924"/>
    <w:rsid w:val="00986A86"/>
    <w:rsid w:val="00986D89"/>
    <w:rsid w:val="00986F25"/>
    <w:rsid w:val="00987F98"/>
    <w:rsid w:val="009902E9"/>
    <w:rsid w:val="0099041A"/>
    <w:rsid w:val="009911D9"/>
    <w:rsid w:val="00991A01"/>
    <w:rsid w:val="0099282F"/>
    <w:rsid w:val="0099316C"/>
    <w:rsid w:val="009934DC"/>
    <w:rsid w:val="0099422A"/>
    <w:rsid w:val="00994819"/>
    <w:rsid w:val="00994829"/>
    <w:rsid w:val="00994D74"/>
    <w:rsid w:val="00995011"/>
    <w:rsid w:val="009952EC"/>
    <w:rsid w:val="009953FB"/>
    <w:rsid w:val="0099543E"/>
    <w:rsid w:val="0099689D"/>
    <w:rsid w:val="0099714E"/>
    <w:rsid w:val="00997691"/>
    <w:rsid w:val="00997ED4"/>
    <w:rsid w:val="009A08C5"/>
    <w:rsid w:val="009A0926"/>
    <w:rsid w:val="009A1146"/>
    <w:rsid w:val="009A16EB"/>
    <w:rsid w:val="009A16FD"/>
    <w:rsid w:val="009A17BD"/>
    <w:rsid w:val="009A1F30"/>
    <w:rsid w:val="009A21F6"/>
    <w:rsid w:val="009A27FE"/>
    <w:rsid w:val="009A3395"/>
    <w:rsid w:val="009A3726"/>
    <w:rsid w:val="009A4478"/>
    <w:rsid w:val="009A4CD6"/>
    <w:rsid w:val="009A4EAE"/>
    <w:rsid w:val="009A61F4"/>
    <w:rsid w:val="009A6D3F"/>
    <w:rsid w:val="009A7FFC"/>
    <w:rsid w:val="009B098F"/>
    <w:rsid w:val="009B164E"/>
    <w:rsid w:val="009B2140"/>
    <w:rsid w:val="009B21B0"/>
    <w:rsid w:val="009B22F1"/>
    <w:rsid w:val="009B2742"/>
    <w:rsid w:val="009B2AD1"/>
    <w:rsid w:val="009B311D"/>
    <w:rsid w:val="009B3150"/>
    <w:rsid w:val="009B35E4"/>
    <w:rsid w:val="009B3F98"/>
    <w:rsid w:val="009B4421"/>
    <w:rsid w:val="009B4955"/>
    <w:rsid w:val="009B4DAF"/>
    <w:rsid w:val="009B5157"/>
    <w:rsid w:val="009B55DA"/>
    <w:rsid w:val="009B5A63"/>
    <w:rsid w:val="009B62CB"/>
    <w:rsid w:val="009B64E9"/>
    <w:rsid w:val="009B68FD"/>
    <w:rsid w:val="009B6B8D"/>
    <w:rsid w:val="009B6CE6"/>
    <w:rsid w:val="009B774C"/>
    <w:rsid w:val="009B781E"/>
    <w:rsid w:val="009B78CF"/>
    <w:rsid w:val="009B7EC0"/>
    <w:rsid w:val="009C0018"/>
    <w:rsid w:val="009C078A"/>
    <w:rsid w:val="009C08A6"/>
    <w:rsid w:val="009C0E63"/>
    <w:rsid w:val="009C0F5C"/>
    <w:rsid w:val="009C0FE0"/>
    <w:rsid w:val="009C141F"/>
    <w:rsid w:val="009C160C"/>
    <w:rsid w:val="009C16B5"/>
    <w:rsid w:val="009C21A2"/>
    <w:rsid w:val="009C23C9"/>
    <w:rsid w:val="009C2415"/>
    <w:rsid w:val="009C25E4"/>
    <w:rsid w:val="009C2CC7"/>
    <w:rsid w:val="009C3917"/>
    <w:rsid w:val="009C3B02"/>
    <w:rsid w:val="009C41D7"/>
    <w:rsid w:val="009C4644"/>
    <w:rsid w:val="009C4BC4"/>
    <w:rsid w:val="009C5037"/>
    <w:rsid w:val="009C52C5"/>
    <w:rsid w:val="009C5535"/>
    <w:rsid w:val="009C578B"/>
    <w:rsid w:val="009C5B07"/>
    <w:rsid w:val="009C6105"/>
    <w:rsid w:val="009C6216"/>
    <w:rsid w:val="009C67B1"/>
    <w:rsid w:val="009C6F07"/>
    <w:rsid w:val="009C7116"/>
    <w:rsid w:val="009C748A"/>
    <w:rsid w:val="009C7CE9"/>
    <w:rsid w:val="009D0058"/>
    <w:rsid w:val="009D0D38"/>
    <w:rsid w:val="009D0DA0"/>
    <w:rsid w:val="009D0F8B"/>
    <w:rsid w:val="009D1038"/>
    <w:rsid w:val="009D1180"/>
    <w:rsid w:val="009D1FD4"/>
    <w:rsid w:val="009D20FD"/>
    <w:rsid w:val="009D2CFD"/>
    <w:rsid w:val="009D3766"/>
    <w:rsid w:val="009D423B"/>
    <w:rsid w:val="009D4EA4"/>
    <w:rsid w:val="009D566B"/>
    <w:rsid w:val="009D6054"/>
    <w:rsid w:val="009D6551"/>
    <w:rsid w:val="009D6839"/>
    <w:rsid w:val="009D6D7E"/>
    <w:rsid w:val="009D7867"/>
    <w:rsid w:val="009D7BE9"/>
    <w:rsid w:val="009D7C0E"/>
    <w:rsid w:val="009E0F16"/>
    <w:rsid w:val="009E14DE"/>
    <w:rsid w:val="009E14E5"/>
    <w:rsid w:val="009E18CC"/>
    <w:rsid w:val="009E1F54"/>
    <w:rsid w:val="009E2127"/>
    <w:rsid w:val="009E23F6"/>
    <w:rsid w:val="009E2568"/>
    <w:rsid w:val="009E302E"/>
    <w:rsid w:val="009E307E"/>
    <w:rsid w:val="009E41B2"/>
    <w:rsid w:val="009E4EDC"/>
    <w:rsid w:val="009E5488"/>
    <w:rsid w:val="009E56D4"/>
    <w:rsid w:val="009E5820"/>
    <w:rsid w:val="009E596B"/>
    <w:rsid w:val="009E5C08"/>
    <w:rsid w:val="009E5FDB"/>
    <w:rsid w:val="009E7E58"/>
    <w:rsid w:val="009E7ED9"/>
    <w:rsid w:val="009E7F57"/>
    <w:rsid w:val="009F0D64"/>
    <w:rsid w:val="009F10D1"/>
    <w:rsid w:val="009F1105"/>
    <w:rsid w:val="009F12EA"/>
    <w:rsid w:val="009F2029"/>
    <w:rsid w:val="009F2419"/>
    <w:rsid w:val="009F24FC"/>
    <w:rsid w:val="009F2565"/>
    <w:rsid w:val="009F2D27"/>
    <w:rsid w:val="009F2EF2"/>
    <w:rsid w:val="009F33CA"/>
    <w:rsid w:val="009F36F7"/>
    <w:rsid w:val="009F3847"/>
    <w:rsid w:val="009F3D8F"/>
    <w:rsid w:val="009F4611"/>
    <w:rsid w:val="009F4642"/>
    <w:rsid w:val="009F46C5"/>
    <w:rsid w:val="009F4982"/>
    <w:rsid w:val="009F4D0B"/>
    <w:rsid w:val="009F4EBA"/>
    <w:rsid w:val="009F5552"/>
    <w:rsid w:val="009F55E6"/>
    <w:rsid w:val="009F5A71"/>
    <w:rsid w:val="009F5AAE"/>
    <w:rsid w:val="009F6446"/>
    <w:rsid w:val="009F6698"/>
    <w:rsid w:val="009F6B12"/>
    <w:rsid w:val="009F6BFE"/>
    <w:rsid w:val="009F7240"/>
    <w:rsid w:val="009F780B"/>
    <w:rsid w:val="009F79CB"/>
    <w:rsid w:val="00A00064"/>
    <w:rsid w:val="00A0019A"/>
    <w:rsid w:val="00A00637"/>
    <w:rsid w:val="00A007DB"/>
    <w:rsid w:val="00A009B0"/>
    <w:rsid w:val="00A00A81"/>
    <w:rsid w:val="00A00D8A"/>
    <w:rsid w:val="00A00ECC"/>
    <w:rsid w:val="00A01107"/>
    <w:rsid w:val="00A015F0"/>
    <w:rsid w:val="00A017B9"/>
    <w:rsid w:val="00A018BA"/>
    <w:rsid w:val="00A0223C"/>
    <w:rsid w:val="00A023A6"/>
    <w:rsid w:val="00A02B10"/>
    <w:rsid w:val="00A03012"/>
    <w:rsid w:val="00A030FC"/>
    <w:rsid w:val="00A03892"/>
    <w:rsid w:val="00A03B0A"/>
    <w:rsid w:val="00A03BC6"/>
    <w:rsid w:val="00A042E6"/>
    <w:rsid w:val="00A043E5"/>
    <w:rsid w:val="00A04479"/>
    <w:rsid w:val="00A0489F"/>
    <w:rsid w:val="00A04922"/>
    <w:rsid w:val="00A04BAB"/>
    <w:rsid w:val="00A050BA"/>
    <w:rsid w:val="00A05D6E"/>
    <w:rsid w:val="00A06C32"/>
    <w:rsid w:val="00A06C50"/>
    <w:rsid w:val="00A06EFA"/>
    <w:rsid w:val="00A1067E"/>
    <w:rsid w:val="00A1083E"/>
    <w:rsid w:val="00A1115B"/>
    <w:rsid w:val="00A111C0"/>
    <w:rsid w:val="00A11414"/>
    <w:rsid w:val="00A118BA"/>
    <w:rsid w:val="00A119EE"/>
    <w:rsid w:val="00A11BC4"/>
    <w:rsid w:val="00A11EA8"/>
    <w:rsid w:val="00A11FC2"/>
    <w:rsid w:val="00A123E5"/>
    <w:rsid w:val="00A133E2"/>
    <w:rsid w:val="00A1348F"/>
    <w:rsid w:val="00A13956"/>
    <w:rsid w:val="00A1395D"/>
    <w:rsid w:val="00A139E7"/>
    <w:rsid w:val="00A13B2F"/>
    <w:rsid w:val="00A14164"/>
    <w:rsid w:val="00A143C4"/>
    <w:rsid w:val="00A1445F"/>
    <w:rsid w:val="00A14647"/>
    <w:rsid w:val="00A14F24"/>
    <w:rsid w:val="00A14F54"/>
    <w:rsid w:val="00A15062"/>
    <w:rsid w:val="00A1576D"/>
    <w:rsid w:val="00A15929"/>
    <w:rsid w:val="00A160A7"/>
    <w:rsid w:val="00A16366"/>
    <w:rsid w:val="00A170A8"/>
    <w:rsid w:val="00A171F9"/>
    <w:rsid w:val="00A17665"/>
    <w:rsid w:val="00A17913"/>
    <w:rsid w:val="00A179D1"/>
    <w:rsid w:val="00A17A40"/>
    <w:rsid w:val="00A20131"/>
    <w:rsid w:val="00A201C0"/>
    <w:rsid w:val="00A204C9"/>
    <w:rsid w:val="00A20F58"/>
    <w:rsid w:val="00A217A4"/>
    <w:rsid w:val="00A22D04"/>
    <w:rsid w:val="00A23057"/>
    <w:rsid w:val="00A23474"/>
    <w:rsid w:val="00A23C33"/>
    <w:rsid w:val="00A2402C"/>
    <w:rsid w:val="00A243BE"/>
    <w:rsid w:val="00A2451D"/>
    <w:rsid w:val="00A246A7"/>
    <w:rsid w:val="00A24B53"/>
    <w:rsid w:val="00A24DA0"/>
    <w:rsid w:val="00A24E8E"/>
    <w:rsid w:val="00A24EE1"/>
    <w:rsid w:val="00A24F65"/>
    <w:rsid w:val="00A25390"/>
    <w:rsid w:val="00A25554"/>
    <w:rsid w:val="00A25B7E"/>
    <w:rsid w:val="00A2643C"/>
    <w:rsid w:val="00A26B4E"/>
    <w:rsid w:val="00A27119"/>
    <w:rsid w:val="00A275E0"/>
    <w:rsid w:val="00A279DF"/>
    <w:rsid w:val="00A27F93"/>
    <w:rsid w:val="00A3063D"/>
    <w:rsid w:val="00A308E2"/>
    <w:rsid w:val="00A30F8D"/>
    <w:rsid w:val="00A31120"/>
    <w:rsid w:val="00A316F4"/>
    <w:rsid w:val="00A31786"/>
    <w:rsid w:val="00A32145"/>
    <w:rsid w:val="00A323C8"/>
    <w:rsid w:val="00A32714"/>
    <w:rsid w:val="00A32D70"/>
    <w:rsid w:val="00A33926"/>
    <w:rsid w:val="00A33B4B"/>
    <w:rsid w:val="00A34546"/>
    <w:rsid w:val="00A345BD"/>
    <w:rsid w:val="00A3492B"/>
    <w:rsid w:val="00A34B70"/>
    <w:rsid w:val="00A34F78"/>
    <w:rsid w:val="00A35208"/>
    <w:rsid w:val="00A35428"/>
    <w:rsid w:val="00A35A10"/>
    <w:rsid w:val="00A35D80"/>
    <w:rsid w:val="00A36618"/>
    <w:rsid w:val="00A36AC9"/>
    <w:rsid w:val="00A37504"/>
    <w:rsid w:val="00A37928"/>
    <w:rsid w:val="00A37EC9"/>
    <w:rsid w:val="00A40137"/>
    <w:rsid w:val="00A40802"/>
    <w:rsid w:val="00A40D19"/>
    <w:rsid w:val="00A4226A"/>
    <w:rsid w:val="00A425CD"/>
    <w:rsid w:val="00A42641"/>
    <w:rsid w:val="00A4281C"/>
    <w:rsid w:val="00A43013"/>
    <w:rsid w:val="00A43155"/>
    <w:rsid w:val="00A43419"/>
    <w:rsid w:val="00A43873"/>
    <w:rsid w:val="00A43BE0"/>
    <w:rsid w:val="00A4477B"/>
    <w:rsid w:val="00A44CD7"/>
    <w:rsid w:val="00A44D04"/>
    <w:rsid w:val="00A44FAF"/>
    <w:rsid w:val="00A452CC"/>
    <w:rsid w:val="00A45645"/>
    <w:rsid w:val="00A456A4"/>
    <w:rsid w:val="00A45B80"/>
    <w:rsid w:val="00A45B90"/>
    <w:rsid w:val="00A4651A"/>
    <w:rsid w:val="00A46B57"/>
    <w:rsid w:val="00A47086"/>
    <w:rsid w:val="00A4709B"/>
    <w:rsid w:val="00A47897"/>
    <w:rsid w:val="00A5029E"/>
    <w:rsid w:val="00A50C96"/>
    <w:rsid w:val="00A5140C"/>
    <w:rsid w:val="00A51675"/>
    <w:rsid w:val="00A519E0"/>
    <w:rsid w:val="00A524E9"/>
    <w:rsid w:val="00A52BE5"/>
    <w:rsid w:val="00A53668"/>
    <w:rsid w:val="00A53AF6"/>
    <w:rsid w:val="00A54590"/>
    <w:rsid w:val="00A54788"/>
    <w:rsid w:val="00A548B8"/>
    <w:rsid w:val="00A54B85"/>
    <w:rsid w:val="00A55704"/>
    <w:rsid w:val="00A55B48"/>
    <w:rsid w:val="00A55D4E"/>
    <w:rsid w:val="00A55E2A"/>
    <w:rsid w:val="00A5617A"/>
    <w:rsid w:val="00A56A60"/>
    <w:rsid w:val="00A61150"/>
    <w:rsid w:val="00A62853"/>
    <w:rsid w:val="00A62C67"/>
    <w:rsid w:val="00A63032"/>
    <w:rsid w:val="00A63984"/>
    <w:rsid w:val="00A63A0A"/>
    <w:rsid w:val="00A63B4E"/>
    <w:rsid w:val="00A63C40"/>
    <w:rsid w:val="00A63DC2"/>
    <w:rsid w:val="00A63E69"/>
    <w:rsid w:val="00A64388"/>
    <w:rsid w:val="00A64694"/>
    <w:rsid w:val="00A647BF"/>
    <w:rsid w:val="00A657F3"/>
    <w:rsid w:val="00A6584F"/>
    <w:rsid w:val="00A65B51"/>
    <w:rsid w:val="00A65D0B"/>
    <w:rsid w:val="00A6719D"/>
    <w:rsid w:val="00A672E9"/>
    <w:rsid w:val="00A679C2"/>
    <w:rsid w:val="00A703B7"/>
    <w:rsid w:val="00A70A9A"/>
    <w:rsid w:val="00A70B8A"/>
    <w:rsid w:val="00A71328"/>
    <w:rsid w:val="00A7132D"/>
    <w:rsid w:val="00A71C57"/>
    <w:rsid w:val="00A71D9C"/>
    <w:rsid w:val="00A71E99"/>
    <w:rsid w:val="00A72046"/>
    <w:rsid w:val="00A7220C"/>
    <w:rsid w:val="00A7225A"/>
    <w:rsid w:val="00A726C5"/>
    <w:rsid w:val="00A7285C"/>
    <w:rsid w:val="00A73084"/>
    <w:rsid w:val="00A73120"/>
    <w:rsid w:val="00A7323C"/>
    <w:rsid w:val="00A73424"/>
    <w:rsid w:val="00A7442B"/>
    <w:rsid w:val="00A74945"/>
    <w:rsid w:val="00A74B20"/>
    <w:rsid w:val="00A75716"/>
    <w:rsid w:val="00A75AB0"/>
    <w:rsid w:val="00A75C65"/>
    <w:rsid w:val="00A75FFB"/>
    <w:rsid w:val="00A7641F"/>
    <w:rsid w:val="00A76F8D"/>
    <w:rsid w:val="00A7764C"/>
    <w:rsid w:val="00A777B9"/>
    <w:rsid w:val="00A77BA8"/>
    <w:rsid w:val="00A77EC2"/>
    <w:rsid w:val="00A80063"/>
    <w:rsid w:val="00A807E7"/>
    <w:rsid w:val="00A80BD9"/>
    <w:rsid w:val="00A81999"/>
    <w:rsid w:val="00A81B5B"/>
    <w:rsid w:val="00A822ED"/>
    <w:rsid w:val="00A82983"/>
    <w:rsid w:val="00A82B46"/>
    <w:rsid w:val="00A82E33"/>
    <w:rsid w:val="00A830F3"/>
    <w:rsid w:val="00A8314C"/>
    <w:rsid w:val="00A8374A"/>
    <w:rsid w:val="00A83A8C"/>
    <w:rsid w:val="00A83F51"/>
    <w:rsid w:val="00A8443D"/>
    <w:rsid w:val="00A84603"/>
    <w:rsid w:val="00A84D40"/>
    <w:rsid w:val="00A85407"/>
    <w:rsid w:val="00A85973"/>
    <w:rsid w:val="00A85EE0"/>
    <w:rsid w:val="00A86F82"/>
    <w:rsid w:val="00A86FC2"/>
    <w:rsid w:val="00A874FF"/>
    <w:rsid w:val="00A87823"/>
    <w:rsid w:val="00A87D2A"/>
    <w:rsid w:val="00A87D97"/>
    <w:rsid w:val="00A90163"/>
    <w:rsid w:val="00A9034C"/>
    <w:rsid w:val="00A90830"/>
    <w:rsid w:val="00A915A2"/>
    <w:rsid w:val="00A918A4"/>
    <w:rsid w:val="00A92740"/>
    <w:rsid w:val="00A92A46"/>
    <w:rsid w:val="00A92EE2"/>
    <w:rsid w:val="00A92F05"/>
    <w:rsid w:val="00A92FA7"/>
    <w:rsid w:val="00A93039"/>
    <w:rsid w:val="00A932D0"/>
    <w:rsid w:val="00A94025"/>
    <w:rsid w:val="00A946BB"/>
    <w:rsid w:val="00A94C73"/>
    <w:rsid w:val="00A94EFC"/>
    <w:rsid w:val="00A9566E"/>
    <w:rsid w:val="00A966DC"/>
    <w:rsid w:val="00A96CFC"/>
    <w:rsid w:val="00A971F9"/>
    <w:rsid w:val="00A97793"/>
    <w:rsid w:val="00A978C5"/>
    <w:rsid w:val="00A9797D"/>
    <w:rsid w:val="00A97DA6"/>
    <w:rsid w:val="00A97E5A"/>
    <w:rsid w:val="00AA1445"/>
    <w:rsid w:val="00AA14E9"/>
    <w:rsid w:val="00AA2492"/>
    <w:rsid w:val="00AA284E"/>
    <w:rsid w:val="00AA29A1"/>
    <w:rsid w:val="00AA30EA"/>
    <w:rsid w:val="00AA3D12"/>
    <w:rsid w:val="00AA61C6"/>
    <w:rsid w:val="00AA6525"/>
    <w:rsid w:val="00AA69A0"/>
    <w:rsid w:val="00AA6C88"/>
    <w:rsid w:val="00AA71C1"/>
    <w:rsid w:val="00AA78A3"/>
    <w:rsid w:val="00AA7B6E"/>
    <w:rsid w:val="00AA7F75"/>
    <w:rsid w:val="00AB001A"/>
    <w:rsid w:val="00AB020C"/>
    <w:rsid w:val="00AB0226"/>
    <w:rsid w:val="00AB04C4"/>
    <w:rsid w:val="00AB0533"/>
    <w:rsid w:val="00AB09F8"/>
    <w:rsid w:val="00AB0D58"/>
    <w:rsid w:val="00AB1649"/>
    <w:rsid w:val="00AB1B7E"/>
    <w:rsid w:val="00AB26E2"/>
    <w:rsid w:val="00AB2A20"/>
    <w:rsid w:val="00AB2AD5"/>
    <w:rsid w:val="00AB308E"/>
    <w:rsid w:val="00AB35D3"/>
    <w:rsid w:val="00AB3EA6"/>
    <w:rsid w:val="00AB4339"/>
    <w:rsid w:val="00AB4BCA"/>
    <w:rsid w:val="00AB4D46"/>
    <w:rsid w:val="00AB5380"/>
    <w:rsid w:val="00AB56C4"/>
    <w:rsid w:val="00AB5EBB"/>
    <w:rsid w:val="00AB5F2F"/>
    <w:rsid w:val="00AB6132"/>
    <w:rsid w:val="00AB690B"/>
    <w:rsid w:val="00AB75EC"/>
    <w:rsid w:val="00AB7A15"/>
    <w:rsid w:val="00AB7B83"/>
    <w:rsid w:val="00AB7EF2"/>
    <w:rsid w:val="00AC05B3"/>
    <w:rsid w:val="00AC066F"/>
    <w:rsid w:val="00AC082F"/>
    <w:rsid w:val="00AC0FD4"/>
    <w:rsid w:val="00AC23BA"/>
    <w:rsid w:val="00AC264D"/>
    <w:rsid w:val="00AC2B8A"/>
    <w:rsid w:val="00AC2D6E"/>
    <w:rsid w:val="00AC2E7A"/>
    <w:rsid w:val="00AC312D"/>
    <w:rsid w:val="00AC38BA"/>
    <w:rsid w:val="00AC3AC2"/>
    <w:rsid w:val="00AC3B3A"/>
    <w:rsid w:val="00AC462B"/>
    <w:rsid w:val="00AC4BD3"/>
    <w:rsid w:val="00AC4C2C"/>
    <w:rsid w:val="00AC515A"/>
    <w:rsid w:val="00AC5244"/>
    <w:rsid w:val="00AC6520"/>
    <w:rsid w:val="00AC6FB1"/>
    <w:rsid w:val="00AC7029"/>
    <w:rsid w:val="00AC752F"/>
    <w:rsid w:val="00AC7AAC"/>
    <w:rsid w:val="00AC7BF4"/>
    <w:rsid w:val="00AC7DAE"/>
    <w:rsid w:val="00AC7ED9"/>
    <w:rsid w:val="00AD0B73"/>
    <w:rsid w:val="00AD115B"/>
    <w:rsid w:val="00AD1A81"/>
    <w:rsid w:val="00AD1FE5"/>
    <w:rsid w:val="00AD229A"/>
    <w:rsid w:val="00AD2CCC"/>
    <w:rsid w:val="00AD3CD9"/>
    <w:rsid w:val="00AD584A"/>
    <w:rsid w:val="00AD5C71"/>
    <w:rsid w:val="00AD66D7"/>
    <w:rsid w:val="00AD79A6"/>
    <w:rsid w:val="00AE036C"/>
    <w:rsid w:val="00AE09AB"/>
    <w:rsid w:val="00AE0A39"/>
    <w:rsid w:val="00AE0EA9"/>
    <w:rsid w:val="00AE10F0"/>
    <w:rsid w:val="00AE14B8"/>
    <w:rsid w:val="00AE14BC"/>
    <w:rsid w:val="00AE1ED2"/>
    <w:rsid w:val="00AE2669"/>
    <w:rsid w:val="00AE2769"/>
    <w:rsid w:val="00AE2BDB"/>
    <w:rsid w:val="00AE3478"/>
    <w:rsid w:val="00AE3B75"/>
    <w:rsid w:val="00AE3BC0"/>
    <w:rsid w:val="00AE3DF6"/>
    <w:rsid w:val="00AE3EBF"/>
    <w:rsid w:val="00AE46EE"/>
    <w:rsid w:val="00AE46F7"/>
    <w:rsid w:val="00AE480A"/>
    <w:rsid w:val="00AE50D3"/>
    <w:rsid w:val="00AE5654"/>
    <w:rsid w:val="00AE597B"/>
    <w:rsid w:val="00AE5B22"/>
    <w:rsid w:val="00AE5F28"/>
    <w:rsid w:val="00AE606E"/>
    <w:rsid w:val="00AF034A"/>
    <w:rsid w:val="00AF10A9"/>
    <w:rsid w:val="00AF10DA"/>
    <w:rsid w:val="00AF1535"/>
    <w:rsid w:val="00AF1D33"/>
    <w:rsid w:val="00AF1DCA"/>
    <w:rsid w:val="00AF2263"/>
    <w:rsid w:val="00AF22D9"/>
    <w:rsid w:val="00AF2423"/>
    <w:rsid w:val="00AF2715"/>
    <w:rsid w:val="00AF2EBF"/>
    <w:rsid w:val="00AF3645"/>
    <w:rsid w:val="00AF3816"/>
    <w:rsid w:val="00AF38FD"/>
    <w:rsid w:val="00AF3B3C"/>
    <w:rsid w:val="00AF3C3C"/>
    <w:rsid w:val="00AF3E6C"/>
    <w:rsid w:val="00AF3E75"/>
    <w:rsid w:val="00AF488F"/>
    <w:rsid w:val="00AF4DFA"/>
    <w:rsid w:val="00AF5F26"/>
    <w:rsid w:val="00AF64AA"/>
    <w:rsid w:val="00AF666F"/>
    <w:rsid w:val="00AF66C7"/>
    <w:rsid w:val="00AF69F7"/>
    <w:rsid w:val="00AF707C"/>
    <w:rsid w:val="00AF7714"/>
    <w:rsid w:val="00B001BA"/>
    <w:rsid w:val="00B0027E"/>
    <w:rsid w:val="00B008EE"/>
    <w:rsid w:val="00B00D86"/>
    <w:rsid w:val="00B0169C"/>
    <w:rsid w:val="00B01D9A"/>
    <w:rsid w:val="00B01ED5"/>
    <w:rsid w:val="00B02A9A"/>
    <w:rsid w:val="00B035D3"/>
    <w:rsid w:val="00B03B0D"/>
    <w:rsid w:val="00B04148"/>
    <w:rsid w:val="00B05845"/>
    <w:rsid w:val="00B05B16"/>
    <w:rsid w:val="00B05C9A"/>
    <w:rsid w:val="00B06C39"/>
    <w:rsid w:val="00B071DC"/>
    <w:rsid w:val="00B076BB"/>
    <w:rsid w:val="00B0780D"/>
    <w:rsid w:val="00B0798F"/>
    <w:rsid w:val="00B079F0"/>
    <w:rsid w:val="00B10184"/>
    <w:rsid w:val="00B10E75"/>
    <w:rsid w:val="00B10F49"/>
    <w:rsid w:val="00B11015"/>
    <w:rsid w:val="00B11422"/>
    <w:rsid w:val="00B11883"/>
    <w:rsid w:val="00B12286"/>
    <w:rsid w:val="00B132B8"/>
    <w:rsid w:val="00B1338D"/>
    <w:rsid w:val="00B13E7C"/>
    <w:rsid w:val="00B13F5D"/>
    <w:rsid w:val="00B14503"/>
    <w:rsid w:val="00B14B4E"/>
    <w:rsid w:val="00B14D12"/>
    <w:rsid w:val="00B14DF2"/>
    <w:rsid w:val="00B14FDA"/>
    <w:rsid w:val="00B15111"/>
    <w:rsid w:val="00B15C2D"/>
    <w:rsid w:val="00B162D1"/>
    <w:rsid w:val="00B1723B"/>
    <w:rsid w:val="00B1725B"/>
    <w:rsid w:val="00B20528"/>
    <w:rsid w:val="00B20F9C"/>
    <w:rsid w:val="00B21300"/>
    <w:rsid w:val="00B21341"/>
    <w:rsid w:val="00B2181E"/>
    <w:rsid w:val="00B21E43"/>
    <w:rsid w:val="00B228B4"/>
    <w:rsid w:val="00B22978"/>
    <w:rsid w:val="00B2316F"/>
    <w:rsid w:val="00B23504"/>
    <w:rsid w:val="00B2485A"/>
    <w:rsid w:val="00B24CCE"/>
    <w:rsid w:val="00B24F0B"/>
    <w:rsid w:val="00B2524A"/>
    <w:rsid w:val="00B253C5"/>
    <w:rsid w:val="00B25542"/>
    <w:rsid w:val="00B25774"/>
    <w:rsid w:val="00B25CF5"/>
    <w:rsid w:val="00B25F46"/>
    <w:rsid w:val="00B25F49"/>
    <w:rsid w:val="00B2644D"/>
    <w:rsid w:val="00B27CC5"/>
    <w:rsid w:val="00B27DC6"/>
    <w:rsid w:val="00B27F44"/>
    <w:rsid w:val="00B30224"/>
    <w:rsid w:val="00B308EC"/>
    <w:rsid w:val="00B30902"/>
    <w:rsid w:val="00B30B47"/>
    <w:rsid w:val="00B31BBB"/>
    <w:rsid w:val="00B31CCC"/>
    <w:rsid w:val="00B31FF6"/>
    <w:rsid w:val="00B32693"/>
    <w:rsid w:val="00B32E94"/>
    <w:rsid w:val="00B32F05"/>
    <w:rsid w:val="00B332B8"/>
    <w:rsid w:val="00B33795"/>
    <w:rsid w:val="00B33A3C"/>
    <w:rsid w:val="00B33B94"/>
    <w:rsid w:val="00B33DE8"/>
    <w:rsid w:val="00B33F6B"/>
    <w:rsid w:val="00B3495F"/>
    <w:rsid w:val="00B34A98"/>
    <w:rsid w:val="00B34DB3"/>
    <w:rsid w:val="00B34E1C"/>
    <w:rsid w:val="00B351F1"/>
    <w:rsid w:val="00B35552"/>
    <w:rsid w:val="00B35DD1"/>
    <w:rsid w:val="00B35E4B"/>
    <w:rsid w:val="00B35EC5"/>
    <w:rsid w:val="00B369E9"/>
    <w:rsid w:val="00B3724D"/>
    <w:rsid w:val="00B372CD"/>
    <w:rsid w:val="00B372E5"/>
    <w:rsid w:val="00B37CD7"/>
    <w:rsid w:val="00B37CE2"/>
    <w:rsid w:val="00B37E31"/>
    <w:rsid w:val="00B4023A"/>
    <w:rsid w:val="00B40879"/>
    <w:rsid w:val="00B40DF9"/>
    <w:rsid w:val="00B4268A"/>
    <w:rsid w:val="00B42A50"/>
    <w:rsid w:val="00B42F05"/>
    <w:rsid w:val="00B43715"/>
    <w:rsid w:val="00B437D7"/>
    <w:rsid w:val="00B43D87"/>
    <w:rsid w:val="00B453A0"/>
    <w:rsid w:val="00B4564C"/>
    <w:rsid w:val="00B45EFF"/>
    <w:rsid w:val="00B460C8"/>
    <w:rsid w:val="00B462D2"/>
    <w:rsid w:val="00B46614"/>
    <w:rsid w:val="00B46BDC"/>
    <w:rsid w:val="00B46C13"/>
    <w:rsid w:val="00B47083"/>
    <w:rsid w:val="00B47087"/>
    <w:rsid w:val="00B47324"/>
    <w:rsid w:val="00B4744E"/>
    <w:rsid w:val="00B47BFA"/>
    <w:rsid w:val="00B50DAA"/>
    <w:rsid w:val="00B51326"/>
    <w:rsid w:val="00B51783"/>
    <w:rsid w:val="00B51AB5"/>
    <w:rsid w:val="00B51D8C"/>
    <w:rsid w:val="00B51F2B"/>
    <w:rsid w:val="00B521FE"/>
    <w:rsid w:val="00B52ADA"/>
    <w:rsid w:val="00B52DD3"/>
    <w:rsid w:val="00B532DE"/>
    <w:rsid w:val="00B5357D"/>
    <w:rsid w:val="00B53C9E"/>
    <w:rsid w:val="00B544A0"/>
    <w:rsid w:val="00B55978"/>
    <w:rsid w:val="00B56E08"/>
    <w:rsid w:val="00B574FF"/>
    <w:rsid w:val="00B57FB8"/>
    <w:rsid w:val="00B6010F"/>
    <w:rsid w:val="00B60233"/>
    <w:rsid w:val="00B61A49"/>
    <w:rsid w:val="00B62376"/>
    <w:rsid w:val="00B6273E"/>
    <w:rsid w:val="00B629D8"/>
    <w:rsid w:val="00B62D79"/>
    <w:rsid w:val="00B63ACC"/>
    <w:rsid w:val="00B64002"/>
    <w:rsid w:val="00B640BB"/>
    <w:rsid w:val="00B642C8"/>
    <w:rsid w:val="00B645F0"/>
    <w:rsid w:val="00B646BC"/>
    <w:rsid w:val="00B647B3"/>
    <w:rsid w:val="00B65AD6"/>
    <w:rsid w:val="00B66075"/>
    <w:rsid w:val="00B67412"/>
    <w:rsid w:val="00B67429"/>
    <w:rsid w:val="00B67710"/>
    <w:rsid w:val="00B7063F"/>
    <w:rsid w:val="00B708F2"/>
    <w:rsid w:val="00B70EDE"/>
    <w:rsid w:val="00B70EE5"/>
    <w:rsid w:val="00B71011"/>
    <w:rsid w:val="00B71601"/>
    <w:rsid w:val="00B71A11"/>
    <w:rsid w:val="00B71C05"/>
    <w:rsid w:val="00B73545"/>
    <w:rsid w:val="00B73CD9"/>
    <w:rsid w:val="00B746C6"/>
    <w:rsid w:val="00B747B3"/>
    <w:rsid w:val="00B7495A"/>
    <w:rsid w:val="00B74BF7"/>
    <w:rsid w:val="00B75227"/>
    <w:rsid w:val="00B752C3"/>
    <w:rsid w:val="00B76152"/>
    <w:rsid w:val="00B76257"/>
    <w:rsid w:val="00B76AF5"/>
    <w:rsid w:val="00B76B85"/>
    <w:rsid w:val="00B76C32"/>
    <w:rsid w:val="00B7719A"/>
    <w:rsid w:val="00B771D5"/>
    <w:rsid w:val="00B77B12"/>
    <w:rsid w:val="00B77BCF"/>
    <w:rsid w:val="00B77E21"/>
    <w:rsid w:val="00B8018D"/>
    <w:rsid w:val="00B808DC"/>
    <w:rsid w:val="00B80D00"/>
    <w:rsid w:val="00B80D25"/>
    <w:rsid w:val="00B811E7"/>
    <w:rsid w:val="00B81270"/>
    <w:rsid w:val="00B814FD"/>
    <w:rsid w:val="00B823FA"/>
    <w:rsid w:val="00B82439"/>
    <w:rsid w:val="00B82D4F"/>
    <w:rsid w:val="00B83135"/>
    <w:rsid w:val="00B83226"/>
    <w:rsid w:val="00B83DF4"/>
    <w:rsid w:val="00B84601"/>
    <w:rsid w:val="00B84661"/>
    <w:rsid w:val="00B849C2"/>
    <w:rsid w:val="00B84B2B"/>
    <w:rsid w:val="00B84D88"/>
    <w:rsid w:val="00B84E45"/>
    <w:rsid w:val="00B8509D"/>
    <w:rsid w:val="00B85161"/>
    <w:rsid w:val="00B851B5"/>
    <w:rsid w:val="00B8522E"/>
    <w:rsid w:val="00B85CE8"/>
    <w:rsid w:val="00B870C9"/>
    <w:rsid w:val="00B87EF4"/>
    <w:rsid w:val="00B87F55"/>
    <w:rsid w:val="00B87F89"/>
    <w:rsid w:val="00B900F0"/>
    <w:rsid w:val="00B90411"/>
    <w:rsid w:val="00B9048F"/>
    <w:rsid w:val="00B9076F"/>
    <w:rsid w:val="00B90801"/>
    <w:rsid w:val="00B91BAC"/>
    <w:rsid w:val="00B92141"/>
    <w:rsid w:val="00B923D8"/>
    <w:rsid w:val="00B92809"/>
    <w:rsid w:val="00B9323A"/>
    <w:rsid w:val="00B93679"/>
    <w:rsid w:val="00B93A9A"/>
    <w:rsid w:val="00B945DF"/>
    <w:rsid w:val="00B9496F"/>
    <w:rsid w:val="00B949FD"/>
    <w:rsid w:val="00B94C7C"/>
    <w:rsid w:val="00B951E2"/>
    <w:rsid w:val="00B95976"/>
    <w:rsid w:val="00B96286"/>
    <w:rsid w:val="00B96759"/>
    <w:rsid w:val="00B96D8F"/>
    <w:rsid w:val="00B96DF3"/>
    <w:rsid w:val="00B978CE"/>
    <w:rsid w:val="00B97BE4"/>
    <w:rsid w:val="00BA06B4"/>
    <w:rsid w:val="00BA0745"/>
    <w:rsid w:val="00BA0A40"/>
    <w:rsid w:val="00BA0B82"/>
    <w:rsid w:val="00BA0DA2"/>
    <w:rsid w:val="00BA12FF"/>
    <w:rsid w:val="00BA14F6"/>
    <w:rsid w:val="00BA1893"/>
    <w:rsid w:val="00BA1DEB"/>
    <w:rsid w:val="00BA20E7"/>
    <w:rsid w:val="00BA2CA7"/>
    <w:rsid w:val="00BA2E89"/>
    <w:rsid w:val="00BA401B"/>
    <w:rsid w:val="00BA4329"/>
    <w:rsid w:val="00BA471B"/>
    <w:rsid w:val="00BA485B"/>
    <w:rsid w:val="00BA4868"/>
    <w:rsid w:val="00BA4C1C"/>
    <w:rsid w:val="00BA500C"/>
    <w:rsid w:val="00BA5F21"/>
    <w:rsid w:val="00BA662A"/>
    <w:rsid w:val="00BA75D2"/>
    <w:rsid w:val="00BB046A"/>
    <w:rsid w:val="00BB0749"/>
    <w:rsid w:val="00BB12F1"/>
    <w:rsid w:val="00BB14FC"/>
    <w:rsid w:val="00BB1820"/>
    <w:rsid w:val="00BB1A8D"/>
    <w:rsid w:val="00BB1CD3"/>
    <w:rsid w:val="00BB1F95"/>
    <w:rsid w:val="00BB2093"/>
    <w:rsid w:val="00BB2108"/>
    <w:rsid w:val="00BB2944"/>
    <w:rsid w:val="00BB350A"/>
    <w:rsid w:val="00BB4467"/>
    <w:rsid w:val="00BB45A5"/>
    <w:rsid w:val="00BB4C8B"/>
    <w:rsid w:val="00BB4F7D"/>
    <w:rsid w:val="00BB557A"/>
    <w:rsid w:val="00BB585D"/>
    <w:rsid w:val="00BB58F6"/>
    <w:rsid w:val="00BB6320"/>
    <w:rsid w:val="00BB666C"/>
    <w:rsid w:val="00BB74D2"/>
    <w:rsid w:val="00BC04EA"/>
    <w:rsid w:val="00BC080E"/>
    <w:rsid w:val="00BC083D"/>
    <w:rsid w:val="00BC0A04"/>
    <w:rsid w:val="00BC0D6A"/>
    <w:rsid w:val="00BC126D"/>
    <w:rsid w:val="00BC1C03"/>
    <w:rsid w:val="00BC2E24"/>
    <w:rsid w:val="00BC304B"/>
    <w:rsid w:val="00BC3388"/>
    <w:rsid w:val="00BC46CB"/>
    <w:rsid w:val="00BC56BE"/>
    <w:rsid w:val="00BC5749"/>
    <w:rsid w:val="00BC5FF6"/>
    <w:rsid w:val="00BC6C29"/>
    <w:rsid w:val="00BC6FCD"/>
    <w:rsid w:val="00BC755B"/>
    <w:rsid w:val="00BC759A"/>
    <w:rsid w:val="00BC789B"/>
    <w:rsid w:val="00BC78FE"/>
    <w:rsid w:val="00BD06DB"/>
    <w:rsid w:val="00BD135D"/>
    <w:rsid w:val="00BD19F9"/>
    <w:rsid w:val="00BD1C26"/>
    <w:rsid w:val="00BD1DCF"/>
    <w:rsid w:val="00BD1E2F"/>
    <w:rsid w:val="00BD2050"/>
    <w:rsid w:val="00BD223D"/>
    <w:rsid w:val="00BD228E"/>
    <w:rsid w:val="00BD23B3"/>
    <w:rsid w:val="00BD2DFA"/>
    <w:rsid w:val="00BD32F6"/>
    <w:rsid w:val="00BD371A"/>
    <w:rsid w:val="00BD3DEC"/>
    <w:rsid w:val="00BD47EE"/>
    <w:rsid w:val="00BD506B"/>
    <w:rsid w:val="00BD6088"/>
    <w:rsid w:val="00BD72A4"/>
    <w:rsid w:val="00BD7D91"/>
    <w:rsid w:val="00BD7DAA"/>
    <w:rsid w:val="00BE0112"/>
    <w:rsid w:val="00BE01BD"/>
    <w:rsid w:val="00BE0299"/>
    <w:rsid w:val="00BE0419"/>
    <w:rsid w:val="00BE09AC"/>
    <w:rsid w:val="00BE0A7C"/>
    <w:rsid w:val="00BE0AC0"/>
    <w:rsid w:val="00BE0B7F"/>
    <w:rsid w:val="00BE1845"/>
    <w:rsid w:val="00BE1CEF"/>
    <w:rsid w:val="00BE1EC0"/>
    <w:rsid w:val="00BE23FE"/>
    <w:rsid w:val="00BE2407"/>
    <w:rsid w:val="00BE2432"/>
    <w:rsid w:val="00BE3074"/>
    <w:rsid w:val="00BE36EC"/>
    <w:rsid w:val="00BE3863"/>
    <w:rsid w:val="00BE3D75"/>
    <w:rsid w:val="00BE3F60"/>
    <w:rsid w:val="00BE413B"/>
    <w:rsid w:val="00BE4A0C"/>
    <w:rsid w:val="00BE507A"/>
    <w:rsid w:val="00BE540D"/>
    <w:rsid w:val="00BE56CB"/>
    <w:rsid w:val="00BE5AC1"/>
    <w:rsid w:val="00BE60E2"/>
    <w:rsid w:val="00BE6192"/>
    <w:rsid w:val="00BE62FA"/>
    <w:rsid w:val="00BE634D"/>
    <w:rsid w:val="00BE67C5"/>
    <w:rsid w:val="00BE6B85"/>
    <w:rsid w:val="00BE74F6"/>
    <w:rsid w:val="00BE7A8E"/>
    <w:rsid w:val="00BE7E5D"/>
    <w:rsid w:val="00BF0A82"/>
    <w:rsid w:val="00BF0DF5"/>
    <w:rsid w:val="00BF19E2"/>
    <w:rsid w:val="00BF21B1"/>
    <w:rsid w:val="00BF2A48"/>
    <w:rsid w:val="00BF2A93"/>
    <w:rsid w:val="00BF3A93"/>
    <w:rsid w:val="00BF40A2"/>
    <w:rsid w:val="00BF4758"/>
    <w:rsid w:val="00BF4BC8"/>
    <w:rsid w:val="00BF4BF2"/>
    <w:rsid w:val="00BF516F"/>
    <w:rsid w:val="00BF51FB"/>
    <w:rsid w:val="00BF54F0"/>
    <w:rsid w:val="00BF56C1"/>
    <w:rsid w:val="00BF5907"/>
    <w:rsid w:val="00BF617B"/>
    <w:rsid w:val="00BF62B7"/>
    <w:rsid w:val="00BF689D"/>
    <w:rsid w:val="00BF6D66"/>
    <w:rsid w:val="00BF72F4"/>
    <w:rsid w:val="00BF73D2"/>
    <w:rsid w:val="00C00132"/>
    <w:rsid w:val="00C00DF1"/>
    <w:rsid w:val="00C00F63"/>
    <w:rsid w:val="00C0108E"/>
    <w:rsid w:val="00C01768"/>
    <w:rsid w:val="00C01DAE"/>
    <w:rsid w:val="00C02117"/>
    <w:rsid w:val="00C0235C"/>
    <w:rsid w:val="00C02829"/>
    <w:rsid w:val="00C02978"/>
    <w:rsid w:val="00C030E2"/>
    <w:rsid w:val="00C0363D"/>
    <w:rsid w:val="00C03C85"/>
    <w:rsid w:val="00C03C8A"/>
    <w:rsid w:val="00C03E43"/>
    <w:rsid w:val="00C04377"/>
    <w:rsid w:val="00C04682"/>
    <w:rsid w:val="00C04FB1"/>
    <w:rsid w:val="00C052B6"/>
    <w:rsid w:val="00C0557A"/>
    <w:rsid w:val="00C05737"/>
    <w:rsid w:val="00C05C04"/>
    <w:rsid w:val="00C064ED"/>
    <w:rsid w:val="00C07449"/>
    <w:rsid w:val="00C0749A"/>
    <w:rsid w:val="00C07872"/>
    <w:rsid w:val="00C07D92"/>
    <w:rsid w:val="00C07DFC"/>
    <w:rsid w:val="00C10639"/>
    <w:rsid w:val="00C109FF"/>
    <w:rsid w:val="00C10FDB"/>
    <w:rsid w:val="00C111C5"/>
    <w:rsid w:val="00C1127D"/>
    <w:rsid w:val="00C1146D"/>
    <w:rsid w:val="00C11DDF"/>
    <w:rsid w:val="00C128B2"/>
    <w:rsid w:val="00C12A13"/>
    <w:rsid w:val="00C12A3F"/>
    <w:rsid w:val="00C137EE"/>
    <w:rsid w:val="00C14342"/>
    <w:rsid w:val="00C14455"/>
    <w:rsid w:val="00C14468"/>
    <w:rsid w:val="00C14556"/>
    <w:rsid w:val="00C1485A"/>
    <w:rsid w:val="00C14B95"/>
    <w:rsid w:val="00C15422"/>
    <w:rsid w:val="00C15D41"/>
    <w:rsid w:val="00C163BB"/>
    <w:rsid w:val="00C1656C"/>
    <w:rsid w:val="00C16CDA"/>
    <w:rsid w:val="00C16E64"/>
    <w:rsid w:val="00C1707D"/>
    <w:rsid w:val="00C171D1"/>
    <w:rsid w:val="00C17408"/>
    <w:rsid w:val="00C17FA4"/>
    <w:rsid w:val="00C20036"/>
    <w:rsid w:val="00C2041A"/>
    <w:rsid w:val="00C208BF"/>
    <w:rsid w:val="00C20C4C"/>
    <w:rsid w:val="00C20EE8"/>
    <w:rsid w:val="00C21071"/>
    <w:rsid w:val="00C213D3"/>
    <w:rsid w:val="00C21690"/>
    <w:rsid w:val="00C21CD1"/>
    <w:rsid w:val="00C21D40"/>
    <w:rsid w:val="00C21EA8"/>
    <w:rsid w:val="00C223B0"/>
    <w:rsid w:val="00C227B8"/>
    <w:rsid w:val="00C228D5"/>
    <w:rsid w:val="00C22B84"/>
    <w:rsid w:val="00C2325B"/>
    <w:rsid w:val="00C23832"/>
    <w:rsid w:val="00C23E57"/>
    <w:rsid w:val="00C24012"/>
    <w:rsid w:val="00C24054"/>
    <w:rsid w:val="00C24795"/>
    <w:rsid w:val="00C24D23"/>
    <w:rsid w:val="00C2532C"/>
    <w:rsid w:val="00C2553E"/>
    <w:rsid w:val="00C26FC1"/>
    <w:rsid w:val="00C2737D"/>
    <w:rsid w:val="00C273D9"/>
    <w:rsid w:val="00C30A40"/>
    <w:rsid w:val="00C30B71"/>
    <w:rsid w:val="00C30F7D"/>
    <w:rsid w:val="00C310E5"/>
    <w:rsid w:val="00C311A4"/>
    <w:rsid w:val="00C319B7"/>
    <w:rsid w:val="00C31F2A"/>
    <w:rsid w:val="00C32217"/>
    <w:rsid w:val="00C32693"/>
    <w:rsid w:val="00C326FA"/>
    <w:rsid w:val="00C32BD2"/>
    <w:rsid w:val="00C3387D"/>
    <w:rsid w:val="00C33E6D"/>
    <w:rsid w:val="00C344E5"/>
    <w:rsid w:val="00C346CD"/>
    <w:rsid w:val="00C352F3"/>
    <w:rsid w:val="00C355C1"/>
    <w:rsid w:val="00C35758"/>
    <w:rsid w:val="00C35790"/>
    <w:rsid w:val="00C35D83"/>
    <w:rsid w:val="00C36E47"/>
    <w:rsid w:val="00C37085"/>
    <w:rsid w:val="00C370D9"/>
    <w:rsid w:val="00C37D03"/>
    <w:rsid w:val="00C40741"/>
    <w:rsid w:val="00C407D6"/>
    <w:rsid w:val="00C40AFD"/>
    <w:rsid w:val="00C40DFC"/>
    <w:rsid w:val="00C41216"/>
    <w:rsid w:val="00C414D3"/>
    <w:rsid w:val="00C41649"/>
    <w:rsid w:val="00C4181C"/>
    <w:rsid w:val="00C41A58"/>
    <w:rsid w:val="00C42000"/>
    <w:rsid w:val="00C427EC"/>
    <w:rsid w:val="00C4344D"/>
    <w:rsid w:val="00C43900"/>
    <w:rsid w:val="00C44590"/>
    <w:rsid w:val="00C44991"/>
    <w:rsid w:val="00C44A47"/>
    <w:rsid w:val="00C451BA"/>
    <w:rsid w:val="00C454A0"/>
    <w:rsid w:val="00C4582F"/>
    <w:rsid w:val="00C45C8F"/>
    <w:rsid w:val="00C460DD"/>
    <w:rsid w:val="00C46E41"/>
    <w:rsid w:val="00C47510"/>
    <w:rsid w:val="00C47760"/>
    <w:rsid w:val="00C50111"/>
    <w:rsid w:val="00C50376"/>
    <w:rsid w:val="00C506C1"/>
    <w:rsid w:val="00C50CEE"/>
    <w:rsid w:val="00C50DF2"/>
    <w:rsid w:val="00C518B6"/>
    <w:rsid w:val="00C519F6"/>
    <w:rsid w:val="00C51B1C"/>
    <w:rsid w:val="00C51D2C"/>
    <w:rsid w:val="00C5221B"/>
    <w:rsid w:val="00C5280B"/>
    <w:rsid w:val="00C52C81"/>
    <w:rsid w:val="00C52F4F"/>
    <w:rsid w:val="00C5339B"/>
    <w:rsid w:val="00C53F76"/>
    <w:rsid w:val="00C542A7"/>
    <w:rsid w:val="00C54467"/>
    <w:rsid w:val="00C55514"/>
    <w:rsid w:val="00C5592E"/>
    <w:rsid w:val="00C55A55"/>
    <w:rsid w:val="00C55C58"/>
    <w:rsid w:val="00C56191"/>
    <w:rsid w:val="00C56909"/>
    <w:rsid w:val="00C573F6"/>
    <w:rsid w:val="00C57493"/>
    <w:rsid w:val="00C575A3"/>
    <w:rsid w:val="00C57CB4"/>
    <w:rsid w:val="00C57EA4"/>
    <w:rsid w:val="00C57F47"/>
    <w:rsid w:val="00C57FE5"/>
    <w:rsid w:val="00C61311"/>
    <w:rsid w:val="00C613C0"/>
    <w:rsid w:val="00C614C1"/>
    <w:rsid w:val="00C61642"/>
    <w:rsid w:val="00C61CD0"/>
    <w:rsid w:val="00C620FA"/>
    <w:rsid w:val="00C62C41"/>
    <w:rsid w:val="00C6301F"/>
    <w:rsid w:val="00C630DB"/>
    <w:rsid w:val="00C63277"/>
    <w:rsid w:val="00C632EF"/>
    <w:rsid w:val="00C63884"/>
    <w:rsid w:val="00C63B47"/>
    <w:rsid w:val="00C63B63"/>
    <w:rsid w:val="00C646A5"/>
    <w:rsid w:val="00C647BE"/>
    <w:rsid w:val="00C648C9"/>
    <w:rsid w:val="00C64BF7"/>
    <w:rsid w:val="00C64C92"/>
    <w:rsid w:val="00C64E1B"/>
    <w:rsid w:val="00C6518B"/>
    <w:rsid w:val="00C654F3"/>
    <w:rsid w:val="00C65A54"/>
    <w:rsid w:val="00C65B49"/>
    <w:rsid w:val="00C65D8E"/>
    <w:rsid w:val="00C665F3"/>
    <w:rsid w:val="00C66603"/>
    <w:rsid w:val="00C666C8"/>
    <w:rsid w:val="00C66764"/>
    <w:rsid w:val="00C66CB0"/>
    <w:rsid w:val="00C66F37"/>
    <w:rsid w:val="00C67241"/>
    <w:rsid w:val="00C6759D"/>
    <w:rsid w:val="00C67C18"/>
    <w:rsid w:val="00C70466"/>
    <w:rsid w:val="00C70B15"/>
    <w:rsid w:val="00C723D1"/>
    <w:rsid w:val="00C723FD"/>
    <w:rsid w:val="00C72A64"/>
    <w:rsid w:val="00C72DE0"/>
    <w:rsid w:val="00C7347A"/>
    <w:rsid w:val="00C734D5"/>
    <w:rsid w:val="00C73903"/>
    <w:rsid w:val="00C73D40"/>
    <w:rsid w:val="00C76099"/>
    <w:rsid w:val="00C76152"/>
    <w:rsid w:val="00C76553"/>
    <w:rsid w:val="00C76698"/>
    <w:rsid w:val="00C76DD8"/>
    <w:rsid w:val="00C76F53"/>
    <w:rsid w:val="00C77717"/>
    <w:rsid w:val="00C77C42"/>
    <w:rsid w:val="00C80242"/>
    <w:rsid w:val="00C8039B"/>
    <w:rsid w:val="00C806FD"/>
    <w:rsid w:val="00C8138C"/>
    <w:rsid w:val="00C816AB"/>
    <w:rsid w:val="00C81901"/>
    <w:rsid w:val="00C8196A"/>
    <w:rsid w:val="00C82D36"/>
    <w:rsid w:val="00C82E89"/>
    <w:rsid w:val="00C831AF"/>
    <w:rsid w:val="00C83935"/>
    <w:rsid w:val="00C83CBF"/>
    <w:rsid w:val="00C83F45"/>
    <w:rsid w:val="00C8427A"/>
    <w:rsid w:val="00C845E6"/>
    <w:rsid w:val="00C848BE"/>
    <w:rsid w:val="00C84C38"/>
    <w:rsid w:val="00C84CC3"/>
    <w:rsid w:val="00C84E2C"/>
    <w:rsid w:val="00C852F5"/>
    <w:rsid w:val="00C85353"/>
    <w:rsid w:val="00C853BB"/>
    <w:rsid w:val="00C855DF"/>
    <w:rsid w:val="00C86CB9"/>
    <w:rsid w:val="00C907CD"/>
    <w:rsid w:val="00C90837"/>
    <w:rsid w:val="00C91AEF"/>
    <w:rsid w:val="00C91CE7"/>
    <w:rsid w:val="00C91E96"/>
    <w:rsid w:val="00C93011"/>
    <w:rsid w:val="00C939D6"/>
    <w:rsid w:val="00C94557"/>
    <w:rsid w:val="00C95805"/>
    <w:rsid w:val="00C95A9A"/>
    <w:rsid w:val="00C96913"/>
    <w:rsid w:val="00C96BF9"/>
    <w:rsid w:val="00C96D75"/>
    <w:rsid w:val="00C971A0"/>
    <w:rsid w:val="00C97A3E"/>
    <w:rsid w:val="00C97FBC"/>
    <w:rsid w:val="00CA0881"/>
    <w:rsid w:val="00CA0A62"/>
    <w:rsid w:val="00CA0DBF"/>
    <w:rsid w:val="00CA0FD3"/>
    <w:rsid w:val="00CA13F0"/>
    <w:rsid w:val="00CA14E0"/>
    <w:rsid w:val="00CA20FF"/>
    <w:rsid w:val="00CA212E"/>
    <w:rsid w:val="00CA258B"/>
    <w:rsid w:val="00CA30D1"/>
    <w:rsid w:val="00CA31C6"/>
    <w:rsid w:val="00CA33F2"/>
    <w:rsid w:val="00CA3661"/>
    <w:rsid w:val="00CA3901"/>
    <w:rsid w:val="00CA54B7"/>
    <w:rsid w:val="00CA5B4B"/>
    <w:rsid w:val="00CA5E62"/>
    <w:rsid w:val="00CA623E"/>
    <w:rsid w:val="00CA63E2"/>
    <w:rsid w:val="00CA6948"/>
    <w:rsid w:val="00CA69FF"/>
    <w:rsid w:val="00CA6B34"/>
    <w:rsid w:val="00CB0017"/>
    <w:rsid w:val="00CB017C"/>
    <w:rsid w:val="00CB04EE"/>
    <w:rsid w:val="00CB100F"/>
    <w:rsid w:val="00CB184D"/>
    <w:rsid w:val="00CB1B6C"/>
    <w:rsid w:val="00CB26F2"/>
    <w:rsid w:val="00CB289E"/>
    <w:rsid w:val="00CB3052"/>
    <w:rsid w:val="00CB327E"/>
    <w:rsid w:val="00CB3B68"/>
    <w:rsid w:val="00CB3BA0"/>
    <w:rsid w:val="00CB4C94"/>
    <w:rsid w:val="00CB4E52"/>
    <w:rsid w:val="00CB5831"/>
    <w:rsid w:val="00CB5D65"/>
    <w:rsid w:val="00CB606B"/>
    <w:rsid w:val="00CB621A"/>
    <w:rsid w:val="00CB6343"/>
    <w:rsid w:val="00CB634C"/>
    <w:rsid w:val="00CB641C"/>
    <w:rsid w:val="00CB7094"/>
    <w:rsid w:val="00CB78F7"/>
    <w:rsid w:val="00CB7B06"/>
    <w:rsid w:val="00CB7D1A"/>
    <w:rsid w:val="00CB7F7B"/>
    <w:rsid w:val="00CC0A72"/>
    <w:rsid w:val="00CC0B02"/>
    <w:rsid w:val="00CC13FA"/>
    <w:rsid w:val="00CC199B"/>
    <w:rsid w:val="00CC22F7"/>
    <w:rsid w:val="00CC2600"/>
    <w:rsid w:val="00CC292E"/>
    <w:rsid w:val="00CC2BB7"/>
    <w:rsid w:val="00CC2EBE"/>
    <w:rsid w:val="00CC3AB0"/>
    <w:rsid w:val="00CC3B6A"/>
    <w:rsid w:val="00CC43ED"/>
    <w:rsid w:val="00CC5F2D"/>
    <w:rsid w:val="00CC63A2"/>
    <w:rsid w:val="00CC6967"/>
    <w:rsid w:val="00CC6A0A"/>
    <w:rsid w:val="00CC6AB3"/>
    <w:rsid w:val="00CC6C71"/>
    <w:rsid w:val="00CD0246"/>
    <w:rsid w:val="00CD02B9"/>
    <w:rsid w:val="00CD05E0"/>
    <w:rsid w:val="00CD06B7"/>
    <w:rsid w:val="00CD0944"/>
    <w:rsid w:val="00CD0BAA"/>
    <w:rsid w:val="00CD0D6F"/>
    <w:rsid w:val="00CD11B5"/>
    <w:rsid w:val="00CD179B"/>
    <w:rsid w:val="00CD17EB"/>
    <w:rsid w:val="00CD1A54"/>
    <w:rsid w:val="00CD2181"/>
    <w:rsid w:val="00CD25D9"/>
    <w:rsid w:val="00CD2C6D"/>
    <w:rsid w:val="00CD2CB9"/>
    <w:rsid w:val="00CD34E5"/>
    <w:rsid w:val="00CD46EA"/>
    <w:rsid w:val="00CD47EA"/>
    <w:rsid w:val="00CD55D6"/>
    <w:rsid w:val="00CD661C"/>
    <w:rsid w:val="00CD6A81"/>
    <w:rsid w:val="00CD7CD3"/>
    <w:rsid w:val="00CD7E7F"/>
    <w:rsid w:val="00CD7FB6"/>
    <w:rsid w:val="00CE00D2"/>
    <w:rsid w:val="00CE02E7"/>
    <w:rsid w:val="00CE05C9"/>
    <w:rsid w:val="00CE0839"/>
    <w:rsid w:val="00CE0D10"/>
    <w:rsid w:val="00CE1EB8"/>
    <w:rsid w:val="00CE2522"/>
    <w:rsid w:val="00CE2D04"/>
    <w:rsid w:val="00CE2EC3"/>
    <w:rsid w:val="00CE3078"/>
    <w:rsid w:val="00CE3A39"/>
    <w:rsid w:val="00CE3C97"/>
    <w:rsid w:val="00CE3DF7"/>
    <w:rsid w:val="00CE44D6"/>
    <w:rsid w:val="00CE45FC"/>
    <w:rsid w:val="00CE4BE3"/>
    <w:rsid w:val="00CE4D70"/>
    <w:rsid w:val="00CE4DBD"/>
    <w:rsid w:val="00CE4DE3"/>
    <w:rsid w:val="00CE4E6F"/>
    <w:rsid w:val="00CE5163"/>
    <w:rsid w:val="00CE57E6"/>
    <w:rsid w:val="00CE5AE2"/>
    <w:rsid w:val="00CE5EB0"/>
    <w:rsid w:val="00CE5F9B"/>
    <w:rsid w:val="00CE6212"/>
    <w:rsid w:val="00CE6538"/>
    <w:rsid w:val="00CE66B2"/>
    <w:rsid w:val="00CE680A"/>
    <w:rsid w:val="00CE6BC1"/>
    <w:rsid w:val="00CE7001"/>
    <w:rsid w:val="00CF0075"/>
    <w:rsid w:val="00CF033F"/>
    <w:rsid w:val="00CF08B7"/>
    <w:rsid w:val="00CF0D0E"/>
    <w:rsid w:val="00CF121E"/>
    <w:rsid w:val="00CF183B"/>
    <w:rsid w:val="00CF1F0C"/>
    <w:rsid w:val="00CF2013"/>
    <w:rsid w:val="00CF206C"/>
    <w:rsid w:val="00CF24D3"/>
    <w:rsid w:val="00CF27C3"/>
    <w:rsid w:val="00CF2A23"/>
    <w:rsid w:val="00CF2EDA"/>
    <w:rsid w:val="00CF311A"/>
    <w:rsid w:val="00CF3D67"/>
    <w:rsid w:val="00CF3FAA"/>
    <w:rsid w:val="00CF4498"/>
    <w:rsid w:val="00CF493E"/>
    <w:rsid w:val="00CF4BEE"/>
    <w:rsid w:val="00CF5643"/>
    <w:rsid w:val="00CF5651"/>
    <w:rsid w:val="00CF56F2"/>
    <w:rsid w:val="00CF57DF"/>
    <w:rsid w:val="00CF5BD2"/>
    <w:rsid w:val="00CF6187"/>
    <w:rsid w:val="00CF6AE6"/>
    <w:rsid w:val="00CF6C62"/>
    <w:rsid w:val="00CF6ED9"/>
    <w:rsid w:val="00CF7B2D"/>
    <w:rsid w:val="00CF7B32"/>
    <w:rsid w:val="00D0055F"/>
    <w:rsid w:val="00D00981"/>
    <w:rsid w:val="00D01420"/>
    <w:rsid w:val="00D014C1"/>
    <w:rsid w:val="00D01BB8"/>
    <w:rsid w:val="00D02031"/>
    <w:rsid w:val="00D02203"/>
    <w:rsid w:val="00D02292"/>
    <w:rsid w:val="00D029E0"/>
    <w:rsid w:val="00D02C39"/>
    <w:rsid w:val="00D02D98"/>
    <w:rsid w:val="00D03694"/>
    <w:rsid w:val="00D03758"/>
    <w:rsid w:val="00D039EF"/>
    <w:rsid w:val="00D03A13"/>
    <w:rsid w:val="00D03B6D"/>
    <w:rsid w:val="00D03D32"/>
    <w:rsid w:val="00D04891"/>
    <w:rsid w:val="00D049EF"/>
    <w:rsid w:val="00D04D59"/>
    <w:rsid w:val="00D04EFF"/>
    <w:rsid w:val="00D0529E"/>
    <w:rsid w:val="00D05353"/>
    <w:rsid w:val="00D055CD"/>
    <w:rsid w:val="00D05715"/>
    <w:rsid w:val="00D05A41"/>
    <w:rsid w:val="00D05E06"/>
    <w:rsid w:val="00D06391"/>
    <w:rsid w:val="00D07328"/>
    <w:rsid w:val="00D073C9"/>
    <w:rsid w:val="00D0754C"/>
    <w:rsid w:val="00D07DA2"/>
    <w:rsid w:val="00D07DC7"/>
    <w:rsid w:val="00D102A3"/>
    <w:rsid w:val="00D10488"/>
    <w:rsid w:val="00D1059C"/>
    <w:rsid w:val="00D113B3"/>
    <w:rsid w:val="00D114D0"/>
    <w:rsid w:val="00D114F2"/>
    <w:rsid w:val="00D118F4"/>
    <w:rsid w:val="00D11A01"/>
    <w:rsid w:val="00D12078"/>
    <w:rsid w:val="00D12240"/>
    <w:rsid w:val="00D127C0"/>
    <w:rsid w:val="00D12E53"/>
    <w:rsid w:val="00D1312F"/>
    <w:rsid w:val="00D133F5"/>
    <w:rsid w:val="00D13AD6"/>
    <w:rsid w:val="00D13C44"/>
    <w:rsid w:val="00D14C66"/>
    <w:rsid w:val="00D14F60"/>
    <w:rsid w:val="00D15446"/>
    <w:rsid w:val="00D15999"/>
    <w:rsid w:val="00D160DC"/>
    <w:rsid w:val="00D16307"/>
    <w:rsid w:val="00D16619"/>
    <w:rsid w:val="00D16DA2"/>
    <w:rsid w:val="00D17E71"/>
    <w:rsid w:val="00D17EEC"/>
    <w:rsid w:val="00D20517"/>
    <w:rsid w:val="00D20D58"/>
    <w:rsid w:val="00D220A2"/>
    <w:rsid w:val="00D227CF"/>
    <w:rsid w:val="00D22BF0"/>
    <w:rsid w:val="00D233D5"/>
    <w:rsid w:val="00D23688"/>
    <w:rsid w:val="00D2377A"/>
    <w:rsid w:val="00D23999"/>
    <w:rsid w:val="00D23A73"/>
    <w:rsid w:val="00D23B05"/>
    <w:rsid w:val="00D23B08"/>
    <w:rsid w:val="00D240F0"/>
    <w:rsid w:val="00D2411B"/>
    <w:rsid w:val="00D247BD"/>
    <w:rsid w:val="00D2485E"/>
    <w:rsid w:val="00D24BDC"/>
    <w:rsid w:val="00D24C56"/>
    <w:rsid w:val="00D24DC4"/>
    <w:rsid w:val="00D2526D"/>
    <w:rsid w:val="00D255A8"/>
    <w:rsid w:val="00D25B8E"/>
    <w:rsid w:val="00D25C29"/>
    <w:rsid w:val="00D25DF1"/>
    <w:rsid w:val="00D26048"/>
    <w:rsid w:val="00D26153"/>
    <w:rsid w:val="00D2622C"/>
    <w:rsid w:val="00D2681C"/>
    <w:rsid w:val="00D2682C"/>
    <w:rsid w:val="00D26DA2"/>
    <w:rsid w:val="00D27125"/>
    <w:rsid w:val="00D306EF"/>
    <w:rsid w:val="00D30816"/>
    <w:rsid w:val="00D314CA"/>
    <w:rsid w:val="00D31AAA"/>
    <w:rsid w:val="00D31C0C"/>
    <w:rsid w:val="00D31DB0"/>
    <w:rsid w:val="00D31DEE"/>
    <w:rsid w:val="00D32032"/>
    <w:rsid w:val="00D32B29"/>
    <w:rsid w:val="00D32CCA"/>
    <w:rsid w:val="00D3356B"/>
    <w:rsid w:val="00D337EF"/>
    <w:rsid w:val="00D339DD"/>
    <w:rsid w:val="00D33A31"/>
    <w:rsid w:val="00D33CC1"/>
    <w:rsid w:val="00D3400E"/>
    <w:rsid w:val="00D34073"/>
    <w:rsid w:val="00D346ED"/>
    <w:rsid w:val="00D34E41"/>
    <w:rsid w:val="00D34FE3"/>
    <w:rsid w:val="00D357DE"/>
    <w:rsid w:val="00D35B50"/>
    <w:rsid w:val="00D35BBC"/>
    <w:rsid w:val="00D35BD9"/>
    <w:rsid w:val="00D361D9"/>
    <w:rsid w:val="00D36B4E"/>
    <w:rsid w:val="00D36D6E"/>
    <w:rsid w:val="00D36DED"/>
    <w:rsid w:val="00D36F54"/>
    <w:rsid w:val="00D378AE"/>
    <w:rsid w:val="00D37B94"/>
    <w:rsid w:val="00D37D1F"/>
    <w:rsid w:val="00D37EA8"/>
    <w:rsid w:val="00D4064B"/>
    <w:rsid w:val="00D412DF"/>
    <w:rsid w:val="00D41412"/>
    <w:rsid w:val="00D414E1"/>
    <w:rsid w:val="00D423C0"/>
    <w:rsid w:val="00D42624"/>
    <w:rsid w:val="00D426A6"/>
    <w:rsid w:val="00D42ACE"/>
    <w:rsid w:val="00D4354D"/>
    <w:rsid w:val="00D45479"/>
    <w:rsid w:val="00D46215"/>
    <w:rsid w:val="00D467F9"/>
    <w:rsid w:val="00D471F3"/>
    <w:rsid w:val="00D4773C"/>
    <w:rsid w:val="00D47815"/>
    <w:rsid w:val="00D503A6"/>
    <w:rsid w:val="00D50C59"/>
    <w:rsid w:val="00D51208"/>
    <w:rsid w:val="00D519F5"/>
    <w:rsid w:val="00D51B35"/>
    <w:rsid w:val="00D52151"/>
    <w:rsid w:val="00D52451"/>
    <w:rsid w:val="00D52732"/>
    <w:rsid w:val="00D53146"/>
    <w:rsid w:val="00D53555"/>
    <w:rsid w:val="00D543CE"/>
    <w:rsid w:val="00D54678"/>
    <w:rsid w:val="00D54C46"/>
    <w:rsid w:val="00D54DB3"/>
    <w:rsid w:val="00D552B1"/>
    <w:rsid w:val="00D5550A"/>
    <w:rsid w:val="00D55780"/>
    <w:rsid w:val="00D56026"/>
    <w:rsid w:val="00D560F3"/>
    <w:rsid w:val="00D561A2"/>
    <w:rsid w:val="00D56292"/>
    <w:rsid w:val="00D56330"/>
    <w:rsid w:val="00D56486"/>
    <w:rsid w:val="00D5690E"/>
    <w:rsid w:val="00D5711D"/>
    <w:rsid w:val="00D573C3"/>
    <w:rsid w:val="00D574F0"/>
    <w:rsid w:val="00D575DD"/>
    <w:rsid w:val="00D57AB5"/>
    <w:rsid w:val="00D57CAA"/>
    <w:rsid w:val="00D607E9"/>
    <w:rsid w:val="00D60B98"/>
    <w:rsid w:val="00D61640"/>
    <w:rsid w:val="00D617EF"/>
    <w:rsid w:val="00D61B81"/>
    <w:rsid w:val="00D61EA7"/>
    <w:rsid w:val="00D623AF"/>
    <w:rsid w:val="00D62FC7"/>
    <w:rsid w:val="00D62FD7"/>
    <w:rsid w:val="00D631F3"/>
    <w:rsid w:val="00D63560"/>
    <w:rsid w:val="00D63752"/>
    <w:rsid w:val="00D63883"/>
    <w:rsid w:val="00D6417E"/>
    <w:rsid w:val="00D65602"/>
    <w:rsid w:val="00D6573E"/>
    <w:rsid w:val="00D657B9"/>
    <w:rsid w:val="00D65B4E"/>
    <w:rsid w:val="00D66118"/>
    <w:rsid w:val="00D6649B"/>
    <w:rsid w:val="00D66C4E"/>
    <w:rsid w:val="00D6750A"/>
    <w:rsid w:val="00D678C0"/>
    <w:rsid w:val="00D67AD6"/>
    <w:rsid w:val="00D67BC1"/>
    <w:rsid w:val="00D67CCC"/>
    <w:rsid w:val="00D705EE"/>
    <w:rsid w:val="00D709AA"/>
    <w:rsid w:val="00D70D66"/>
    <w:rsid w:val="00D71030"/>
    <w:rsid w:val="00D7127D"/>
    <w:rsid w:val="00D71871"/>
    <w:rsid w:val="00D718D5"/>
    <w:rsid w:val="00D719D9"/>
    <w:rsid w:val="00D72A16"/>
    <w:rsid w:val="00D732F7"/>
    <w:rsid w:val="00D74113"/>
    <w:rsid w:val="00D74489"/>
    <w:rsid w:val="00D74633"/>
    <w:rsid w:val="00D74731"/>
    <w:rsid w:val="00D74972"/>
    <w:rsid w:val="00D75269"/>
    <w:rsid w:val="00D7566C"/>
    <w:rsid w:val="00D756BC"/>
    <w:rsid w:val="00D76E37"/>
    <w:rsid w:val="00D7759A"/>
    <w:rsid w:val="00D7764E"/>
    <w:rsid w:val="00D77A4B"/>
    <w:rsid w:val="00D77B94"/>
    <w:rsid w:val="00D77CE5"/>
    <w:rsid w:val="00D80022"/>
    <w:rsid w:val="00D80040"/>
    <w:rsid w:val="00D80A95"/>
    <w:rsid w:val="00D80ACB"/>
    <w:rsid w:val="00D8126B"/>
    <w:rsid w:val="00D815C6"/>
    <w:rsid w:val="00D816B3"/>
    <w:rsid w:val="00D81C28"/>
    <w:rsid w:val="00D81DE1"/>
    <w:rsid w:val="00D81F0E"/>
    <w:rsid w:val="00D82151"/>
    <w:rsid w:val="00D826BB"/>
    <w:rsid w:val="00D826E8"/>
    <w:rsid w:val="00D83C6C"/>
    <w:rsid w:val="00D83D7F"/>
    <w:rsid w:val="00D83D85"/>
    <w:rsid w:val="00D83FFD"/>
    <w:rsid w:val="00D84430"/>
    <w:rsid w:val="00D8484F"/>
    <w:rsid w:val="00D851F2"/>
    <w:rsid w:val="00D85718"/>
    <w:rsid w:val="00D8576F"/>
    <w:rsid w:val="00D8659F"/>
    <w:rsid w:val="00D86D0E"/>
    <w:rsid w:val="00D87370"/>
    <w:rsid w:val="00D873F7"/>
    <w:rsid w:val="00D87F28"/>
    <w:rsid w:val="00D901D8"/>
    <w:rsid w:val="00D909AB"/>
    <w:rsid w:val="00D91A5A"/>
    <w:rsid w:val="00D91EDA"/>
    <w:rsid w:val="00D9224B"/>
    <w:rsid w:val="00D9264F"/>
    <w:rsid w:val="00D9298D"/>
    <w:rsid w:val="00D92B22"/>
    <w:rsid w:val="00D92FF9"/>
    <w:rsid w:val="00D935C5"/>
    <w:rsid w:val="00D940B2"/>
    <w:rsid w:val="00D94305"/>
    <w:rsid w:val="00D945B2"/>
    <w:rsid w:val="00D948C1"/>
    <w:rsid w:val="00D94901"/>
    <w:rsid w:val="00D9686B"/>
    <w:rsid w:val="00D968C0"/>
    <w:rsid w:val="00D97B4C"/>
    <w:rsid w:val="00DA017B"/>
    <w:rsid w:val="00DA0533"/>
    <w:rsid w:val="00DA0A06"/>
    <w:rsid w:val="00DA0B60"/>
    <w:rsid w:val="00DA0F90"/>
    <w:rsid w:val="00DA100F"/>
    <w:rsid w:val="00DA1567"/>
    <w:rsid w:val="00DA19D1"/>
    <w:rsid w:val="00DA1EA0"/>
    <w:rsid w:val="00DA2602"/>
    <w:rsid w:val="00DA274D"/>
    <w:rsid w:val="00DA36E6"/>
    <w:rsid w:val="00DA393D"/>
    <w:rsid w:val="00DA3BA4"/>
    <w:rsid w:val="00DA403A"/>
    <w:rsid w:val="00DA4B15"/>
    <w:rsid w:val="00DA59C4"/>
    <w:rsid w:val="00DA5DFE"/>
    <w:rsid w:val="00DA64D1"/>
    <w:rsid w:val="00DA6E94"/>
    <w:rsid w:val="00DA70ED"/>
    <w:rsid w:val="00DA7C1F"/>
    <w:rsid w:val="00DA7F83"/>
    <w:rsid w:val="00DB0101"/>
    <w:rsid w:val="00DB0115"/>
    <w:rsid w:val="00DB0A45"/>
    <w:rsid w:val="00DB12A2"/>
    <w:rsid w:val="00DB16E0"/>
    <w:rsid w:val="00DB1710"/>
    <w:rsid w:val="00DB1AEE"/>
    <w:rsid w:val="00DB221E"/>
    <w:rsid w:val="00DB2307"/>
    <w:rsid w:val="00DB2389"/>
    <w:rsid w:val="00DB242A"/>
    <w:rsid w:val="00DB2932"/>
    <w:rsid w:val="00DB3813"/>
    <w:rsid w:val="00DB3943"/>
    <w:rsid w:val="00DB3BE4"/>
    <w:rsid w:val="00DB3FCF"/>
    <w:rsid w:val="00DB47E0"/>
    <w:rsid w:val="00DB4ED1"/>
    <w:rsid w:val="00DB5129"/>
    <w:rsid w:val="00DB590D"/>
    <w:rsid w:val="00DB6A70"/>
    <w:rsid w:val="00DB6B15"/>
    <w:rsid w:val="00DB75FF"/>
    <w:rsid w:val="00DB7D9D"/>
    <w:rsid w:val="00DC0133"/>
    <w:rsid w:val="00DC050A"/>
    <w:rsid w:val="00DC09D2"/>
    <w:rsid w:val="00DC106A"/>
    <w:rsid w:val="00DC1121"/>
    <w:rsid w:val="00DC158E"/>
    <w:rsid w:val="00DC1AC2"/>
    <w:rsid w:val="00DC1EC7"/>
    <w:rsid w:val="00DC2751"/>
    <w:rsid w:val="00DC2B4C"/>
    <w:rsid w:val="00DC300A"/>
    <w:rsid w:val="00DC32B6"/>
    <w:rsid w:val="00DC35B6"/>
    <w:rsid w:val="00DC38D1"/>
    <w:rsid w:val="00DC44F4"/>
    <w:rsid w:val="00DC4534"/>
    <w:rsid w:val="00DC51E2"/>
    <w:rsid w:val="00DC5F70"/>
    <w:rsid w:val="00DC684C"/>
    <w:rsid w:val="00DC6A58"/>
    <w:rsid w:val="00DC6A66"/>
    <w:rsid w:val="00DC720A"/>
    <w:rsid w:val="00DC7364"/>
    <w:rsid w:val="00DC74DF"/>
    <w:rsid w:val="00DC76F4"/>
    <w:rsid w:val="00DC79B3"/>
    <w:rsid w:val="00DD0635"/>
    <w:rsid w:val="00DD071D"/>
    <w:rsid w:val="00DD074F"/>
    <w:rsid w:val="00DD07EA"/>
    <w:rsid w:val="00DD0AEE"/>
    <w:rsid w:val="00DD0B80"/>
    <w:rsid w:val="00DD0B93"/>
    <w:rsid w:val="00DD0C8F"/>
    <w:rsid w:val="00DD0D8E"/>
    <w:rsid w:val="00DD112B"/>
    <w:rsid w:val="00DD124A"/>
    <w:rsid w:val="00DD1442"/>
    <w:rsid w:val="00DD1447"/>
    <w:rsid w:val="00DD1632"/>
    <w:rsid w:val="00DD1B4D"/>
    <w:rsid w:val="00DD1CCC"/>
    <w:rsid w:val="00DD289A"/>
    <w:rsid w:val="00DD366D"/>
    <w:rsid w:val="00DD3D35"/>
    <w:rsid w:val="00DD3D41"/>
    <w:rsid w:val="00DD45EC"/>
    <w:rsid w:val="00DD4875"/>
    <w:rsid w:val="00DD56C4"/>
    <w:rsid w:val="00DD58A1"/>
    <w:rsid w:val="00DD592F"/>
    <w:rsid w:val="00DD644D"/>
    <w:rsid w:val="00DD6894"/>
    <w:rsid w:val="00DD6EDA"/>
    <w:rsid w:val="00DD705B"/>
    <w:rsid w:val="00DD7064"/>
    <w:rsid w:val="00DD719D"/>
    <w:rsid w:val="00DD755E"/>
    <w:rsid w:val="00DD7C8E"/>
    <w:rsid w:val="00DD7EE9"/>
    <w:rsid w:val="00DE2707"/>
    <w:rsid w:val="00DE2B50"/>
    <w:rsid w:val="00DE2FF5"/>
    <w:rsid w:val="00DE353A"/>
    <w:rsid w:val="00DE3B08"/>
    <w:rsid w:val="00DE3D2C"/>
    <w:rsid w:val="00DE415F"/>
    <w:rsid w:val="00DE418A"/>
    <w:rsid w:val="00DE45DA"/>
    <w:rsid w:val="00DE48AD"/>
    <w:rsid w:val="00DE4BFC"/>
    <w:rsid w:val="00DE4EF1"/>
    <w:rsid w:val="00DE4F03"/>
    <w:rsid w:val="00DE5593"/>
    <w:rsid w:val="00DE55B9"/>
    <w:rsid w:val="00DE5725"/>
    <w:rsid w:val="00DE579D"/>
    <w:rsid w:val="00DE585D"/>
    <w:rsid w:val="00DE5DC8"/>
    <w:rsid w:val="00DE5F14"/>
    <w:rsid w:val="00DE626F"/>
    <w:rsid w:val="00DE63E2"/>
    <w:rsid w:val="00DE658D"/>
    <w:rsid w:val="00DE6D17"/>
    <w:rsid w:val="00DE6D48"/>
    <w:rsid w:val="00DE6F39"/>
    <w:rsid w:val="00DE78EA"/>
    <w:rsid w:val="00DE7985"/>
    <w:rsid w:val="00DE7B91"/>
    <w:rsid w:val="00DE7D8B"/>
    <w:rsid w:val="00DF063F"/>
    <w:rsid w:val="00DF140C"/>
    <w:rsid w:val="00DF1422"/>
    <w:rsid w:val="00DF1588"/>
    <w:rsid w:val="00DF1AD8"/>
    <w:rsid w:val="00DF1D79"/>
    <w:rsid w:val="00DF2A2E"/>
    <w:rsid w:val="00DF2A82"/>
    <w:rsid w:val="00DF2EBA"/>
    <w:rsid w:val="00DF2F6E"/>
    <w:rsid w:val="00DF43D5"/>
    <w:rsid w:val="00DF4C07"/>
    <w:rsid w:val="00DF4FA3"/>
    <w:rsid w:val="00DF5103"/>
    <w:rsid w:val="00DF5AC5"/>
    <w:rsid w:val="00DF5BFE"/>
    <w:rsid w:val="00DF69D8"/>
    <w:rsid w:val="00DF6B5C"/>
    <w:rsid w:val="00DF7376"/>
    <w:rsid w:val="00DF7754"/>
    <w:rsid w:val="00DF7F8A"/>
    <w:rsid w:val="00E00205"/>
    <w:rsid w:val="00E0087A"/>
    <w:rsid w:val="00E012A2"/>
    <w:rsid w:val="00E0178F"/>
    <w:rsid w:val="00E01ED4"/>
    <w:rsid w:val="00E01FE2"/>
    <w:rsid w:val="00E0214C"/>
    <w:rsid w:val="00E0263A"/>
    <w:rsid w:val="00E037D5"/>
    <w:rsid w:val="00E0380F"/>
    <w:rsid w:val="00E0427C"/>
    <w:rsid w:val="00E046D8"/>
    <w:rsid w:val="00E052EF"/>
    <w:rsid w:val="00E054AD"/>
    <w:rsid w:val="00E05FB9"/>
    <w:rsid w:val="00E06286"/>
    <w:rsid w:val="00E0652C"/>
    <w:rsid w:val="00E068A1"/>
    <w:rsid w:val="00E069EA"/>
    <w:rsid w:val="00E06A29"/>
    <w:rsid w:val="00E06C64"/>
    <w:rsid w:val="00E06E6B"/>
    <w:rsid w:val="00E0768C"/>
    <w:rsid w:val="00E07842"/>
    <w:rsid w:val="00E07983"/>
    <w:rsid w:val="00E07AD2"/>
    <w:rsid w:val="00E1042C"/>
    <w:rsid w:val="00E10598"/>
    <w:rsid w:val="00E105D2"/>
    <w:rsid w:val="00E10D13"/>
    <w:rsid w:val="00E11397"/>
    <w:rsid w:val="00E1169F"/>
    <w:rsid w:val="00E11844"/>
    <w:rsid w:val="00E11F7E"/>
    <w:rsid w:val="00E13449"/>
    <w:rsid w:val="00E14A36"/>
    <w:rsid w:val="00E14BB0"/>
    <w:rsid w:val="00E161A3"/>
    <w:rsid w:val="00E16903"/>
    <w:rsid w:val="00E172D0"/>
    <w:rsid w:val="00E1777E"/>
    <w:rsid w:val="00E17F53"/>
    <w:rsid w:val="00E2094B"/>
    <w:rsid w:val="00E209F4"/>
    <w:rsid w:val="00E20FDC"/>
    <w:rsid w:val="00E21CD0"/>
    <w:rsid w:val="00E22BE4"/>
    <w:rsid w:val="00E22E1A"/>
    <w:rsid w:val="00E2307C"/>
    <w:rsid w:val="00E23441"/>
    <w:rsid w:val="00E23861"/>
    <w:rsid w:val="00E245CF"/>
    <w:rsid w:val="00E248D5"/>
    <w:rsid w:val="00E24A84"/>
    <w:rsid w:val="00E2541D"/>
    <w:rsid w:val="00E25827"/>
    <w:rsid w:val="00E25B9E"/>
    <w:rsid w:val="00E261FA"/>
    <w:rsid w:val="00E26E58"/>
    <w:rsid w:val="00E27399"/>
    <w:rsid w:val="00E2746E"/>
    <w:rsid w:val="00E277A6"/>
    <w:rsid w:val="00E27D8B"/>
    <w:rsid w:val="00E30040"/>
    <w:rsid w:val="00E301DC"/>
    <w:rsid w:val="00E3067E"/>
    <w:rsid w:val="00E308A4"/>
    <w:rsid w:val="00E30C11"/>
    <w:rsid w:val="00E32173"/>
    <w:rsid w:val="00E32405"/>
    <w:rsid w:val="00E32565"/>
    <w:rsid w:val="00E32A82"/>
    <w:rsid w:val="00E33ACD"/>
    <w:rsid w:val="00E33AFE"/>
    <w:rsid w:val="00E349E9"/>
    <w:rsid w:val="00E34E3C"/>
    <w:rsid w:val="00E35230"/>
    <w:rsid w:val="00E35232"/>
    <w:rsid w:val="00E352CD"/>
    <w:rsid w:val="00E3592E"/>
    <w:rsid w:val="00E35EB7"/>
    <w:rsid w:val="00E36260"/>
    <w:rsid w:val="00E36608"/>
    <w:rsid w:val="00E368FA"/>
    <w:rsid w:val="00E36B2B"/>
    <w:rsid w:val="00E3707E"/>
    <w:rsid w:val="00E373B8"/>
    <w:rsid w:val="00E3771B"/>
    <w:rsid w:val="00E37798"/>
    <w:rsid w:val="00E37B08"/>
    <w:rsid w:val="00E40062"/>
    <w:rsid w:val="00E40475"/>
    <w:rsid w:val="00E4077F"/>
    <w:rsid w:val="00E40E4D"/>
    <w:rsid w:val="00E41443"/>
    <w:rsid w:val="00E415AB"/>
    <w:rsid w:val="00E4222C"/>
    <w:rsid w:val="00E422D5"/>
    <w:rsid w:val="00E4247B"/>
    <w:rsid w:val="00E4267F"/>
    <w:rsid w:val="00E429C0"/>
    <w:rsid w:val="00E42A80"/>
    <w:rsid w:val="00E42BA0"/>
    <w:rsid w:val="00E42D98"/>
    <w:rsid w:val="00E43352"/>
    <w:rsid w:val="00E43A03"/>
    <w:rsid w:val="00E43D6D"/>
    <w:rsid w:val="00E4413C"/>
    <w:rsid w:val="00E460E9"/>
    <w:rsid w:val="00E46540"/>
    <w:rsid w:val="00E4696B"/>
    <w:rsid w:val="00E46BF9"/>
    <w:rsid w:val="00E46C28"/>
    <w:rsid w:val="00E46E0C"/>
    <w:rsid w:val="00E47A90"/>
    <w:rsid w:val="00E47D8A"/>
    <w:rsid w:val="00E50E04"/>
    <w:rsid w:val="00E51066"/>
    <w:rsid w:val="00E5114B"/>
    <w:rsid w:val="00E511A5"/>
    <w:rsid w:val="00E51EC4"/>
    <w:rsid w:val="00E51F93"/>
    <w:rsid w:val="00E51FC3"/>
    <w:rsid w:val="00E52111"/>
    <w:rsid w:val="00E5263D"/>
    <w:rsid w:val="00E52D9F"/>
    <w:rsid w:val="00E52ED6"/>
    <w:rsid w:val="00E52F96"/>
    <w:rsid w:val="00E5330A"/>
    <w:rsid w:val="00E5383F"/>
    <w:rsid w:val="00E53D89"/>
    <w:rsid w:val="00E5426D"/>
    <w:rsid w:val="00E54444"/>
    <w:rsid w:val="00E54588"/>
    <w:rsid w:val="00E5503E"/>
    <w:rsid w:val="00E551E1"/>
    <w:rsid w:val="00E557BA"/>
    <w:rsid w:val="00E557BF"/>
    <w:rsid w:val="00E55C5E"/>
    <w:rsid w:val="00E56102"/>
    <w:rsid w:val="00E5614A"/>
    <w:rsid w:val="00E57C27"/>
    <w:rsid w:val="00E61D68"/>
    <w:rsid w:val="00E626AE"/>
    <w:rsid w:val="00E63587"/>
    <w:rsid w:val="00E63A39"/>
    <w:rsid w:val="00E63B7F"/>
    <w:rsid w:val="00E63D43"/>
    <w:rsid w:val="00E64070"/>
    <w:rsid w:val="00E64154"/>
    <w:rsid w:val="00E641A2"/>
    <w:rsid w:val="00E64512"/>
    <w:rsid w:val="00E6484F"/>
    <w:rsid w:val="00E64A45"/>
    <w:rsid w:val="00E66646"/>
    <w:rsid w:val="00E66E2A"/>
    <w:rsid w:val="00E671E7"/>
    <w:rsid w:val="00E67267"/>
    <w:rsid w:val="00E6735A"/>
    <w:rsid w:val="00E6754A"/>
    <w:rsid w:val="00E6789B"/>
    <w:rsid w:val="00E679E8"/>
    <w:rsid w:val="00E67E68"/>
    <w:rsid w:val="00E701AA"/>
    <w:rsid w:val="00E70A15"/>
    <w:rsid w:val="00E70B56"/>
    <w:rsid w:val="00E710FF"/>
    <w:rsid w:val="00E7143B"/>
    <w:rsid w:val="00E71F72"/>
    <w:rsid w:val="00E71FDB"/>
    <w:rsid w:val="00E7239E"/>
    <w:rsid w:val="00E7243E"/>
    <w:rsid w:val="00E72875"/>
    <w:rsid w:val="00E72D64"/>
    <w:rsid w:val="00E7382E"/>
    <w:rsid w:val="00E73E27"/>
    <w:rsid w:val="00E73EE1"/>
    <w:rsid w:val="00E7464A"/>
    <w:rsid w:val="00E74B87"/>
    <w:rsid w:val="00E74D7C"/>
    <w:rsid w:val="00E75116"/>
    <w:rsid w:val="00E75469"/>
    <w:rsid w:val="00E76701"/>
    <w:rsid w:val="00E76C4F"/>
    <w:rsid w:val="00E76F25"/>
    <w:rsid w:val="00E771D3"/>
    <w:rsid w:val="00E774DE"/>
    <w:rsid w:val="00E77C3D"/>
    <w:rsid w:val="00E77D6A"/>
    <w:rsid w:val="00E77F9F"/>
    <w:rsid w:val="00E8036F"/>
    <w:rsid w:val="00E80495"/>
    <w:rsid w:val="00E80D32"/>
    <w:rsid w:val="00E81B22"/>
    <w:rsid w:val="00E81BD7"/>
    <w:rsid w:val="00E81C9C"/>
    <w:rsid w:val="00E81F1F"/>
    <w:rsid w:val="00E820D2"/>
    <w:rsid w:val="00E82135"/>
    <w:rsid w:val="00E82CD8"/>
    <w:rsid w:val="00E83128"/>
    <w:rsid w:val="00E83631"/>
    <w:rsid w:val="00E8389F"/>
    <w:rsid w:val="00E838B9"/>
    <w:rsid w:val="00E84705"/>
    <w:rsid w:val="00E84E72"/>
    <w:rsid w:val="00E855B9"/>
    <w:rsid w:val="00E85EA6"/>
    <w:rsid w:val="00E862D2"/>
    <w:rsid w:val="00E862FA"/>
    <w:rsid w:val="00E86471"/>
    <w:rsid w:val="00E867B9"/>
    <w:rsid w:val="00E86A1E"/>
    <w:rsid w:val="00E86D60"/>
    <w:rsid w:val="00E86EBC"/>
    <w:rsid w:val="00E8736D"/>
    <w:rsid w:val="00E87757"/>
    <w:rsid w:val="00E902E3"/>
    <w:rsid w:val="00E906BB"/>
    <w:rsid w:val="00E908E7"/>
    <w:rsid w:val="00E90ABA"/>
    <w:rsid w:val="00E90D4A"/>
    <w:rsid w:val="00E912B4"/>
    <w:rsid w:val="00E91597"/>
    <w:rsid w:val="00E9172F"/>
    <w:rsid w:val="00E91871"/>
    <w:rsid w:val="00E91CEF"/>
    <w:rsid w:val="00E91EB0"/>
    <w:rsid w:val="00E92099"/>
    <w:rsid w:val="00E92748"/>
    <w:rsid w:val="00E9283D"/>
    <w:rsid w:val="00E92A64"/>
    <w:rsid w:val="00E931FA"/>
    <w:rsid w:val="00E933FF"/>
    <w:rsid w:val="00E93697"/>
    <w:rsid w:val="00E93D15"/>
    <w:rsid w:val="00E93D81"/>
    <w:rsid w:val="00E93FC3"/>
    <w:rsid w:val="00E94442"/>
    <w:rsid w:val="00E94BB3"/>
    <w:rsid w:val="00E94D33"/>
    <w:rsid w:val="00E94D68"/>
    <w:rsid w:val="00E94E2E"/>
    <w:rsid w:val="00E95233"/>
    <w:rsid w:val="00E95920"/>
    <w:rsid w:val="00E9598D"/>
    <w:rsid w:val="00E95A37"/>
    <w:rsid w:val="00E96030"/>
    <w:rsid w:val="00E96AF7"/>
    <w:rsid w:val="00E96BBA"/>
    <w:rsid w:val="00E96BDE"/>
    <w:rsid w:val="00E96C4D"/>
    <w:rsid w:val="00E971A3"/>
    <w:rsid w:val="00E977FC"/>
    <w:rsid w:val="00E9793D"/>
    <w:rsid w:val="00E97A73"/>
    <w:rsid w:val="00EA1095"/>
    <w:rsid w:val="00EA10D1"/>
    <w:rsid w:val="00EA114C"/>
    <w:rsid w:val="00EA1711"/>
    <w:rsid w:val="00EA223E"/>
    <w:rsid w:val="00EA2379"/>
    <w:rsid w:val="00EA2558"/>
    <w:rsid w:val="00EA2A01"/>
    <w:rsid w:val="00EA3149"/>
    <w:rsid w:val="00EA3208"/>
    <w:rsid w:val="00EA3782"/>
    <w:rsid w:val="00EA386D"/>
    <w:rsid w:val="00EA3B39"/>
    <w:rsid w:val="00EA3D24"/>
    <w:rsid w:val="00EA4076"/>
    <w:rsid w:val="00EA410E"/>
    <w:rsid w:val="00EA4238"/>
    <w:rsid w:val="00EA435A"/>
    <w:rsid w:val="00EA4408"/>
    <w:rsid w:val="00EA4B7A"/>
    <w:rsid w:val="00EA5935"/>
    <w:rsid w:val="00EA5C8F"/>
    <w:rsid w:val="00EA6C17"/>
    <w:rsid w:val="00EA6E88"/>
    <w:rsid w:val="00EA77DC"/>
    <w:rsid w:val="00EA7B17"/>
    <w:rsid w:val="00EB01C0"/>
    <w:rsid w:val="00EB05A9"/>
    <w:rsid w:val="00EB0915"/>
    <w:rsid w:val="00EB0A34"/>
    <w:rsid w:val="00EB0D19"/>
    <w:rsid w:val="00EB1D46"/>
    <w:rsid w:val="00EB26DA"/>
    <w:rsid w:val="00EB2D1F"/>
    <w:rsid w:val="00EB2D83"/>
    <w:rsid w:val="00EB339F"/>
    <w:rsid w:val="00EB341E"/>
    <w:rsid w:val="00EB4B15"/>
    <w:rsid w:val="00EB4B7D"/>
    <w:rsid w:val="00EB5004"/>
    <w:rsid w:val="00EB51F2"/>
    <w:rsid w:val="00EB563F"/>
    <w:rsid w:val="00EB5D1F"/>
    <w:rsid w:val="00EB61E8"/>
    <w:rsid w:val="00EB67DF"/>
    <w:rsid w:val="00EB6B5B"/>
    <w:rsid w:val="00EB6F1B"/>
    <w:rsid w:val="00EB70C3"/>
    <w:rsid w:val="00EB71A4"/>
    <w:rsid w:val="00EB76D3"/>
    <w:rsid w:val="00EB78B6"/>
    <w:rsid w:val="00EB7F97"/>
    <w:rsid w:val="00EB7F9E"/>
    <w:rsid w:val="00EC0052"/>
    <w:rsid w:val="00EC022E"/>
    <w:rsid w:val="00EC0797"/>
    <w:rsid w:val="00EC0B81"/>
    <w:rsid w:val="00EC0BA7"/>
    <w:rsid w:val="00EC14B0"/>
    <w:rsid w:val="00EC17D5"/>
    <w:rsid w:val="00EC19B9"/>
    <w:rsid w:val="00EC1A27"/>
    <w:rsid w:val="00EC1ECB"/>
    <w:rsid w:val="00EC2886"/>
    <w:rsid w:val="00EC2CFA"/>
    <w:rsid w:val="00EC2F93"/>
    <w:rsid w:val="00EC31C5"/>
    <w:rsid w:val="00EC3399"/>
    <w:rsid w:val="00EC37E8"/>
    <w:rsid w:val="00EC4200"/>
    <w:rsid w:val="00EC4AC4"/>
    <w:rsid w:val="00EC4B8D"/>
    <w:rsid w:val="00EC4BA4"/>
    <w:rsid w:val="00EC5258"/>
    <w:rsid w:val="00EC572E"/>
    <w:rsid w:val="00EC6237"/>
    <w:rsid w:val="00EC670A"/>
    <w:rsid w:val="00EC68E5"/>
    <w:rsid w:val="00EC71CC"/>
    <w:rsid w:val="00EC7E14"/>
    <w:rsid w:val="00ED013B"/>
    <w:rsid w:val="00ED0284"/>
    <w:rsid w:val="00ED03C0"/>
    <w:rsid w:val="00ED060F"/>
    <w:rsid w:val="00ED08E3"/>
    <w:rsid w:val="00ED10ED"/>
    <w:rsid w:val="00ED1110"/>
    <w:rsid w:val="00ED1833"/>
    <w:rsid w:val="00ED1B48"/>
    <w:rsid w:val="00ED2113"/>
    <w:rsid w:val="00ED2BCC"/>
    <w:rsid w:val="00ED2CC6"/>
    <w:rsid w:val="00ED4289"/>
    <w:rsid w:val="00ED4367"/>
    <w:rsid w:val="00ED4718"/>
    <w:rsid w:val="00ED47CD"/>
    <w:rsid w:val="00ED4FB9"/>
    <w:rsid w:val="00ED50E7"/>
    <w:rsid w:val="00ED523A"/>
    <w:rsid w:val="00ED5652"/>
    <w:rsid w:val="00ED57CD"/>
    <w:rsid w:val="00ED6356"/>
    <w:rsid w:val="00ED687A"/>
    <w:rsid w:val="00ED6B8D"/>
    <w:rsid w:val="00ED7B45"/>
    <w:rsid w:val="00EE0CF5"/>
    <w:rsid w:val="00EE1D95"/>
    <w:rsid w:val="00EE208D"/>
    <w:rsid w:val="00EE24B9"/>
    <w:rsid w:val="00EE2A39"/>
    <w:rsid w:val="00EE2ABC"/>
    <w:rsid w:val="00EE2DDB"/>
    <w:rsid w:val="00EE3DC6"/>
    <w:rsid w:val="00EE3EFF"/>
    <w:rsid w:val="00EE3F98"/>
    <w:rsid w:val="00EE4543"/>
    <w:rsid w:val="00EE4865"/>
    <w:rsid w:val="00EE4916"/>
    <w:rsid w:val="00EE4922"/>
    <w:rsid w:val="00EE4A8F"/>
    <w:rsid w:val="00EE4D9A"/>
    <w:rsid w:val="00EE5090"/>
    <w:rsid w:val="00EE5517"/>
    <w:rsid w:val="00EE5CFC"/>
    <w:rsid w:val="00EE621F"/>
    <w:rsid w:val="00EE6AC7"/>
    <w:rsid w:val="00EE6E1F"/>
    <w:rsid w:val="00EE71B2"/>
    <w:rsid w:val="00EF034C"/>
    <w:rsid w:val="00EF037D"/>
    <w:rsid w:val="00EF073F"/>
    <w:rsid w:val="00EF156D"/>
    <w:rsid w:val="00EF17D5"/>
    <w:rsid w:val="00EF1C15"/>
    <w:rsid w:val="00EF20BF"/>
    <w:rsid w:val="00EF2416"/>
    <w:rsid w:val="00EF2713"/>
    <w:rsid w:val="00EF2794"/>
    <w:rsid w:val="00EF2893"/>
    <w:rsid w:val="00EF2C78"/>
    <w:rsid w:val="00EF2D75"/>
    <w:rsid w:val="00EF376A"/>
    <w:rsid w:val="00EF3B04"/>
    <w:rsid w:val="00EF3F8F"/>
    <w:rsid w:val="00EF404E"/>
    <w:rsid w:val="00EF4B6A"/>
    <w:rsid w:val="00EF4EA0"/>
    <w:rsid w:val="00EF4EDF"/>
    <w:rsid w:val="00EF5784"/>
    <w:rsid w:val="00EF5A0F"/>
    <w:rsid w:val="00EF5AA3"/>
    <w:rsid w:val="00EF6673"/>
    <w:rsid w:val="00EF66A8"/>
    <w:rsid w:val="00EF70B8"/>
    <w:rsid w:val="00EF7362"/>
    <w:rsid w:val="00EF7BE1"/>
    <w:rsid w:val="00F006DF"/>
    <w:rsid w:val="00F009A1"/>
    <w:rsid w:val="00F0123A"/>
    <w:rsid w:val="00F01D9F"/>
    <w:rsid w:val="00F021BE"/>
    <w:rsid w:val="00F0245B"/>
    <w:rsid w:val="00F02750"/>
    <w:rsid w:val="00F032F5"/>
    <w:rsid w:val="00F03F8C"/>
    <w:rsid w:val="00F04147"/>
    <w:rsid w:val="00F045BB"/>
    <w:rsid w:val="00F0501B"/>
    <w:rsid w:val="00F05551"/>
    <w:rsid w:val="00F0558C"/>
    <w:rsid w:val="00F069D5"/>
    <w:rsid w:val="00F06DF9"/>
    <w:rsid w:val="00F0719B"/>
    <w:rsid w:val="00F07785"/>
    <w:rsid w:val="00F0780D"/>
    <w:rsid w:val="00F0783D"/>
    <w:rsid w:val="00F079B6"/>
    <w:rsid w:val="00F07F6A"/>
    <w:rsid w:val="00F1014C"/>
    <w:rsid w:val="00F10347"/>
    <w:rsid w:val="00F1069E"/>
    <w:rsid w:val="00F10712"/>
    <w:rsid w:val="00F11229"/>
    <w:rsid w:val="00F1143B"/>
    <w:rsid w:val="00F11598"/>
    <w:rsid w:val="00F11B1B"/>
    <w:rsid w:val="00F11F37"/>
    <w:rsid w:val="00F12099"/>
    <w:rsid w:val="00F1291D"/>
    <w:rsid w:val="00F12AE3"/>
    <w:rsid w:val="00F12EF5"/>
    <w:rsid w:val="00F14CFA"/>
    <w:rsid w:val="00F15092"/>
    <w:rsid w:val="00F15765"/>
    <w:rsid w:val="00F15C86"/>
    <w:rsid w:val="00F15CED"/>
    <w:rsid w:val="00F15DC1"/>
    <w:rsid w:val="00F16726"/>
    <w:rsid w:val="00F16A9C"/>
    <w:rsid w:val="00F16DD2"/>
    <w:rsid w:val="00F16DF6"/>
    <w:rsid w:val="00F17DAC"/>
    <w:rsid w:val="00F17DBF"/>
    <w:rsid w:val="00F20469"/>
    <w:rsid w:val="00F2071C"/>
    <w:rsid w:val="00F2088D"/>
    <w:rsid w:val="00F20B64"/>
    <w:rsid w:val="00F20B90"/>
    <w:rsid w:val="00F2202B"/>
    <w:rsid w:val="00F22332"/>
    <w:rsid w:val="00F228A6"/>
    <w:rsid w:val="00F22A78"/>
    <w:rsid w:val="00F22D8B"/>
    <w:rsid w:val="00F23887"/>
    <w:rsid w:val="00F241EA"/>
    <w:rsid w:val="00F2421B"/>
    <w:rsid w:val="00F24BAE"/>
    <w:rsid w:val="00F25BC3"/>
    <w:rsid w:val="00F26025"/>
    <w:rsid w:val="00F26D78"/>
    <w:rsid w:val="00F26FD3"/>
    <w:rsid w:val="00F273FD"/>
    <w:rsid w:val="00F2762A"/>
    <w:rsid w:val="00F3105D"/>
    <w:rsid w:val="00F326BD"/>
    <w:rsid w:val="00F328A9"/>
    <w:rsid w:val="00F32D0A"/>
    <w:rsid w:val="00F34363"/>
    <w:rsid w:val="00F3452E"/>
    <w:rsid w:val="00F346B2"/>
    <w:rsid w:val="00F3590D"/>
    <w:rsid w:val="00F35946"/>
    <w:rsid w:val="00F35FBA"/>
    <w:rsid w:val="00F35FE1"/>
    <w:rsid w:val="00F35FFA"/>
    <w:rsid w:val="00F36118"/>
    <w:rsid w:val="00F36521"/>
    <w:rsid w:val="00F36654"/>
    <w:rsid w:val="00F37457"/>
    <w:rsid w:val="00F374F0"/>
    <w:rsid w:val="00F37A2A"/>
    <w:rsid w:val="00F37CEC"/>
    <w:rsid w:val="00F406FB"/>
    <w:rsid w:val="00F40939"/>
    <w:rsid w:val="00F40BD7"/>
    <w:rsid w:val="00F40BFE"/>
    <w:rsid w:val="00F40DFC"/>
    <w:rsid w:val="00F4151A"/>
    <w:rsid w:val="00F415EA"/>
    <w:rsid w:val="00F4195C"/>
    <w:rsid w:val="00F41BC6"/>
    <w:rsid w:val="00F41D75"/>
    <w:rsid w:val="00F41D7C"/>
    <w:rsid w:val="00F41F4F"/>
    <w:rsid w:val="00F4254A"/>
    <w:rsid w:val="00F42C4F"/>
    <w:rsid w:val="00F42EF0"/>
    <w:rsid w:val="00F435DC"/>
    <w:rsid w:val="00F440FC"/>
    <w:rsid w:val="00F442BA"/>
    <w:rsid w:val="00F44B4F"/>
    <w:rsid w:val="00F450C9"/>
    <w:rsid w:val="00F455D4"/>
    <w:rsid w:val="00F45F44"/>
    <w:rsid w:val="00F4662E"/>
    <w:rsid w:val="00F46E8F"/>
    <w:rsid w:val="00F478CA"/>
    <w:rsid w:val="00F50077"/>
    <w:rsid w:val="00F51113"/>
    <w:rsid w:val="00F51893"/>
    <w:rsid w:val="00F51BC5"/>
    <w:rsid w:val="00F521BF"/>
    <w:rsid w:val="00F52AF4"/>
    <w:rsid w:val="00F53209"/>
    <w:rsid w:val="00F538E2"/>
    <w:rsid w:val="00F53B25"/>
    <w:rsid w:val="00F53C49"/>
    <w:rsid w:val="00F54C20"/>
    <w:rsid w:val="00F55340"/>
    <w:rsid w:val="00F55A35"/>
    <w:rsid w:val="00F55C77"/>
    <w:rsid w:val="00F566A7"/>
    <w:rsid w:val="00F566D0"/>
    <w:rsid w:val="00F603E9"/>
    <w:rsid w:val="00F60581"/>
    <w:rsid w:val="00F606DB"/>
    <w:rsid w:val="00F60E9E"/>
    <w:rsid w:val="00F610CC"/>
    <w:rsid w:val="00F61234"/>
    <w:rsid w:val="00F613A0"/>
    <w:rsid w:val="00F614F4"/>
    <w:rsid w:val="00F61512"/>
    <w:rsid w:val="00F61513"/>
    <w:rsid w:val="00F61A70"/>
    <w:rsid w:val="00F61AF5"/>
    <w:rsid w:val="00F61AF6"/>
    <w:rsid w:val="00F62311"/>
    <w:rsid w:val="00F62DB5"/>
    <w:rsid w:val="00F63986"/>
    <w:rsid w:val="00F63A00"/>
    <w:rsid w:val="00F63D92"/>
    <w:rsid w:val="00F63E01"/>
    <w:rsid w:val="00F63EE8"/>
    <w:rsid w:val="00F640CE"/>
    <w:rsid w:val="00F64266"/>
    <w:rsid w:val="00F642E9"/>
    <w:rsid w:val="00F647E6"/>
    <w:rsid w:val="00F649F4"/>
    <w:rsid w:val="00F64BA6"/>
    <w:rsid w:val="00F6591E"/>
    <w:rsid w:val="00F65C45"/>
    <w:rsid w:val="00F65FC2"/>
    <w:rsid w:val="00F6626E"/>
    <w:rsid w:val="00F6725E"/>
    <w:rsid w:val="00F67487"/>
    <w:rsid w:val="00F674EE"/>
    <w:rsid w:val="00F677B7"/>
    <w:rsid w:val="00F70690"/>
    <w:rsid w:val="00F7195A"/>
    <w:rsid w:val="00F71BC0"/>
    <w:rsid w:val="00F71D1A"/>
    <w:rsid w:val="00F71DA6"/>
    <w:rsid w:val="00F7242D"/>
    <w:rsid w:val="00F724E2"/>
    <w:rsid w:val="00F72502"/>
    <w:rsid w:val="00F72681"/>
    <w:rsid w:val="00F72C09"/>
    <w:rsid w:val="00F7331F"/>
    <w:rsid w:val="00F733A4"/>
    <w:rsid w:val="00F73A83"/>
    <w:rsid w:val="00F73D7C"/>
    <w:rsid w:val="00F741E7"/>
    <w:rsid w:val="00F74723"/>
    <w:rsid w:val="00F74CF1"/>
    <w:rsid w:val="00F74F3F"/>
    <w:rsid w:val="00F75FB0"/>
    <w:rsid w:val="00F761B2"/>
    <w:rsid w:val="00F766BE"/>
    <w:rsid w:val="00F7692C"/>
    <w:rsid w:val="00F76AFB"/>
    <w:rsid w:val="00F76CD6"/>
    <w:rsid w:val="00F76FC9"/>
    <w:rsid w:val="00F77C96"/>
    <w:rsid w:val="00F80235"/>
    <w:rsid w:val="00F803FF"/>
    <w:rsid w:val="00F804C7"/>
    <w:rsid w:val="00F81907"/>
    <w:rsid w:val="00F8235B"/>
    <w:rsid w:val="00F824F2"/>
    <w:rsid w:val="00F82A4C"/>
    <w:rsid w:val="00F831B0"/>
    <w:rsid w:val="00F8328A"/>
    <w:rsid w:val="00F83775"/>
    <w:rsid w:val="00F83EF6"/>
    <w:rsid w:val="00F8412E"/>
    <w:rsid w:val="00F84381"/>
    <w:rsid w:val="00F849A5"/>
    <w:rsid w:val="00F855BF"/>
    <w:rsid w:val="00F858A1"/>
    <w:rsid w:val="00F85A3E"/>
    <w:rsid w:val="00F85D5A"/>
    <w:rsid w:val="00F85EE9"/>
    <w:rsid w:val="00F860E6"/>
    <w:rsid w:val="00F8738B"/>
    <w:rsid w:val="00F8746A"/>
    <w:rsid w:val="00F87703"/>
    <w:rsid w:val="00F87A55"/>
    <w:rsid w:val="00F87B8B"/>
    <w:rsid w:val="00F9071A"/>
    <w:rsid w:val="00F9080D"/>
    <w:rsid w:val="00F911E8"/>
    <w:rsid w:val="00F91445"/>
    <w:rsid w:val="00F919C6"/>
    <w:rsid w:val="00F919DE"/>
    <w:rsid w:val="00F91AAC"/>
    <w:rsid w:val="00F91C9D"/>
    <w:rsid w:val="00F91E78"/>
    <w:rsid w:val="00F9241B"/>
    <w:rsid w:val="00F92A50"/>
    <w:rsid w:val="00F930E4"/>
    <w:rsid w:val="00F93419"/>
    <w:rsid w:val="00F93D2D"/>
    <w:rsid w:val="00F9400A"/>
    <w:rsid w:val="00F94192"/>
    <w:rsid w:val="00F945EC"/>
    <w:rsid w:val="00F9467D"/>
    <w:rsid w:val="00F9598E"/>
    <w:rsid w:val="00F95A21"/>
    <w:rsid w:val="00F96D6F"/>
    <w:rsid w:val="00F97097"/>
    <w:rsid w:val="00F9780F"/>
    <w:rsid w:val="00F9782A"/>
    <w:rsid w:val="00F97877"/>
    <w:rsid w:val="00F97F5D"/>
    <w:rsid w:val="00FA0111"/>
    <w:rsid w:val="00FA09BF"/>
    <w:rsid w:val="00FA0C59"/>
    <w:rsid w:val="00FA0FC1"/>
    <w:rsid w:val="00FA1028"/>
    <w:rsid w:val="00FA11CC"/>
    <w:rsid w:val="00FA20BF"/>
    <w:rsid w:val="00FA21A8"/>
    <w:rsid w:val="00FA235A"/>
    <w:rsid w:val="00FA25A1"/>
    <w:rsid w:val="00FA27BF"/>
    <w:rsid w:val="00FA29A7"/>
    <w:rsid w:val="00FA2EE5"/>
    <w:rsid w:val="00FA306D"/>
    <w:rsid w:val="00FA37EC"/>
    <w:rsid w:val="00FA3969"/>
    <w:rsid w:val="00FA3B4E"/>
    <w:rsid w:val="00FA4BE7"/>
    <w:rsid w:val="00FA5544"/>
    <w:rsid w:val="00FA55F6"/>
    <w:rsid w:val="00FA5BD6"/>
    <w:rsid w:val="00FA5E7D"/>
    <w:rsid w:val="00FA67D1"/>
    <w:rsid w:val="00FA6B06"/>
    <w:rsid w:val="00FA6D2F"/>
    <w:rsid w:val="00FA7A24"/>
    <w:rsid w:val="00FA7D55"/>
    <w:rsid w:val="00FB0215"/>
    <w:rsid w:val="00FB0C54"/>
    <w:rsid w:val="00FB1936"/>
    <w:rsid w:val="00FB1DCF"/>
    <w:rsid w:val="00FB22A8"/>
    <w:rsid w:val="00FB22CA"/>
    <w:rsid w:val="00FB2337"/>
    <w:rsid w:val="00FB2706"/>
    <w:rsid w:val="00FB27FA"/>
    <w:rsid w:val="00FB2A9C"/>
    <w:rsid w:val="00FB2B15"/>
    <w:rsid w:val="00FB2BA9"/>
    <w:rsid w:val="00FB2D52"/>
    <w:rsid w:val="00FB2E07"/>
    <w:rsid w:val="00FB2F48"/>
    <w:rsid w:val="00FB3F21"/>
    <w:rsid w:val="00FB40FD"/>
    <w:rsid w:val="00FB4C42"/>
    <w:rsid w:val="00FB4EDD"/>
    <w:rsid w:val="00FB4F8B"/>
    <w:rsid w:val="00FB508B"/>
    <w:rsid w:val="00FB510E"/>
    <w:rsid w:val="00FB544A"/>
    <w:rsid w:val="00FB56C0"/>
    <w:rsid w:val="00FB5757"/>
    <w:rsid w:val="00FB5918"/>
    <w:rsid w:val="00FB59A6"/>
    <w:rsid w:val="00FB5AF7"/>
    <w:rsid w:val="00FB6D31"/>
    <w:rsid w:val="00FC047A"/>
    <w:rsid w:val="00FC06B5"/>
    <w:rsid w:val="00FC0A68"/>
    <w:rsid w:val="00FC0EB2"/>
    <w:rsid w:val="00FC0EDE"/>
    <w:rsid w:val="00FC0F0F"/>
    <w:rsid w:val="00FC0F74"/>
    <w:rsid w:val="00FC1C1C"/>
    <w:rsid w:val="00FC1D5E"/>
    <w:rsid w:val="00FC2195"/>
    <w:rsid w:val="00FC2DF8"/>
    <w:rsid w:val="00FC2E19"/>
    <w:rsid w:val="00FC3DA1"/>
    <w:rsid w:val="00FC4B4B"/>
    <w:rsid w:val="00FC55E9"/>
    <w:rsid w:val="00FC63A3"/>
    <w:rsid w:val="00FC72EF"/>
    <w:rsid w:val="00FC734B"/>
    <w:rsid w:val="00FC79CF"/>
    <w:rsid w:val="00FC7D04"/>
    <w:rsid w:val="00FD0458"/>
    <w:rsid w:val="00FD07AF"/>
    <w:rsid w:val="00FD0D21"/>
    <w:rsid w:val="00FD0D29"/>
    <w:rsid w:val="00FD0D5B"/>
    <w:rsid w:val="00FD0E97"/>
    <w:rsid w:val="00FD1305"/>
    <w:rsid w:val="00FD15FF"/>
    <w:rsid w:val="00FD263C"/>
    <w:rsid w:val="00FD4112"/>
    <w:rsid w:val="00FD4A8A"/>
    <w:rsid w:val="00FD4BBD"/>
    <w:rsid w:val="00FD5A43"/>
    <w:rsid w:val="00FD6C87"/>
    <w:rsid w:val="00FD73C6"/>
    <w:rsid w:val="00FE0053"/>
    <w:rsid w:val="00FE013F"/>
    <w:rsid w:val="00FE01A0"/>
    <w:rsid w:val="00FE0312"/>
    <w:rsid w:val="00FE04EF"/>
    <w:rsid w:val="00FE0706"/>
    <w:rsid w:val="00FE0D6E"/>
    <w:rsid w:val="00FE0FD1"/>
    <w:rsid w:val="00FE19FF"/>
    <w:rsid w:val="00FE2269"/>
    <w:rsid w:val="00FE22DC"/>
    <w:rsid w:val="00FE2CF2"/>
    <w:rsid w:val="00FE306E"/>
    <w:rsid w:val="00FE37BA"/>
    <w:rsid w:val="00FE3E21"/>
    <w:rsid w:val="00FE3EAE"/>
    <w:rsid w:val="00FE437F"/>
    <w:rsid w:val="00FE4AF1"/>
    <w:rsid w:val="00FE52D2"/>
    <w:rsid w:val="00FE5352"/>
    <w:rsid w:val="00FE5661"/>
    <w:rsid w:val="00FE5682"/>
    <w:rsid w:val="00FE582F"/>
    <w:rsid w:val="00FE595E"/>
    <w:rsid w:val="00FE67B0"/>
    <w:rsid w:val="00FE69C9"/>
    <w:rsid w:val="00FE6AD7"/>
    <w:rsid w:val="00FE6B7F"/>
    <w:rsid w:val="00FE6CD1"/>
    <w:rsid w:val="00FE6D27"/>
    <w:rsid w:val="00FE702D"/>
    <w:rsid w:val="00FE703C"/>
    <w:rsid w:val="00FE7181"/>
    <w:rsid w:val="00FE7D59"/>
    <w:rsid w:val="00FF007F"/>
    <w:rsid w:val="00FF0389"/>
    <w:rsid w:val="00FF10D4"/>
    <w:rsid w:val="00FF16E7"/>
    <w:rsid w:val="00FF1829"/>
    <w:rsid w:val="00FF2369"/>
    <w:rsid w:val="00FF3089"/>
    <w:rsid w:val="00FF3904"/>
    <w:rsid w:val="00FF41C3"/>
    <w:rsid w:val="00FF4492"/>
    <w:rsid w:val="00FF5096"/>
    <w:rsid w:val="00FF51A6"/>
    <w:rsid w:val="00FF5429"/>
    <w:rsid w:val="00FF55A9"/>
    <w:rsid w:val="00FF5D0A"/>
    <w:rsid w:val="00FF6179"/>
    <w:rsid w:val="00FF61EE"/>
    <w:rsid w:val="00FF6322"/>
    <w:rsid w:val="00FF639F"/>
    <w:rsid w:val="00FF6454"/>
    <w:rsid w:val="00FF647E"/>
    <w:rsid w:val="00FF6572"/>
    <w:rsid w:val="00FF6742"/>
    <w:rsid w:val="00FF690B"/>
    <w:rsid w:val="00FF7331"/>
    <w:rsid w:val="00FF7594"/>
    <w:rsid w:val="00FF7707"/>
    <w:rsid w:val="029951F4"/>
    <w:rsid w:val="02DC30CD"/>
    <w:rsid w:val="047C6EF6"/>
    <w:rsid w:val="068E4EEC"/>
    <w:rsid w:val="083B7174"/>
    <w:rsid w:val="0B231534"/>
    <w:rsid w:val="0BDBB67D"/>
    <w:rsid w:val="0FD3DC00"/>
    <w:rsid w:val="12AB8151"/>
    <w:rsid w:val="16FB0778"/>
    <w:rsid w:val="1B6317D2"/>
    <w:rsid w:val="1CE2F167"/>
    <w:rsid w:val="217C83B1"/>
    <w:rsid w:val="2220EE73"/>
    <w:rsid w:val="2259B6C8"/>
    <w:rsid w:val="22CBE5FC"/>
    <w:rsid w:val="241F65B9"/>
    <w:rsid w:val="27D6774D"/>
    <w:rsid w:val="2846DA98"/>
    <w:rsid w:val="2A36E062"/>
    <w:rsid w:val="2CBD954B"/>
    <w:rsid w:val="2D5C53CB"/>
    <w:rsid w:val="2E97C777"/>
    <w:rsid w:val="30DF68B6"/>
    <w:rsid w:val="32FE1827"/>
    <w:rsid w:val="371574FD"/>
    <w:rsid w:val="39F96F9B"/>
    <w:rsid w:val="3A1BB158"/>
    <w:rsid w:val="3A88C18C"/>
    <w:rsid w:val="3E47C7ED"/>
    <w:rsid w:val="43B80618"/>
    <w:rsid w:val="44CE7730"/>
    <w:rsid w:val="4A61DE97"/>
    <w:rsid w:val="4C396119"/>
    <w:rsid w:val="4CF31788"/>
    <w:rsid w:val="4F2AF8F1"/>
    <w:rsid w:val="51275CB9"/>
    <w:rsid w:val="530A6705"/>
    <w:rsid w:val="531E7BD7"/>
    <w:rsid w:val="54DEBB20"/>
    <w:rsid w:val="5513A2E8"/>
    <w:rsid w:val="569F6F7C"/>
    <w:rsid w:val="583506D6"/>
    <w:rsid w:val="59F74160"/>
    <w:rsid w:val="5A3B33E7"/>
    <w:rsid w:val="5ADF4A45"/>
    <w:rsid w:val="61E84329"/>
    <w:rsid w:val="6207E508"/>
    <w:rsid w:val="626187B3"/>
    <w:rsid w:val="66D0109F"/>
    <w:rsid w:val="6714D985"/>
    <w:rsid w:val="6EDE4B8A"/>
    <w:rsid w:val="6F2D0E38"/>
    <w:rsid w:val="72C9D85B"/>
    <w:rsid w:val="770BA73C"/>
    <w:rsid w:val="78E2B779"/>
    <w:rsid w:val="7A6DE6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8FA4E2"/>
  <w15:docId w15:val="{4C8AD15E-F4D1-44E3-B071-66D946FC4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Georgia" w:eastAsiaTheme="minorEastAsia" w:hAnsi="Georgia" w:cs="Georgia"/>
        <w:lang w:val="en-US" w:eastAsia="en-US" w:bidi="ar-SA"/>
      </w:rPr>
    </w:rPrDefault>
    <w:pPrDefault>
      <w:pPr>
        <w:spacing w:after="120"/>
        <w:jc w:val="both"/>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32A8"/>
    <w:pPr>
      <w:spacing w:after="0"/>
      <w:jc w:val="left"/>
    </w:pPr>
    <w:rPr>
      <w:rFonts w:ascii="Times New Roman" w:eastAsia="Times New Roman" w:hAnsi="Times New Roman" w:cs="Times New Roman"/>
      <w:sz w:val="24"/>
      <w:szCs w:val="24"/>
      <w:lang w:eastAsia="zh-CN"/>
    </w:rPr>
  </w:style>
  <w:style w:type="paragraph" w:styleId="Heading1">
    <w:name w:val="heading 1"/>
    <w:next w:val="Normal"/>
    <w:link w:val="Heading1Char"/>
    <w:qFormat/>
    <w:rsid w:val="0057336B"/>
    <w:pPr>
      <w:keepNext/>
      <w:keepLines/>
      <w:numPr>
        <w:numId w:val="34"/>
      </w:numPr>
      <w:spacing w:after="0" w:line="480" w:lineRule="auto"/>
      <w:jc w:val="center"/>
      <w:outlineLvl w:val="0"/>
    </w:pPr>
    <w:rPr>
      <w:rFonts w:ascii="Times New Roman" w:hAnsi="Times New Roman"/>
      <w:b/>
      <w:caps/>
      <w:kern w:val="32"/>
      <w:sz w:val="24"/>
      <w:szCs w:val="24"/>
      <w:lang w:eastAsia="zh-CN"/>
    </w:rPr>
  </w:style>
  <w:style w:type="paragraph" w:styleId="Heading2">
    <w:name w:val="heading 2"/>
    <w:next w:val="Normal"/>
    <w:link w:val="Heading2Char"/>
    <w:qFormat/>
    <w:rsid w:val="0049010E"/>
    <w:pPr>
      <w:numPr>
        <w:ilvl w:val="1"/>
        <w:numId w:val="34"/>
      </w:numPr>
      <w:spacing w:after="0" w:line="480" w:lineRule="auto"/>
      <w:ind w:left="432"/>
      <w:jc w:val="center"/>
      <w:outlineLvl w:val="1"/>
    </w:pPr>
    <w:rPr>
      <w:rFonts w:ascii="Times New Roman" w:eastAsia="Times New Roman" w:hAnsi="Times New Roman"/>
      <w:b/>
      <w:kern w:val="32"/>
      <w:sz w:val="24"/>
      <w:lang w:eastAsia="zh-CN"/>
    </w:rPr>
  </w:style>
  <w:style w:type="paragraph" w:styleId="Heading3">
    <w:name w:val="heading 3"/>
    <w:basedOn w:val="Heading2"/>
    <w:next w:val="Normal"/>
    <w:link w:val="Heading3Char"/>
    <w:qFormat/>
    <w:rsid w:val="0049010E"/>
    <w:pPr>
      <w:numPr>
        <w:ilvl w:val="2"/>
      </w:numPr>
      <w:ind w:left="504"/>
      <w:jc w:val="left"/>
      <w:outlineLvl w:val="2"/>
    </w:pPr>
    <w:rPr>
      <w:rFonts w:eastAsia="DengXian Light"/>
    </w:rPr>
  </w:style>
  <w:style w:type="paragraph" w:styleId="Heading4">
    <w:name w:val="heading 4"/>
    <w:basedOn w:val="Normal"/>
    <w:next w:val="Normal"/>
    <w:link w:val="Heading4Char"/>
    <w:qFormat/>
    <w:rsid w:val="00261E78"/>
    <w:pPr>
      <w:keepNext/>
      <w:numPr>
        <w:ilvl w:val="3"/>
        <w:numId w:val="34"/>
      </w:numPr>
      <w:spacing w:before="240" w:after="60" w:line="480" w:lineRule="auto"/>
      <w:ind w:left="0"/>
      <w:outlineLvl w:val="3"/>
    </w:pPr>
    <w:rPr>
      <w:rFonts w:eastAsiaTheme="minorEastAsia"/>
      <w:b/>
      <w:sz w:val="22"/>
      <w:szCs w:val="22"/>
      <w:lang w:val="es-CO"/>
    </w:rPr>
  </w:style>
  <w:style w:type="paragraph" w:styleId="Heading5">
    <w:name w:val="heading 5"/>
    <w:basedOn w:val="Normal"/>
    <w:next w:val="Normal"/>
    <w:qFormat/>
    <w:rsid w:val="00C2763A"/>
    <w:pPr>
      <w:spacing w:before="240" w:after="60" w:line="480" w:lineRule="auto"/>
      <w:jc w:val="both"/>
      <w:outlineLvl w:val="4"/>
    </w:pPr>
    <w:rPr>
      <w:rFonts w:ascii="Georgia" w:eastAsiaTheme="minorEastAsia" w:hAnsi="Georgia" w:cs="Georgia"/>
      <w:b/>
      <w:i/>
      <w:sz w:val="20"/>
      <w:szCs w:val="20"/>
      <w:lang w:eastAsia="en-US"/>
    </w:rPr>
  </w:style>
  <w:style w:type="paragraph" w:styleId="Heading6">
    <w:name w:val="heading 6"/>
    <w:basedOn w:val="Normal"/>
    <w:next w:val="Normal"/>
    <w:rsid w:val="002211FA"/>
    <w:pPr>
      <w:spacing w:before="240" w:after="60" w:line="480" w:lineRule="auto"/>
      <w:jc w:val="both"/>
      <w:outlineLvl w:val="5"/>
    </w:pPr>
    <w:rPr>
      <w:rFonts w:ascii="Georgia" w:eastAsiaTheme="minorEastAsia" w:hAnsi="Georgia" w:cs="Georgia"/>
      <w:b/>
      <w:sz w:val="22"/>
      <w:szCs w:val="20"/>
      <w:lang w:eastAsia="en-US"/>
    </w:rPr>
  </w:style>
  <w:style w:type="paragraph" w:styleId="Heading7">
    <w:name w:val="heading 7"/>
    <w:basedOn w:val="Normal"/>
    <w:next w:val="Normal"/>
    <w:rsid w:val="002211FA"/>
    <w:pPr>
      <w:spacing w:before="240" w:after="60" w:line="480" w:lineRule="auto"/>
      <w:jc w:val="both"/>
      <w:outlineLvl w:val="6"/>
    </w:pPr>
    <w:rPr>
      <w:rFonts w:ascii="Georgia" w:eastAsiaTheme="minorEastAsia" w:hAnsi="Georgia" w:cs="Georgia"/>
      <w:sz w:val="20"/>
      <w:szCs w:val="20"/>
      <w:lang w:eastAsia="en-US"/>
    </w:rPr>
  </w:style>
  <w:style w:type="paragraph" w:styleId="Heading8">
    <w:name w:val="heading 8"/>
    <w:basedOn w:val="Normal"/>
    <w:next w:val="Normal"/>
    <w:rsid w:val="002211FA"/>
    <w:pPr>
      <w:spacing w:before="240" w:after="60" w:line="480" w:lineRule="auto"/>
      <w:jc w:val="both"/>
      <w:outlineLvl w:val="7"/>
    </w:pPr>
    <w:rPr>
      <w:rFonts w:ascii="Georgia" w:eastAsiaTheme="minorEastAsia" w:hAnsi="Georgia" w:cs="Georgia"/>
      <w:i/>
      <w:sz w:val="20"/>
      <w:szCs w:val="20"/>
      <w:lang w:eastAsia="en-US"/>
    </w:rPr>
  </w:style>
  <w:style w:type="paragraph" w:styleId="Heading9">
    <w:name w:val="heading 9"/>
    <w:basedOn w:val="Normal"/>
    <w:next w:val="Normal"/>
    <w:rsid w:val="002211FA"/>
    <w:pPr>
      <w:spacing w:before="240" w:after="60" w:line="480" w:lineRule="auto"/>
      <w:jc w:val="both"/>
      <w:outlineLvl w:val="8"/>
    </w:pPr>
    <w:rPr>
      <w:rFonts w:ascii="Arial" w:eastAsiaTheme="minorEastAsia" w:hAnsi="Arial" w:cs="Georgia"/>
      <w:sz w:val="22"/>
      <w:szCs w:val="2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utoRedefine/>
    <w:qFormat/>
    <w:rsid w:val="0037499A"/>
    <w:pPr>
      <w:spacing w:line="360" w:lineRule="auto"/>
      <w:jc w:val="center"/>
      <w:outlineLvl w:val="0"/>
    </w:pPr>
    <w:rPr>
      <w:rFonts w:ascii="Times New Roman" w:eastAsia="Times New Roman" w:hAnsi="Times New Roman"/>
      <w:b/>
      <w:kern w:val="28"/>
      <w:sz w:val="28"/>
      <w:szCs w:val="40"/>
    </w:rPr>
  </w:style>
  <w:style w:type="paragraph" w:styleId="Footer">
    <w:name w:val="footer"/>
    <w:basedOn w:val="Normal"/>
    <w:link w:val="FooterChar"/>
    <w:autoRedefine/>
    <w:uiPriority w:val="99"/>
    <w:rsid w:val="00F96CC8"/>
    <w:pPr>
      <w:tabs>
        <w:tab w:val="right" w:pos="360"/>
        <w:tab w:val="left" w:pos="9000"/>
        <w:tab w:val="right" w:pos="9360"/>
      </w:tabs>
      <w:spacing w:line="480" w:lineRule="auto"/>
      <w:jc w:val="both"/>
    </w:pPr>
    <w:rPr>
      <w:rFonts w:ascii="Georgia" w:eastAsiaTheme="minorEastAsia" w:hAnsi="Georgia" w:cs="Georgia"/>
      <w:i/>
      <w:sz w:val="18"/>
      <w:szCs w:val="20"/>
      <w:lang w:eastAsia="en-US"/>
    </w:rPr>
  </w:style>
  <w:style w:type="paragraph" w:styleId="Header">
    <w:name w:val="header"/>
    <w:basedOn w:val="Normal"/>
    <w:autoRedefine/>
    <w:rsid w:val="002D5089"/>
    <w:pPr>
      <w:spacing w:line="480" w:lineRule="auto"/>
      <w:jc w:val="both"/>
    </w:pPr>
    <w:rPr>
      <w:rFonts w:ascii="Georgia" w:eastAsiaTheme="minorEastAsia" w:hAnsi="Georgia" w:cs="Georgia"/>
      <w:i/>
      <w:sz w:val="18"/>
      <w:szCs w:val="18"/>
      <w:lang w:eastAsia="en-US"/>
    </w:rPr>
  </w:style>
  <w:style w:type="paragraph" w:customStyle="1" w:styleId="Author">
    <w:name w:val="Author"/>
    <w:basedOn w:val="Normal"/>
    <w:next w:val="Affiliation"/>
    <w:rsid w:val="0023491A"/>
    <w:pPr>
      <w:spacing w:line="480" w:lineRule="auto"/>
      <w:jc w:val="center"/>
    </w:pPr>
    <w:rPr>
      <w:rFonts w:ascii="Georgia" w:eastAsiaTheme="minorEastAsia" w:hAnsi="Georgia" w:cs="Georgia"/>
      <w:b/>
      <w:color w:val="000000"/>
      <w:sz w:val="26"/>
      <w:szCs w:val="20"/>
      <w:lang w:eastAsia="en-US"/>
    </w:rPr>
  </w:style>
  <w:style w:type="paragraph" w:customStyle="1" w:styleId="Affiliation">
    <w:name w:val="Affiliation"/>
    <w:basedOn w:val="Normal"/>
    <w:next w:val="Email"/>
    <w:rsid w:val="0023491A"/>
    <w:pPr>
      <w:spacing w:line="480" w:lineRule="auto"/>
      <w:jc w:val="center"/>
    </w:pPr>
    <w:rPr>
      <w:rFonts w:ascii="Georgia" w:eastAsiaTheme="minorEastAsia" w:hAnsi="Georgia" w:cs="Georgia"/>
      <w:sz w:val="26"/>
      <w:szCs w:val="20"/>
      <w:lang w:eastAsia="en-US"/>
    </w:rPr>
  </w:style>
  <w:style w:type="paragraph" w:customStyle="1" w:styleId="Email">
    <w:name w:val="Email"/>
    <w:basedOn w:val="Affiliation"/>
    <w:rsid w:val="009948DC"/>
  </w:style>
  <w:style w:type="character" w:styleId="PageNumber">
    <w:name w:val="page number"/>
    <w:basedOn w:val="DefaultParagraphFont"/>
    <w:rsid w:val="002211FA"/>
  </w:style>
  <w:style w:type="paragraph" w:styleId="Caption">
    <w:name w:val="caption"/>
    <w:basedOn w:val="Normal"/>
    <w:next w:val="Normal"/>
    <w:rsid w:val="006A5997"/>
    <w:pPr>
      <w:keepNext/>
      <w:spacing w:before="120" w:after="120" w:line="480" w:lineRule="auto"/>
      <w:jc w:val="center"/>
    </w:pPr>
    <w:rPr>
      <w:rFonts w:ascii="Georgia" w:eastAsiaTheme="minorEastAsia" w:hAnsi="Georgia" w:cs="Georgia"/>
      <w:b/>
      <w:sz w:val="20"/>
      <w:szCs w:val="20"/>
      <w:lang w:eastAsia="en-US"/>
    </w:rPr>
  </w:style>
  <w:style w:type="paragraph" w:styleId="CommentText">
    <w:name w:val="annotation text"/>
    <w:basedOn w:val="Normal"/>
    <w:link w:val="CommentTextChar"/>
    <w:uiPriority w:val="99"/>
    <w:semiHidden/>
    <w:rsid w:val="002211FA"/>
    <w:pPr>
      <w:spacing w:after="120" w:line="480" w:lineRule="auto"/>
      <w:jc w:val="both"/>
    </w:pPr>
    <w:rPr>
      <w:rFonts w:ascii="Georgia" w:eastAsiaTheme="minorEastAsia" w:hAnsi="Georgia" w:cs="Georgia"/>
      <w:sz w:val="20"/>
      <w:szCs w:val="20"/>
      <w:lang w:eastAsia="en-US"/>
    </w:rPr>
  </w:style>
  <w:style w:type="paragraph" w:styleId="Date">
    <w:name w:val="Date"/>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DocumentMap">
    <w:name w:val="Document Map"/>
    <w:basedOn w:val="Normal"/>
    <w:semiHidden/>
    <w:rsid w:val="002211FA"/>
    <w:pPr>
      <w:shd w:val="clear" w:color="auto" w:fill="000080"/>
      <w:spacing w:after="120" w:line="480" w:lineRule="auto"/>
    </w:pPr>
    <w:rPr>
      <w:rFonts w:ascii="Tahoma" w:hAnsi="Tahoma" w:cs="Georgia"/>
      <w:sz w:val="20"/>
      <w:szCs w:val="20"/>
      <w:lang w:eastAsia="en-US"/>
    </w:rPr>
  </w:style>
  <w:style w:type="paragraph" w:styleId="FootnoteText">
    <w:name w:val="footnote text"/>
    <w:basedOn w:val="Normal"/>
    <w:link w:val="FootnoteTextChar"/>
    <w:semiHidden/>
    <w:rsid w:val="002211FA"/>
    <w:pPr>
      <w:tabs>
        <w:tab w:val="left" w:pos="360"/>
      </w:tabs>
      <w:spacing w:after="120" w:line="480" w:lineRule="auto"/>
      <w:jc w:val="both"/>
    </w:pPr>
    <w:rPr>
      <w:rFonts w:ascii="Georgia" w:eastAsiaTheme="minorEastAsia" w:hAnsi="Georgia" w:cs="Georgia"/>
      <w:sz w:val="20"/>
      <w:szCs w:val="20"/>
      <w:lang w:eastAsia="en-US"/>
    </w:rPr>
  </w:style>
  <w:style w:type="paragraph" w:styleId="Index1">
    <w:name w:val="index 1"/>
    <w:basedOn w:val="Normal"/>
    <w:next w:val="Normal"/>
    <w:autoRedefine/>
    <w:semiHidden/>
    <w:rsid w:val="002211FA"/>
    <w:pPr>
      <w:spacing w:after="120" w:line="480" w:lineRule="auto"/>
      <w:ind w:left="240" w:hanging="240"/>
      <w:jc w:val="both"/>
    </w:pPr>
    <w:rPr>
      <w:rFonts w:ascii="Georgia" w:eastAsiaTheme="minorEastAsia" w:hAnsi="Georgia" w:cs="Georgia"/>
      <w:sz w:val="20"/>
      <w:szCs w:val="20"/>
      <w:lang w:eastAsia="en-US"/>
    </w:rPr>
  </w:style>
  <w:style w:type="paragraph" w:styleId="Index2">
    <w:name w:val="index 2"/>
    <w:basedOn w:val="Normal"/>
    <w:next w:val="Normal"/>
    <w:autoRedefine/>
    <w:semiHidden/>
    <w:rsid w:val="002211FA"/>
    <w:pPr>
      <w:spacing w:after="120" w:line="480" w:lineRule="auto"/>
      <w:ind w:left="480" w:hanging="240"/>
    </w:pPr>
    <w:rPr>
      <w:rFonts w:ascii="Georgia" w:hAnsi="Georgia" w:cs="Georgia"/>
      <w:sz w:val="20"/>
      <w:szCs w:val="20"/>
      <w:lang w:eastAsia="en-US"/>
    </w:rPr>
  </w:style>
  <w:style w:type="paragraph" w:styleId="Index3">
    <w:name w:val="index 3"/>
    <w:basedOn w:val="Normal"/>
    <w:next w:val="Normal"/>
    <w:autoRedefine/>
    <w:semiHidden/>
    <w:rsid w:val="002211FA"/>
    <w:pPr>
      <w:spacing w:after="120" w:line="480" w:lineRule="auto"/>
      <w:ind w:left="720" w:hanging="240"/>
    </w:pPr>
    <w:rPr>
      <w:rFonts w:ascii="Georgia" w:hAnsi="Georgia" w:cs="Georgia"/>
      <w:sz w:val="20"/>
      <w:szCs w:val="20"/>
      <w:lang w:eastAsia="en-US"/>
    </w:rPr>
  </w:style>
  <w:style w:type="paragraph" w:styleId="Index4">
    <w:name w:val="index 4"/>
    <w:basedOn w:val="Normal"/>
    <w:next w:val="Normal"/>
    <w:autoRedefine/>
    <w:semiHidden/>
    <w:rsid w:val="002211FA"/>
    <w:pPr>
      <w:spacing w:after="120" w:line="480" w:lineRule="auto"/>
      <w:ind w:left="960" w:hanging="240"/>
    </w:pPr>
    <w:rPr>
      <w:rFonts w:ascii="Georgia" w:hAnsi="Georgia" w:cs="Georgia"/>
      <w:sz w:val="20"/>
      <w:szCs w:val="20"/>
      <w:lang w:eastAsia="en-US"/>
    </w:rPr>
  </w:style>
  <w:style w:type="paragraph" w:styleId="Index5">
    <w:name w:val="index 5"/>
    <w:basedOn w:val="Normal"/>
    <w:next w:val="Normal"/>
    <w:autoRedefine/>
    <w:semiHidden/>
    <w:rsid w:val="002211FA"/>
    <w:pPr>
      <w:spacing w:after="120" w:line="480" w:lineRule="auto"/>
      <w:ind w:left="1200" w:hanging="240"/>
    </w:pPr>
    <w:rPr>
      <w:rFonts w:ascii="Georgia" w:hAnsi="Georgia" w:cs="Georgia"/>
      <w:sz w:val="20"/>
      <w:szCs w:val="20"/>
      <w:lang w:eastAsia="en-US"/>
    </w:rPr>
  </w:style>
  <w:style w:type="paragraph" w:styleId="Index6">
    <w:name w:val="index 6"/>
    <w:basedOn w:val="Normal"/>
    <w:next w:val="Normal"/>
    <w:autoRedefine/>
    <w:semiHidden/>
    <w:rsid w:val="002211FA"/>
    <w:pPr>
      <w:spacing w:after="120" w:line="480" w:lineRule="auto"/>
      <w:ind w:left="1440" w:hanging="240"/>
    </w:pPr>
    <w:rPr>
      <w:rFonts w:ascii="Georgia" w:hAnsi="Georgia" w:cs="Georgia"/>
      <w:sz w:val="20"/>
      <w:szCs w:val="20"/>
      <w:lang w:eastAsia="en-US"/>
    </w:rPr>
  </w:style>
  <w:style w:type="paragraph" w:styleId="Index7">
    <w:name w:val="index 7"/>
    <w:basedOn w:val="Normal"/>
    <w:next w:val="Normal"/>
    <w:autoRedefine/>
    <w:semiHidden/>
    <w:rsid w:val="002211FA"/>
    <w:pPr>
      <w:spacing w:after="120" w:line="480" w:lineRule="auto"/>
      <w:ind w:left="1680" w:hanging="240"/>
    </w:pPr>
    <w:rPr>
      <w:rFonts w:ascii="Georgia" w:hAnsi="Georgia" w:cs="Georgia"/>
      <w:sz w:val="20"/>
      <w:szCs w:val="20"/>
      <w:lang w:eastAsia="en-US"/>
    </w:rPr>
  </w:style>
  <w:style w:type="paragraph" w:styleId="Index8">
    <w:name w:val="index 8"/>
    <w:basedOn w:val="Normal"/>
    <w:next w:val="Normal"/>
    <w:autoRedefine/>
    <w:semiHidden/>
    <w:rsid w:val="002211FA"/>
    <w:pPr>
      <w:spacing w:after="120" w:line="480" w:lineRule="auto"/>
      <w:ind w:left="1920" w:hanging="240"/>
    </w:pPr>
    <w:rPr>
      <w:rFonts w:ascii="Georgia" w:hAnsi="Georgia" w:cs="Georgia"/>
      <w:sz w:val="20"/>
      <w:szCs w:val="20"/>
      <w:lang w:eastAsia="en-US"/>
    </w:rPr>
  </w:style>
  <w:style w:type="paragraph" w:styleId="Index9">
    <w:name w:val="index 9"/>
    <w:basedOn w:val="Normal"/>
    <w:next w:val="Normal"/>
    <w:autoRedefine/>
    <w:semiHidden/>
    <w:rsid w:val="002211FA"/>
    <w:pPr>
      <w:spacing w:after="120" w:line="480" w:lineRule="auto"/>
      <w:ind w:left="2160" w:hanging="240"/>
    </w:pPr>
    <w:rPr>
      <w:rFonts w:ascii="Georgia" w:hAnsi="Georgia" w:cs="Georgia"/>
      <w:sz w:val="20"/>
      <w:szCs w:val="20"/>
      <w:lang w:eastAsia="en-US"/>
    </w:rPr>
  </w:style>
  <w:style w:type="paragraph" w:styleId="IndexHeading">
    <w:name w:val="index heading"/>
    <w:basedOn w:val="Normal"/>
    <w:next w:val="Index1"/>
    <w:semiHidden/>
    <w:rsid w:val="002211FA"/>
    <w:pPr>
      <w:spacing w:after="120" w:line="480" w:lineRule="auto"/>
    </w:pPr>
    <w:rPr>
      <w:rFonts w:ascii="Arial" w:hAnsi="Arial" w:cs="Georgia"/>
      <w:b/>
      <w:sz w:val="20"/>
      <w:szCs w:val="20"/>
      <w:lang w:eastAsia="en-US"/>
    </w:rPr>
  </w:style>
  <w:style w:type="paragraph" w:styleId="ListBullet">
    <w:name w:val="List Bullet"/>
    <w:basedOn w:val="Normal"/>
    <w:autoRedefine/>
    <w:rsid w:val="002211FA"/>
    <w:pPr>
      <w:spacing w:after="120" w:line="480" w:lineRule="auto"/>
      <w:jc w:val="both"/>
    </w:pPr>
    <w:rPr>
      <w:rFonts w:ascii="Georgia" w:eastAsiaTheme="minorEastAsia" w:hAnsi="Georgia" w:cs="Georgia"/>
      <w:sz w:val="20"/>
      <w:szCs w:val="20"/>
      <w:lang w:eastAsia="en-US"/>
    </w:rPr>
  </w:style>
  <w:style w:type="paragraph" w:styleId="ListBullet2">
    <w:name w:val="List Bullet 2"/>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3">
    <w:name w:val="List Bullet 3"/>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4">
    <w:name w:val="List Bullet 4"/>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Bullet5">
    <w:name w:val="List Bullet 5"/>
    <w:basedOn w:val="Normal"/>
    <w:autoRedefine/>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
    <w:name w:val="List Number"/>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2">
    <w:name w:val="List Number 2"/>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3">
    <w:name w:val="List Number 3"/>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4">
    <w:name w:val="List Number 4"/>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ListNumber5">
    <w:name w:val="List Number 5"/>
    <w:basedOn w:val="Normal"/>
    <w:rsid w:val="002211FA"/>
    <w:pPr>
      <w:tabs>
        <w:tab w:val="num" w:pos="720"/>
      </w:tabs>
      <w:spacing w:after="120" w:line="480" w:lineRule="auto"/>
      <w:ind w:left="720" w:hanging="720"/>
      <w:jc w:val="both"/>
    </w:pPr>
    <w:rPr>
      <w:rFonts w:ascii="Georgia" w:eastAsiaTheme="minorEastAsia" w:hAnsi="Georgia" w:cs="Georgia"/>
      <w:sz w:val="20"/>
      <w:szCs w:val="20"/>
      <w:lang w:eastAsia="en-US"/>
    </w:rPr>
  </w:style>
  <w:style w:type="paragraph" w:styleId="MacroText">
    <w:name w:val="macro"/>
    <w:semiHidden/>
    <w:rsid w:val="002211F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rPr>
  </w:style>
  <w:style w:type="paragraph" w:styleId="NoteHeading">
    <w:name w:val="Note Heading"/>
    <w:basedOn w:val="Normal"/>
    <w:next w:val="Normal"/>
    <w:rsid w:val="002211FA"/>
    <w:pPr>
      <w:spacing w:after="120" w:line="480" w:lineRule="auto"/>
      <w:jc w:val="both"/>
    </w:pPr>
    <w:rPr>
      <w:rFonts w:ascii="Georgia" w:eastAsiaTheme="minorEastAsia" w:hAnsi="Georgia" w:cs="Georgia"/>
      <w:sz w:val="20"/>
      <w:szCs w:val="20"/>
      <w:lang w:eastAsia="en-US"/>
    </w:rPr>
  </w:style>
  <w:style w:type="paragraph" w:styleId="TableofAuthorities">
    <w:name w:val="table of authorities"/>
    <w:basedOn w:val="Normal"/>
    <w:next w:val="Normal"/>
    <w:semiHidden/>
    <w:rsid w:val="002211FA"/>
    <w:pPr>
      <w:spacing w:after="120" w:line="480" w:lineRule="auto"/>
      <w:ind w:left="240" w:hanging="240"/>
    </w:pPr>
    <w:rPr>
      <w:rFonts w:ascii="Georgia" w:hAnsi="Georgia" w:cs="Georgia"/>
      <w:sz w:val="20"/>
      <w:szCs w:val="20"/>
      <w:lang w:eastAsia="en-US"/>
    </w:rPr>
  </w:style>
  <w:style w:type="paragraph" w:styleId="TableofFigures">
    <w:name w:val="table of figures"/>
    <w:basedOn w:val="Normal"/>
    <w:next w:val="Normal"/>
    <w:semiHidden/>
    <w:rsid w:val="002211FA"/>
    <w:pPr>
      <w:spacing w:after="120" w:line="480" w:lineRule="auto"/>
      <w:ind w:left="480" w:hanging="480"/>
    </w:pPr>
    <w:rPr>
      <w:rFonts w:ascii="Georgia" w:hAnsi="Georgia" w:cs="Georgia"/>
      <w:sz w:val="20"/>
      <w:szCs w:val="20"/>
      <w:lang w:eastAsia="en-US"/>
    </w:rPr>
  </w:style>
  <w:style w:type="paragraph" w:styleId="TOAHeading">
    <w:name w:val="toa heading"/>
    <w:basedOn w:val="Normal"/>
    <w:next w:val="Normal"/>
    <w:semiHidden/>
    <w:rsid w:val="002211FA"/>
    <w:pPr>
      <w:spacing w:before="120" w:after="120" w:line="480" w:lineRule="auto"/>
    </w:pPr>
    <w:rPr>
      <w:rFonts w:ascii="Arial" w:hAnsi="Arial" w:cs="Georgia"/>
      <w:b/>
      <w:sz w:val="20"/>
      <w:szCs w:val="20"/>
      <w:lang w:eastAsia="en-US"/>
    </w:rPr>
  </w:style>
  <w:style w:type="paragraph" w:styleId="TOC1">
    <w:name w:val="toc 1"/>
    <w:basedOn w:val="Normal"/>
    <w:next w:val="Normal"/>
    <w:autoRedefine/>
    <w:semiHidden/>
    <w:rsid w:val="002211FA"/>
    <w:pPr>
      <w:spacing w:after="120" w:line="480" w:lineRule="auto"/>
      <w:jc w:val="both"/>
    </w:pPr>
    <w:rPr>
      <w:rFonts w:ascii="Georgia" w:eastAsiaTheme="minorEastAsia" w:hAnsi="Georgia" w:cs="Georgia"/>
      <w:sz w:val="20"/>
      <w:szCs w:val="20"/>
      <w:lang w:eastAsia="en-US"/>
    </w:rPr>
  </w:style>
  <w:style w:type="paragraph" w:styleId="TOC2">
    <w:name w:val="toc 2"/>
    <w:basedOn w:val="Normal"/>
    <w:next w:val="Normal"/>
    <w:autoRedefine/>
    <w:semiHidden/>
    <w:rsid w:val="002211FA"/>
    <w:pPr>
      <w:spacing w:after="120" w:line="480" w:lineRule="auto"/>
      <w:ind w:left="240"/>
    </w:pPr>
    <w:rPr>
      <w:rFonts w:ascii="Georgia" w:hAnsi="Georgia" w:cs="Georgia"/>
      <w:sz w:val="20"/>
      <w:szCs w:val="20"/>
      <w:lang w:eastAsia="en-US"/>
    </w:rPr>
  </w:style>
  <w:style w:type="paragraph" w:styleId="TOC3">
    <w:name w:val="toc 3"/>
    <w:basedOn w:val="Normal"/>
    <w:next w:val="Normal"/>
    <w:autoRedefine/>
    <w:semiHidden/>
    <w:rsid w:val="002211FA"/>
    <w:pPr>
      <w:spacing w:after="120" w:line="480" w:lineRule="auto"/>
      <w:ind w:left="480"/>
    </w:pPr>
    <w:rPr>
      <w:rFonts w:ascii="Georgia" w:hAnsi="Georgia" w:cs="Georgia"/>
      <w:sz w:val="20"/>
      <w:szCs w:val="20"/>
      <w:lang w:eastAsia="en-US"/>
    </w:rPr>
  </w:style>
  <w:style w:type="paragraph" w:styleId="TOC4">
    <w:name w:val="toc 4"/>
    <w:basedOn w:val="Normal"/>
    <w:next w:val="Normal"/>
    <w:autoRedefine/>
    <w:semiHidden/>
    <w:rsid w:val="002211FA"/>
    <w:pPr>
      <w:spacing w:after="120" w:line="480" w:lineRule="auto"/>
      <w:ind w:left="720"/>
    </w:pPr>
    <w:rPr>
      <w:rFonts w:ascii="Georgia" w:hAnsi="Georgia" w:cs="Georgia"/>
      <w:sz w:val="20"/>
      <w:szCs w:val="20"/>
      <w:lang w:eastAsia="en-US"/>
    </w:rPr>
  </w:style>
  <w:style w:type="paragraph" w:styleId="TOC5">
    <w:name w:val="toc 5"/>
    <w:basedOn w:val="Normal"/>
    <w:next w:val="Normal"/>
    <w:autoRedefine/>
    <w:semiHidden/>
    <w:rsid w:val="002211FA"/>
    <w:pPr>
      <w:spacing w:after="120" w:line="480" w:lineRule="auto"/>
      <w:ind w:left="960"/>
    </w:pPr>
    <w:rPr>
      <w:rFonts w:ascii="Georgia" w:hAnsi="Georgia" w:cs="Georgia"/>
      <w:sz w:val="20"/>
      <w:szCs w:val="20"/>
      <w:lang w:eastAsia="en-US"/>
    </w:rPr>
  </w:style>
  <w:style w:type="paragraph" w:styleId="TOC6">
    <w:name w:val="toc 6"/>
    <w:basedOn w:val="Normal"/>
    <w:next w:val="Normal"/>
    <w:autoRedefine/>
    <w:semiHidden/>
    <w:rsid w:val="002211FA"/>
    <w:pPr>
      <w:spacing w:after="120" w:line="480" w:lineRule="auto"/>
      <w:ind w:left="1200"/>
    </w:pPr>
    <w:rPr>
      <w:rFonts w:ascii="Georgia" w:hAnsi="Georgia" w:cs="Georgia"/>
      <w:sz w:val="20"/>
      <w:szCs w:val="20"/>
      <w:lang w:eastAsia="en-US"/>
    </w:rPr>
  </w:style>
  <w:style w:type="paragraph" w:styleId="TOC7">
    <w:name w:val="toc 7"/>
    <w:basedOn w:val="Normal"/>
    <w:next w:val="Normal"/>
    <w:autoRedefine/>
    <w:semiHidden/>
    <w:rsid w:val="002211FA"/>
    <w:pPr>
      <w:spacing w:after="120" w:line="480" w:lineRule="auto"/>
      <w:ind w:left="1440"/>
    </w:pPr>
    <w:rPr>
      <w:rFonts w:ascii="Georgia" w:hAnsi="Georgia" w:cs="Georgia"/>
      <w:sz w:val="20"/>
      <w:szCs w:val="20"/>
      <w:lang w:eastAsia="en-US"/>
    </w:rPr>
  </w:style>
  <w:style w:type="paragraph" w:styleId="TOC8">
    <w:name w:val="toc 8"/>
    <w:basedOn w:val="Normal"/>
    <w:next w:val="Normal"/>
    <w:autoRedefine/>
    <w:semiHidden/>
    <w:rsid w:val="002211FA"/>
    <w:pPr>
      <w:spacing w:after="120" w:line="480" w:lineRule="auto"/>
      <w:ind w:left="1680"/>
    </w:pPr>
    <w:rPr>
      <w:rFonts w:ascii="Georgia" w:hAnsi="Georgia" w:cs="Georgia"/>
      <w:sz w:val="20"/>
      <w:szCs w:val="20"/>
      <w:lang w:eastAsia="en-US"/>
    </w:rPr>
  </w:style>
  <w:style w:type="paragraph" w:styleId="TOC9">
    <w:name w:val="toc 9"/>
    <w:basedOn w:val="Normal"/>
    <w:next w:val="Normal"/>
    <w:autoRedefine/>
    <w:semiHidden/>
    <w:rsid w:val="002211FA"/>
    <w:pPr>
      <w:spacing w:after="120" w:line="480" w:lineRule="auto"/>
      <w:ind w:left="1920"/>
    </w:pPr>
    <w:rPr>
      <w:rFonts w:ascii="Georgia" w:hAnsi="Georgia" w:cs="Georgia"/>
      <w:sz w:val="20"/>
      <w:szCs w:val="20"/>
      <w:lang w:eastAsia="en-US"/>
    </w:rPr>
  </w:style>
  <w:style w:type="character" w:styleId="FootnoteReference">
    <w:name w:val="footnote reference"/>
    <w:semiHidden/>
    <w:rsid w:val="002211FA"/>
    <w:rPr>
      <w:vertAlign w:val="superscript"/>
    </w:rPr>
  </w:style>
  <w:style w:type="paragraph" w:customStyle="1" w:styleId="Bullet">
    <w:name w:val="Bullet"/>
    <w:basedOn w:val="Normal"/>
    <w:rsid w:val="002211FA"/>
    <w:pPr>
      <w:tabs>
        <w:tab w:val="left" w:pos="180"/>
      </w:tabs>
      <w:overflowPunct w:val="0"/>
      <w:autoSpaceDE w:val="0"/>
      <w:autoSpaceDN w:val="0"/>
      <w:adjustRightInd w:val="0"/>
      <w:spacing w:after="80" w:line="480" w:lineRule="auto"/>
      <w:ind w:left="180" w:hanging="180"/>
      <w:jc w:val="both"/>
      <w:textAlignment w:val="baseline"/>
    </w:pPr>
    <w:rPr>
      <w:rFonts w:ascii="Georgia" w:eastAsiaTheme="minorEastAsia" w:hAnsi="Georgia" w:cs="Georgia"/>
      <w:sz w:val="20"/>
      <w:szCs w:val="20"/>
      <w:lang w:eastAsia="en-US"/>
    </w:rPr>
  </w:style>
  <w:style w:type="paragraph" w:customStyle="1" w:styleId="References">
    <w:name w:val="References"/>
    <w:basedOn w:val="Normal"/>
    <w:autoRedefine/>
    <w:rsid w:val="000437E6"/>
    <w:pPr>
      <w:overflowPunct w:val="0"/>
      <w:autoSpaceDE w:val="0"/>
      <w:autoSpaceDN w:val="0"/>
      <w:adjustRightInd w:val="0"/>
      <w:ind w:left="360" w:hanging="360"/>
      <w:jc w:val="both"/>
      <w:textAlignment w:val="baseline"/>
    </w:pPr>
    <w:rPr>
      <w:rFonts w:ascii="Georgia" w:eastAsiaTheme="minorEastAsia" w:hAnsi="Georgia" w:cs="Georgia"/>
      <w:sz w:val="20"/>
      <w:szCs w:val="20"/>
      <w:lang w:eastAsia="en-US"/>
    </w:rPr>
  </w:style>
  <w:style w:type="character" w:styleId="CommentReference">
    <w:name w:val="annotation reference"/>
    <w:uiPriority w:val="99"/>
    <w:semiHidden/>
    <w:rsid w:val="002211FA"/>
    <w:rPr>
      <w:sz w:val="16"/>
    </w:rPr>
  </w:style>
  <w:style w:type="paragraph" w:customStyle="1" w:styleId="AbstractHeader">
    <w:name w:val="AbstractHeader"/>
    <w:basedOn w:val="Normal"/>
    <w:next w:val="AbstractText"/>
    <w:rsid w:val="009948DC"/>
    <w:pPr>
      <w:spacing w:before="200" w:after="200" w:line="480" w:lineRule="auto"/>
      <w:jc w:val="center"/>
    </w:pPr>
    <w:rPr>
      <w:rFonts w:ascii="Georgia" w:eastAsiaTheme="minorEastAsia" w:hAnsi="Georgia" w:cs="Georgia"/>
      <w:b/>
      <w:kern w:val="28"/>
      <w:sz w:val="26"/>
      <w:szCs w:val="26"/>
      <w:lang w:eastAsia="en-US"/>
    </w:rPr>
  </w:style>
  <w:style w:type="paragraph" w:customStyle="1" w:styleId="AbstractText">
    <w:name w:val="AbstractText"/>
    <w:basedOn w:val="Normal"/>
    <w:next w:val="Keyword"/>
    <w:rsid w:val="009948DC"/>
    <w:pPr>
      <w:spacing w:after="200" w:line="480" w:lineRule="auto"/>
      <w:ind w:left="720" w:right="720"/>
      <w:jc w:val="both"/>
    </w:pPr>
    <w:rPr>
      <w:rFonts w:ascii="Georgia" w:eastAsiaTheme="minorEastAsia" w:hAnsi="Georgia" w:cs="Georgia"/>
      <w:i/>
      <w:sz w:val="20"/>
      <w:szCs w:val="20"/>
      <w:lang w:eastAsia="en-US"/>
    </w:rPr>
  </w:style>
  <w:style w:type="paragraph" w:customStyle="1" w:styleId="Keyword">
    <w:name w:val="Keyword"/>
    <w:basedOn w:val="Normal"/>
    <w:next w:val="Heading1"/>
    <w:link w:val="KeywordChar"/>
    <w:rsid w:val="009948DC"/>
    <w:pPr>
      <w:spacing w:line="480" w:lineRule="auto"/>
      <w:ind w:firstLine="720"/>
      <w:jc w:val="both"/>
    </w:pPr>
    <w:rPr>
      <w:rFonts w:ascii="Arial" w:eastAsia="SimSun" w:hAnsi="Arial" w:cs="Georgia"/>
      <w:sz w:val="20"/>
      <w:szCs w:val="20"/>
      <w:lang w:eastAsia="en-US"/>
    </w:rPr>
  </w:style>
  <w:style w:type="character" w:customStyle="1" w:styleId="KeywordChar">
    <w:name w:val="Keyword Char"/>
    <w:link w:val="Keyword"/>
    <w:rsid w:val="00280AA3"/>
    <w:rPr>
      <w:rFonts w:ascii="Arial" w:hAnsi="Arial"/>
      <w:lang w:val="en-US" w:eastAsia="en-US" w:bidi="ar-SA"/>
    </w:rPr>
  </w:style>
  <w:style w:type="character" w:styleId="Hyperlink">
    <w:name w:val="Hyperlink"/>
    <w:uiPriority w:val="99"/>
    <w:rsid w:val="002211FA"/>
    <w:rPr>
      <w:color w:val="0000FF"/>
      <w:u w:val="single"/>
    </w:rPr>
  </w:style>
  <w:style w:type="paragraph" w:customStyle="1" w:styleId="Figure">
    <w:name w:val="Figure"/>
    <w:basedOn w:val="Normal"/>
    <w:rsid w:val="002211FA"/>
    <w:pPr>
      <w:spacing w:line="480" w:lineRule="auto"/>
      <w:jc w:val="both"/>
    </w:pPr>
    <w:rPr>
      <w:rFonts w:ascii="Georgia" w:eastAsiaTheme="minorEastAsia" w:hAnsi="Georgia" w:cs="Georgia"/>
      <w:sz w:val="20"/>
      <w:szCs w:val="20"/>
      <w:lang w:eastAsia="en-US"/>
    </w:rPr>
  </w:style>
  <w:style w:type="paragraph" w:customStyle="1" w:styleId="Copyright">
    <w:name w:val="Copyright"/>
    <w:basedOn w:val="Normal"/>
    <w:rsid w:val="002211FA"/>
    <w:pPr>
      <w:framePr w:w="4680" w:h="1977" w:hRule="exact" w:hSpace="187" w:wrap="auto" w:vAnchor="page" w:hAnchor="page" w:x="1155" w:y="12605"/>
      <w:spacing w:line="480" w:lineRule="auto"/>
      <w:jc w:val="both"/>
    </w:pPr>
    <w:rPr>
      <w:rFonts w:ascii="Georgia" w:eastAsiaTheme="minorEastAsia" w:hAnsi="Georgia" w:cs="Georgia"/>
      <w:sz w:val="16"/>
      <w:szCs w:val="20"/>
      <w:lang w:eastAsia="en-US"/>
    </w:rPr>
  </w:style>
  <w:style w:type="paragraph" w:customStyle="1" w:styleId="TableText">
    <w:name w:val="Table Text"/>
    <w:basedOn w:val="Normal"/>
    <w:rsid w:val="002211FA"/>
    <w:pPr>
      <w:keepLines/>
      <w:spacing w:before="40" w:after="40" w:line="480" w:lineRule="auto"/>
      <w:jc w:val="both"/>
    </w:pPr>
    <w:rPr>
      <w:rFonts w:ascii="Georgia" w:eastAsiaTheme="minorEastAsia" w:hAnsi="Georgia" w:cs="Georgia"/>
      <w:sz w:val="20"/>
      <w:szCs w:val="20"/>
      <w:lang w:eastAsia="en-US"/>
    </w:rPr>
  </w:style>
  <w:style w:type="character" w:styleId="FollowedHyperlink">
    <w:name w:val="FollowedHyperlink"/>
    <w:rsid w:val="002211FA"/>
    <w:rPr>
      <w:color w:val="800080"/>
      <w:u w:val="single"/>
    </w:rPr>
  </w:style>
  <w:style w:type="paragraph" w:styleId="BalloonText">
    <w:name w:val="Balloon Text"/>
    <w:basedOn w:val="Normal"/>
    <w:semiHidden/>
    <w:rsid w:val="002211FA"/>
    <w:pPr>
      <w:spacing w:after="120" w:line="480" w:lineRule="auto"/>
      <w:jc w:val="both"/>
    </w:pPr>
    <w:rPr>
      <w:rFonts w:ascii="Tahoma" w:eastAsiaTheme="minorEastAsia" w:hAnsi="Tahoma" w:cs="Tahoma"/>
      <w:sz w:val="16"/>
      <w:szCs w:val="16"/>
      <w:lang w:eastAsia="en-US"/>
    </w:rPr>
  </w:style>
  <w:style w:type="paragraph" w:styleId="CommentSubject">
    <w:name w:val="annotation subject"/>
    <w:basedOn w:val="CommentText"/>
    <w:next w:val="CommentText"/>
    <w:semiHidden/>
    <w:rsid w:val="002211FA"/>
    <w:rPr>
      <w:b/>
      <w:bCs/>
    </w:rPr>
  </w:style>
  <w:style w:type="paragraph" w:customStyle="1" w:styleId="SpecialStyle">
    <w:name w:val="SpecialStyle"/>
    <w:basedOn w:val="Normal"/>
    <w:link w:val="SpecialStyleChar"/>
    <w:rsid w:val="005A6555"/>
    <w:pPr>
      <w:spacing w:after="120" w:line="480" w:lineRule="auto"/>
      <w:jc w:val="both"/>
    </w:pPr>
    <w:rPr>
      <w:rFonts w:ascii="Courier New" w:eastAsia="SimSun" w:hAnsi="Courier New" w:cs="Georgia"/>
      <w:sz w:val="20"/>
      <w:szCs w:val="20"/>
      <w:lang w:eastAsia="en-US"/>
    </w:rPr>
  </w:style>
  <w:style w:type="character" w:customStyle="1" w:styleId="SpecialStyleChar">
    <w:name w:val="SpecialStyle Char"/>
    <w:link w:val="SpecialStyle"/>
    <w:rsid w:val="005A6555"/>
    <w:rPr>
      <w:rFonts w:ascii="Courier New" w:hAnsi="Courier New"/>
      <w:lang w:val="en-US" w:eastAsia="en-US" w:bidi="ar-SA"/>
    </w:rPr>
  </w:style>
  <w:style w:type="paragraph" w:customStyle="1" w:styleId="FigureCaption">
    <w:name w:val="FigureCaption"/>
    <w:autoRedefine/>
    <w:rsid w:val="00BC4BCF"/>
    <w:pPr>
      <w:spacing w:before="120"/>
      <w:jc w:val="center"/>
    </w:pPr>
    <w:rPr>
      <w:rFonts w:ascii="Times New Roman" w:eastAsia="Times New Roman" w:hAnsi="Times New Roman"/>
      <w:b/>
    </w:rPr>
  </w:style>
  <w:style w:type="paragraph" w:customStyle="1" w:styleId="TableCaption">
    <w:name w:val="TableCaption"/>
    <w:basedOn w:val="FigureCaption"/>
    <w:rsid w:val="00BC4BCF"/>
  </w:style>
  <w:style w:type="paragraph" w:customStyle="1" w:styleId="TrackName">
    <w:name w:val="TrackName"/>
    <w:basedOn w:val="Email"/>
    <w:rsid w:val="005F5A1C"/>
    <w:pPr>
      <w:spacing w:after="120"/>
    </w:pPr>
    <w:rPr>
      <w:i/>
      <w:sz w:val="24"/>
    </w:rPr>
  </w:style>
  <w:style w:type="character" w:styleId="Strong">
    <w:name w:val="Strong"/>
    <w:uiPriority w:val="22"/>
    <w:qFormat/>
    <w:rsid w:val="003168A1"/>
    <w:rPr>
      <w:b/>
      <w:bCs/>
    </w:rPr>
  </w:style>
  <w:style w:type="character" w:customStyle="1" w:styleId="CommentTextChar">
    <w:name w:val="Comment Text Char"/>
    <w:link w:val="CommentText"/>
    <w:uiPriority w:val="99"/>
    <w:semiHidden/>
    <w:rsid w:val="00A32EFE"/>
    <w:rPr>
      <w:rFonts w:ascii="Georgia" w:eastAsia="Times New Roman" w:hAnsi="Georgia"/>
    </w:rPr>
  </w:style>
  <w:style w:type="paragraph" w:styleId="ListParagraph">
    <w:name w:val="List Paragraph"/>
    <w:basedOn w:val="Normal"/>
    <w:uiPriority w:val="72"/>
    <w:rsid w:val="0013793B"/>
    <w:pPr>
      <w:spacing w:after="120" w:line="480" w:lineRule="auto"/>
      <w:ind w:left="720"/>
      <w:contextualSpacing/>
      <w:jc w:val="both"/>
    </w:pPr>
    <w:rPr>
      <w:rFonts w:ascii="Georgia" w:eastAsiaTheme="minorEastAsia" w:hAnsi="Georgia" w:cs="Georgia"/>
      <w:sz w:val="20"/>
      <w:szCs w:val="20"/>
      <w:lang w:eastAsia="en-US"/>
    </w:rPr>
  </w:style>
  <w:style w:type="paragraph" w:styleId="Subtitle">
    <w:name w:val="Subtitle"/>
    <w:basedOn w:val="Normal"/>
    <w:next w:val="Normal"/>
    <w:pPr>
      <w:keepNext/>
      <w:keepLines/>
      <w:spacing w:before="360" w:after="80" w:line="480" w:lineRule="auto"/>
      <w:jc w:val="both"/>
    </w:pPr>
    <w:rPr>
      <w:rFonts w:ascii="Georgia" w:eastAsia="Georgia" w:hAnsi="Georgia" w:cs="Georgia"/>
      <w:i/>
      <w:color w:val="666666"/>
      <w:sz w:val="48"/>
      <w:szCs w:val="48"/>
      <w:lang w:eastAsia="en-US"/>
    </w:rPr>
  </w:style>
  <w:style w:type="table" w:customStyle="1" w:styleId="2">
    <w:name w:val="2"/>
    <w:basedOn w:val="TableNormal"/>
    <w:tblPr>
      <w:tblStyleRowBandSize w:val="1"/>
      <w:tblStyleColBandSize w:val="1"/>
      <w:tblCellMar>
        <w:left w:w="115" w:type="dxa"/>
        <w:right w:w="115"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customStyle="1" w:styleId="UnresolvedMention1">
    <w:name w:val="Unresolved Mention1"/>
    <w:basedOn w:val="DefaultParagraphFont"/>
    <w:uiPriority w:val="99"/>
    <w:semiHidden/>
    <w:unhideWhenUsed/>
    <w:rsid w:val="003F7B5B"/>
    <w:rPr>
      <w:color w:val="605E5C"/>
      <w:shd w:val="clear" w:color="auto" w:fill="E1DFDD"/>
    </w:rPr>
  </w:style>
  <w:style w:type="character" w:customStyle="1" w:styleId="UnresolvedMention2">
    <w:name w:val="Unresolved Mention2"/>
    <w:basedOn w:val="DefaultParagraphFont"/>
    <w:uiPriority w:val="99"/>
    <w:semiHidden/>
    <w:unhideWhenUsed/>
    <w:rsid w:val="0034427C"/>
    <w:rPr>
      <w:color w:val="605E5C"/>
      <w:shd w:val="clear" w:color="auto" w:fill="E1DFDD"/>
    </w:rPr>
  </w:style>
  <w:style w:type="character" w:customStyle="1" w:styleId="10">
    <w:name w:val="未处理的提及1"/>
    <w:basedOn w:val="DefaultParagraphFont"/>
    <w:uiPriority w:val="99"/>
    <w:semiHidden/>
    <w:unhideWhenUsed/>
    <w:rsid w:val="00EC3399"/>
    <w:rPr>
      <w:color w:val="605E5C"/>
      <w:shd w:val="clear" w:color="auto" w:fill="E1DFDD"/>
    </w:rPr>
  </w:style>
  <w:style w:type="paragraph" w:styleId="NormalWeb">
    <w:name w:val="Normal (Web)"/>
    <w:basedOn w:val="Normal"/>
    <w:uiPriority w:val="99"/>
    <w:unhideWhenUsed/>
    <w:rsid w:val="00D34073"/>
    <w:pPr>
      <w:spacing w:before="100" w:beforeAutospacing="1" w:after="100" w:afterAutospacing="1" w:line="480" w:lineRule="auto"/>
      <w:jc w:val="both"/>
    </w:pPr>
    <w:rPr>
      <w:rFonts w:ascii="SimSun" w:eastAsia="SimSun" w:hAnsi="SimSun" w:cs="SimSun"/>
      <w:sz w:val="22"/>
      <w:szCs w:val="22"/>
    </w:rPr>
  </w:style>
  <w:style w:type="paragraph" w:styleId="Bibliography">
    <w:name w:val="Bibliography"/>
    <w:basedOn w:val="Normal"/>
    <w:next w:val="Normal"/>
    <w:uiPriority w:val="37"/>
    <w:unhideWhenUsed/>
    <w:rsid w:val="000437E6"/>
    <w:pPr>
      <w:spacing w:after="240"/>
      <w:ind w:left="720" w:hanging="720"/>
      <w:jc w:val="both"/>
    </w:pPr>
    <w:rPr>
      <w:rFonts w:ascii="Georgia" w:eastAsiaTheme="minorEastAsia" w:hAnsi="Georgia" w:cs="Georgia"/>
      <w:sz w:val="20"/>
      <w:szCs w:val="20"/>
      <w:lang w:eastAsia="en-US"/>
    </w:rPr>
  </w:style>
  <w:style w:type="character" w:customStyle="1" w:styleId="Heading1Char">
    <w:name w:val="Heading 1 Char"/>
    <w:basedOn w:val="DefaultParagraphFont"/>
    <w:link w:val="Heading1"/>
    <w:rsid w:val="0057336B"/>
    <w:rPr>
      <w:rFonts w:ascii="Times New Roman" w:hAnsi="Times New Roman"/>
      <w:b/>
      <w:caps/>
      <w:kern w:val="32"/>
      <w:sz w:val="24"/>
      <w:szCs w:val="24"/>
      <w:lang w:eastAsia="zh-CN"/>
    </w:rPr>
  </w:style>
  <w:style w:type="character" w:customStyle="1" w:styleId="Heading2Char">
    <w:name w:val="Heading 2 Char"/>
    <w:basedOn w:val="DefaultParagraphFont"/>
    <w:link w:val="Heading2"/>
    <w:rsid w:val="0049010E"/>
    <w:rPr>
      <w:rFonts w:ascii="Times New Roman" w:eastAsia="Times New Roman" w:hAnsi="Times New Roman"/>
      <w:b/>
      <w:kern w:val="32"/>
      <w:sz w:val="24"/>
      <w:lang w:eastAsia="zh-CN"/>
    </w:rPr>
  </w:style>
  <w:style w:type="character" w:customStyle="1" w:styleId="Heading3Char">
    <w:name w:val="Heading 3 Char"/>
    <w:basedOn w:val="DefaultParagraphFont"/>
    <w:link w:val="Heading3"/>
    <w:rsid w:val="0049010E"/>
    <w:rPr>
      <w:rFonts w:ascii="Times New Roman" w:eastAsia="DengXian Light" w:hAnsi="Times New Roman"/>
      <w:b/>
      <w:kern w:val="32"/>
      <w:sz w:val="24"/>
      <w:lang w:eastAsia="zh-CN"/>
    </w:rPr>
  </w:style>
  <w:style w:type="paragraph" w:styleId="Revision">
    <w:name w:val="Revision"/>
    <w:hidden/>
    <w:uiPriority w:val="99"/>
    <w:semiHidden/>
    <w:rsid w:val="00427457"/>
    <w:pPr>
      <w:spacing w:after="0"/>
      <w:jc w:val="left"/>
    </w:pPr>
    <w:rPr>
      <w:rFonts w:eastAsia="Times New Roman"/>
    </w:rPr>
  </w:style>
  <w:style w:type="character" w:customStyle="1" w:styleId="20">
    <w:name w:val="未处理的提及2"/>
    <w:basedOn w:val="DefaultParagraphFont"/>
    <w:uiPriority w:val="99"/>
    <w:semiHidden/>
    <w:unhideWhenUsed/>
    <w:rsid w:val="000E63D3"/>
    <w:rPr>
      <w:color w:val="605E5C"/>
      <w:shd w:val="clear" w:color="auto" w:fill="E1DFDD"/>
    </w:rPr>
  </w:style>
  <w:style w:type="table" w:styleId="TableGrid">
    <w:name w:val="Table Grid"/>
    <w:basedOn w:val="TableNormal"/>
    <w:uiPriority w:val="39"/>
    <w:rsid w:val="0036700C"/>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261E78"/>
    <w:rPr>
      <w:rFonts w:ascii="Times New Roman" w:hAnsi="Times New Roman" w:cs="Times New Roman"/>
      <w:b/>
      <w:sz w:val="22"/>
      <w:szCs w:val="22"/>
      <w:lang w:val="es-CO" w:eastAsia="zh-CN"/>
    </w:rPr>
  </w:style>
  <w:style w:type="character" w:styleId="PlaceholderText">
    <w:name w:val="Placeholder Text"/>
    <w:basedOn w:val="DefaultParagraphFont"/>
    <w:uiPriority w:val="99"/>
    <w:semiHidden/>
    <w:rsid w:val="007A44CA"/>
    <w:rPr>
      <w:color w:val="666666"/>
    </w:rPr>
  </w:style>
  <w:style w:type="character" w:styleId="EndnoteReference">
    <w:name w:val="endnote reference"/>
    <w:basedOn w:val="DefaultParagraphFont"/>
    <w:uiPriority w:val="99"/>
    <w:semiHidden/>
    <w:unhideWhenUsed/>
    <w:rsid w:val="00E0178F"/>
    <w:rPr>
      <w:vertAlign w:val="superscript"/>
    </w:rPr>
  </w:style>
  <w:style w:type="character" w:customStyle="1" w:styleId="FootnoteTextChar">
    <w:name w:val="Footnote Text Char"/>
    <w:basedOn w:val="DefaultParagraphFont"/>
    <w:link w:val="FootnoteText"/>
    <w:semiHidden/>
    <w:rsid w:val="0076642F"/>
    <w:rPr>
      <w:rFonts w:eastAsia="Times New Roman"/>
    </w:rPr>
  </w:style>
  <w:style w:type="paragraph" w:customStyle="1" w:styleId="whitespace-pre-wrap">
    <w:name w:val="whitespace-pre-wrap"/>
    <w:basedOn w:val="Normal"/>
    <w:rsid w:val="00687519"/>
    <w:pPr>
      <w:spacing w:before="100" w:beforeAutospacing="1" w:after="100" w:afterAutospacing="1" w:line="480" w:lineRule="auto"/>
      <w:jc w:val="both"/>
    </w:pPr>
    <w:rPr>
      <w:rFonts w:eastAsiaTheme="minorEastAsia"/>
      <w:sz w:val="22"/>
      <w:szCs w:val="22"/>
    </w:rPr>
  </w:style>
  <w:style w:type="character" w:customStyle="1" w:styleId="normaltextrun">
    <w:name w:val="normaltextrun"/>
    <w:basedOn w:val="DefaultParagraphFont"/>
    <w:rsid w:val="00AB2A20"/>
  </w:style>
  <w:style w:type="character" w:customStyle="1" w:styleId="eop">
    <w:name w:val="eop"/>
    <w:basedOn w:val="DefaultParagraphFont"/>
    <w:rsid w:val="00AB2A20"/>
  </w:style>
  <w:style w:type="character" w:styleId="Emphasis">
    <w:name w:val="Emphasis"/>
    <w:basedOn w:val="DefaultParagraphFont"/>
    <w:uiPriority w:val="20"/>
    <w:qFormat/>
    <w:rsid w:val="00650A23"/>
    <w:rPr>
      <w:rFonts w:ascii="Times New Roman" w:hAnsi="Times New Roman"/>
      <w:i/>
      <w:iCs/>
    </w:rPr>
  </w:style>
  <w:style w:type="character" w:customStyle="1" w:styleId="spellingerror">
    <w:name w:val="spellingerror"/>
    <w:basedOn w:val="DefaultParagraphFont"/>
    <w:rsid w:val="00587C98"/>
  </w:style>
  <w:style w:type="paragraph" w:customStyle="1" w:styleId="paragraph">
    <w:name w:val="paragraph"/>
    <w:basedOn w:val="Normal"/>
    <w:rsid w:val="00B647B3"/>
    <w:pPr>
      <w:spacing w:before="100" w:beforeAutospacing="1" w:after="100" w:afterAutospacing="1" w:line="480" w:lineRule="auto"/>
      <w:jc w:val="both"/>
    </w:pPr>
    <w:rPr>
      <w:rFonts w:eastAsiaTheme="minorEastAsia"/>
      <w:sz w:val="22"/>
      <w:szCs w:val="22"/>
    </w:rPr>
  </w:style>
  <w:style w:type="paragraph" w:customStyle="1" w:styleId="Paragraph0">
    <w:name w:val="Paragraph"/>
    <w:link w:val="ParagraphChar"/>
    <w:qFormat/>
    <w:rsid w:val="00963733"/>
    <w:pPr>
      <w:widowControl w:val="0"/>
      <w:spacing w:after="0" w:line="480" w:lineRule="auto"/>
      <w:ind w:firstLine="533"/>
      <w:jc w:val="left"/>
    </w:pPr>
    <w:rPr>
      <w:rFonts w:ascii="Times New Roman" w:hAnsi="Times New Roman" w:cs="Times New Roman"/>
      <w:sz w:val="24"/>
      <w:szCs w:val="22"/>
      <w:lang w:eastAsia="zh-CN"/>
    </w:rPr>
  </w:style>
  <w:style w:type="character" w:customStyle="1" w:styleId="FooterChar">
    <w:name w:val="Footer Char"/>
    <w:basedOn w:val="DefaultParagraphFont"/>
    <w:link w:val="Footer"/>
    <w:uiPriority w:val="99"/>
    <w:rsid w:val="00413127"/>
    <w:rPr>
      <w:i/>
      <w:sz w:val="18"/>
    </w:rPr>
  </w:style>
  <w:style w:type="character" w:customStyle="1" w:styleId="ParagraphChar">
    <w:name w:val="Paragraph Char"/>
    <w:basedOn w:val="DefaultParagraphFont"/>
    <w:link w:val="Paragraph0"/>
    <w:rsid w:val="00963733"/>
    <w:rPr>
      <w:rFonts w:ascii="Times New Roman" w:hAnsi="Times New Roman" w:cs="Times New Roman"/>
      <w:sz w:val="24"/>
      <w:szCs w:val="22"/>
      <w:lang w:eastAsia="zh-CN"/>
    </w:rPr>
  </w:style>
  <w:style w:type="character" w:customStyle="1" w:styleId="3">
    <w:name w:val="未处理的提及3"/>
    <w:basedOn w:val="DefaultParagraphFont"/>
    <w:uiPriority w:val="99"/>
    <w:semiHidden/>
    <w:unhideWhenUsed/>
    <w:rsid w:val="001751DB"/>
    <w:rPr>
      <w:color w:val="605E5C"/>
      <w:shd w:val="clear" w:color="auto" w:fill="E1DFDD"/>
    </w:rPr>
  </w:style>
  <w:style w:type="paragraph" w:customStyle="1" w:styleId="TableFiguretitle">
    <w:name w:val="Table/Figure title"/>
    <w:link w:val="TableFiguretitle0"/>
    <w:qFormat/>
    <w:rsid w:val="009C7CE9"/>
    <w:pPr>
      <w:jc w:val="center"/>
    </w:pPr>
    <w:rPr>
      <w:rFonts w:ascii="Times New Roman" w:hAnsi="Times New Roman" w:cs="Times New Roman"/>
      <w:b/>
      <w:color w:val="000000"/>
      <w:sz w:val="22"/>
      <w:szCs w:val="22"/>
      <w:lang w:eastAsia="zh-CN"/>
    </w:rPr>
  </w:style>
  <w:style w:type="character" w:customStyle="1" w:styleId="TableFiguretitle0">
    <w:name w:val="Table/Figure title 字符"/>
    <w:basedOn w:val="DefaultParagraphFont"/>
    <w:link w:val="TableFiguretitle"/>
    <w:rsid w:val="009C7CE9"/>
    <w:rPr>
      <w:rFonts w:ascii="Times New Roman" w:hAnsi="Times New Roman" w:cs="Times New Roman"/>
      <w:b/>
      <w:color w:val="000000"/>
      <w:sz w:val="22"/>
      <w:szCs w:val="22"/>
      <w:lang w:eastAsia="zh-CN"/>
    </w:rPr>
  </w:style>
  <w:style w:type="paragraph" w:customStyle="1" w:styleId="Tablecontent">
    <w:name w:val="Table content"/>
    <w:link w:val="Tablecontent0"/>
    <w:qFormat/>
    <w:rsid w:val="009C7CE9"/>
    <w:pPr>
      <w:spacing w:after="0"/>
      <w:jc w:val="center"/>
    </w:pPr>
    <w:rPr>
      <w:rFonts w:ascii="Times New Roman" w:eastAsia="Times New Roman" w:hAnsi="Times New Roman" w:cs="Times New Roman"/>
      <w:lang w:eastAsia="zh-CN"/>
    </w:rPr>
  </w:style>
  <w:style w:type="character" w:customStyle="1" w:styleId="Tablecontent0">
    <w:name w:val="Table content 字符"/>
    <w:basedOn w:val="DefaultParagraphFont"/>
    <w:link w:val="Tablecontent"/>
    <w:rsid w:val="009C7CE9"/>
    <w:rPr>
      <w:rFonts w:ascii="Times New Roman" w:eastAsia="Times New Roman" w:hAnsi="Times New Roman" w:cs="Times New Roman"/>
      <w:lang w:eastAsia="zh-CN"/>
    </w:rPr>
  </w:style>
  <w:style w:type="paragraph" w:customStyle="1" w:styleId="Notes">
    <w:name w:val="Notes"/>
    <w:link w:val="Notes0"/>
    <w:qFormat/>
    <w:rsid w:val="00D26DA2"/>
    <w:pPr>
      <w:spacing w:afterLines="50"/>
      <w:jc w:val="left"/>
    </w:pPr>
    <w:rPr>
      <w:rFonts w:ascii="Times New Roman" w:hAnsi="Times New Roman" w:cs="Times New Roman"/>
      <w:lang w:eastAsia="zh-CN"/>
    </w:rPr>
  </w:style>
  <w:style w:type="character" w:customStyle="1" w:styleId="Notes0">
    <w:name w:val="Notes 字符"/>
    <w:basedOn w:val="DefaultParagraphFont"/>
    <w:link w:val="Notes"/>
    <w:rsid w:val="00D26DA2"/>
    <w:rPr>
      <w:rFonts w:ascii="Times New Roman" w:hAnsi="Times New Roman" w:cs="Times New Roman"/>
      <w:lang w:eastAsia="zh-CN"/>
    </w:rPr>
  </w:style>
  <w:style w:type="paragraph" w:styleId="Quote">
    <w:name w:val="Quote"/>
    <w:next w:val="Normal"/>
    <w:link w:val="QuoteChar"/>
    <w:uiPriority w:val="29"/>
    <w:qFormat/>
    <w:rsid w:val="00EF4EDF"/>
    <w:rPr>
      <w:rFonts w:ascii="Times New Roman" w:eastAsia="Times New Roman" w:hAnsi="Times New Roman" w:cs="Times New Roman"/>
      <w:sz w:val="22"/>
      <w:szCs w:val="22"/>
      <w:lang w:eastAsia="zh-CN"/>
    </w:rPr>
  </w:style>
  <w:style w:type="character" w:customStyle="1" w:styleId="QuoteChar">
    <w:name w:val="Quote Char"/>
    <w:basedOn w:val="DefaultParagraphFont"/>
    <w:link w:val="Quote"/>
    <w:uiPriority w:val="29"/>
    <w:rsid w:val="00EF4EDF"/>
    <w:rPr>
      <w:rFonts w:ascii="Times New Roman" w:eastAsia="Times New Roman" w:hAnsi="Times New Roman" w:cs="Times New Roman"/>
      <w:sz w:val="22"/>
      <w:szCs w:val="22"/>
      <w:lang w:eastAsia="zh-CN"/>
    </w:rPr>
  </w:style>
  <w:style w:type="paragraph" w:customStyle="1" w:styleId="Footnotes">
    <w:name w:val="Footnotes"/>
    <w:basedOn w:val="FootnoteText"/>
    <w:link w:val="Footnotes0"/>
    <w:qFormat/>
    <w:rsid w:val="00845090"/>
    <w:pPr>
      <w:spacing w:line="276" w:lineRule="auto"/>
    </w:pPr>
    <w:rPr>
      <w:rFonts w:ascii="Times New Roman" w:hAnsi="Times New Roman" w:cs="Times New Roman"/>
    </w:rPr>
  </w:style>
  <w:style w:type="character" w:customStyle="1" w:styleId="Footnotes0">
    <w:name w:val="Footnotes 字符"/>
    <w:basedOn w:val="FootnoteTextChar"/>
    <w:link w:val="Footnotes"/>
    <w:rsid w:val="00845090"/>
    <w:rPr>
      <w:rFonts w:ascii="Times New Roman" w:eastAsia="Times New Roman" w:hAnsi="Times New Roman" w:cs="Times New Roman"/>
    </w:rPr>
  </w:style>
  <w:style w:type="paragraph" w:customStyle="1" w:styleId="Equation">
    <w:name w:val="Equation"/>
    <w:next w:val="Paragraph0"/>
    <w:link w:val="Equation0"/>
    <w:qFormat/>
    <w:rsid w:val="00146A79"/>
    <w:pPr>
      <w:spacing w:beforeLines="50" w:before="50" w:afterLines="50" w:after="50" w:line="360" w:lineRule="auto"/>
      <w:jc w:val="right"/>
    </w:pPr>
    <w:rPr>
      <w:rFonts w:ascii="Times New Roman" w:eastAsia="Times New Roman" w:hAnsi="Times New Roman" w:cs="Times New Roman"/>
      <w:sz w:val="22"/>
      <w:szCs w:val="22"/>
      <w:lang w:eastAsia="zh-CN"/>
    </w:rPr>
  </w:style>
  <w:style w:type="character" w:customStyle="1" w:styleId="Equation0">
    <w:name w:val="Equation 字符"/>
    <w:basedOn w:val="DefaultParagraphFont"/>
    <w:link w:val="Equation"/>
    <w:rsid w:val="00146A79"/>
    <w:rPr>
      <w:rFonts w:ascii="Times New Roman" w:eastAsia="Times New Roman" w:hAnsi="Times New Roman" w:cs="Times New Roman"/>
      <w:sz w:val="22"/>
      <w:szCs w:val="22"/>
      <w:lang w:eastAsia="zh-CN"/>
    </w:rPr>
  </w:style>
  <w:style w:type="table" w:styleId="PlainTable2">
    <w:name w:val="Plain Table 2"/>
    <w:basedOn w:val="TableNormal"/>
    <w:uiPriority w:val="42"/>
    <w:rsid w:val="00741A67"/>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862C42"/>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UnresolvedMention3">
    <w:name w:val="Unresolved Mention3"/>
    <w:basedOn w:val="DefaultParagraphFont"/>
    <w:uiPriority w:val="99"/>
    <w:semiHidden/>
    <w:unhideWhenUsed/>
    <w:rsid w:val="00224A79"/>
    <w:rPr>
      <w:color w:val="605E5C"/>
      <w:shd w:val="clear" w:color="auto" w:fill="E1DFDD"/>
    </w:rPr>
  </w:style>
  <w:style w:type="numbering" w:customStyle="1" w:styleId="CurrentList1">
    <w:name w:val="Current List1"/>
    <w:uiPriority w:val="99"/>
    <w:rsid w:val="00C03E43"/>
    <w:pPr>
      <w:numPr>
        <w:numId w:val="39"/>
      </w:numPr>
    </w:pPr>
  </w:style>
  <w:style w:type="numbering" w:customStyle="1" w:styleId="CurrentList2">
    <w:name w:val="Current List2"/>
    <w:uiPriority w:val="99"/>
    <w:rsid w:val="00C03E43"/>
    <w:pPr>
      <w:numPr>
        <w:numId w:val="40"/>
      </w:numPr>
    </w:pPr>
  </w:style>
  <w:style w:type="numbering" w:customStyle="1" w:styleId="CurrentList3">
    <w:name w:val="Current List3"/>
    <w:uiPriority w:val="99"/>
    <w:rsid w:val="00C03E43"/>
    <w:pPr>
      <w:numPr>
        <w:numId w:val="41"/>
      </w:numPr>
    </w:pPr>
  </w:style>
  <w:style w:type="numbering" w:customStyle="1" w:styleId="CurrentList4">
    <w:name w:val="Current List4"/>
    <w:uiPriority w:val="99"/>
    <w:rsid w:val="00C03E43"/>
    <w:pPr>
      <w:numPr>
        <w:numId w:val="42"/>
      </w:numPr>
    </w:pPr>
  </w:style>
  <w:style w:type="numbering" w:customStyle="1" w:styleId="CurrentList5">
    <w:name w:val="Current List5"/>
    <w:uiPriority w:val="99"/>
    <w:rsid w:val="00373E8E"/>
    <w:pPr>
      <w:numPr>
        <w:numId w:val="43"/>
      </w:numPr>
    </w:pPr>
  </w:style>
  <w:style w:type="character" w:styleId="UnresolvedMention">
    <w:name w:val="Unresolved Mention"/>
    <w:basedOn w:val="DefaultParagraphFont"/>
    <w:uiPriority w:val="99"/>
    <w:semiHidden/>
    <w:unhideWhenUsed/>
    <w:rsid w:val="007013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789024">
      <w:bodyDiv w:val="1"/>
      <w:marLeft w:val="0"/>
      <w:marRight w:val="0"/>
      <w:marTop w:val="0"/>
      <w:marBottom w:val="0"/>
      <w:divBdr>
        <w:top w:val="none" w:sz="0" w:space="0" w:color="auto"/>
        <w:left w:val="none" w:sz="0" w:space="0" w:color="auto"/>
        <w:bottom w:val="none" w:sz="0" w:space="0" w:color="auto"/>
        <w:right w:val="none" w:sz="0" w:space="0" w:color="auto"/>
      </w:divBdr>
    </w:div>
    <w:div w:id="1972944">
      <w:bodyDiv w:val="1"/>
      <w:marLeft w:val="0"/>
      <w:marRight w:val="0"/>
      <w:marTop w:val="0"/>
      <w:marBottom w:val="0"/>
      <w:divBdr>
        <w:top w:val="none" w:sz="0" w:space="0" w:color="auto"/>
        <w:left w:val="none" w:sz="0" w:space="0" w:color="auto"/>
        <w:bottom w:val="none" w:sz="0" w:space="0" w:color="auto"/>
        <w:right w:val="none" w:sz="0" w:space="0" w:color="auto"/>
      </w:divBdr>
    </w:div>
    <w:div w:id="2129573">
      <w:bodyDiv w:val="1"/>
      <w:marLeft w:val="0"/>
      <w:marRight w:val="0"/>
      <w:marTop w:val="0"/>
      <w:marBottom w:val="0"/>
      <w:divBdr>
        <w:top w:val="none" w:sz="0" w:space="0" w:color="auto"/>
        <w:left w:val="none" w:sz="0" w:space="0" w:color="auto"/>
        <w:bottom w:val="none" w:sz="0" w:space="0" w:color="auto"/>
        <w:right w:val="none" w:sz="0" w:space="0" w:color="auto"/>
      </w:divBdr>
    </w:div>
    <w:div w:id="3556374">
      <w:bodyDiv w:val="1"/>
      <w:marLeft w:val="0"/>
      <w:marRight w:val="0"/>
      <w:marTop w:val="0"/>
      <w:marBottom w:val="0"/>
      <w:divBdr>
        <w:top w:val="none" w:sz="0" w:space="0" w:color="auto"/>
        <w:left w:val="none" w:sz="0" w:space="0" w:color="auto"/>
        <w:bottom w:val="none" w:sz="0" w:space="0" w:color="auto"/>
        <w:right w:val="none" w:sz="0" w:space="0" w:color="auto"/>
      </w:divBdr>
      <w:divsChild>
        <w:div w:id="1392385359">
          <w:marLeft w:val="0"/>
          <w:marRight w:val="0"/>
          <w:marTop w:val="0"/>
          <w:marBottom w:val="0"/>
          <w:divBdr>
            <w:top w:val="none" w:sz="0" w:space="0" w:color="auto"/>
            <w:left w:val="none" w:sz="0" w:space="0" w:color="auto"/>
            <w:bottom w:val="none" w:sz="0" w:space="0" w:color="auto"/>
            <w:right w:val="none" w:sz="0" w:space="0" w:color="auto"/>
          </w:divBdr>
          <w:divsChild>
            <w:div w:id="1960648244">
              <w:marLeft w:val="0"/>
              <w:marRight w:val="0"/>
              <w:marTop w:val="0"/>
              <w:marBottom w:val="0"/>
              <w:divBdr>
                <w:top w:val="none" w:sz="0" w:space="0" w:color="auto"/>
                <w:left w:val="none" w:sz="0" w:space="0" w:color="auto"/>
                <w:bottom w:val="none" w:sz="0" w:space="0" w:color="auto"/>
                <w:right w:val="none" w:sz="0" w:space="0" w:color="auto"/>
              </w:divBdr>
              <w:divsChild>
                <w:div w:id="1412700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37087">
      <w:bodyDiv w:val="1"/>
      <w:marLeft w:val="0"/>
      <w:marRight w:val="0"/>
      <w:marTop w:val="0"/>
      <w:marBottom w:val="0"/>
      <w:divBdr>
        <w:top w:val="none" w:sz="0" w:space="0" w:color="auto"/>
        <w:left w:val="none" w:sz="0" w:space="0" w:color="auto"/>
        <w:bottom w:val="none" w:sz="0" w:space="0" w:color="auto"/>
        <w:right w:val="none" w:sz="0" w:space="0" w:color="auto"/>
      </w:divBdr>
    </w:div>
    <w:div w:id="12656206">
      <w:bodyDiv w:val="1"/>
      <w:marLeft w:val="0"/>
      <w:marRight w:val="0"/>
      <w:marTop w:val="0"/>
      <w:marBottom w:val="0"/>
      <w:divBdr>
        <w:top w:val="none" w:sz="0" w:space="0" w:color="auto"/>
        <w:left w:val="none" w:sz="0" w:space="0" w:color="auto"/>
        <w:bottom w:val="none" w:sz="0" w:space="0" w:color="auto"/>
        <w:right w:val="none" w:sz="0" w:space="0" w:color="auto"/>
      </w:divBdr>
    </w:div>
    <w:div w:id="14693577">
      <w:bodyDiv w:val="1"/>
      <w:marLeft w:val="0"/>
      <w:marRight w:val="0"/>
      <w:marTop w:val="0"/>
      <w:marBottom w:val="0"/>
      <w:divBdr>
        <w:top w:val="none" w:sz="0" w:space="0" w:color="auto"/>
        <w:left w:val="none" w:sz="0" w:space="0" w:color="auto"/>
        <w:bottom w:val="none" w:sz="0" w:space="0" w:color="auto"/>
        <w:right w:val="none" w:sz="0" w:space="0" w:color="auto"/>
      </w:divBdr>
    </w:div>
    <w:div w:id="17202493">
      <w:bodyDiv w:val="1"/>
      <w:marLeft w:val="0"/>
      <w:marRight w:val="0"/>
      <w:marTop w:val="0"/>
      <w:marBottom w:val="0"/>
      <w:divBdr>
        <w:top w:val="none" w:sz="0" w:space="0" w:color="auto"/>
        <w:left w:val="none" w:sz="0" w:space="0" w:color="auto"/>
        <w:bottom w:val="none" w:sz="0" w:space="0" w:color="auto"/>
        <w:right w:val="none" w:sz="0" w:space="0" w:color="auto"/>
      </w:divBdr>
    </w:div>
    <w:div w:id="18557225">
      <w:bodyDiv w:val="1"/>
      <w:marLeft w:val="0"/>
      <w:marRight w:val="0"/>
      <w:marTop w:val="0"/>
      <w:marBottom w:val="0"/>
      <w:divBdr>
        <w:top w:val="none" w:sz="0" w:space="0" w:color="auto"/>
        <w:left w:val="none" w:sz="0" w:space="0" w:color="auto"/>
        <w:bottom w:val="none" w:sz="0" w:space="0" w:color="auto"/>
        <w:right w:val="none" w:sz="0" w:space="0" w:color="auto"/>
      </w:divBdr>
    </w:div>
    <w:div w:id="27878817">
      <w:bodyDiv w:val="1"/>
      <w:marLeft w:val="0"/>
      <w:marRight w:val="0"/>
      <w:marTop w:val="0"/>
      <w:marBottom w:val="0"/>
      <w:divBdr>
        <w:top w:val="none" w:sz="0" w:space="0" w:color="auto"/>
        <w:left w:val="none" w:sz="0" w:space="0" w:color="auto"/>
        <w:bottom w:val="none" w:sz="0" w:space="0" w:color="auto"/>
        <w:right w:val="none" w:sz="0" w:space="0" w:color="auto"/>
      </w:divBdr>
    </w:div>
    <w:div w:id="30884166">
      <w:bodyDiv w:val="1"/>
      <w:marLeft w:val="0"/>
      <w:marRight w:val="0"/>
      <w:marTop w:val="0"/>
      <w:marBottom w:val="0"/>
      <w:divBdr>
        <w:top w:val="none" w:sz="0" w:space="0" w:color="auto"/>
        <w:left w:val="none" w:sz="0" w:space="0" w:color="auto"/>
        <w:bottom w:val="none" w:sz="0" w:space="0" w:color="auto"/>
        <w:right w:val="none" w:sz="0" w:space="0" w:color="auto"/>
      </w:divBdr>
    </w:div>
    <w:div w:id="46490984">
      <w:bodyDiv w:val="1"/>
      <w:marLeft w:val="0"/>
      <w:marRight w:val="0"/>
      <w:marTop w:val="0"/>
      <w:marBottom w:val="0"/>
      <w:divBdr>
        <w:top w:val="none" w:sz="0" w:space="0" w:color="auto"/>
        <w:left w:val="none" w:sz="0" w:space="0" w:color="auto"/>
        <w:bottom w:val="none" w:sz="0" w:space="0" w:color="auto"/>
        <w:right w:val="none" w:sz="0" w:space="0" w:color="auto"/>
      </w:divBdr>
    </w:div>
    <w:div w:id="48000233">
      <w:bodyDiv w:val="1"/>
      <w:marLeft w:val="0"/>
      <w:marRight w:val="0"/>
      <w:marTop w:val="0"/>
      <w:marBottom w:val="0"/>
      <w:divBdr>
        <w:top w:val="none" w:sz="0" w:space="0" w:color="auto"/>
        <w:left w:val="none" w:sz="0" w:space="0" w:color="auto"/>
        <w:bottom w:val="none" w:sz="0" w:space="0" w:color="auto"/>
        <w:right w:val="none" w:sz="0" w:space="0" w:color="auto"/>
      </w:divBdr>
    </w:div>
    <w:div w:id="48117924">
      <w:bodyDiv w:val="1"/>
      <w:marLeft w:val="0"/>
      <w:marRight w:val="0"/>
      <w:marTop w:val="0"/>
      <w:marBottom w:val="0"/>
      <w:divBdr>
        <w:top w:val="none" w:sz="0" w:space="0" w:color="auto"/>
        <w:left w:val="none" w:sz="0" w:space="0" w:color="auto"/>
        <w:bottom w:val="none" w:sz="0" w:space="0" w:color="auto"/>
        <w:right w:val="none" w:sz="0" w:space="0" w:color="auto"/>
      </w:divBdr>
    </w:div>
    <w:div w:id="53816936">
      <w:bodyDiv w:val="1"/>
      <w:marLeft w:val="0"/>
      <w:marRight w:val="0"/>
      <w:marTop w:val="0"/>
      <w:marBottom w:val="0"/>
      <w:divBdr>
        <w:top w:val="none" w:sz="0" w:space="0" w:color="auto"/>
        <w:left w:val="none" w:sz="0" w:space="0" w:color="auto"/>
        <w:bottom w:val="none" w:sz="0" w:space="0" w:color="auto"/>
        <w:right w:val="none" w:sz="0" w:space="0" w:color="auto"/>
      </w:divBdr>
    </w:div>
    <w:div w:id="56439139">
      <w:bodyDiv w:val="1"/>
      <w:marLeft w:val="0"/>
      <w:marRight w:val="0"/>
      <w:marTop w:val="0"/>
      <w:marBottom w:val="0"/>
      <w:divBdr>
        <w:top w:val="none" w:sz="0" w:space="0" w:color="auto"/>
        <w:left w:val="none" w:sz="0" w:space="0" w:color="auto"/>
        <w:bottom w:val="none" w:sz="0" w:space="0" w:color="auto"/>
        <w:right w:val="none" w:sz="0" w:space="0" w:color="auto"/>
      </w:divBdr>
      <w:divsChild>
        <w:div w:id="910575561">
          <w:marLeft w:val="0"/>
          <w:marRight w:val="0"/>
          <w:marTop w:val="0"/>
          <w:marBottom w:val="0"/>
          <w:divBdr>
            <w:top w:val="none" w:sz="0" w:space="0" w:color="auto"/>
            <w:left w:val="none" w:sz="0" w:space="0" w:color="auto"/>
            <w:bottom w:val="none" w:sz="0" w:space="0" w:color="auto"/>
            <w:right w:val="none" w:sz="0" w:space="0" w:color="auto"/>
          </w:divBdr>
          <w:divsChild>
            <w:div w:id="1823155698">
              <w:marLeft w:val="0"/>
              <w:marRight w:val="0"/>
              <w:marTop w:val="0"/>
              <w:marBottom w:val="0"/>
              <w:divBdr>
                <w:top w:val="none" w:sz="0" w:space="0" w:color="auto"/>
                <w:left w:val="none" w:sz="0" w:space="0" w:color="auto"/>
                <w:bottom w:val="none" w:sz="0" w:space="0" w:color="auto"/>
                <w:right w:val="none" w:sz="0" w:space="0" w:color="auto"/>
              </w:divBdr>
              <w:divsChild>
                <w:div w:id="8332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486295">
      <w:bodyDiv w:val="1"/>
      <w:marLeft w:val="0"/>
      <w:marRight w:val="0"/>
      <w:marTop w:val="0"/>
      <w:marBottom w:val="0"/>
      <w:divBdr>
        <w:top w:val="none" w:sz="0" w:space="0" w:color="auto"/>
        <w:left w:val="none" w:sz="0" w:space="0" w:color="auto"/>
        <w:bottom w:val="none" w:sz="0" w:space="0" w:color="auto"/>
        <w:right w:val="none" w:sz="0" w:space="0" w:color="auto"/>
      </w:divBdr>
      <w:divsChild>
        <w:div w:id="1305699041">
          <w:marLeft w:val="0"/>
          <w:marRight w:val="0"/>
          <w:marTop w:val="0"/>
          <w:marBottom w:val="0"/>
          <w:divBdr>
            <w:top w:val="none" w:sz="0" w:space="0" w:color="auto"/>
            <w:left w:val="none" w:sz="0" w:space="0" w:color="auto"/>
            <w:bottom w:val="none" w:sz="0" w:space="0" w:color="auto"/>
            <w:right w:val="none" w:sz="0" w:space="0" w:color="auto"/>
          </w:divBdr>
          <w:divsChild>
            <w:div w:id="1324626793">
              <w:marLeft w:val="0"/>
              <w:marRight w:val="0"/>
              <w:marTop w:val="0"/>
              <w:marBottom w:val="0"/>
              <w:divBdr>
                <w:top w:val="none" w:sz="0" w:space="0" w:color="auto"/>
                <w:left w:val="none" w:sz="0" w:space="0" w:color="auto"/>
                <w:bottom w:val="none" w:sz="0" w:space="0" w:color="auto"/>
                <w:right w:val="none" w:sz="0" w:space="0" w:color="auto"/>
              </w:divBdr>
              <w:divsChild>
                <w:div w:id="145478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601344">
      <w:bodyDiv w:val="1"/>
      <w:marLeft w:val="0"/>
      <w:marRight w:val="0"/>
      <w:marTop w:val="0"/>
      <w:marBottom w:val="0"/>
      <w:divBdr>
        <w:top w:val="none" w:sz="0" w:space="0" w:color="auto"/>
        <w:left w:val="none" w:sz="0" w:space="0" w:color="auto"/>
        <w:bottom w:val="none" w:sz="0" w:space="0" w:color="auto"/>
        <w:right w:val="none" w:sz="0" w:space="0" w:color="auto"/>
      </w:divBdr>
      <w:divsChild>
        <w:div w:id="434636133">
          <w:marLeft w:val="0"/>
          <w:marRight w:val="0"/>
          <w:marTop w:val="0"/>
          <w:marBottom w:val="0"/>
          <w:divBdr>
            <w:top w:val="none" w:sz="0" w:space="0" w:color="auto"/>
            <w:left w:val="none" w:sz="0" w:space="0" w:color="auto"/>
            <w:bottom w:val="none" w:sz="0" w:space="0" w:color="auto"/>
            <w:right w:val="none" w:sz="0" w:space="0" w:color="auto"/>
          </w:divBdr>
          <w:divsChild>
            <w:div w:id="1163856187">
              <w:marLeft w:val="0"/>
              <w:marRight w:val="0"/>
              <w:marTop w:val="0"/>
              <w:marBottom w:val="0"/>
              <w:divBdr>
                <w:top w:val="none" w:sz="0" w:space="0" w:color="auto"/>
                <w:left w:val="none" w:sz="0" w:space="0" w:color="auto"/>
                <w:bottom w:val="none" w:sz="0" w:space="0" w:color="auto"/>
                <w:right w:val="none" w:sz="0" w:space="0" w:color="auto"/>
              </w:divBdr>
              <w:divsChild>
                <w:div w:id="532156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3169866">
      <w:bodyDiv w:val="1"/>
      <w:marLeft w:val="0"/>
      <w:marRight w:val="0"/>
      <w:marTop w:val="0"/>
      <w:marBottom w:val="0"/>
      <w:divBdr>
        <w:top w:val="none" w:sz="0" w:space="0" w:color="auto"/>
        <w:left w:val="none" w:sz="0" w:space="0" w:color="auto"/>
        <w:bottom w:val="none" w:sz="0" w:space="0" w:color="auto"/>
        <w:right w:val="none" w:sz="0" w:space="0" w:color="auto"/>
      </w:divBdr>
      <w:divsChild>
        <w:div w:id="85269620">
          <w:marLeft w:val="0"/>
          <w:marRight w:val="0"/>
          <w:marTop w:val="0"/>
          <w:marBottom w:val="0"/>
          <w:divBdr>
            <w:top w:val="none" w:sz="0" w:space="0" w:color="auto"/>
            <w:left w:val="none" w:sz="0" w:space="0" w:color="auto"/>
            <w:bottom w:val="none" w:sz="0" w:space="0" w:color="auto"/>
            <w:right w:val="none" w:sz="0" w:space="0" w:color="auto"/>
          </w:divBdr>
        </w:div>
      </w:divsChild>
    </w:div>
    <w:div w:id="73208157">
      <w:bodyDiv w:val="1"/>
      <w:marLeft w:val="0"/>
      <w:marRight w:val="0"/>
      <w:marTop w:val="0"/>
      <w:marBottom w:val="0"/>
      <w:divBdr>
        <w:top w:val="none" w:sz="0" w:space="0" w:color="auto"/>
        <w:left w:val="none" w:sz="0" w:space="0" w:color="auto"/>
        <w:bottom w:val="none" w:sz="0" w:space="0" w:color="auto"/>
        <w:right w:val="none" w:sz="0" w:space="0" w:color="auto"/>
      </w:divBdr>
    </w:div>
    <w:div w:id="73938266">
      <w:bodyDiv w:val="1"/>
      <w:marLeft w:val="0"/>
      <w:marRight w:val="0"/>
      <w:marTop w:val="0"/>
      <w:marBottom w:val="0"/>
      <w:divBdr>
        <w:top w:val="none" w:sz="0" w:space="0" w:color="auto"/>
        <w:left w:val="none" w:sz="0" w:space="0" w:color="auto"/>
        <w:bottom w:val="none" w:sz="0" w:space="0" w:color="auto"/>
        <w:right w:val="none" w:sz="0" w:space="0" w:color="auto"/>
      </w:divBdr>
    </w:div>
    <w:div w:id="78797549">
      <w:bodyDiv w:val="1"/>
      <w:marLeft w:val="0"/>
      <w:marRight w:val="0"/>
      <w:marTop w:val="0"/>
      <w:marBottom w:val="0"/>
      <w:divBdr>
        <w:top w:val="none" w:sz="0" w:space="0" w:color="auto"/>
        <w:left w:val="none" w:sz="0" w:space="0" w:color="auto"/>
        <w:bottom w:val="none" w:sz="0" w:space="0" w:color="auto"/>
        <w:right w:val="none" w:sz="0" w:space="0" w:color="auto"/>
      </w:divBdr>
    </w:div>
    <w:div w:id="79059332">
      <w:bodyDiv w:val="1"/>
      <w:marLeft w:val="0"/>
      <w:marRight w:val="0"/>
      <w:marTop w:val="0"/>
      <w:marBottom w:val="0"/>
      <w:divBdr>
        <w:top w:val="none" w:sz="0" w:space="0" w:color="auto"/>
        <w:left w:val="none" w:sz="0" w:space="0" w:color="auto"/>
        <w:bottom w:val="none" w:sz="0" w:space="0" w:color="auto"/>
        <w:right w:val="none" w:sz="0" w:space="0" w:color="auto"/>
      </w:divBdr>
    </w:div>
    <w:div w:id="87315437">
      <w:bodyDiv w:val="1"/>
      <w:marLeft w:val="0"/>
      <w:marRight w:val="0"/>
      <w:marTop w:val="0"/>
      <w:marBottom w:val="0"/>
      <w:divBdr>
        <w:top w:val="none" w:sz="0" w:space="0" w:color="auto"/>
        <w:left w:val="none" w:sz="0" w:space="0" w:color="auto"/>
        <w:bottom w:val="none" w:sz="0" w:space="0" w:color="auto"/>
        <w:right w:val="none" w:sz="0" w:space="0" w:color="auto"/>
      </w:divBdr>
    </w:div>
    <w:div w:id="87508009">
      <w:bodyDiv w:val="1"/>
      <w:marLeft w:val="0"/>
      <w:marRight w:val="0"/>
      <w:marTop w:val="0"/>
      <w:marBottom w:val="0"/>
      <w:divBdr>
        <w:top w:val="none" w:sz="0" w:space="0" w:color="auto"/>
        <w:left w:val="none" w:sz="0" w:space="0" w:color="auto"/>
        <w:bottom w:val="none" w:sz="0" w:space="0" w:color="auto"/>
        <w:right w:val="none" w:sz="0" w:space="0" w:color="auto"/>
      </w:divBdr>
    </w:div>
    <w:div w:id="90787138">
      <w:bodyDiv w:val="1"/>
      <w:marLeft w:val="0"/>
      <w:marRight w:val="0"/>
      <w:marTop w:val="0"/>
      <w:marBottom w:val="0"/>
      <w:divBdr>
        <w:top w:val="none" w:sz="0" w:space="0" w:color="auto"/>
        <w:left w:val="none" w:sz="0" w:space="0" w:color="auto"/>
        <w:bottom w:val="none" w:sz="0" w:space="0" w:color="auto"/>
        <w:right w:val="none" w:sz="0" w:space="0" w:color="auto"/>
      </w:divBdr>
    </w:div>
    <w:div w:id="92480441">
      <w:bodyDiv w:val="1"/>
      <w:marLeft w:val="0"/>
      <w:marRight w:val="0"/>
      <w:marTop w:val="0"/>
      <w:marBottom w:val="0"/>
      <w:divBdr>
        <w:top w:val="none" w:sz="0" w:space="0" w:color="auto"/>
        <w:left w:val="none" w:sz="0" w:space="0" w:color="auto"/>
        <w:bottom w:val="none" w:sz="0" w:space="0" w:color="auto"/>
        <w:right w:val="none" w:sz="0" w:space="0" w:color="auto"/>
      </w:divBdr>
    </w:div>
    <w:div w:id="93062342">
      <w:bodyDiv w:val="1"/>
      <w:marLeft w:val="0"/>
      <w:marRight w:val="0"/>
      <w:marTop w:val="0"/>
      <w:marBottom w:val="0"/>
      <w:divBdr>
        <w:top w:val="none" w:sz="0" w:space="0" w:color="auto"/>
        <w:left w:val="none" w:sz="0" w:space="0" w:color="auto"/>
        <w:bottom w:val="none" w:sz="0" w:space="0" w:color="auto"/>
        <w:right w:val="none" w:sz="0" w:space="0" w:color="auto"/>
      </w:divBdr>
    </w:div>
    <w:div w:id="99221599">
      <w:bodyDiv w:val="1"/>
      <w:marLeft w:val="0"/>
      <w:marRight w:val="0"/>
      <w:marTop w:val="0"/>
      <w:marBottom w:val="0"/>
      <w:divBdr>
        <w:top w:val="none" w:sz="0" w:space="0" w:color="auto"/>
        <w:left w:val="none" w:sz="0" w:space="0" w:color="auto"/>
        <w:bottom w:val="none" w:sz="0" w:space="0" w:color="auto"/>
        <w:right w:val="none" w:sz="0" w:space="0" w:color="auto"/>
      </w:divBdr>
    </w:div>
    <w:div w:id="101270802">
      <w:bodyDiv w:val="1"/>
      <w:marLeft w:val="0"/>
      <w:marRight w:val="0"/>
      <w:marTop w:val="0"/>
      <w:marBottom w:val="0"/>
      <w:divBdr>
        <w:top w:val="none" w:sz="0" w:space="0" w:color="auto"/>
        <w:left w:val="none" w:sz="0" w:space="0" w:color="auto"/>
        <w:bottom w:val="none" w:sz="0" w:space="0" w:color="auto"/>
        <w:right w:val="none" w:sz="0" w:space="0" w:color="auto"/>
      </w:divBdr>
      <w:divsChild>
        <w:div w:id="290020579">
          <w:marLeft w:val="0"/>
          <w:marRight w:val="0"/>
          <w:marTop w:val="0"/>
          <w:marBottom w:val="0"/>
          <w:divBdr>
            <w:top w:val="none" w:sz="0" w:space="0" w:color="auto"/>
            <w:left w:val="none" w:sz="0" w:space="0" w:color="auto"/>
            <w:bottom w:val="none" w:sz="0" w:space="0" w:color="auto"/>
            <w:right w:val="none" w:sz="0" w:space="0" w:color="auto"/>
          </w:divBdr>
          <w:divsChild>
            <w:div w:id="941299614">
              <w:marLeft w:val="0"/>
              <w:marRight w:val="0"/>
              <w:marTop w:val="0"/>
              <w:marBottom w:val="0"/>
              <w:divBdr>
                <w:top w:val="none" w:sz="0" w:space="0" w:color="auto"/>
                <w:left w:val="none" w:sz="0" w:space="0" w:color="auto"/>
                <w:bottom w:val="none" w:sz="0" w:space="0" w:color="auto"/>
                <w:right w:val="none" w:sz="0" w:space="0" w:color="auto"/>
              </w:divBdr>
              <w:divsChild>
                <w:div w:id="29275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505475">
      <w:bodyDiv w:val="1"/>
      <w:marLeft w:val="0"/>
      <w:marRight w:val="0"/>
      <w:marTop w:val="0"/>
      <w:marBottom w:val="0"/>
      <w:divBdr>
        <w:top w:val="none" w:sz="0" w:space="0" w:color="auto"/>
        <w:left w:val="none" w:sz="0" w:space="0" w:color="auto"/>
        <w:bottom w:val="none" w:sz="0" w:space="0" w:color="auto"/>
        <w:right w:val="none" w:sz="0" w:space="0" w:color="auto"/>
      </w:divBdr>
    </w:div>
    <w:div w:id="111704830">
      <w:bodyDiv w:val="1"/>
      <w:marLeft w:val="0"/>
      <w:marRight w:val="0"/>
      <w:marTop w:val="0"/>
      <w:marBottom w:val="0"/>
      <w:divBdr>
        <w:top w:val="none" w:sz="0" w:space="0" w:color="auto"/>
        <w:left w:val="none" w:sz="0" w:space="0" w:color="auto"/>
        <w:bottom w:val="none" w:sz="0" w:space="0" w:color="auto"/>
        <w:right w:val="none" w:sz="0" w:space="0" w:color="auto"/>
      </w:divBdr>
    </w:div>
    <w:div w:id="112018411">
      <w:bodyDiv w:val="1"/>
      <w:marLeft w:val="0"/>
      <w:marRight w:val="0"/>
      <w:marTop w:val="0"/>
      <w:marBottom w:val="0"/>
      <w:divBdr>
        <w:top w:val="none" w:sz="0" w:space="0" w:color="auto"/>
        <w:left w:val="none" w:sz="0" w:space="0" w:color="auto"/>
        <w:bottom w:val="none" w:sz="0" w:space="0" w:color="auto"/>
        <w:right w:val="none" w:sz="0" w:space="0" w:color="auto"/>
      </w:divBdr>
    </w:div>
    <w:div w:id="112989948">
      <w:bodyDiv w:val="1"/>
      <w:marLeft w:val="0"/>
      <w:marRight w:val="0"/>
      <w:marTop w:val="0"/>
      <w:marBottom w:val="0"/>
      <w:divBdr>
        <w:top w:val="none" w:sz="0" w:space="0" w:color="auto"/>
        <w:left w:val="none" w:sz="0" w:space="0" w:color="auto"/>
        <w:bottom w:val="none" w:sz="0" w:space="0" w:color="auto"/>
        <w:right w:val="none" w:sz="0" w:space="0" w:color="auto"/>
      </w:divBdr>
    </w:div>
    <w:div w:id="120542489">
      <w:bodyDiv w:val="1"/>
      <w:marLeft w:val="0"/>
      <w:marRight w:val="0"/>
      <w:marTop w:val="0"/>
      <w:marBottom w:val="0"/>
      <w:divBdr>
        <w:top w:val="none" w:sz="0" w:space="0" w:color="auto"/>
        <w:left w:val="none" w:sz="0" w:space="0" w:color="auto"/>
        <w:bottom w:val="none" w:sz="0" w:space="0" w:color="auto"/>
        <w:right w:val="none" w:sz="0" w:space="0" w:color="auto"/>
      </w:divBdr>
    </w:div>
    <w:div w:id="121844952">
      <w:bodyDiv w:val="1"/>
      <w:marLeft w:val="0"/>
      <w:marRight w:val="0"/>
      <w:marTop w:val="0"/>
      <w:marBottom w:val="0"/>
      <w:divBdr>
        <w:top w:val="none" w:sz="0" w:space="0" w:color="auto"/>
        <w:left w:val="none" w:sz="0" w:space="0" w:color="auto"/>
        <w:bottom w:val="none" w:sz="0" w:space="0" w:color="auto"/>
        <w:right w:val="none" w:sz="0" w:space="0" w:color="auto"/>
      </w:divBdr>
    </w:div>
    <w:div w:id="128479214">
      <w:bodyDiv w:val="1"/>
      <w:marLeft w:val="0"/>
      <w:marRight w:val="0"/>
      <w:marTop w:val="0"/>
      <w:marBottom w:val="0"/>
      <w:divBdr>
        <w:top w:val="none" w:sz="0" w:space="0" w:color="auto"/>
        <w:left w:val="none" w:sz="0" w:space="0" w:color="auto"/>
        <w:bottom w:val="none" w:sz="0" w:space="0" w:color="auto"/>
        <w:right w:val="none" w:sz="0" w:space="0" w:color="auto"/>
      </w:divBdr>
    </w:div>
    <w:div w:id="128792447">
      <w:bodyDiv w:val="1"/>
      <w:marLeft w:val="0"/>
      <w:marRight w:val="0"/>
      <w:marTop w:val="0"/>
      <w:marBottom w:val="0"/>
      <w:divBdr>
        <w:top w:val="none" w:sz="0" w:space="0" w:color="auto"/>
        <w:left w:val="none" w:sz="0" w:space="0" w:color="auto"/>
        <w:bottom w:val="none" w:sz="0" w:space="0" w:color="auto"/>
        <w:right w:val="none" w:sz="0" w:space="0" w:color="auto"/>
      </w:divBdr>
    </w:div>
    <w:div w:id="131675248">
      <w:bodyDiv w:val="1"/>
      <w:marLeft w:val="0"/>
      <w:marRight w:val="0"/>
      <w:marTop w:val="0"/>
      <w:marBottom w:val="0"/>
      <w:divBdr>
        <w:top w:val="none" w:sz="0" w:space="0" w:color="auto"/>
        <w:left w:val="none" w:sz="0" w:space="0" w:color="auto"/>
        <w:bottom w:val="none" w:sz="0" w:space="0" w:color="auto"/>
        <w:right w:val="none" w:sz="0" w:space="0" w:color="auto"/>
      </w:divBdr>
    </w:div>
    <w:div w:id="136185373">
      <w:bodyDiv w:val="1"/>
      <w:marLeft w:val="0"/>
      <w:marRight w:val="0"/>
      <w:marTop w:val="0"/>
      <w:marBottom w:val="0"/>
      <w:divBdr>
        <w:top w:val="none" w:sz="0" w:space="0" w:color="auto"/>
        <w:left w:val="none" w:sz="0" w:space="0" w:color="auto"/>
        <w:bottom w:val="none" w:sz="0" w:space="0" w:color="auto"/>
        <w:right w:val="none" w:sz="0" w:space="0" w:color="auto"/>
      </w:divBdr>
    </w:div>
    <w:div w:id="139272038">
      <w:bodyDiv w:val="1"/>
      <w:marLeft w:val="0"/>
      <w:marRight w:val="0"/>
      <w:marTop w:val="0"/>
      <w:marBottom w:val="0"/>
      <w:divBdr>
        <w:top w:val="none" w:sz="0" w:space="0" w:color="auto"/>
        <w:left w:val="none" w:sz="0" w:space="0" w:color="auto"/>
        <w:bottom w:val="none" w:sz="0" w:space="0" w:color="auto"/>
        <w:right w:val="none" w:sz="0" w:space="0" w:color="auto"/>
      </w:divBdr>
    </w:div>
    <w:div w:id="142936322">
      <w:bodyDiv w:val="1"/>
      <w:marLeft w:val="0"/>
      <w:marRight w:val="0"/>
      <w:marTop w:val="0"/>
      <w:marBottom w:val="0"/>
      <w:divBdr>
        <w:top w:val="none" w:sz="0" w:space="0" w:color="auto"/>
        <w:left w:val="none" w:sz="0" w:space="0" w:color="auto"/>
        <w:bottom w:val="none" w:sz="0" w:space="0" w:color="auto"/>
        <w:right w:val="none" w:sz="0" w:space="0" w:color="auto"/>
      </w:divBdr>
    </w:div>
    <w:div w:id="149566503">
      <w:bodyDiv w:val="1"/>
      <w:marLeft w:val="0"/>
      <w:marRight w:val="0"/>
      <w:marTop w:val="0"/>
      <w:marBottom w:val="0"/>
      <w:divBdr>
        <w:top w:val="none" w:sz="0" w:space="0" w:color="auto"/>
        <w:left w:val="none" w:sz="0" w:space="0" w:color="auto"/>
        <w:bottom w:val="none" w:sz="0" w:space="0" w:color="auto"/>
        <w:right w:val="none" w:sz="0" w:space="0" w:color="auto"/>
      </w:divBdr>
    </w:div>
    <w:div w:id="158886061">
      <w:bodyDiv w:val="1"/>
      <w:marLeft w:val="0"/>
      <w:marRight w:val="0"/>
      <w:marTop w:val="0"/>
      <w:marBottom w:val="0"/>
      <w:divBdr>
        <w:top w:val="none" w:sz="0" w:space="0" w:color="auto"/>
        <w:left w:val="none" w:sz="0" w:space="0" w:color="auto"/>
        <w:bottom w:val="none" w:sz="0" w:space="0" w:color="auto"/>
        <w:right w:val="none" w:sz="0" w:space="0" w:color="auto"/>
      </w:divBdr>
    </w:div>
    <w:div w:id="160463783">
      <w:bodyDiv w:val="1"/>
      <w:marLeft w:val="0"/>
      <w:marRight w:val="0"/>
      <w:marTop w:val="0"/>
      <w:marBottom w:val="0"/>
      <w:divBdr>
        <w:top w:val="none" w:sz="0" w:space="0" w:color="auto"/>
        <w:left w:val="none" w:sz="0" w:space="0" w:color="auto"/>
        <w:bottom w:val="none" w:sz="0" w:space="0" w:color="auto"/>
        <w:right w:val="none" w:sz="0" w:space="0" w:color="auto"/>
      </w:divBdr>
    </w:div>
    <w:div w:id="160779414">
      <w:bodyDiv w:val="1"/>
      <w:marLeft w:val="0"/>
      <w:marRight w:val="0"/>
      <w:marTop w:val="0"/>
      <w:marBottom w:val="0"/>
      <w:divBdr>
        <w:top w:val="none" w:sz="0" w:space="0" w:color="auto"/>
        <w:left w:val="none" w:sz="0" w:space="0" w:color="auto"/>
        <w:bottom w:val="none" w:sz="0" w:space="0" w:color="auto"/>
        <w:right w:val="none" w:sz="0" w:space="0" w:color="auto"/>
      </w:divBdr>
    </w:div>
    <w:div w:id="167719993">
      <w:bodyDiv w:val="1"/>
      <w:marLeft w:val="0"/>
      <w:marRight w:val="0"/>
      <w:marTop w:val="0"/>
      <w:marBottom w:val="0"/>
      <w:divBdr>
        <w:top w:val="none" w:sz="0" w:space="0" w:color="auto"/>
        <w:left w:val="none" w:sz="0" w:space="0" w:color="auto"/>
        <w:bottom w:val="none" w:sz="0" w:space="0" w:color="auto"/>
        <w:right w:val="none" w:sz="0" w:space="0" w:color="auto"/>
      </w:divBdr>
    </w:div>
    <w:div w:id="168645234">
      <w:bodyDiv w:val="1"/>
      <w:marLeft w:val="0"/>
      <w:marRight w:val="0"/>
      <w:marTop w:val="0"/>
      <w:marBottom w:val="0"/>
      <w:divBdr>
        <w:top w:val="none" w:sz="0" w:space="0" w:color="auto"/>
        <w:left w:val="none" w:sz="0" w:space="0" w:color="auto"/>
        <w:bottom w:val="none" w:sz="0" w:space="0" w:color="auto"/>
        <w:right w:val="none" w:sz="0" w:space="0" w:color="auto"/>
      </w:divBdr>
    </w:div>
    <w:div w:id="169026042">
      <w:bodyDiv w:val="1"/>
      <w:marLeft w:val="0"/>
      <w:marRight w:val="0"/>
      <w:marTop w:val="0"/>
      <w:marBottom w:val="0"/>
      <w:divBdr>
        <w:top w:val="none" w:sz="0" w:space="0" w:color="auto"/>
        <w:left w:val="none" w:sz="0" w:space="0" w:color="auto"/>
        <w:bottom w:val="none" w:sz="0" w:space="0" w:color="auto"/>
        <w:right w:val="none" w:sz="0" w:space="0" w:color="auto"/>
      </w:divBdr>
    </w:div>
    <w:div w:id="169487468">
      <w:bodyDiv w:val="1"/>
      <w:marLeft w:val="0"/>
      <w:marRight w:val="0"/>
      <w:marTop w:val="0"/>
      <w:marBottom w:val="0"/>
      <w:divBdr>
        <w:top w:val="none" w:sz="0" w:space="0" w:color="auto"/>
        <w:left w:val="none" w:sz="0" w:space="0" w:color="auto"/>
        <w:bottom w:val="none" w:sz="0" w:space="0" w:color="auto"/>
        <w:right w:val="none" w:sz="0" w:space="0" w:color="auto"/>
      </w:divBdr>
    </w:div>
    <w:div w:id="170071564">
      <w:bodyDiv w:val="1"/>
      <w:marLeft w:val="0"/>
      <w:marRight w:val="0"/>
      <w:marTop w:val="0"/>
      <w:marBottom w:val="0"/>
      <w:divBdr>
        <w:top w:val="none" w:sz="0" w:space="0" w:color="auto"/>
        <w:left w:val="none" w:sz="0" w:space="0" w:color="auto"/>
        <w:bottom w:val="none" w:sz="0" w:space="0" w:color="auto"/>
        <w:right w:val="none" w:sz="0" w:space="0" w:color="auto"/>
      </w:divBdr>
    </w:div>
    <w:div w:id="170921566">
      <w:bodyDiv w:val="1"/>
      <w:marLeft w:val="0"/>
      <w:marRight w:val="0"/>
      <w:marTop w:val="0"/>
      <w:marBottom w:val="0"/>
      <w:divBdr>
        <w:top w:val="none" w:sz="0" w:space="0" w:color="auto"/>
        <w:left w:val="none" w:sz="0" w:space="0" w:color="auto"/>
        <w:bottom w:val="none" w:sz="0" w:space="0" w:color="auto"/>
        <w:right w:val="none" w:sz="0" w:space="0" w:color="auto"/>
      </w:divBdr>
    </w:div>
    <w:div w:id="172501843">
      <w:bodyDiv w:val="1"/>
      <w:marLeft w:val="0"/>
      <w:marRight w:val="0"/>
      <w:marTop w:val="0"/>
      <w:marBottom w:val="0"/>
      <w:divBdr>
        <w:top w:val="none" w:sz="0" w:space="0" w:color="auto"/>
        <w:left w:val="none" w:sz="0" w:space="0" w:color="auto"/>
        <w:bottom w:val="none" w:sz="0" w:space="0" w:color="auto"/>
        <w:right w:val="none" w:sz="0" w:space="0" w:color="auto"/>
      </w:divBdr>
      <w:divsChild>
        <w:div w:id="1567302774">
          <w:marLeft w:val="0"/>
          <w:marRight w:val="0"/>
          <w:marTop w:val="0"/>
          <w:marBottom w:val="0"/>
          <w:divBdr>
            <w:top w:val="none" w:sz="0" w:space="0" w:color="auto"/>
            <w:left w:val="none" w:sz="0" w:space="0" w:color="auto"/>
            <w:bottom w:val="none" w:sz="0" w:space="0" w:color="auto"/>
            <w:right w:val="none" w:sz="0" w:space="0" w:color="auto"/>
          </w:divBdr>
          <w:divsChild>
            <w:div w:id="1650405435">
              <w:marLeft w:val="0"/>
              <w:marRight w:val="0"/>
              <w:marTop w:val="0"/>
              <w:marBottom w:val="0"/>
              <w:divBdr>
                <w:top w:val="none" w:sz="0" w:space="0" w:color="auto"/>
                <w:left w:val="none" w:sz="0" w:space="0" w:color="auto"/>
                <w:bottom w:val="none" w:sz="0" w:space="0" w:color="auto"/>
                <w:right w:val="none" w:sz="0" w:space="0" w:color="auto"/>
              </w:divBdr>
              <w:divsChild>
                <w:div w:id="1001658322">
                  <w:marLeft w:val="0"/>
                  <w:marRight w:val="0"/>
                  <w:marTop w:val="0"/>
                  <w:marBottom w:val="0"/>
                  <w:divBdr>
                    <w:top w:val="none" w:sz="0" w:space="0" w:color="auto"/>
                    <w:left w:val="none" w:sz="0" w:space="0" w:color="auto"/>
                    <w:bottom w:val="none" w:sz="0" w:space="0" w:color="auto"/>
                    <w:right w:val="none" w:sz="0" w:space="0" w:color="auto"/>
                  </w:divBdr>
                  <w:divsChild>
                    <w:div w:id="7097641">
                      <w:marLeft w:val="0"/>
                      <w:marRight w:val="0"/>
                      <w:marTop w:val="0"/>
                      <w:marBottom w:val="0"/>
                      <w:divBdr>
                        <w:top w:val="none" w:sz="0" w:space="0" w:color="auto"/>
                        <w:left w:val="none" w:sz="0" w:space="0" w:color="auto"/>
                        <w:bottom w:val="none" w:sz="0" w:space="0" w:color="auto"/>
                        <w:right w:val="none" w:sz="0" w:space="0" w:color="auto"/>
                      </w:divBdr>
                      <w:divsChild>
                        <w:div w:id="1219125505">
                          <w:marLeft w:val="0"/>
                          <w:marRight w:val="0"/>
                          <w:marTop w:val="0"/>
                          <w:marBottom w:val="0"/>
                          <w:divBdr>
                            <w:top w:val="none" w:sz="0" w:space="0" w:color="auto"/>
                            <w:left w:val="none" w:sz="0" w:space="0" w:color="auto"/>
                            <w:bottom w:val="none" w:sz="0" w:space="0" w:color="auto"/>
                            <w:right w:val="none" w:sz="0" w:space="0" w:color="auto"/>
                          </w:divBdr>
                          <w:divsChild>
                            <w:div w:id="1885673829">
                              <w:marLeft w:val="0"/>
                              <w:marRight w:val="0"/>
                              <w:marTop w:val="0"/>
                              <w:marBottom w:val="0"/>
                              <w:divBdr>
                                <w:top w:val="none" w:sz="0" w:space="0" w:color="auto"/>
                                <w:left w:val="none" w:sz="0" w:space="0" w:color="auto"/>
                                <w:bottom w:val="none" w:sz="0" w:space="0" w:color="auto"/>
                                <w:right w:val="none" w:sz="0" w:space="0" w:color="auto"/>
                              </w:divBdr>
                              <w:divsChild>
                                <w:div w:id="2076781524">
                                  <w:marLeft w:val="0"/>
                                  <w:marRight w:val="0"/>
                                  <w:marTop w:val="0"/>
                                  <w:marBottom w:val="0"/>
                                  <w:divBdr>
                                    <w:top w:val="none" w:sz="0" w:space="0" w:color="auto"/>
                                    <w:left w:val="none" w:sz="0" w:space="0" w:color="auto"/>
                                    <w:bottom w:val="none" w:sz="0" w:space="0" w:color="auto"/>
                                    <w:right w:val="none" w:sz="0" w:space="0" w:color="auto"/>
                                  </w:divBdr>
                                  <w:divsChild>
                                    <w:div w:id="179852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93269692">
          <w:marLeft w:val="0"/>
          <w:marRight w:val="0"/>
          <w:marTop w:val="0"/>
          <w:marBottom w:val="0"/>
          <w:divBdr>
            <w:top w:val="none" w:sz="0" w:space="0" w:color="auto"/>
            <w:left w:val="none" w:sz="0" w:space="0" w:color="auto"/>
            <w:bottom w:val="none" w:sz="0" w:space="0" w:color="auto"/>
            <w:right w:val="none" w:sz="0" w:space="0" w:color="auto"/>
          </w:divBdr>
          <w:divsChild>
            <w:div w:id="274286191">
              <w:marLeft w:val="0"/>
              <w:marRight w:val="0"/>
              <w:marTop w:val="0"/>
              <w:marBottom w:val="0"/>
              <w:divBdr>
                <w:top w:val="none" w:sz="0" w:space="0" w:color="auto"/>
                <w:left w:val="none" w:sz="0" w:space="0" w:color="auto"/>
                <w:bottom w:val="none" w:sz="0" w:space="0" w:color="auto"/>
                <w:right w:val="none" w:sz="0" w:space="0" w:color="auto"/>
              </w:divBdr>
              <w:divsChild>
                <w:div w:id="1755079854">
                  <w:marLeft w:val="0"/>
                  <w:marRight w:val="0"/>
                  <w:marTop w:val="0"/>
                  <w:marBottom w:val="0"/>
                  <w:divBdr>
                    <w:top w:val="none" w:sz="0" w:space="0" w:color="auto"/>
                    <w:left w:val="none" w:sz="0" w:space="0" w:color="auto"/>
                    <w:bottom w:val="none" w:sz="0" w:space="0" w:color="auto"/>
                    <w:right w:val="none" w:sz="0" w:space="0" w:color="auto"/>
                  </w:divBdr>
                  <w:divsChild>
                    <w:div w:id="854999818">
                      <w:marLeft w:val="0"/>
                      <w:marRight w:val="0"/>
                      <w:marTop w:val="0"/>
                      <w:marBottom w:val="0"/>
                      <w:divBdr>
                        <w:top w:val="none" w:sz="0" w:space="0" w:color="auto"/>
                        <w:left w:val="none" w:sz="0" w:space="0" w:color="auto"/>
                        <w:bottom w:val="none" w:sz="0" w:space="0" w:color="auto"/>
                        <w:right w:val="none" w:sz="0" w:space="0" w:color="auto"/>
                      </w:divBdr>
                      <w:divsChild>
                        <w:div w:id="647629502">
                          <w:marLeft w:val="0"/>
                          <w:marRight w:val="0"/>
                          <w:marTop w:val="0"/>
                          <w:marBottom w:val="0"/>
                          <w:divBdr>
                            <w:top w:val="none" w:sz="0" w:space="0" w:color="auto"/>
                            <w:left w:val="none" w:sz="0" w:space="0" w:color="auto"/>
                            <w:bottom w:val="none" w:sz="0" w:space="0" w:color="auto"/>
                            <w:right w:val="none" w:sz="0" w:space="0" w:color="auto"/>
                          </w:divBdr>
                          <w:divsChild>
                            <w:div w:id="1849905435">
                              <w:marLeft w:val="0"/>
                              <w:marRight w:val="0"/>
                              <w:marTop w:val="0"/>
                              <w:marBottom w:val="0"/>
                              <w:divBdr>
                                <w:top w:val="none" w:sz="0" w:space="0" w:color="auto"/>
                                <w:left w:val="none" w:sz="0" w:space="0" w:color="auto"/>
                                <w:bottom w:val="none" w:sz="0" w:space="0" w:color="auto"/>
                                <w:right w:val="none" w:sz="0" w:space="0" w:color="auto"/>
                              </w:divBdr>
                              <w:divsChild>
                                <w:div w:id="200752162">
                                  <w:marLeft w:val="0"/>
                                  <w:marRight w:val="0"/>
                                  <w:marTop w:val="0"/>
                                  <w:marBottom w:val="0"/>
                                  <w:divBdr>
                                    <w:top w:val="none" w:sz="0" w:space="0" w:color="auto"/>
                                    <w:left w:val="none" w:sz="0" w:space="0" w:color="auto"/>
                                    <w:bottom w:val="none" w:sz="0" w:space="0" w:color="auto"/>
                                    <w:right w:val="none" w:sz="0" w:space="0" w:color="auto"/>
                                  </w:divBdr>
                                  <w:divsChild>
                                    <w:div w:id="1643198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6623600">
      <w:bodyDiv w:val="1"/>
      <w:marLeft w:val="0"/>
      <w:marRight w:val="0"/>
      <w:marTop w:val="0"/>
      <w:marBottom w:val="0"/>
      <w:divBdr>
        <w:top w:val="none" w:sz="0" w:space="0" w:color="auto"/>
        <w:left w:val="none" w:sz="0" w:space="0" w:color="auto"/>
        <w:bottom w:val="none" w:sz="0" w:space="0" w:color="auto"/>
        <w:right w:val="none" w:sz="0" w:space="0" w:color="auto"/>
      </w:divBdr>
    </w:div>
    <w:div w:id="178786928">
      <w:bodyDiv w:val="1"/>
      <w:marLeft w:val="0"/>
      <w:marRight w:val="0"/>
      <w:marTop w:val="0"/>
      <w:marBottom w:val="0"/>
      <w:divBdr>
        <w:top w:val="none" w:sz="0" w:space="0" w:color="auto"/>
        <w:left w:val="none" w:sz="0" w:space="0" w:color="auto"/>
        <w:bottom w:val="none" w:sz="0" w:space="0" w:color="auto"/>
        <w:right w:val="none" w:sz="0" w:space="0" w:color="auto"/>
      </w:divBdr>
    </w:div>
    <w:div w:id="179123263">
      <w:bodyDiv w:val="1"/>
      <w:marLeft w:val="0"/>
      <w:marRight w:val="0"/>
      <w:marTop w:val="0"/>
      <w:marBottom w:val="0"/>
      <w:divBdr>
        <w:top w:val="none" w:sz="0" w:space="0" w:color="auto"/>
        <w:left w:val="none" w:sz="0" w:space="0" w:color="auto"/>
        <w:bottom w:val="none" w:sz="0" w:space="0" w:color="auto"/>
        <w:right w:val="none" w:sz="0" w:space="0" w:color="auto"/>
      </w:divBdr>
    </w:div>
    <w:div w:id="184180047">
      <w:bodyDiv w:val="1"/>
      <w:marLeft w:val="0"/>
      <w:marRight w:val="0"/>
      <w:marTop w:val="0"/>
      <w:marBottom w:val="0"/>
      <w:divBdr>
        <w:top w:val="none" w:sz="0" w:space="0" w:color="auto"/>
        <w:left w:val="none" w:sz="0" w:space="0" w:color="auto"/>
        <w:bottom w:val="none" w:sz="0" w:space="0" w:color="auto"/>
        <w:right w:val="none" w:sz="0" w:space="0" w:color="auto"/>
      </w:divBdr>
    </w:div>
    <w:div w:id="185556954">
      <w:bodyDiv w:val="1"/>
      <w:marLeft w:val="0"/>
      <w:marRight w:val="0"/>
      <w:marTop w:val="0"/>
      <w:marBottom w:val="0"/>
      <w:divBdr>
        <w:top w:val="none" w:sz="0" w:space="0" w:color="auto"/>
        <w:left w:val="none" w:sz="0" w:space="0" w:color="auto"/>
        <w:bottom w:val="none" w:sz="0" w:space="0" w:color="auto"/>
        <w:right w:val="none" w:sz="0" w:space="0" w:color="auto"/>
      </w:divBdr>
    </w:div>
    <w:div w:id="187181856">
      <w:bodyDiv w:val="1"/>
      <w:marLeft w:val="0"/>
      <w:marRight w:val="0"/>
      <w:marTop w:val="0"/>
      <w:marBottom w:val="0"/>
      <w:divBdr>
        <w:top w:val="none" w:sz="0" w:space="0" w:color="auto"/>
        <w:left w:val="none" w:sz="0" w:space="0" w:color="auto"/>
        <w:bottom w:val="none" w:sz="0" w:space="0" w:color="auto"/>
        <w:right w:val="none" w:sz="0" w:space="0" w:color="auto"/>
      </w:divBdr>
    </w:div>
    <w:div w:id="190605122">
      <w:bodyDiv w:val="1"/>
      <w:marLeft w:val="0"/>
      <w:marRight w:val="0"/>
      <w:marTop w:val="0"/>
      <w:marBottom w:val="0"/>
      <w:divBdr>
        <w:top w:val="none" w:sz="0" w:space="0" w:color="auto"/>
        <w:left w:val="none" w:sz="0" w:space="0" w:color="auto"/>
        <w:bottom w:val="none" w:sz="0" w:space="0" w:color="auto"/>
        <w:right w:val="none" w:sz="0" w:space="0" w:color="auto"/>
      </w:divBdr>
    </w:div>
    <w:div w:id="191383772">
      <w:bodyDiv w:val="1"/>
      <w:marLeft w:val="0"/>
      <w:marRight w:val="0"/>
      <w:marTop w:val="0"/>
      <w:marBottom w:val="0"/>
      <w:divBdr>
        <w:top w:val="none" w:sz="0" w:space="0" w:color="auto"/>
        <w:left w:val="none" w:sz="0" w:space="0" w:color="auto"/>
        <w:bottom w:val="none" w:sz="0" w:space="0" w:color="auto"/>
        <w:right w:val="none" w:sz="0" w:space="0" w:color="auto"/>
      </w:divBdr>
    </w:div>
    <w:div w:id="192117268">
      <w:bodyDiv w:val="1"/>
      <w:marLeft w:val="0"/>
      <w:marRight w:val="0"/>
      <w:marTop w:val="0"/>
      <w:marBottom w:val="0"/>
      <w:divBdr>
        <w:top w:val="none" w:sz="0" w:space="0" w:color="auto"/>
        <w:left w:val="none" w:sz="0" w:space="0" w:color="auto"/>
        <w:bottom w:val="none" w:sz="0" w:space="0" w:color="auto"/>
        <w:right w:val="none" w:sz="0" w:space="0" w:color="auto"/>
      </w:divBdr>
    </w:div>
    <w:div w:id="192117879">
      <w:bodyDiv w:val="1"/>
      <w:marLeft w:val="0"/>
      <w:marRight w:val="0"/>
      <w:marTop w:val="0"/>
      <w:marBottom w:val="0"/>
      <w:divBdr>
        <w:top w:val="none" w:sz="0" w:space="0" w:color="auto"/>
        <w:left w:val="none" w:sz="0" w:space="0" w:color="auto"/>
        <w:bottom w:val="none" w:sz="0" w:space="0" w:color="auto"/>
        <w:right w:val="none" w:sz="0" w:space="0" w:color="auto"/>
      </w:divBdr>
    </w:div>
    <w:div w:id="193812593">
      <w:bodyDiv w:val="1"/>
      <w:marLeft w:val="0"/>
      <w:marRight w:val="0"/>
      <w:marTop w:val="0"/>
      <w:marBottom w:val="0"/>
      <w:divBdr>
        <w:top w:val="none" w:sz="0" w:space="0" w:color="auto"/>
        <w:left w:val="none" w:sz="0" w:space="0" w:color="auto"/>
        <w:bottom w:val="none" w:sz="0" w:space="0" w:color="auto"/>
        <w:right w:val="none" w:sz="0" w:space="0" w:color="auto"/>
      </w:divBdr>
    </w:div>
    <w:div w:id="194080099">
      <w:bodyDiv w:val="1"/>
      <w:marLeft w:val="0"/>
      <w:marRight w:val="0"/>
      <w:marTop w:val="0"/>
      <w:marBottom w:val="0"/>
      <w:divBdr>
        <w:top w:val="none" w:sz="0" w:space="0" w:color="auto"/>
        <w:left w:val="none" w:sz="0" w:space="0" w:color="auto"/>
        <w:bottom w:val="none" w:sz="0" w:space="0" w:color="auto"/>
        <w:right w:val="none" w:sz="0" w:space="0" w:color="auto"/>
      </w:divBdr>
    </w:div>
    <w:div w:id="199630237">
      <w:bodyDiv w:val="1"/>
      <w:marLeft w:val="0"/>
      <w:marRight w:val="0"/>
      <w:marTop w:val="0"/>
      <w:marBottom w:val="0"/>
      <w:divBdr>
        <w:top w:val="none" w:sz="0" w:space="0" w:color="auto"/>
        <w:left w:val="none" w:sz="0" w:space="0" w:color="auto"/>
        <w:bottom w:val="none" w:sz="0" w:space="0" w:color="auto"/>
        <w:right w:val="none" w:sz="0" w:space="0" w:color="auto"/>
      </w:divBdr>
    </w:div>
    <w:div w:id="201359350">
      <w:bodyDiv w:val="1"/>
      <w:marLeft w:val="0"/>
      <w:marRight w:val="0"/>
      <w:marTop w:val="0"/>
      <w:marBottom w:val="0"/>
      <w:divBdr>
        <w:top w:val="none" w:sz="0" w:space="0" w:color="auto"/>
        <w:left w:val="none" w:sz="0" w:space="0" w:color="auto"/>
        <w:bottom w:val="none" w:sz="0" w:space="0" w:color="auto"/>
        <w:right w:val="none" w:sz="0" w:space="0" w:color="auto"/>
      </w:divBdr>
    </w:div>
    <w:div w:id="202787152">
      <w:bodyDiv w:val="1"/>
      <w:marLeft w:val="0"/>
      <w:marRight w:val="0"/>
      <w:marTop w:val="0"/>
      <w:marBottom w:val="0"/>
      <w:divBdr>
        <w:top w:val="none" w:sz="0" w:space="0" w:color="auto"/>
        <w:left w:val="none" w:sz="0" w:space="0" w:color="auto"/>
        <w:bottom w:val="none" w:sz="0" w:space="0" w:color="auto"/>
        <w:right w:val="none" w:sz="0" w:space="0" w:color="auto"/>
      </w:divBdr>
    </w:div>
    <w:div w:id="203949730">
      <w:bodyDiv w:val="1"/>
      <w:marLeft w:val="0"/>
      <w:marRight w:val="0"/>
      <w:marTop w:val="0"/>
      <w:marBottom w:val="0"/>
      <w:divBdr>
        <w:top w:val="none" w:sz="0" w:space="0" w:color="auto"/>
        <w:left w:val="none" w:sz="0" w:space="0" w:color="auto"/>
        <w:bottom w:val="none" w:sz="0" w:space="0" w:color="auto"/>
        <w:right w:val="none" w:sz="0" w:space="0" w:color="auto"/>
      </w:divBdr>
    </w:div>
    <w:div w:id="204565950">
      <w:bodyDiv w:val="1"/>
      <w:marLeft w:val="0"/>
      <w:marRight w:val="0"/>
      <w:marTop w:val="0"/>
      <w:marBottom w:val="0"/>
      <w:divBdr>
        <w:top w:val="none" w:sz="0" w:space="0" w:color="auto"/>
        <w:left w:val="none" w:sz="0" w:space="0" w:color="auto"/>
        <w:bottom w:val="none" w:sz="0" w:space="0" w:color="auto"/>
        <w:right w:val="none" w:sz="0" w:space="0" w:color="auto"/>
      </w:divBdr>
    </w:div>
    <w:div w:id="207567915">
      <w:bodyDiv w:val="1"/>
      <w:marLeft w:val="0"/>
      <w:marRight w:val="0"/>
      <w:marTop w:val="0"/>
      <w:marBottom w:val="0"/>
      <w:divBdr>
        <w:top w:val="none" w:sz="0" w:space="0" w:color="auto"/>
        <w:left w:val="none" w:sz="0" w:space="0" w:color="auto"/>
        <w:bottom w:val="none" w:sz="0" w:space="0" w:color="auto"/>
        <w:right w:val="none" w:sz="0" w:space="0" w:color="auto"/>
      </w:divBdr>
    </w:div>
    <w:div w:id="209926305">
      <w:bodyDiv w:val="1"/>
      <w:marLeft w:val="0"/>
      <w:marRight w:val="0"/>
      <w:marTop w:val="0"/>
      <w:marBottom w:val="0"/>
      <w:divBdr>
        <w:top w:val="none" w:sz="0" w:space="0" w:color="auto"/>
        <w:left w:val="none" w:sz="0" w:space="0" w:color="auto"/>
        <w:bottom w:val="none" w:sz="0" w:space="0" w:color="auto"/>
        <w:right w:val="none" w:sz="0" w:space="0" w:color="auto"/>
      </w:divBdr>
    </w:div>
    <w:div w:id="211767761">
      <w:bodyDiv w:val="1"/>
      <w:marLeft w:val="0"/>
      <w:marRight w:val="0"/>
      <w:marTop w:val="0"/>
      <w:marBottom w:val="0"/>
      <w:divBdr>
        <w:top w:val="none" w:sz="0" w:space="0" w:color="auto"/>
        <w:left w:val="none" w:sz="0" w:space="0" w:color="auto"/>
        <w:bottom w:val="none" w:sz="0" w:space="0" w:color="auto"/>
        <w:right w:val="none" w:sz="0" w:space="0" w:color="auto"/>
      </w:divBdr>
    </w:div>
    <w:div w:id="213660418">
      <w:bodyDiv w:val="1"/>
      <w:marLeft w:val="0"/>
      <w:marRight w:val="0"/>
      <w:marTop w:val="0"/>
      <w:marBottom w:val="0"/>
      <w:divBdr>
        <w:top w:val="none" w:sz="0" w:space="0" w:color="auto"/>
        <w:left w:val="none" w:sz="0" w:space="0" w:color="auto"/>
        <w:bottom w:val="none" w:sz="0" w:space="0" w:color="auto"/>
        <w:right w:val="none" w:sz="0" w:space="0" w:color="auto"/>
      </w:divBdr>
    </w:div>
    <w:div w:id="218594983">
      <w:bodyDiv w:val="1"/>
      <w:marLeft w:val="0"/>
      <w:marRight w:val="0"/>
      <w:marTop w:val="0"/>
      <w:marBottom w:val="0"/>
      <w:divBdr>
        <w:top w:val="none" w:sz="0" w:space="0" w:color="auto"/>
        <w:left w:val="none" w:sz="0" w:space="0" w:color="auto"/>
        <w:bottom w:val="none" w:sz="0" w:space="0" w:color="auto"/>
        <w:right w:val="none" w:sz="0" w:space="0" w:color="auto"/>
      </w:divBdr>
    </w:div>
    <w:div w:id="232129519">
      <w:bodyDiv w:val="1"/>
      <w:marLeft w:val="0"/>
      <w:marRight w:val="0"/>
      <w:marTop w:val="0"/>
      <w:marBottom w:val="0"/>
      <w:divBdr>
        <w:top w:val="none" w:sz="0" w:space="0" w:color="auto"/>
        <w:left w:val="none" w:sz="0" w:space="0" w:color="auto"/>
        <w:bottom w:val="none" w:sz="0" w:space="0" w:color="auto"/>
        <w:right w:val="none" w:sz="0" w:space="0" w:color="auto"/>
      </w:divBdr>
    </w:div>
    <w:div w:id="236747137">
      <w:bodyDiv w:val="1"/>
      <w:marLeft w:val="0"/>
      <w:marRight w:val="0"/>
      <w:marTop w:val="0"/>
      <w:marBottom w:val="0"/>
      <w:divBdr>
        <w:top w:val="none" w:sz="0" w:space="0" w:color="auto"/>
        <w:left w:val="none" w:sz="0" w:space="0" w:color="auto"/>
        <w:bottom w:val="none" w:sz="0" w:space="0" w:color="auto"/>
        <w:right w:val="none" w:sz="0" w:space="0" w:color="auto"/>
      </w:divBdr>
    </w:div>
    <w:div w:id="242373065">
      <w:bodyDiv w:val="1"/>
      <w:marLeft w:val="0"/>
      <w:marRight w:val="0"/>
      <w:marTop w:val="0"/>
      <w:marBottom w:val="0"/>
      <w:divBdr>
        <w:top w:val="none" w:sz="0" w:space="0" w:color="auto"/>
        <w:left w:val="none" w:sz="0" w:space="0" w:color="auto"/>
        <w:bottom w:val="none" w:sz="0" w:space="0" w:color="auto"/>
        <w:right w:val="none" w:sz="0" w:space="0" w:color="auto"/>
      </w:divBdr>
    </w:div>
    <w:div w:id="249126898">
      <w:bodyDiv w:val="1"/>
      <w:marLeft w:val="0"/>
      <w:marRight w:val="0"/>
      <w:marTop w:val="0"/>
      <w:marBottom w:val="0"/>
      <w:divBdr>
        <w:top w:val="none" w:sz="0" w:space="0" w:color="auto"/>
        <w:left w:val="none" w:sz="0" w:space="0" w:color="auto"/>
        <w:bottom w:val="none" w:sz="0" w:space="0" w:color="auto"/>
        <w:right w:val="none" w:sz="0" w:space="0" w:color="auto"/>
      </w:divBdr>
    </w:div>
    <w:div w:id="251360701">
      <w:bodyDiv w:val="1"/>
      <w:marLeft w:val="0"/>
      <w:marRight w:val="0"/>
      <w:marTop w:val="0"/>
      <w:marBottom w:val="0"/>
      <w:divBdr>
        <w:top w:val="none" w:sz="0" w:space="0" w:color="auto"/>
        <w:left w:val="none" w:sz="0" w:space="0" w:color="auto"/>
        <w:bottom w:val="none" w:sz="0" w:space="0" w:color="auto"/>
        <w:right w:val="none" w:sz="0" w:space="0" w:color="auto"/>
      </w:divBdr>
    </w:div>
    <w:div w:id="255015107">
      <w:bodyDiv w:val="1"/>
      <w:marLeft w:val="0"/>
      <w:marRight w:val="0"/>
      <w:marTop w:val="0"/>
      <w:marBottom w:val="0"/>
      <w:divBdr>
        <w:top w:val="none" w:sz="0" w:space="0" w:color="auto"/>
        <w:left w:val="none" w:sz="0" w:space="0" w:color="auto"/>
        <w:bottom w:val="none" w:sz="0" w:space="0" w:color="auto"/>
        <w:right w:val="none" w:sz="0" w:space="0" w:color="auto"/>
      </w:divBdr>
    </w:div>
    <w:div w:id="255788944">
      <w:bodyDiv w:val="1"/>
      <w:marLeft w:val="0"/>
      <w:marRight w:val="0"/>
      <w:marTop w:val="0"/>
      <w:marBottom w:val="0"/>
      <w:divBdr>
        <w:top w:val="none" w:sz="0" w:space="0" w:color="auto"/>
        <w:left w:val="none" w:sz="0" w:space="0" w:color="auto"/>
        <w:bottom w:val="none" w:sz="0" w:space="0" w:color="auto"/>
        <w:right w:val="none" w:sz="0" w:space="0" w:color="auto"/>
      </w:divBdr>
    </w:div>
    <w:div w:id="268591115">
      <w:bodyDiv w:val="1"/>
      <w:marLeft w:val="0"/>
      <w:marRight w:val="0"/>
      <w:marTop w:val="0"/>
      <w:marBottom w:val="0"/>
      <w:divBdr>
        <w:top w:val="none" w:sz="0" w:space="0" w:color="auto"/>
        <w:left w:val="none" w:sz="0" w:space="0" w:color="auto"/>
        <w:bottom w:val="none" w:sz="0" w:space="0" w:color="auto"/>
        <w:right w:val="none" w:sz="0" w:space="0" w:color="auto"/>
      </w:divBdr>
    </w:div>
    <w:div w:id="269092252">
      <w:bodyDiv w:val="1"/>
      <w:marLeft w:val="0"/>
      <w:marRight w:val="0"/>
      <w:marTop w:val="0"/>
      <w:marBottom w:val="0"/>
      <w:divBdr>
        <w:top w:val="none" w:sz="0" w:space="0" w:color="auto"/>
        <w:left w:val="none" w:sz="0" w:space="0" w:color="auto"/>
        <w:bottom w:val="none" w:sz="0" w:space="0" w:color="auto"/>
        <w:right w:val="none" w:sz="0" w:space="0" w:color="auto"/>
      </w:divBdr>
    </w:div>
    <w:div w:id="270820488">
      <w:bodyDiv w:val="1"/>
      <w:marLeft w:val="0"/>
      <w:marRight w:val="0"/>
      <w:marTop w:val="0"/>
      <w:marBottom w:val="0"/>
      <w:divBdr>
        <w:top w:val="none" w:sz="0" w:space="0" w:color="auto"/>
        <w:left w:val="none" w:sz="0" w:space="0" w:color="auto"/>
        <w:bottom w:val="none" w:sz="0" w:space="0" w:color="auto"/>
        <w:right w:val="none" w:sz="0" w:space="0" w:color="auto"/>
      </w:divBdr>
    </w:div>
    <w:div w:id="275451923">
      <w:bodyDiv w:val="1"/>
      <w:marLeft w:val="0"/>
      <w:marRight w:val="0"/>
      <w:marTop w:val="0"/>
      <w:marBottom w:val="0"/>
      <w:divBdr>
        <w:top w:val="none" w:sz="0" w:space="0" w:color="auto"/>
        <w:left w:val="none" w:sz="0" w:space="0" w:color="auto"/>
        <w:bottom w:val="none" w:sz="0" w:space="0" w:color="auto"/>
        <w:right w:val="none" w:sz="0" w:space="0" w:color="auto"/>
      </w:divBdr>
    </w:div>
    <w:div w:id="281305016">
      <w:bodyDiv w:val="1"/>
      <w:marLeft w:val="0"/>
      <w:marRight w:val="0"/>
      <w:marTop w:val="0"/>
      <w:marBottom w:val="0"/>
      <w:divBdr>
        <w:top w:val="none" w:sz="0" w:space="0" w:color="auto"/>
        <w:left w:val="none" w:sz="0" w:space="0" w:color="auto"/>
        <w:bottom w:val="none" w:sz="0" w:space="0" w:color="auto"/>
        <w:right w:val="none" w:sz="0" w:space="0" w:color="auto"/>
      </w:divBdr>
    </w:div>
    <w:div w:id="281545675">
      <w:bodyDiv w:val="1"/>
      <w:marLeft w:val="0"/>
      <w:marRight w:val="0"/>
      <w:marTop w:val="0"/>
      <w:marBottom w:val="0"/>
      <w:divBdr>
        <w:top w:val="none" w:sz="0" w:space="0" w:color="auto"/>
        <w:left w:val="none" w:sz="0" w:space="0" w:color="auto"/>
        <w:bottom w:val="none" w:sz="0" w:space="0" w:color="auto"/>
        <w:right w:val="none" w:sz="0" w:space="0" w:color="auto"/>
      </w:divBdr>
    </w:div>
    <w:div w:id="283999433">
      <w:bodyDiv w:val="1"/>
      <w:marLeft w:val="0"/>
      <w:marRight w:val="0"/>
      <w:marTop w:val="0"/>
      <w:marBottom w:val="0"/>
      <w:divBdr>
        <w:top w:val="none" w:sz="0" w:space="0" w:color="auto"/>
        <w:left w:val="none" w:sz="0" w:space="0" w:color="auto"/>
        <w:bottom w:val="none" w:sz="0" w:space="0" w:color="auto"/>
        <w:right w:val="none" w:sz="0" w:space="0" w:color="auto"/>
      </w:divBdr>
    </w:div>
    <w:div w:id="285045101">
      <w:bodyDiv w:val="1"/>
      <w:marLeft w:val="0"/>
      <w:marRight w:val="0"/>
      <w:marTop w:val="0"/>
      <w:marBottom w:val="0"/>
      <w:divBdr>
        <w:top w:val="none" w:sz="0" w:space="0" w:color="auto"/>
        <w:left w:val="none" w:sz="0" w:space="0" w:color="auto"/>
        <w:bottom w:val="none" w:sz="0" w:space="0" w:color="auto"/>
        <w:right w:val="none" w:sz="0" w:space="0" w:color="auto"/>
      </w:divBdr>
    </w:div>
    <w:div w:id="285623006">
      <w:bodyDiv w:val="1"/>
      <w:marLeft w:val="0"/>
      <w:marRight w:val="0"/>
      <w:marTop w:val="0"/>
      <w:marBottom w:val="0"/>
      <w:divBdr>
        <w:top w:val="none" w:sz="0" w:space="0" w:color="auto"/>
        <w:left w:val="none" w:sz="0" w:space="0" w:color="auto"/>
        <w:bottom w:val="none" w:sz="0" w:space="0" w:color="auto"/>
        <w:right w:val="none" w:sz="0" w:space="0" w:color="auto"/>
      </w:divBdr>
    </w:div>
    <w:div w:id="287047950">
      <w:bodyDiv w:val="1"/>
      <w:marLeft w:val="0"/>
      <w:marRight w:val="0"/>
      <w:marTop w:val="0"/>
      <w:marBottom w:val="0"/>
      <w:divBdr>
        <w:top w:val="none" w:sz="0" w:space="0" w:color="auto"/>
        <w:left w:val="none" w:sz="0" w:space="0" w:color="auto"/>
        <w:bottom w:val="none" w:sz="0" w:space="0" w:color="auto"/>
        <w:right w:val="none" w:sz="0" w:space="0" w:color="auto"/>
      </w:divBdr>
    </w:div>
    <w:div w:id="290332515">
      <w:bodyDiv w:val="1"/>
      <w:marLeft w:val="0"/>
      <w:marRight w:val="0"/>
      <w:marTop w:val="0"/>
      <w:marBottom w:val="0"/>
      <w:divBdr>
        <w:top w:val="none" w:sz="0" w:space="0" w:color="auto"/>
        <w:left w:val="none" w:sz="0" w:space="0" w:color="auto"/>
        <w:bottom w:val="none" w:sz="0" w:space="0" w:color="auto"/>
        <w:right w:val="none" w:sz="0" w:space="0" w:color="auto"/>
      </w:divBdr>
    </w:div>
    <w:div w:id="294258842">
      <w:bodyDiv w:val="1"/>
      <w:marLeft w:val="0"/>
      <w:marRight w:val="0"/>
      <w:marTop w:val="0"/>
      <w:marBottom w:val="0"/>
      <w:divBdr>
        <w:top w:val="none" w:sz="0" w:space="0" w:color="auto"/>
        <w:left w:val="none" w:sz="0" w:space="0" w:color="auto"/>
        <w:bottom w:val="none" w:sz="0" w:space="0" w:color="auto"/>
        <w:right w:val="none" w:sz="0" w:space="0" w:color="auto"/>
      </w:divBdr>
    </w:div>
    <w:div w:id="297496126">
      <w:bodyDiv w:val="1"/>
      <w:marLeft w:val="0"/>
      <w:marRight w:val="0"/>
      <w:marTop w:val="0"/>
      <w:marBottom w:val="0"/>
      <w:divBdr>
        <w:top w:val="none" w:sz="0" w:space="0" w:color="auto"/>
        <w:left w:val="none" w:sz="0" w:space="0" w:color="auto"/>
        <w:bottom w:val="none" w:sz="0" w:space="0" w:color="auto"/>
        <w:right w:val="none" w:sz="0" w:space="0" w:color="auto"/>
      </w:divBdr>
    </w:div>
    <w:div w:id="297802090">
      <w:bodyDiv w:val="1"/>
      <w:marLeft w:val="0"/>
      <w:marRight w:val="0"/>
      <w:marTop w:val="0"/>
      <w:marBottom w:val="0"/>
      <w:divBdr>
        <w:top w:val="none" w:sz="0" w:space="0" w:color="auto"/>
        <w:left w:val="none" w:sz="0" w:space="0" w:color="auto"/>
        <w:bottom w:val="none" w:sz="0" w:space="0" w:color="auto"/>
        <w:right w:val="none" w:sz="0" w:space="0" w:color="auto"/>
      </w:divBdr>
    </w:div>
    <w:div w:id="300351607">
      <w:bodyDiv w:val="1"/>
      <w:marLeft w:val="0"/>
      <w:marRight w:val="0"/>
      <w:marTop w:val="0"/>
      <w:marBottom w:val="0"/>
      <w:divBdr>
        <w:top w:val="none" w:sz="0" w:space="0" w:color="auto"/>
        <w:left w:val="none" w:sz="0" w:space="0" w:color="auto"/>
        <w:bottom w:val="none" w:sz="0" w:space="0" w:color="auto"/>
        <w:right w:val="none" w:sz="0" w:space="0" w:color="auto"/>
      </w:divBdr>
    </w:div>
    <w:div w:id="301694661">
      <w:bodyDiv w:val="1"/>
      <w:marLeft w:val="0"/>
      <w:marRight w:val="0"/>
      <w:marTop w:val="0"/>
      <w:marBottom w:val="0"/>
      <w:divBdr>
        <w:top w:val="none" w:sz="0" w:space="0" w:color="auto"/>
        <w:left w:val="none" w:sz="0" w:space="0" w:color="auto"/>
        <w:bottom w:val="none" w:sz="0" w:space="0" w:color="auto"/>
        <w:right w:val="none" w:sz="0" w:space="0" w:color="auto"/>
      </w:divBdr>
    </w:div>
    <w:div w:id="323170211">
      <w:bodyDiv w:val="1"/>
      <w:marLeft w:val="0"/>
      <w:marRight w:val="0"/>
      <w:marTop w:val="0"/>
      <w:marBottom w:val="0"/>
      <w:divBdr>
        <w:top w:val="none" w:sz="0" w:space="0" w:color="auto"/>
        <w:left w:val="none" w:sz="0" w:space="0" w:color="auto"/>
        <w:bottom w:val="none" w:sz="0" w:space="0" w:color="auto"/>
        <w:right w:val="none" w:sz="0" w:space="0" w:color="auto"/>
      </w:divBdr>
      <w:divsChild>
        <w:div w:id="1963918577">
          <w:marLeft w:val="0"/>
          <w:marRight w:val="0"/>
          <w:marTop w:val="0"/>
          <w:marBottom w:val="0"/>
          <w:divBdr>
            <w:top w:val="none" w:sz="0" w:space="0" w:color="auto"/>
            <w:left w:val="none" w:sz="0" w:space="0" w:color="auto"/>
            <w:bottom w:val="none" w:sz="0" w:space="0" w:color="auto"/>
            <w:right w:val="none" w:sz="0" w:space="0" w:color="auto"/>
          </w:divBdr>
          <w:divsChild>
            <w:div w:id="106002954">
              <w:marLeft w:val="0"/>
              <w:marRight w:val="0"/>
              <w:marTop w:val="0"/>
              <w:marBottom w:val="0"/>
              <w:divBdr>
                <w:top w:val="none" w:sz="0" w:space="0" w:color="auto"/>
                <w:left w:val="none" w:sz="0" w:space="0" w:color="auto"/>
                <w:bottom w:val="none" w:sz="0" w:space="0" w:color="auto"/>
                <w:right w:val="none" w:sz="0" w:space="0" w:color="auto"/>
              </w:divBdr>
              <w:divsChild>
                <w:div w:id="718625435">
                  <w:marLeft w:val="0"/>
                  <w:marRight w:val="0"/>
                  <w:marTop w:val="0"/>
                  <w:marBottom w:val="0"/>
                  <w:divBdr>
                    <w:top w:val="none" w:sz="0" w:space="0" w:color="auto"/>
                    <w:left w:val="none" w:sz="0" w:space="0" w:color="auto"/>
                    <w:bottom w:val="none" w:sz="0" w:space="0" w:color="auto"/>
                    <w:right w:val="none" w:sz="0" w:space="0" w:color="auto"/>
                  </w:divBdr>
                  <w:divsChild>
                    <w:div w:id="811368368">
                      <w:marLeft w:val="0"/>
                      <w:marRight w:val="0"/>
                      <w:marTop w:val="0"/>
                      <w:marBottom w:val="0"/>
                      <w:divBdr>
                        <w:top w:val="none" w:sz="0" w:space="0" w:color="auto"/>
                        <w:left w:val="none" w:sz="0" w:space="0" w:color="auto"/>
                        <w:bottom w:val="none" w:sz="0" w:space="0" w:color="auto"/>
                        <w:right w:val="none" w:sz="0" w:space="0" w:color="auto"/>
                      </w:divBdr>
                      <w:divsChild>
                        <w:div w:id="1305963155">
                          <w:marLeft w:val="0"/>
                          <w:marRight w:val="0"/>
                          <w:marTop w:val="0"/>
                          <w:marBottom w:val="0"/>
                          <w:divBdr>
                            <w:top w:val="none" w:sz="0" w:space="0" w:color="auto"/>
                            <w:left w:val="none" w:sz="0" w:space="0" w:color="auto"/>
                            <w:bottom w:val="none" w:sz="0" w:space="0" w:color="auto"/>
                            <w:right w:val="none" w:sz="0" w:space="0" w:color="auto"/>
                          </w:divBdr>
                          <w:divsChild>
                            <w:div w:id="1704791530">
                              <w:marLeft w:val="0"/>
                              <w:marRight w:val="0"/>
                              <w:marTop w:val="0"/>
                              <w:marBottom w:val="0"/>
                              <w:divBdr>
                                <w:top w:val="none" w:sz="0" w:space="0" w:color="auto"/>
                                <w:left w:val="none" w:sz="0" w:space="0" w:color="auto"/>
                                <w:bottom w:val="none" w:sz="0" w:space="0" w:color="auto"/>
                                <w:right w:val="none" w:sz="0" w:space="0" w:color="auto"/>
                              </w:divBdr>
                              <w:divsChild>
                                <w:div w:id="198401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23898360">
      <w:bodyDiv w:val="1"/>
      <w:marLeft w:val="0"/>
      <w:marRight w:val="0"/>
      <w:marTop w:val="0"/>
      <w:marBottom w:val="0"/>
      <w:divBdr>
        <w:top w:val="none" w:sz="0" w:space="0" w:color="auto"/>
        <w:left w:val="none" w:sz="0" w:space="0" w:color="auto"/>
        <w:bottom w:val="none" w:sz="0" w:space="0" w:color="auto"/>
        <w:right w:val="none" w:sz="0" w:space="0" w:color="auto"/>
      </w:divBdr>
    </w:div>
    <w:div w:id="328562196">
      <w:bodyDiv w:val="1"/>
      <w:marLeft w:val="0"/>
      <w:marRight w:val="0"/>
      <w:marTop w:val="0"/>
      <w:marBottom w:val="0"/>
      <w:divBdr>
        <w:top w:val="none" w:sz="0" w:space="0" w:color="auto"/>
        <w:left w:val="none" w:sz="0" w:space="0" w:color="auto"/>
        <w:bottom w:val="none" w:sz="0" w:space="0" w:color="auto"/>
        <w:right w:val="none" w:sz="0" w:space="0" w:color="auto"/>
      </w:divBdr>
    </w:div>
    <w:div w:id="333270018">
      <w:bodyDiv w:val="1"/>
      <w:marLeft w:val="0"/>
      <w:marRight w:val="0"/>
      <w:marTop w:val="0"/>
      <w:marBottom w:val="0"/>
      <w:divBdr>
        <w:top w:val="none" w:sz="0" w:space="0" w:color="auto"/>
        <w:left w:val="none" w:sz="0" w:space="0" w:color="auto"/>
        <w:bottom w:val="none" w:sz="0" w:space="0" w:color="auto"/>
        <w:right w:val="none" w:sz="0" w:space="0" w:color="auto"/>
      </w:divBdr>
    </w:div>
    <w:div w:id="336999955">
      <w:bodyDiv w:val="1"/>
      <w:marLeft w:val="0"/>
      <w:marRight w:val="0"/>
      <w:marTop w:val="0"/>
      <w:marBottom w:val="0"/>
      <w:divBdr>
        <w:top w:val="none" w:sz="0" w:space="0" w:color="auto"/>
        <w:left w:val="none" w:sz="0" w:space="0" w:color="auto"/>
        <w:bottom w:val="none" w:sz="0" w:space="0" w:color="auto"/>
        <w:right w:val="none" w:sz="0" w:space="0" w:color="auto"/>
      </w:divBdr>
    </w:div>
    <w:div w:id="339893537">
      <w:bodyDiv w:val="1"/>
      <w:marLeft w:val="0"/>
      <w:marRight w:val="0"/>
      <w:marTop w:val="0"/>
      <w:marBottom w:val="0"/>
      <w:divBdr>
        <w:top w:val="none" w:sz="0" w:space="0" w:color="auto"/>
        <w:left w:val="none" w:sz="0" w:space="0" w:color="auto"/>
        <w:bottom w:val="none" w:sz="0" w:space="0" w:color="auto"/>
        <w:right w:val="none" w:sz="0" w:space="0" w:color="auto"/>
      </w:divBdr>
    </w:div>
    <w:div w:id="341930382">
      <w:bodyDiv w:val="1"/>
      <w:marLeft w:val="0"/>
      <w:marRight w:val="0"/>
      <w:marTop w:val="0"/>
      <w:marBottom w:val="0"/>
      <w:divBdr>
        <w:top w:val="none" w:sz="0" w:space="0" w:color="auto"/>
        <w:left w:val="none" w:sz="0" w:space="0" w:color="auto"/>
        <w:bottom w:val="none" w:sz="0" w:space="0" w:color="auto"/>
        <w:right w:val="none" w:sz="0" w:space="0" w:color="auto"/>
      </w:divBdr>
      <w:divsChild>
        <w:div w:id="1359816455">
          <w:marLeft w:val="0"/>
          <w:marRight w:val="0"/>
          <w:marTop w:val="0"/>
          <w:marBottom w:val="0"/>
          <w:divBdr>
            <w:top w:val="none" w:sz="0" w:space="0" w:color="auto"/>
            <w:left w:val="none" w:sz="0" w:space="0" w:color="auto"/>
            <w:bottom w:val="none" w:sz="0" w:space="0" w:color="auto"/>
            <w:right w:val="none" w:sz="0" w:space="0" w:color="auto"/>
          </w:divBdr>
          <w:divsChild>
            <w:div w:id="1336038054">
              <w:marLeft w:val="0"/>
              <w:marRight w:val="0"/>
              <w:marTop w:val="0"/>
              <w:marBottom w:val="0"/>
              <w:divBdr>
                <w:top w:val="none" w:sz="0" w:space="0" w:color="auto"/>
                <w:left w:val="none" w:sz="0" w:space="0" w:color="auto"/>
                <w:bottom w:val="none" w:sz="0" w:space="0" w:color="auto"/>
                <w:right w:val="none" w:sz="0" w:space="0" w:color="auto"/>
              </w:divBdr>
              <w:divsChild>
                <w:div w:id="976569437">
                  <w:marLeft w:val="0"/>
                  <w:marRight w:val="0"/>
                  <w:marTop w:val="0"/>
                  <w:marBottom w:val="0"/>
                  <w:divBdr>
                    <w:top w:val="none" w:sz="0" w:space="0" w:color="auto"/>
                    <w:left w:val="none" w:sz="0" w:space="0" w:color="auto"/>
                    <w:bottom w:val="none" w:sz="0" w:space="0" w:color="auto"/>
                    <w:right w:val="none" w:sz="0" w:space="0" w:color="auto"/>
                  </w:divBdr>
                  <w:divsChild>
                    <w:div w:id="2146584396">
                      <w:marLeft w:val="0"/>
                      <w:marRight w:val="0"/>
                      <w:marTop w:val="0"/>
                      <w:marBottom w:val="0"/>
                      <w:divBdr>
                        <w:top w:val="none" w:sz="0" w:space="0" w:color="auto"/>
                        <w:left w:val="none" w:sz="0" w:space="0" w:color="auto"/>
                        <w:bottom w:val="none" w:sz="0" w:space="0" w:color="auto"/>
                        <w:right w:val="none" w:sz="0" w:space="0" w:color="auto"/>
                      </w:divBdr>
                      <w:divsChild>
                        <w:div w:id="994722901">
                          <w:marLeft w:val="0"/>
                          <w:marRight w:val="0"/>
                          <w:marTop w:val="0"/>
                          <w:marBottom w:val="0"/>
                          <w:divBdr>
                            <w:top w:val="none" w:sz="0" w:space="0" w:color="auto"/>
                            <w:left w:val="none" w:sz="0" w:space="0" w:color="auto"/>
                            <w:bottom w:val="none" w:sz="0" w:space="0" w:color="auto"/>
                            <w:right w:val="none" w:sz="0" w:space="0" w:color="auto"/>
                          </w:divBdr>
                          <w:divsChild>
                            <w:div w:id="930360154">
                              <w:marLeft w:val="0"/>
                              <w:marRight w:val="0"/>
                              <w:marTop w:val="0"/>
                              <w:marBottom w:val="0"/>
                              <w:divBdr>
                                <w:top w:val="none" w:sz="0" w:space="0" w:color="auto"/>
                                <w:left w:val="none" w:sz="0" w:space="0" w:color="auto"/>
                                <w:bottom w:val="none" w:sz="0" w:space="0" w:color="auto"/>
                                <w:right w:val="none" w:sz="0" w:space="0" w:color="auto"/>
                              </w:divBdr>
                              <w:divsChild>
                                <w:div w:id="1258442248">
                                  <w:marLeft w:val="0"/>
                                  <w:marRight w:val="0"/>
                                  <w:marTop w:val="0"/>
                                  <w:marBottom w:val="0"/>
                                  <w:divBdr>
                                    <w:top w:val="none" w:sz="0" w:space="0" w:color="auto"/>
                                    <w:left w:val="none" w:sz="0" w:space="0" w:color="auto"/>
                                    <w:bottom w:val="none" w:sz="0" w:space="0" w:color="auto"/>
                                    <w:right w:val="none" w:sz="0" w:space="0" w:color="auto"/>
                                  </w:divBdr>
                                  <w:divsChild>
                                    <w:div w:id="765073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0746344">
          <w:marLeft w:val="0"/>
          <w:marRight w:val="0"/>
          <w:marTop w:val="0"/>
          <w:marBottom w:val="0"/>
          <w:divBdr>
            <w:top w:val="none" w:sz="0" w:space="0" w:color="auto"/>
            <w:left w:val="none" w:sz="0" w:space="0" w:color="auto"/>
            <w:bottom w:val="none" w:sz="0" w:space="0" w:color="auto"/>
            <w:right w:val="none" w:sz="0" w:space="0" w:color="auto"/>
          </w:divBdr>
          <w:divsChild>
            <w:div w:id="1489436878">
              <w:marLeft w:val="0"/>
              <w:marRight w:val="0"/>
              <w:marTop w:val="0"/>
              <w:marBottom w:val="0"/>
              <w:divBdr>
                <w:top w:val="none" w:sz="0" w:space="0" w:color="auto"/>
                <w:left w:val="none" w:sz="0" w:space="0" w:color="auto"/>
                <w:bottom w:val="none" w:sz="0" w:space="0" w:color="auto"/>
                <w:right w:val="none" w:sz="0" w:space="0" w:color="auto"/>
              </w:divBdr>
              <w:divsChild>
                <w:div w:id="1531189252">
                  <w:marLeft w:val="0"/>
                  <w:marRight w:val="0"/>
                  <w:marTop w:val="0"/>
                  <w:marBottom w:val="0"/>
                  <w:divBdr>
                    <w:top w:val="none" w:sz="0" w:space="0" w:color="auto"/>
                    <w:left w:val="none" w:sz="0" w:space="0" w:color="auto"/>
                    <w:bottom w:val="none" w:sz="0" w:space="0" w:color="auto"/>
                    <w:right w:val="none" w:sz="0" w:space="0" w:color="auto"/>
                  </w:divBdr>
                  <w:divsChild>
                    <w:div w:id="1784031704">
                      <w:marLeft w:val="0"/>
                      <w:marRight w:val="0"/>
                      <w:marTop w:val="0"/>
                      <w:marBottom w:val="0"/>
                      <w:divBdr>
                        <w:top w:val="none" w:sz="0" w:space="0" w:color="auto"/>
                        <w:left w:val="none" w:sz="0" w:space="0" w:color="auto"/>
                        <w:bottom w:val="none" w:sz="0" w:space="0" w:color="auto"/>
                        <w:right w:val="none" w:sz="0" w:space="0" w:color="auto"/>
                      </w:divBdr>
                      <w:divsChild>
                        <w:div w:id="526023201">
                          <w:marLeft w:val="0"/>
                          <w:marRight w:val="0"/>
                          <w:marTop w:val="0"/>
                          <w:marBottom w:val="0"/>
                          <w:divBdr>
                            <w:top w:val="none" w:sz="0" w:space="0" w:color="auto"/>
                            <w:left w:val="none" w:sz="0" w:space="0" w:color="auto"/>
                            <w:bottom w:val="none" w:sz="0" w:space="0" w:color="auto"/>
                            <w:right w:val="none" w:sz="0" w:space="0" w:color="auto"/>
                          </w:divBdr>
                          <w:divsChild>
                            <w:div w:id="420758213">
                              <w:marLeft w:val="0"/>
                              <w:marRight w:val="0"/>
                              <w:marTop w:val="0"/>
                              <w:marBottom w:val="0"/>
                              <w:divBdr>
                                <w:top w:val="none" w:sz="0" w:space="0" w:color="auto"/>
                                <w:left w:val="none" w:sz="0" w:space="0" w:color="auto"/>
                                <w:bottom w:val="none" w:sz="0" w:space="0" w:color="auto"/>
                                <w:right w:val="none" w:sz="0" w:space="0" w:color="auto"/>
                              </w:divBdr>
                              <w:divsChild>
                                <w:div w:id="1231308772">
                                  <w:marLeft w:val="0"/>
                                  <w:marRight w:val="0"/>
                                  <w:marTop w:val="0"/>
                                  <w:marBottom w:val="0"/>
                                  <w:divBdr>
                                    <w:top w:val="none" w:sz="0" w:space="0" w:color="auto"/>
                                    <w:left w:val="none" w:sz="0" w:space="0" w:color="auto"/>
                                    <w:bottom w:val="none" w:sz="0" w:space="0" w:color="auto"/>
                                    <w:right w:val="none" w:sz="0" w:space="0" w:color="auto"/>
                                  </w:divBdr>
                                  <w:divsChild>
                                    <w:div w:id="138040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2513867">
      <w:bodyDiv w:val="1"/>
      <w:marLeft w:val="0"/>
      <w:marRight w:val="0"/>
      <w:marTop w:val="0"/>
      <w:marBottom w:val="0"/>
      <w:divBdr>
        <w:top w:val="none" w:sz="0" w:space="0" w:color="auto"/>
        <w:left w:val="none" w:sz="0" w:space="0" w:color="auto"/>
        <w:bottom w:val="none" w:sz="0" w:space="0" w:color="auto"/>
        <w:right w:val="none" w:sz="0" w:space="0" w:color="auto"/>
      </w:divBdr>
    </w:div>
    <w:div w:id="346255418">
      <w:bodyDiv w:val="1"/>
      <w:marLeft w:val="0"/>
      <w:marRight w:val="0"/>
      <w:marTop w:val="0"/>
      <w:marBottom w:val="0"/>
      <w:divBdr>
        <w:top w:val="none" w:sz="0" w:space="0" w:color="auto"/>
        <w:left w:val="none" w:sz="0" w:space="0" w:color="auto"/>
        <w:bottom w:val="none" w:sz="0" w:space="0" w:color="auto"/>
        <w:right w:val="none" w:sz="0" w:space="0" w:color="auto"/>
      </w:divBdr>
    </w:div>
    <w:div w:id="349570358">
      <w:bodyDiv w:val="1"/>
      <w:marLeft w:val="0"/>
      <w:marRight w:val="0"/>
      <w:marTop w:val="0"/>
      <w:marBottom w:val="0"/>
      <w:divBdr>
        <w:top w:val="none" w:sz="0" w:space="0" w:color="auto"/>
        <w:left w:val="none" w:sz="0" w:space="0" w:color="auto"/>
        <w:bottom w:val="none" w:sz="0" w:space="0" w:color="auto"/>
        <w:right w:val="none" w:sz="0" w:space="0" w:color="auto"/>
      </w:divBdr>
    </w:div>
    <w:div w:id="352153216">
      <w:bodyDiv w:val="1"/>
      <w:marLeft w:val="0"/>
      <w:marRight w:val="0"/>
      <w:marTop w:val="0"/>
      <w:marBottom w:val="0"/>
      <w:divBdr>
        <w:top w:val="none" w:sz="0" w:space="0" w:color="auto"/>
        <w:left w:val="none" w:sz="0" w:space="0" w:color="auto"/>
        <w:bottom w:val="none" w:sz="0" w:space="0" w:color="auto"/>
        <w:right w:val="none" w:sz="0" w:space="0" w:color="auto"/>
      </w:divBdr>
    </w:div>
    <w:div w:id="353115063">
      <w:bodyDiv w:val="1"/>
      <w:marLeft w:val="0"/>
      <w:marRight w:val="0"/>
      <w:marTop w:val="0"/>
      <w:marBottom w:val="0"/>
      <w:divBdr>
        <w:top w:val="none" w:sz="0" w:space="0" w:color="auto"/>
        <w:left w:val="none" w:sz="0" w:space="0" w:color="auto"/>
        <w:bottom w:val="none" w:sz="0" w:space="0" w:color="auto"/>
        <w:right w:val="none" w:sz="0" w:space="0" w:color="auto"/>
      </w:divBdr>
    </w:div>
    <w:div w:id="353698888">
      <w:bodyDiv w:val="1"/>
      <w:marLeft w:val="0"/>
      <w:marRight w:val="0"/>
      <w:marTop w:val="0"/>
      <w:marBottom w:val="0"/>
      <w:divBdr>
        <w:top w:val="none" w:sz="0" w:space="0" w:color="auto"/>
        <w:left w:val="none" w:sz="0" w:space="0" w:color="auto"/>
        <w:bottom w:val="none" w:sz="0" w:space="0" w:color="auto"/>
        <w:right w:val="none" w:sz="0" w:space="0" w:color="auto"/>
      </w:divBdr>
    </w:div>
    <w:div w:id="355499880">
      <w:bodyDiv w:val="1"/>
      <w:marLeft w:val="0"/>
      <w:marRight w:val="0"/>
      <w:marTop w:val="0"/>
      <w:marBottom w:val="0"/>
      <w:divBdr>
        <w:top w:val="none" w:sz="0" w:space="0" w:color="auto"/>
        <w:left w:val="none" w:sz="0" w:space="0" w:color="auto"/>
        <w:bottom w:val="none" w:sz="0" w:space="0" w:color="auto"/>
        <w:right w:val="none" w:sz="0" w:space="0" w:color="auto"/>
      </w:divBdr>
    </w:div>
    <w:div w:id="356852384">
      <w:bodyDiv w:val="1"/>
      <w:marLeft w:val="0"/>
      <w:marRight w:val="0"/>
      <w:marTop w:val="0"/>
      <w:marBottom w:val="0"/>
      <w:divBdr>
        <w:top w:val="none" w:sz="0" w:space="0" w:color="auto"/>
        <w:left w:val="none" w:sz="0" w:space="0" w:color="auto"/>
        <w:bottom w:val="none" w:sz="0" w:space="0" w:color="auto"/>
        <w:right w:val="none" w:sz="0" w:space="0" w:color="auto"/>
      </w:divBdr>
    </w:div>
    <w:div w:id="361592330">
      <w:bodyDiv w:val="1"/>
      <w:marLeft w:val="0"/>
      <w:marRight w:val="0"/>
      <w:marTop w:val="0"/>
      <w:marBottom w:val="0"/>
      <w:divBdr>
        <w:top w:val="none" w:sz="0" w:space="0" w:color="auto"/>
        <w:left w:val="none" w:sz="0" w:space="0" w:color="auto"/>
        <w:bottom w:val="none" w:sz="0" w:space="0" w:color="auto"/>
        <w:right w:val="none" w:sz="0" w:space="0" w:color="auto"/>
      </w:divBdr>
      <w:divsChild>
        <w:div w:id="1147016960">
          <w:marLeft w:val="0"/>
          <w:marRight w:val="0"/>
          <w:marTop w:val="0"/>
          <w:marBottom w:val="0"/>
          <w:divBdr>
            <w:top w:val="none" w:sz="0" w:space="0" w:color="auto"/>
            <w:left w:val="none" w:sz="0" w:space="0" w:color="auto"/>
            <w:bottom w:val="none" w:sz="0" w:space="0" w:color="auto"/>
            <w:right w:val="none" w:sz="0" w:space="0" w:color="auto"/>
          </w:divBdr>
        </w:div>
        <w:div w:id="1893230630">
          <w:marLeft w:val="0"/>
          <w:marRight w:val="0"/>
          <w:marTop w:val="0"/>
          <w:marBottom w:val="0"/>
          <w:divBdr>
            <w:top w:val="none" w:sz="0" w:space="0" w:color="auto"/>
            <w:left w:val="none" w:sz="0" w:space="0" w:color="auto"/>
            <w:bottom w:val="none" w:sz="0" w:space="0" w:color="auto"/>
            <w:right w:val="none" w:sz="0" w:space="0" w:color="auto"/>
          </w:divBdr>
        </w:div>
        <w:div w:id="782265001">
          <w:marLeft w:val="0"/>
          <w:marRight w:val="0"/>
          <w:marTop w:val="0"/>
          <w:marBottom w:val="0"/>
          <w:divBdr>
            <w:top w:val="none" w:sz="0" w:space="0" w:color="auto"/>
            <w:left w:val="none" w:sz="0" w:space="0" w:color="auto"/>
            <w:bottom w:val="none" w:sz="0" w:space="0" w:color="auto"/>
            <w:right w:val="none" w:sz="0" w:space="0" w:color="auto"/>
          </w:divBdr>
        </w:div>
        <w:div w:id="96368778">
          <w:marLeft w:val="0"/>
          <w:marRight w:val="0"/>
          <w:marTop w:val="0"/>
          <w:marBottom w:val="0"/>
          <w:divBdr>
            <w:top w:val="none" w:sz="0" w:space="0" w:color="auto"/>
            <w:left w:val="none" w:sz="0" w:space="0" w:color="auto"/>
            <w:bottom w:val="none" w:sz="0" w:space="0" w:color="auto"/>
            <w:right w:val="none" w:sz="0" w:space="0" w:color="auto"/>
          </w:divBdr>
        </w:div>
        <w:div w:id="1701659813">
          <w:marLeft w:val="0"/>
          <w:marRight w:val="0"/>
          <w:marTop w:val="0"/>
          <w:marBottom w:val="0"/>
          <w:divBdr>
            <w:top w:val="none" w:sz="0" w:space="0" w:color="auto"/>
            <w:left w:val="none" w:sz="0" w:space="0" w:color="auto"/>
            <w:bottom w:val="none" w:sz="0" w:space="0" w:color="auto"/>
            <w:right w:val="none" w:sz="0" w:space="0" w:color="auto"/>
          </w:divBdr>
        </w:div>
        <w:div w:id="59328970">
          <w:marLeft w:val="0"/>
          <w:marRight w:val="0"/>
          <w:marTop w:val="0"/>
          <w:marBottom w:val="0"/>
          <w:divBdr>
            <w:top w:val="none" w:sz="0" w:space="0" w:color="auto"/>
            <w:left w:val="none" w:sz="0" w:space="0" w:color="auto"/>
            <w:bottom w:val="none" w:sz="0" w:space="0" w:color="auto"/>
            <w:right w:val="none" w:sz="0" w:space="0" w:color="auto"/>
          </w:divBdr>
        </w:div>
        <w:div w:id="2013754772">
          <w:marLeft w:val="0"/>
          <w:marRight w:val="0"/>
          <w:marTop w:val="0"/>
          <w:marBottom w:val="0"/>
          <w:divBdr>
            <w:top w:val="none" w:sz="0" w:space="0" w:color="auto"/>
            <w:left w:val="none" w:sz="0" w:space="0" w:color="auto"/>
            <w:bottom w:val="none" w:sz="0" w:space="0" w:color="auto"/>
            <w:right w:val="none" w:sz="0" w:space="0" w:color="auto"/>
          </w:divBdr>
        </w:div>
        <w:div w:id="1606040535">
          <w:marLeft w:val="0"/>
          <w:marRight w:val="0"/>
          <w:marTop w:val="0"/>
          <w:marBottom w:val="0"/>
          <w:divBdr>
            <w:top w:val="none" w:sz="0" w:space="0" w:color="auto"/>
            <w:left w:val="none" w:sz="0" w:space="0" w:color="auto"/>
            <w:bottom w:val="none" w:sz="0" w:space="0" w:color="auto"/>
            <w:right w:val="none" w:sz="0" w:space="0" w:color="auto"/>
          </w:divBdr>
        </w:div>
        <w:div w:id="1403410667">
          <w:marLeft w:val="0"/>
          <w:marRight w:val="0"/>
          <w:marTop w:val="0"/>
          <w:marBottom w:val="0"/>
          <w:divBdr>
            <w:top w:val="none" w:sz="0" w:space="0" w:color="auto"/>
            <w:left w:val="none" w:sz="0" w:space="0" w:color="auto"/>
            <w:bottom w:val="none" w:sz="0" w:space="0" w:color="auto"/>
            <w:right w:val="none" w:sz="0" w:space="0" w:color="auto"/>
          </w:divBdr>
        </w:div>
        <w:div w:id="1265304607">
          <w:marLeft w:val="0"/>
          <w:marRight w:val="0"/>
          <w:marTop w:val="0"/>
          <w:marBottom w:val="0"/>
          <w:divBdr>
            <w:top w:val="none" w:sz="0" w:space="0" w:color="auto"/>
            <w:left w:val="none" w:sz="0" w:space="0" w:color="auto"/>
            <w:bottom w:val="none" w:sz="0" w:space="0" w:color="auto"/>
            <w:right w:val="none" w:sz="0" w:space="0" w:color="auto"/>
          </w:divBdr>
        </w:div>
        <w:div w:id="630134886">
          <w:marLeft w:val="0"/>
          <w:marRight w:val="0"/>
          <w:marTop w:val="0"/>
          <w:marBottom w:val="0"/>
          <w:divBdr>
            <w:top w:val="none" w:sz="0" w:space="0" w:color="auto"/>
            <w:left w:val="none" w:sz="0" w:space="0" w:color="auto"/>
            <w:bottom w:val="none" w:sz="0" w:space="0" w:color="auto"/>
            <w:right w:val="none" w:sz="0" w:space="0" w:color="auto"/>
          </w:divBdr>
        </w:div>
        <w:div w:id="281351216">
          <w:marLeft w:val="0"/>
          <w:marRight w:val="0"/>
          <w:marTop w:val="0"/>
          <w:marBottom w:val="0"/>
          <w:divBdr>
            <w:top w:val="none" w:sz="0" w:space="0" w:color="auto"/>
            <w:left w:val="none" w:sz="0" w:space="0" w:color="auto"/>
            <w:bottom w:val="none" w:sz="0" w:space="0" w:color="auto"/>
            <w:right w:val="none" w:sz="0" w:space="0" w:color="auto"/>
          </w:divBdr>
        </w:div>
        <w:div w:id="261113954">
          <w:marLeft w:val="0"/>
          <w:marRight w:val="0"/>
          <w:marTop w:val="0"/>
          <w:marBottom w:val="0"/>
          <w:divBdr>
            <w:top w:val="none" w:sz="0" w:space="0" w:color="auto"/>
            <w:left w:val="none" w:sz="0" w:space="0" w:color="auto"/>
            <w:bottom w:val="none" w:sz="0" w:space="0" w:color="auto"/>
            <w:right w:val="none" w:sz="0" w:space="0" w:color="auto"/>
          </w:divBdr>
        </w:div>
        <w:div w:id="1819347552">
          <w:marLeft w:val="0"/>
          <w:marRight w:val="0"/>
          <w:marTop w:val="0"/>
          <w:marBottom w:val="0"/>
          <w:divBdr>
            <w:top w:val="none" w:sz="0" w:space="0" w:color="auto"/>
            <w:left w:val="none" w:sz="0" w:space="0" w:color="auto"/>
            <w:bottom w:val="none" w:sz="0" w:space="0" w:color="auto"/>
            <w:right w:val="none" w:sz="0" w:space="0" w:color="auto"/>
          </w:divBdr>
        </w:div>
        <w:div w:id="213079270">
          <w:marLeft w:val="0"/>
          <w:marRight w:val="0"/>
          <w:marTop w:val="0"/>
          <w:marBottom w:val="0"/>
          <w:divBdr>
            <w:top w:val="none" w:sz="0" w:space="0" w:color="auto"/>
            <w:left w:val="none" w:sz="0" w:space="0" w:color="auto"/>
            <w:bottom w:val="none" w:sz="0" w:space="0" w:color="auto"/>
            <w:right w:val="none" w:sz="0" w:space="0" w:color="auto"/>
          </w:divBdr>
        </w:div>
        <w:div w:id="202257610">
          <w:marLeft w:val="0"/>
          <w:marRight w:val="0"/>
          <w:marTop w:val="0"/>
          <w:marBottom w:val="0"/>
          <w:divBdr>
            <w:top w:val="none" w:sz="0" w:space="0" w:color="auto"/>
            <w:left w:val="none" w:sz="0" w:space="0" w:color="auto"/>
            <w:bottom w:val="none" w:sz="0" w:space="0" w:color="auto"/>
            <w:right w:val="none" w:sz="0" w:space="0" w:color="auto"/>
          </w:divBdr>
        </w:div>
        <w:div w:id="1069041657">
          <w:marLeft w:val="0"/>
          <w:marRight w:val="0"/>
          <w:marTop w:val="0"/>
          <w:marBottom w:val="0"/>
          <w:divBdr>
            <w:top w:val="none" w:sz="0" w:space="0" w:color="auto"/>
            <w:left w:val="none" w:sz="0" w:space="0" w:color="auto"/>
            <w:bottom w:val="none" w:sz="0" w:space="0" w:color="auto"/>
            <w:right w:val="none" w:sz="0" w:space="0" w:color="auto"/>
          </w:divBdr>
        </w:div>
        <w:div w:id="1018197015">
          <w:marLeft w:val="0"/>
          <w:marRight w:val="0"/>
          <w:marTop w:val="0"/>
          <w:marBottom w:val="0"/>
          <w:divBdr>
            <w:top w:val="none" w:sz="0" w:space="0" w:color="auto"/>
            <w:left w:val="none" w:sz="0" w:space="0" w:color="auto"/>
            <w:bottom w:val="none" w:sz="0" w:space="0" w:color="auto"/>
            <w:right w:val="none" w:sz="0" w:space="0" w:color="auto"/>
          </w:divBdr>
        </w:div>
        <w:div w:id="1188644040">
          <w:marLeft w:val="0"/>
          <w:marRight w:val="0"/>
          <w:marTop w:val="0"/>
          <w:marBottom w:val="0"/>
          <w:divBdr>
            <w:top w:val="none" w:sz="0" w:space="0" w:color="auto"/>
            <w:left w:val="none" w:sz="0" w:space="0" w:color="auto"/>
            <w:bottom w:val="none" w:sz="0" w:space="0" w:color="auto"/>
            <w:right w:val="none" w:sz="0" w:space="0" w:color="auto"/>
          </w:divBdr>
        </w:div>
        <w:div w:id="1463578210">
          <w:marLeft w:val="0"/>
          <w:marRight w:val="0"/>
          <w:marTop w:val="0"/>
          <w:marBottom w:val="0"/>
          <w:divBdr>
            <w:top w:val="none" w:sz="0" w:space="0" w:color="auto"/>
            <w:left w:val="none" w:sz="0" w:space="0" w:color="auto"/>
            <w:bottom w:val="none" w:sz="0" w:space="0" w:color="auto"/>
            <w:right w:val="none" w:sz="0" w:space="0" w:color="auto"/>
          </w:divBdr>
        </w:div>
        <w:div w:id="1421175734">
          <w:marLeft w:val="0"/>
          <w:marRight w:val="0"/>
          <w:marTop w:val="0"/>
          <w:marBottom w:val="0"/>
          <w:divBdr>
            <w:top w:val="none" w:sz="0" w:space="0" w:color="auto"/>
            <w:left w:val="none" w:sz="0" w:space="0" w:color="auto"/>
            <w:bottom w:val="none" w:sz="0" w:space="0" w:color="auto"/>
            <w:right w:val="none" w:sz="0" w:space="0" w:color="auto"/>
          </w:divBdr>
        </w:div>
        <w:div w:id="1370954775">
          <w:marLeft w:val="0"/>
          <w:marRight w:val="0"/>
          <w:marTop w:val="0"/>
          <w:marBottom w:val="0"/>
          <w:divBdr>
            <w:top w:val="none" w:sz="0" w:space="0" w:color="auto"/>
            <w:left w:val="none" w:sz="0" w:space="0" w:color="auto"/>
            <w:bottom w:val="none" w:sz="0" w:space="0" w:color="auto"/>
            <w:right w:val="none" w:sz="0" w:space="0" w:color="auto"/>
          </w:divBdr>
        </w:div>
        <w:div w:id="665212564">
          <w:marLeft w:val="0"/>
          <w:marRight w:val="0"/>
          <w:marTop w:val="0"/>
          <w:marBottom w:val="0"/>
          <w:divBdr>
            <w:top w:val="none" w:sz="0" w:space="0" w:color="auto"/>
            <w:left w:val="none" w:sz="0" w:space="0" w:color="auto"/>
            <w:bottom w:val="none" w:sz="0" w:space="0" w:color="auto"/>
            <w:right w:val="none" w:sz="0" w:space="0" w:color="auto"/>
          </w:divBdr>
        </w:div>
        <w:div w:id="399442533">
          <w:marLeft w:val="0"/>
          <w:marRight w:val="0"/>
          <w:marTop w:val="0"/>
          <w:marBottom w:val="0"/>
          <w:divBdr>
            <w:top w:val="none" w:sz="0" w:space="0" w:color="auto"/>
            <w:left w:val="none" w:sz="0" w:space="0" w:color="auto"/>
            <w:bottom w:val="none" w:sz="0" w:space="0" w:color="auto"/>
            <w:right w:val="none" w:sz="0" w:space="0" w:color="auto"/>
          </w:divBdr>
        </w:div>
        <w:div w:id="1743017598">
          <w:marLeft w:val="0"/>
          <w:marRight w:val="0"/>
          <w:marTop w:val="0"/>
          <w:marBottom w:val="0"/>
          <w:divBdr>
            <w:top w:val="none" w:sz="0" w:space="0" w:color="auto"/>
            <w:left w:val="none" w:sz="0" w:space="0" w:color="auto"/>
            <w:bottom w:val="none" w:sz="0" w:space="0" w:color="auto"/>
            <w:right w:val="none" w:sz="0" w:space="0" w:color="auto"/>
          </w:divBdr>
        </w:div>
        <w:div w:id="1073507389">
          <w:marLeft w:val="0"/>
          <w:marRight w:val="0"/>
          <w:marTop w:val="0"/>
          <w:marBottom w:val="0"/>
          <w:divBdr>
            <w:top w:val="none" w:sz="0" w:space="0" w:color="auto"/>
            <w:left w:val="none" w:sz="0" w:space="0" w:color="auto"/>
            <w:bottom w:val="none" w:sz="0" w:space="0" w:color="auto"/>
            <w:right w:val="none" w:sz="0" w:space="0" w:color="auto"/>
          </w:divBdr>
        </w:div>
        <w:div w:id="19165324">
          <w:marLeft w:val="0"/>
          <w:marRight w:val="0"/>
          <w:marTop w:val="0"/>
          <w:marBottom w:val="0"/>
          <w:divBdr>
            <w:top w:val="none" w:sz="0" w:space="0" w:color="auto"/>
            <w:left w:val="none" w:sz="0" w:space="0" w:color="auto"/>
            <w:bottom w:val="none" w:sz="0" w:space="0" w:color="auto"/>
            <w:right w:val="none" w:sz="0" w:space="0" w:color="auto"/>
          </w:divBdr>
        </w:div>
        <w:div w:id="1126965157">
          <w:marLeft w:val="0"/>
          <w:marRight w:val="0"/>
          <w:marTop w:val="0"/>
          <w:marBottom w:val="0"/>
          <w:divBdr>
            <w:top w:val="none" w:sz="0" w:space="0" w:color="auto"/>
            <w:left w:val="none" w:sz="0" w:space="0" w:color="auto"/>
            <w:bottom w:val="none" w:sz="0" w:space="0" w:color="auto"/>
            <w:right w:val="none" w:sz="0" w:space="0" w:color="auto"/>
          </w:divBdr>
        </w:div>
        <w:div w:id="391852903">
          <w:marLeft w:val="0"/>
          <w:marRight w:val="0"/>
          <w:marTop w:val="0"/>
          <w:marBottom w:val="0"/>
          <w:divBdr>
            <w:top w:val="none" w:sz="0" w:space="0" w:color="auto"/>
            <w:left w:val="none" w:sz="0" w:space="0" w:color="auto"/>
            <w:bottom w:val="none" w:sz="0" w:space="0" w:color="auto"/>
            <w:right w:val="none" w:sz="0" w:space="0" w:color="auto"/>
          </w:divBdr>
        </w:div>
        <w:div w:id="62799974">
          <w:marLeft w:val="0"/>
          <w:marRight w:val="0"/>
          <w:marTop w:val="0"/>
          <w:marBottom w:val="0"/>
          <w:divBdr>
            <w:top w:val="none" w:sz="0" w:space="0" w:color="auto"/>
            <w:left w:val="none" w:sz="0" w:space="0" w:color="auto"/>
            <w:bottom w:val="none" w:sz="0" w:space="0" w:color="auto"/>
            <w:right w:val="none" w:sz="0" w:space="0" w:color="auto"/>
          </w:divBdr>
        </w:div>
        <w:div w:id="879895693">
          <w:marLeft w:val="0"/>
          <w:marRight w:val="0"/>
          <w:marTop w:val="0"/>
          <w:marBottom w:val="0"/>
          <w:divBdr>
            <w:top w:val="none" w:sz="0" w:space="0" w:color="auto"/>
            <w:left w:val="none" w:sz="0" w:space="0" w:color="auto"/>
            <w:bottom w:val="none" w:sz="0" w:space="0" w:color="auto"/>
            <w:right w:val="none" w:sz="0" w:space="0" w:color="auto"/>
          </w:divBdr>
        </w:div>
        <w:div w:id="977219430">
          <w:marLeft w:val="0"/>
          <w:marRight w:val="0"/>
          <w:marTop w:val="0"/>
          <w:marBottom w:val="0"/>
          <w:divBdr>
            <w:top w:val="none" w:sz="0" w:space="0" w:color="auto"/>
            <w:left w:val="none" w:sz="0" w:space="0" w:color="auto"/>
            <w:bottom w:val="none" w:sz="0" w:space="0" w:color="auto"/>
            <w:right w:val="none" w:sz="0" w:space="0" w:color="auto"/>
          </w:divBdr>
        </w:div>
        <w:div w:id="1895189628">
          <w:marLeft w:val="0"/>
          <w:marRight w:val="0"/>
          <w:marTop w:val="0"/>
          <w:marBottom w:val="0"/>
          <w:divBdr>
            <w:top w:val="none" w:sz="0" w:space="0" w:color="auto"/>
            <w:left w:val="none" w:sz="0" w:space="0" w:color="auto"/>
            <w:bottom w:val="none" w:sz="0" w:space="0" w:color="auto"/>
            <w:right w:val="none" w:sz="0" w:space="0" w:color="auto"/>
          </w:divBdr>
        </w:div>
        <w:div w:id="1183932516">
          <w:marLeft w:val="0"/>
          <w:marRight w:val="0"/>
          <w:marTop w:val="0"/>
          <w:marBottom w:val="0"/>
          <w:divBdr>
            <w:top w:val="none" w:sz="0" w:space="0" w:color="auto"/>
            <w:left w:val="none" w:sz="0" w:space="0" w:color="auto"/>
            <w:bottom w:val="none" w:sz="0" w:space="0" w:color="auto"/>
            <w:right w:val="none" w:sz="0" w:space="0" w:color="auto"/>
          </w:divBdr>
        </w:div>
        <w:div w:id="1895046113">
          <w:marLeft w:val="0"/>
          <w:marRight w:val="0"/>
          <w:marTop w:val="0"/>
          <w:marBottom w:val="0"/>
          <w:divBdr>
            <w:top w:val="none" w:sz="0" w:space="0" w:color="auto"/>
            <w:left w:val="none" w:sz="0" w:space="0" w:color="auto"/>
            <w:bottom w:val="none" w:sz="0" w:space="0" w:color="auto"/>
            <w:right w:val="none" w:sz="0" w:space="0" w:color="auto"/>
          </w:divBdr>
        </w:div>
        <w:div w:id="76095583">
          <w:marLeft w:val="0"/>
          <w:marRight w:val="0"/>
          <w:marTop w:val="0"/>
          <w:marBottom w:val="0"/>
          <w:divBdr>
            <w:top w:val="none" w:sz="0" w:space="0" w:color="auto"/>
            <w:left w:val="none" w:sz="0" w:space="0" w:color="auto"/>
            <w:bottom w:val="none" w:sz="0" w:space="0" w:color="auto"/>
            <w:right w:val="none" w:sz="0" w:space="0" w:color="auto"/>
          </w:divBdr>
        </w:div>
        <w:div w:id="2110159066">
          <w:marLeft w:val="0"/>
          <w:marRight w:val="0"/>
          <w:marTop w:val="0"/>
          <w:marBottom w:val="0"/>
          <w:divBdr>
            <w:top w:val="none" w:sz="0" w:space="0" w:color="auto"/>
            <w:left w:val="none" w:sz="0" w:space="0" w:color="auto"/>
            <w:bottom w:val="none" w:sz="0" w:space="0" w:color="auto"/>
            <w:right w:val="none" w:sz="0" w:space="0" w:color="auto"/>
          </w:divBdr>
        </w:div>
        <w:div w:id="2064939312">
          <w:marLeft w:val="0"/>
          <w:marRight w:val="0"/>
          <w:marTop w:val="0"/>
          <w:marBottom w:val="0"/>
          <w:divBdr>
            <w:top w:val="none" w:sz="0" w:space="0" w:color="auto"/>
            <w:left w:val="none" w:sz="0" w:space="0" w:color="auto"/>
            <w:bottom w:val="none" w:sz="0" w:space="0" w:color="auto"/>
            <w:right w:val="none" w:sz="0" w:space="0" w:color="auto"/>
          </w:divBdr>
        </w:div>
        <w:div w:id="1348362909">
          <w:marLeft w:val="0"/>
          <w:marRight w:val="0"/>
          <w:marTop w:val="0"/>
          <w:marBottom w:val="0"/>
          <w:divBdr>
            <w:top w:val="none" w:sz="0" w:space="0" w:color="auto"/>
            <w:left w:val="none" w:sz="0" w:space="0" w:color="auto"/>
            <w:bottom w:val="none" w:sz="0" w:space="0" w:color="auto"/>
            <w:right w:val="none" w:sz="0" w:space="0" w:color="auto"/>
          </w:divBdr>
        </w:div>
        <w:div w:id="1197039750">
          <w:marLeft w:val="0"/>
          <w:marRight w:val="0"/>
          <w:marTop w:val="0"/>
          <w:marBottom w:val="0"/>
          <w:divBdr>
            <w:top w:val="none" w:sz="0" w:space="0" w:color="auto"/>
            <w:left w:val="none" w:sz="0" w:space="0" w:color="auto"/>
            <w:bottom w:val="none" w:sz="0" w:space="0" w:color="auto"/>
            <w:right w:val="none" w:sz="0" w:space="0" w:color="auto"/>
          </w:divBdr>
        </w:div>
        <w:div w:id="629014541">
          <w:marLeft w:val="0"/>
          <w:marRight w:val="0"/>
          <w:marTop w:val="0"/>
          <w:marBottom w:val="0"/>
          <w:divBdr>
            <w:top w:val="none" w:sz="0" w:space="0" w:color="auto"/>
            <w:left w:val="none" w:sz="0" w:space="0" w:color="auto"/>
            <w:bottom w:val="none" w:sz="0" w:space="0" w:color="auto"/>
            <w:right w:val="none" w:sz="0" w:space="0" w:color="auto"/>
          </w:divBdr>
        </w:div>
        <w:div w:id="4553420">
          <w:marLeft w:val="0"/>
          <w:marRight w:val="0"/>
          <w:marTop w:val="0"/>
          <w:marBottom w:val="0"/>
          <w:divBdr>
            <w:top w:val="none" w:sz="0" w:space="0" w:color="auto"/>
            <w:left w:val="none" w:sz="0" w:space="0" w:color="auto"/>
            <w:bottom w:val="none" w:sz="0" w:space="0" w:color="auto"/>
            <w:right w:val="none" w:sz="0" w:space="0" w:color="auto"/>
          </w:divBdr>
        </w:div>
        <w:div w:id="58750465">
          <w:marLeft w:val="0"/>
          <w:marRight w:val="0"/>
          <w:marTop w:val="0"/>
          <w:marBottom w:val="0"/>
          <w:divBdr>
            <w:top w:val="none" w:sz="0" w:space="0" w:color="auto"/>
            <w:left w:val="none" w:sz="0" w:space="0" w:color="auto"/>
            <w:bottom w:val="none" w:sz="0" w:space="0" w:color="auto"/>
            <w:right w:val="none" w:sz="0" w:space="0" w:color="auto"/>
          </w:divBdr>
        </w:div>
        <w:div w:id="1105615751">
          <w:marLeft w:val="0"/>
          <w:marRight w:val="0"/>
          <w:marTop w:val="0"/>
          <w:marBottom w:val="0"/>
          <w:divBdr>
            <w:top w:val="none" w:sz="0" w:space="0" w:color="auto"/>
            <w:left w:val="none" w:sz="0" w:space="0" w:color="auto"/>
            <w:bottom w:val="none" w:sz="0" w:space="0" w:color="auto"/>
            <w:right w:val="none" w:sz="0" w:space="0" w:color="auto"/>
          </w:divBdr>
        </w:div>
        <w:div w:id="1969554261">
          <w:marLeft w:val="0"/>
          <w:marRight w:val="0"/>
          <w:marTop w:val="0"/>
          <w:marBottom w:val="0"/>
          <w:divBdr>
            <w:top w:val="none" w:sz="0" w:space="0" w:color="auto"/>
            <w:left w:val="none" w:sz="0" w:space="0" w:color="auto"/>
            <w:bottom w:val="none" w:sz="0" w:space="0" w:color="auto"/>
            <w:right w:val="none" w:sz="0" w:space="0" w:color="auto"/>
          </w:divBdr>
        </w:div>
        <w:div w:id="1586573163">
          <w:marLeft w:val="0"/>
          <w:marRight w:val="0"/>
          <w:marTop w:val="0"/>
          <w:marBottom w:val="0"/>
          <w:divBdr>
            <w:top w:val="none" w:sz="0" w:space="0" w:color="auto"/>
            <w:left w:val="none" w:sz="0" w:space="0" w:color="auto"/>
            <w:bottom w:val="none" w:sz="0" w:space="0" w:color="auto"/>
            <w:right w:val="none" w:sz="0" w:space="0" w:color="auto"/>
          </w:divBdr>
        </w:div>
        <w:div w:id="748696940">
          <w:marLeft w:val="0"/>
          <w:marRight w:val="0"/>
          <w:marTop w:val="0"/>
          <w:marBottom w:val="0"/>
          <w:divBdr>
            <w:top w:val="none" w:sz="0" w:space="0" w:color="auto"/>
            <w:left w:val="none" w:sz="0" w:space="0" w:color="auto"/>
            <w:bottom w:val="none" w:sz="0" w:space="0" w:color="auto"/>
            <w:right w:val="none" w:sz="0" w:space="0" w:color="auto"/>
          </w:divBdr>
        </w:div>
        <w:div w:id="402215246">
          <w:marLeft w:val="0"/>
          <w:marRight w:val="0"/>
          <w:marTop w:val="0"/>
          <w:marBottom w:val="0"/>
          <w:divBdr>
            <w:top w:val="none" w:sz="0" w:space="0" w:color="auto"/>
            <w:left w:val="none" w:sz="0" w:space="0" w:color="auto"/>
            <w:bottom w:val="none" w:sz="0" w:space="0" w:color="auto"/>
            <w:right w:val="none" w:sz="0" w:space="0" w:color="auto"/>
          </w:divBdr>
        </w:div>
        <w:div w:id="1248029702">
          <w:marLeft w:val="0"/>
          <w:marRight w:val="0"/>
          <w:marTop w:val="0"/>
          <w:marBottom w:val="0"/>
          <w:divBdr>
            <w:top w:val="none" w:sz="0" w:space="0" w:color="auto"/>
            <w:left w:val="none" w:sz="0" w:space="0" w:color="auto"/>
            <w:bottom w:val="none" w:sz="0" w:space="0" w:color="auto"/>
            <w:right w:val="none" w:sz="0" w:space="0" w:color="auto"/>
          </w:divBdr>
        </w:div>
        <w:div w:id="1172909988">
          <w:marLeft w:val="0"/>
          <w:marRight w:val="0"/>
          <w:marTop w:val="0"/>
          <w:marBottom w:val="0"/>
          <w:divBdr>
            <w:top w:val="none" w:sz="0" w:space="0" w:color="auto"/>
            <w:left w:val="none" w:sz="0" w:space="0" w:color="auto"/>
            <w:bottom w:val="none" w:sz="0" w:space="0" w:color="auto"/>
            <w:right w:val="none" w:sz="0" w:space="0" w:color="auto"/>
          </w:divBdr>
        </w:div>
        <w:div w:id="1232274507">
          <w:marLeft w:val="0"/>
          <w:marRight w:val="0"/>
          <w:marTop w:val="0"/>
          <w:marBottom w:val="0"/>
          <w:divBdr>
            <w:top w:val="none" w:sz="0" w:space="0" w:color="auto"/>
            <w:left w:val="none" w:sz="0" w:space="0" w:color="auto"/>
            <w:bottom w:val="none" w:sz="0" w:space="0" w:color="auto"/>
            <w:right w:val="none" w:sz="0" w:space="0" w:color="auto"/>
          </w:divBdr>
        </w:div>
        <w:div w:id="1263757747">
          <w:marLeft w:val="0"/>
          <w:marRight w:val="0"/>
          <w:marTop w:val="0"/>
          <w:marBottom w:val="0"/>
          <w:divBdr>
            <w:top w:val="none" w:sz="0" w:space="0" w:color="auto"/>
            <w:left w:val="none" w:sz="0" w:space="0" w:color="auto"/>
            <w:bottom w:val="none" w:sz="0" w:space="0" w:color="auto"/>
            <w:right w:val="none" w:sz="0" w:space="0" w:color="auto"/>
          </w:divBdr>
        </w:div>
        <w:div w:id="541212280">
          <w:marLeft w:val="0"/>
          <w:marRight w:val="0"/>
          <w:marTop w:val="0"/>
          <w:marBottom w:val="0"/>
          <w:divBdr>
            <w:top w:val="none" w:sz="0" w:space="0" w:color="auto"/>
            <w:left w:val="none" w:sz="0" w:space="0" w:color="auto"/>
            <w:bottom w:val="none" w:sz="0" w:space="0" w:color="auto"/>
            <w:right w:val="none" w:sz="0" w:space="0" w:color="auto"/>
          </w:divBdr>
        </w:div>
      </w:divsChild>
    </w:div>
    <w:div w:id="365563699">
      <w:bodyDiv w:val="1"/>
      <w:marLeft w:val="0"/>
      <w:marRight w:val="0"/>
      <w:marTop w:val="0"/>
      <w:marBottom w:val="0"/>
      <w:divBdr>
        <w:top w:val="none" w:sz="0" w:space="0" w:color="auto"/>
        <w:left w:val="none" w:sz="0" w:space="0" w:color="auto"/>
        <w:bottom w:val="none" w:sz="0" w:space="0" w:color="auto"/>
        <w:right w:val="none" w:sz="0" w:space="0" w:color="auto"/>
      </w:divBdr>
      <w:divsChild>
        <w:div w:id="1213078450">
          <w:marLeft w:val="0"/>
          <w:marRight w:val="0"/>
          <w:marTop w:val="0"/>
          <w:marBottom w:val="0"/>
          <w:divBdr>
            <w:top w:val="none" w:sz="0" w:space="0" w:color="auto"/>
            <w:left w:val="none" w:sz="0" w:space="0" w:color="auto"/>
            <w:bottom w:val="none" w:sz="0" w:space="0" w:color="auto"/>
            <w:right w:val="none" w:sz="0" w:space="0" w:color="auto"/>
          </w:divBdr>
          <w:divsChild>
            <w:div w:id="661927134">
              <w:marLeft w:val="0"/>
              <w:marRight w:val="0"/>
              <w:marTop w:val="0"/>
              <w:marBottom w:val="0"/>
              <w:divBdr>
                <w:top w:val="none" w:sz="0" w:space="0" w:color="auto"/>
                <w:left w:val="none" w:sz="0" w:space="0" w:color="auto"/>
                <w:bottom w:val="none" w:sz="0" w:space="0" w:color="auto"/>
                <w:right w:val="none" w:sz="0" w:space="0" w:color="auto"/>
              </w:divBdr>
              <w:divsChild>
                <w:div w:id="1552578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5566538">
      <w:bodyDiv w:val="1"/>
      <w:marLeft w:val="0"/>
      <w:marRight w:val="0"/>
      <w:marTop w:val="0"/>
      <w:marBottom w:val="0"/>
      <w:divBdr>
        <w:top w:val="none" w:sz="0" w:space="0" w:color="auto"/>
        <w:left w:val="none" w:sz="0" w:space="0" w:color="auto"/>
        <w:bottom w:val="none" w:sz="0" w:space="0" w:color="auto"/>
        <w:right w:val="none" w:sz="0" w:space="0" w:color="auto"/>
      </w:divBdr>
    </w:div>
    <w:div w:id="366302129">
      <w:bodyDiv w:val="1"/>
      <w:marLeft w:val="0"/>
      <w:marRight w:val="0"/>
      <w:marTop w:val="0"/>
      <w:marBottom w:val="0"/>
      <w:divBdr>
        <w:top w:val="none" w:sz="0" w:space="0" w:color="auto"/>
        <w:left w:val="none" w:sz="0" w:space="0" w:color="auto"/>
        <w:bottom w:val="none" w:sz="0" w:space="0" w:color="auto"/>
        <w:right w:val="none" w:sz="0" w:space="0" w:color="auto"/>
      </w:divBdr>
    </w:div>
    <w:div w:id="367225037">
      <w:bodyDiv w:val="1"/>
      <w:marLeft w:val="0"/>
      <w:marRight w:val="0"/>
      <w:marTop w:val="0"/>
      <w:marBottom w:val="0"/>
      <w:divBdr>
        <w:top w:val="none" w:sz="0" w:space="0" w:color="auto"/>
        <w:left w:val="none" w:sz="0" w:space="0" w:color="auto"/>
        <w:bottom w:val="none" w:sz="0" w:space="0" w:color="auto"/>
        <w:right w:val="none" w:sz="0" w:space="0" w:color="auto"/>
      </w:divBdr>
    </w:div>
    <w:div w:id="373967248">
      <w:bodyDiv w:val="1"/>
      <w:marLeft w:val="0"/>
      <w:marRight w:val="0"/>
      <w:marTop w:val="0"/>
      <w:marBottom w:val="0"/>
      <w:divBdr>
        <w:top w:val="none" w:sz="0" w:space="0" w:color="auto"/>
        <w:left w:val="none" w:sz="0" w:space="0" w:color="auto"/>
        <w:bottom w:val="none" w:sz="0" w:space="0" w:color="auto"/>
        <w:right w:val="none" w:sz="0" w:space="0" w:color="auto"/>
      </w:divBdr>
    </w:div>
    <w:div w:id="375009554">
      <w:bodyDiv w:val="1"/>
      <w:marLeft w:val="0"/>
      <w:marRight w:val="0"/>
      <w:marTop w:val="0"/>
      <w:marBottom w:val="0"/>
      <w:divBdr>
        <w:top w:val="none" w:sz="0" w:space="0" w:color="auto"/>
        <w:left w:val="none" w:sz="0" w:space="0" w:color="auto"/>
        <w:bottom w:val="none" w:sz="0" w:space="0" w:color="auto"/>
        <w:right w:val="none" w:sz="0" w:space="0" w:color="auto"/>
      </w:divBdr>
    </w:div>
    <w:div w:id="384717453">
      <w:bodyDiv w:val="1"/>
      <w:marLeft w:val="0"/>
      <w:marRight w:val="0"/>
      <w:marTop w:val="0"/>
      <w:marBottom w:val="0"/>
      <w:divBdr>
        <w:top w:val="none" w:sz="0" w:space="0" w:color="auto"/>
        <w:left w:val="none" w:sz="0" w:space="0" w:color="auto"/>
        <w:bottom w:val="none" w:sz="0" w:space="0" w:color="auto"/>
        <w:right w:val="none" w:sz="0" w:space="0" w:color="auto"/>
      </w:divBdr>
    </w:div>
    <w:div w:id="391391481">
      <w:bodyDiv w:val="1"/>
      <w:marLeft w:val="0"/>
      <w:marRight w:val="0"/>
      <w:marTop w:val="0"/>
      <w:marBottom w:val="0"/>
      <w:divBdr>
        <w:top w:val="none" w:sz="0" w:space="0" w:color="auto"/>
        <w:left w:val="none" w:sz="0" w:space="0" w:color="auto"/>
        <w:bottom w:val="none" w:sz="0" w:space="0" w:color="auto"/>
        <w:right w:val="none" w:sz="0" w:space="0" w:color="auto"/>
      </w:divBdr>
    </w:div>
    <w:div w:id="395665930">
      <w:bodyDiv w:val="1"/>
      <w:marLeft w:val="0"/>
      <w:marRight w:val="0"/>
      <w:marTop w:val="0"/>
      <w:marBottom w:val="0"/>
      <w:divBdr>
        <w:top w:val="none" w:sz="0" w:space="0" w:color="auto"/>
        <w:left w:val="none" w:sz="0" w:space="0" w:color="auto"/>
        <w:bottom w:val="none" w:sz="0" w:space="0" w:color="auto"/>
        <w:right w:val="none" w:sz="0" w:space="0" w:color="auto"/>
      </w:divBdr>
    </w:div>
    <w:div w:id="397675240">
      <w:bodyDiv w:val="1"/>
      <w:marLeft w:val="0"/>
      <w:marRight w:val="0"/>
      <w:marTop w:val="0"/>
      <w:marBottom w:val="0"/>
      <w:divBdr>
        <w:top w:val="none" w:sz="0" w:space="0" w:color="auto"/>
        <w:left w:val="none" w:sz="0" w:space="0" w:color="auto"/>
        <w:bottom w:val="none" w:sz="0" w:space="0" w:color="auto"/>
        <w:right w:val="none" w:sz="0" w:space="0" w:color="auto"/>
      </w:divBdr>
    </w:div>
    <w:div w:id="400445597">
      <w:bodyDiv w:val="1"/>
      <w:marLeft w:val="0"/>
      <w:marRight w:val="0"/>
      <w:marTop w:val="0"/>
      <w:marBottom w:val="0"/>
      <w:divBdr>
        <w:top w:val="none" w:sz="0" w:space="0" w:color="auto"/>
        <w:left w:val="none" w:sz="0" w:space="0" w:color="auto"/>
        <w:bottom w:val="none" w:sz="0" w:space="0" w:color="auto"/>
        <w:right w:val="none" w:sz="0" w:space="0" w:color="auto"/>
      </w:divBdr>
    </w:div>
    <w:div w:id="402140131">
      <w:bodyDiv w:val="1"/>
      <w:marLeft w:val="0"/>
      <w:marRight w:val="0"/>
      <w:marTop w:val="0"/>
      <w:marBottom w:val="0"/>
      <w:divBdr>
        <w:top w:val="none" w:sz="0" w:space="0" w:color="auto"/>
        <w:left w:val="none" w:sz="0" w:space="0" w:color="auto"/>
        <w:bottom w:val="none" w:sz="0" w:space="0" w:color="auto"/>
        <w:right w:val="none" w:sz="0" w:space="0" w:color="auto"/>
      </w:divBdr>
    </w:div>
    <w:div w:id="405349539">
      <w:bodyDiv w:val="1"/>
      <w:marLeft w:val="0"/>
      <w:marRight w:val="0"/>
      <w:marTop w:val="0"/>
      <w:marBottom w:val="0"/>
      <w:divBdr>
        <w:top w:val="none" w:sz="0" w:space="0" w:color="auto"/>
        <w:left w:val="none" w:sz="0" w:space="0" w:color="auto"/>
        <w:bottom w:val="none" w:sz="0" w:space="0" w:color="auto"/>
        <w:right w:val="none" w:sz="0" w:space="0" w:color="auto"/>
      </w:divBdr>
    </w:div>
    <w:div w:id="411394672">
      <w:bodyDiv w:val="1"/>
      <w:marLeft w:val="0"/>
      <w:marRight w:val="0"/>
      <w:marTop w:val="0"/>
      <w:marBottom w:val="0"/>
      <w:divBdr>
        <w:top w:val="none" w:sz="0" w:space="0" w:color="auto"/>
        <w:left w:val="none" w:sz="0" w:space="0" w:color="auto"/>
        <w:bottom w:val="none" w:sz="0" w:space="0" w:color="auto"/>
        <w:right w:val="none" w:sz="0" w:space="0" w:color="auto"/>
      </w:divBdr>
    </w:div>
    <w:div w:id="414130754">
      <w:bodyDiv w:val="1"/>
      <w:marLeft w:val="0"/>
      <w:marRight w:val="0"/>
      <w:marTop w:val="0"/>
      <w:marBottom w:val="0"/>
      <w:divBdr>
        <w:top w:val="none" w:sz="0" w:space="0" w:color="auto"/>
        <w:left w:val="none" w:sz="0" w:space="0" w:color="auto"/>
        <w:bottom w:val="none" w:sz="0" w:space="0" w:color="auto"/>
        <w:right w:val="none" w:sz="0" w:space="0" w:color="auto"/>
      </w:divBdr>
    </w:div>
    <w:div w:id="415444565">
      <w:bodyDiv w:val="1"/>
      <w:marLeft w:val="0"/>
      <w:marRight w:val="0"/>
      <w:marTop w:val="0"/>
      <w:marBottom w:val="0"/>
      <w:divBdr>
        <w:top w:val="none" w:sz="0" w:space="0" w:color="auto"/>
        <w:left w:val="none" w:sz="0" w:space="0" w:color="auto"/>
        <w:bottom w:val="none" w:sz="0" w:space="0" w:color="auto"/>
        <w:right w:val="none" w:sz="0" w:space="0" w:color="auto"/>
      </w:divBdr>
    </w:div>
    <w:div w:id="415444940">
      <w:bodyDiv w:val="1"/>
      <w:marLeft w:val="0"/>
      <w:marRight w:val="0"/>
      <w:marTop w:val="0"/>
      <w:marBottom w:val="0"/>
      <w:divBdr>
        <w:top w:val="none" w:sz="0" w:space="0" w:color="auto"/>
        <w:left w:val="none" w:sz="0" w:space="0" w:color="auto"/>
        <w:bottom w:val="none" w:sz="0" w:space="0" w:color="auto"/>
        <w:right w:val="none" w:sz="0" w:space="0" w:color="auto"/>
      </w:divBdr>
    </w:div>
    <w:div w:id="423108375">
      <w:bodyDiv w:val="1"/>
      <w:marLeft w:val="0"/>
      <w:marRight w:val="0"/>
      <w:marTop w:val="0"/>
      <w:marBottom w:val="0"/>
      <w:divBdr>
        <w:top w:val="none" w:sz="0" w:space="0" w:color="auto"/>
        <w:left w:val="none" w:sz="0" w:space="0" w:color="auto"/>
        <w:bottom w:val="none" w:sz="0" w:space="0" w:color="auto"/>
        <w:right w:val="none" w:sz="0" w:space="0" w:color="auto"/>
      </w:divBdr>
    </w:div>
    <w:div w:id="429475056">
      <w:bodyDiv w:val="1"/>
      <w:marLeft w:val="0"/>
      <w:marRight w:val="0"/>
      <w:marTop w:val="0"/>
      <w:marBottom w:val="0"/>
      <w:divBdr>
        <w:top w:val="none" w:sz="0" w:space="0" w:color="auto"/>
        <w:left w:val="none" w:sz="0" w:space="0" w:color="auto"/>
        <w:bottom w:val="none" w:sz="0" w:space="0" w:color="auto"/>
        <w:right w:val="none" w:sz="0" w:space="0" w:color="auto"/>
      </w:divBdr>
    </w:div>
    <w:div w:id="433474457">
      <w:bodyDiv w:val="1"/>
      <w:marLeft w:val="0"/>
      <w:marRight w:val="0"/>
      <w:marTop w:val="0"/>
      <w:marBottom w:val="0"/>
      <w:divBdr>
        <w:top w:val="none" w:sz="0" w:space="0" w:color="auto"/>
        <w:left w:val="none" w:sz="0" w:space="0" w:color="auto"/>
        <w:bottom w:val="none" w:sz="0" w:space="0" w:color="auto"/>
        <w:right w:val="none" w:sz="0" w:space="0" w:color="auto"/>
      </w:divBdr>
    </w:div>
    <w:div w:id="434593869">
      <w:bodyDiv w:val="1"/>
      <w:marLeft w:val="0"/>
      <w:marRight w:val="0"/>
      <w:marTop w:val="0"/>
      <w:marBottom w:val="0"/>
      <w:divBdr>
        <w:top w:val="none" w:sz="0" w:space="0" w:color="auto"/>
        <w:left w:val="none" w:sz="0" w:space="0" w:color="auto"/>
        <w:bottom w:val="none" w:sz="0" w:space="0" w:color="auto"/>
        <w:right w:val="none" w:sz="0" w:space="0" w:color="auto"/>
      </w:divBdr>
    </w:div>
    <w:div w:id="435098161">
      <w:bodyDiv w:val="1"/>
      <w:marLeft w:val="0"/>
      <w:marRight w:val="0"/>
      <w:marTop w:val="0"/>
      <w:marBottom w:val="0"/>
      <w:divBdr>
        <w:top w:val="none" w:sz="0" w:space="0" w:color="auto"/>
        <w:left w:val="none" w:sz="0" w:space="0" w:color="auto"/>
        <w:bottom w:val="none" w:sz="0" w:space="0" w:color="auto"/>
        <w:right w:val="none" w:sz="0" w:space="0" w:color="auto"/>
      </w:divBdr>
      <w:divsChild>
        <w:div w:id="1493646391">
          <w:marLeft w:val="0"/>
          <w:marRight w:val="0"/>
          <w:marTop w:val="0"/>
          <w:marBottom w:val="0"/>
          <w:divBdr>
            <w:top w:val="none" w:sz="0" w:space="0" w:color="auto"/>
            <w:left w:val="none" w:sz="0" w:space="0" w:color="auto"/>
            <w:bottom w:val="none" w:sz="0" w:space="0" w:color="auto"/>
            <w:right w:val="none" w:sz="0" w:space="0" w:color="auto"/>
          </w:divBdr>
          <w:divsChild>
            <w:div w:id="332727469">
              <w:marLeft w:val="0"/>
              <w:marRight w:val="0"/>
              <w:marTop w:val="0"/>
              <w:marBottom w:val="0"/>
              <w:divBdr>
                <w:top w:val="none" w:sz="0" w:space="0" w:color="auto"/>
                <w:left w:val="none" w:sz="0" w:space="0" w:color="auto"/>
                <w:bottom w:val="none" w:sz="0" w:space="0" w:color="auto"/>
                <w:right w:val="none" w:sz="0" w:space="0" w:color="auto"/>
              </w:divBdr>
              <w:divsChild>
                <w:div w:id="2007634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7407986">
      <w:bodyDiv w:val="1"/>
      <w:marLeft w:val="0"/>
      <w:marRight w:val="0"/>
      <w:marTop w:val="0"/>
      <w:marBottom w:val="0"/>
      <w:divBdr>
        <w:top w:val="none" w:sz="0" w:space="0" w:color="auto"/>
        <w:left w:val="none" w:sz="0" w:space="0" w:color="auto"/>
        <w:bottom w:val="none" w:sz="0" w:space="0" w:color="auto"/>
        <w:right w:val="none" w:sz="0" w:space="0" w:color="auto"/>
      </w:divBdr>
    </w:div>
    <w:div w:id="447361390">
      <w:bodyDiv w:val="1"/>
      <w:marLeft w:val="0"/>
      <w:marRight w:val="0"/>
      <w:marTop w:val="0"/>
      <w:marBottom w:val="0"/>
      <w:divBdr>
        <w:top w:val="none" w:sz="0" w:space="0" w:color="auto"/>
        <w:left w:val="none" w:sz="0" w:space="0" w:color="auto"/>
        <w:bottom w:val="none" w:sz="0" w:space="0" w:color="auto"/>
        <w:right w:val="none" w:sz="0" w:space="0" w:color="auto"/>
      </w:divBdr>
    </w:div>
    <w:div w:id="449595085">
      <w:bodyDiv w:val="1"/>
      <w:marLeft w:val="0"/>
      <w:marRight w:val="0"/>
      <w:marTop w:val="0"/>
      <w:marBottom w:val="0"/>
      <w:divBdr>
        <w:top w:val="none" w:sz="0" w:space="0" w:color="auto"/>
        <w:left w:val="none" w:sz="0" w:space="0" w:color="auto"/>
        <w:bottom w:val="none" w:sz="0" w:space="0" w:color="auto"/>
        <w:right w:val="none" w:sz="0" w:space="0" w:color="auto"/>
      </w:divBdr>
    </w:div>
    <w:div w:id="452135791">
      <w:bodyDiv w:val="1"/>
      <w:marLeft w:val="0"/>
      <w:marRight w:val="0"/>
      <w:marTop w:val="0"/>
      <w:marBottom w:val="0"/>
      <w:divBdr>
        <w:top w:val="none" w:sz="0" w:space="0" w:color="auto"/>
        <w:left w:val="none" w:sz="0" w:space="0" w:color="auto"/>
        <w:bottom w:val="none" w:sz="0" w:space="0" w:color="auto"/>
        <w:right w:val="none" w:sz="0" w:space="0" w:color="auto"/>
      </w:divBdr>
    </w:div>
    <w:div w:id="453521904">
      <w:bodyDiv w:val="1"/>
      <w:marLeft w:val="0"/>
      <w:marRight w:val="0"/>
      <w:marTop w:val="0"/>
      <w:marBottom w:val="0"/>
      <w:divBdr>
        <w:top w:val="none" w:sz="0" w:space="0" w:color="auto"/>
        <w:left w:val="none" w:sz="0" w:space="0" w:color="auto"/>
        <w:bottom w:val="none" w:sz="0" w:space="0" w:color="auto"/>
        <w:right w:val="none" w:sz="0" w:space="0" w:color="auto"/>
      </w:divBdr>
    </w:div>
    <w:div w:id="454980362">
      <w:bodyDiv w:val="1"/>
      <w:marLeft w:val="0"/>
      <w:marRight w:val="0"/>
      <w:marTop w:val="0"/>
      <w:marBottom w:val="0"/>
      <w:divBdr>
        <w:top w:val="none" w:sz="0" w:space="0" w:color="auto"/>
        <w:left w:val="none" w:sz="0" w:space="0" w:color="auto"/>
        <w:bottom w:val="none" w:sz="0" w:space="0" w:color="auto"/>
        <w:right w:val="none" w:sz="0" w:space="0" w:color="auto"/>
      </w:divBdr>
    </w:div>
    <w:div w:id="455681857">
      <w:bodyDiv w:val="1"/>
      <w:marLeft w:val="0"/>
      <w:marRight w:val="0"/>
      <w:marTop w:val="0"/>
      <w:marBottom w:val="0"/>
      <w:divBdr>
        <w:top w:val="none" w:sz="0" w:space="0" w:color="auto"/>
        <w:left w:val="none" w:sz="0" w:space="0" w:color="auto"/>
        <w:bottom w:val="none" w:sz="0" w:space="0" w:color="auto"/>
        <w:right w:val="none" w:sz="0" w:space="0" w:color="auto"/>
      </w:divBdr>
    </w:div>
    <w:div w:id="460003421">
      <w:bodyDiv w:val="1"/>
      <w:marLeft w:val="0"/>
      <w:marRight w:val="0"/>
      <w:marTop w:val="0"/>
      <w:marBottom w:val="0"/>
      <w:divBdr>
        <w:top w:val="none" w:sz="0" w:space="0" w:color="auto"/>
        <w:left w:val="none" w:sz="0" w:space="0" w:color="auto"/>
        <w:bottom w:val="none" w:sz="0" w:space="0" w:color="auto"/>
        <w:right w:val="none" w:sz="0" w:space="0" w:color="auto"/>
      </w:divBdr>
    </w:div>
    <w:div w:id="460655510">
      <w:bodyDiv w:val="1"/>
      <w:marLeft w:val="0"/>
      <w:marRight w:val="0"/>
      <w:marTop w:val="0"/>
      <w:marBottom w:val="0"/>
      <w:divBdr>
        <w:top w:val="none" w:sz="0" w:space="0" w:color="auto"/>
        <w:left w:val="none" w:sz="0" w:space="0" w:color="auto"/>
        <w:bottom w:val="none" w:sz="0" w:space="0" w:color="auto"/>
        <w:right w:val="none" w:sz="0" w:space="0" w:color="auto"/>
      </w:divBdr>
    </w:div>
    <w:div w:id="464272251">
      <w:bodyDiv w:val="1"/>
      <w:marLeft w:val="0"/>
      <w:marRight w:val="0"/>
      <w:marTop w:val="0"/>
      <w:marBottom w:val="0"/>
      <w:divBdr>
        <w:top w:val="none" w:sz="0" w:space="0" w:color="auto"/>
        <w:left w:val="none" w:sz="0" w:space="0" w:color="auto"/>
        <w:bottom w:val="none" w:sz="0" w:space="0" w:color="auto"/>
        <w:right w:val="none" w:sz="0" w:space="0" w:color="auto"/>
      </w:divBdr>
    </w:div>
    <w:div w:id="470682095">
      <w:bodyDiv w:val="1"/>
      <w:marLeft w:val="0"/>
      <w:marRight w:val="0"/>
      <w:marTop w:val="0"/>
      <w:marBottom w:val="0"/>
      <w:divBdr>
        <w:top w:val="none" w:sz="0" w:space="0" w:color="auto"/>
        <w:left w:val="none" w:sz="0" w:space="0" w:color="auto"/>
        <w:bottom w:val="none" w:sz="0" w:space="0" w:color="auto"/>
        <w:right w:val="none" w:sz="0" w:space="0" w:color="auto"/>
      </w:divBdr>
      <w:divsChild>
        <w:div w:id="1548175859">
          <w:marLeft w:val="0"/>
          <w:marRight w:val="0"/>
          <w:marTop w:val="0"/>
          <w:marBottom w:val="0"/>
          <w:divBdr>
            <w:top w:val="none" w:sz="0" w:space="0" w:color="auto"/>
            <w:left w:val="none" w:sz="0" w:space="0" w:color="auto"/>
            <w:bottom w:val="none" w:sz="0" w:space="0" w:color="auto"/>
            <w:right w:val="none" w:sz="0" w:space="0" w:color="auto"/>
          </w:divBdr>
          <w:divsChild>
            <w:div w:id="84659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765984">
      <w:bodyDiv w:val="1"/>
      <w:marLeft w:val="0"/>
      <w:marRight w:val="0"/>
      <w:marTop w:val="0"/>
      <w:marBottom w:val="0"/>
      <w:divBdr>
        <w:top w:val="none" w:sz="0" w:space="0" w:color="auto"/>
        <w:left w:val="none" w:sz="0" w:space="0" w:color="auto"/>
        <w:bottom w:val="none" w:sz="0" w:space="0" w:color="auto"/>
        <w:right w:val="none" w:sz="0" w:space="0" w:color="auto"/>
      </w:divBdr>
    </w:div>
    <w:div w:id="479271605">
      <w:bodyDiv w:val="1"/>
      <w:marLeft w:val="0"/>
      <w:marRight w:val="0"/>
      <w:marTop w:val="0"/>
      <w:marBottom w:val="0"/>
      <w:divBdr>
        <w:top w:val="none" w:sz="0" w:space="0" w:color="auto"/>
        <w:left w:val="none" w:sz="0" w:space="0" w:color="auto"/>
        <w:bottom w:val="none" w:sz="0" w:space="0" w:color="auto"/>
        <w:right w:val="none" w:sz="0" w:space="0" w:color="auto"/>
      </w:divBdr>
      <w:divsChild>
        <w:div w:id="691879306">
          <w:marLeft w:val="0"/>
          <w:marRight w:val="0"/>
          <w:marTop w:val="0"/>
          <w:marBottom w:val="0"/>
          <w:divBdr>
            <w:top w:val="none" w:sz="0" w:space="0" w:color="auto"/>
            <w:left w:val="none" w:sz="0" w:space="0" w:color="auto"/>
            <w:bottom w:val="none" w:sz="0" w:space="0" w:color="auto"/>
            <w:right w:val="none" w:sz="0" w:space="0" w:color="auto"/>
          </w:divBdr>
        </w:div>
      </w:divsChild>
    </w:div>
    <w:div w:id="487016968">
      <w:bodyDiv w:val="1"/>
      <w:marLeft w:val="0"/>
      <w:marRight w:val="0"/>
      <w:marTop w:val="0"/>
      <w:marBottom w:val="0"/>
      <w:divBdr>
        <w:top w:val="none" w:sz="0" w:space="0" w:color="auto"/>
        <w:left w:val="none" w:sz="0" w:space="0" w:color="auto"/>
        <w:bottom w:val="none" w:sz="0" w:space="0" w:color="auto"/>
        <w:right w:val="none" w:sz="0" w:space="0" w:color="auto"/>
      </w:divBdr>
    </w:div>
    <w:div w:id="487475016">
      <w:bodyDiv w:val="1"/>
      <w:marLeft w:val="0"/>
      <w:marRight w:val="0"/>
      <w:marTop w:val="0"/>
      <w:marBottom w:val="0"/>
      <w:divBdr>
        <w:top w:val="none" w:sz="0" w:space="0" w:color="auto"/>
        <w:left w:val="none" w:sz="0" w:space="0" w:color="auto"/>
        <w:bottom w:val="none" w:sz="0" w:space="0" w:color="auto"/>
        <w:right w:val="none" w:sz="0" w:space="0" w:color="auto"/>
      </w:divBdr>
    </w:div>
    <w:div w:id="487788817">
      <w:bodyDiv w:val="1"/>
      <w:marLeft w:val="0"/>
      <w:marRight w:val="0"/>
      <w:marTop w:val="0"/>
      <w:marBottom w:val="0"/>
      <w:divBdr>
        <w:top w:val="none" w:sz="0" w:space="0" w:color="auto"/>
        <w:left w:val="none" w:sz="0" w:space="0" w:color="auto"/>
        <w:bottom w:val="none" w:sz="0" w:space="0" w:color="auto"/>
        <w:right w:val="none" w:sz="0" w:space="0" w:color="auto"/>
      </w:divBdr>
    </w:div>
    <w:div w:id="489950493">
      <w:bodyDiv w:val="1"/>
      <w:marLeft w:val="0"/>
      <w:marRight w:val="0"/>
      <w:marTop w:val="0"/>
      <w:marBottom w:val="0"/>
      <w:divBdr>
        <w:top w:val="none" w:sz="0" w:space="0" w:color="auto"/>
        <w:left w:val="none" w:sz="0" w:space="0" w:color="auto"/>
        <w:bottom w:val="none" w:sz="0" w:space="0" w:color="auto"/>
        <w:right w:val="none" w:sz="0" w:space="0" w:color="auto"/>
      </w:divBdr>
    </w:div>
    <w:div w:id="490371389">
      <w:bodyDiv w:val="1"/>
      <w:marLeft w:val="0"/>
      <w:marRight w:val="0"/>
      <w:marTop w:val="0"/>
      <w:marBottom w:val="0"/>
      <w:divBdr>
        <w:top w:val="none" w:sz="0" w:space="0" w:color="auto"/>
        <w:left w:val="none" w:sz="0" w:space="0" w:color="auto"/>
        <w:bottom w:val="none" w:sz="0" w:space="0" w:color="auto"/>
        <w:right w:val="none" w:sz="0" w:space="0" w:color="auto"/>
      </w:divBdr>
    </w:div>
    <w:div w:id="493570172">
      <w:bodyDiv w:val="1"/>
      <w:marLeft w:val="0"/>
      <w:marRight w:val="0"/>
      <w:marTop w:val="0"/>
      <w:marBottom w:val="0"/>
      <w:divBdr>
        <w:top w:val="none" w:sz="0" w:space="0" w:color="auto"/>
        <w:left w:val="none" w:sz="0" w:space="0" w:color="auto"/>
        <w:bottom w:val="none" w:sz="0" w:space="0" w:color="auto"/>
        <w:right w:val="none" w:sz="0" w:space="0" w:color="auto"/>
      </w:divBdr>
    </w:div>
    <w:div w:id="503398316">
      <w:bodyDiv w:val="1"/>
      <w:marLeft w:val="0"/>
      <w:marRight w:val="0"/>
      <w:marTop w:val="0"/>
      <w:marBottom w:val="0"/>
      <w:divBdr>
        <w:top w:val="none" w:sz="0" w:space="0" w:color="auto"/>
        <w:left w:val="none" w:sz="0" w:space="0" w:color="auto"/>
        <w:bottom w:val="none" w:sz="0" w:space="0" w:color="auto"/>
        <w:right w:val="none" w:sz="0" w:space="0" w:color="auto"/>
      </w:divBdr>
    </w:div>
    <w:div w:id="504786640">
      <w:bodyDiv w:val="1"/>
      <w:marLeft w:val="0"/>
      <w:marRight w:val="0"/>
      <w:marTop w:val="0"/>
      <w:marBottom w:val="0"/>
      <w:divBdr>
        <w:top w:val="none" w:sz="0" w:space="0" w:color="auto"/>
        <w:left w:val="none" w:sz="0" w:space="0" w:color="auto"/>
        <w:bottom w:val="none" w:sz="0" w:space="0" w:color="auto"/>
        <w:right w:val="none" w:sz="0" w:space="0" w:color="auto"/>
      </w:divBdr>
    </w:div>
    <w:div w:id="508328088">
      <w:bodyDiv w:val="1"/>
      <w:marLeft w:val="0"/>
      <w:marRight w:val="0"/>
      <w:marTop w:val="0"/>
      <w:marBottom w:val="0"/>
      <w:divBdr>
        <w:top w:val="none" w:sz="0" w:space="0" w:color="auto"/>
        <w:left w:val="none" w:sz="0" w:space="0" w:color="auto"/>
        <w:bottom w:val="none" w:sz="0" w:space="0" w:color="auto"/>
        <w:right w:val="none" w:sz="0" w:space="0" w:color="auto"/>
      </w:divBdr>
    </w:div>
    <w:div w:id="509491077">
      <w:bodyDiv w:val="1"/>
      <w:marLeft w:val="0"/>
      <w:marRight w:val="0"/>
      <w:marTop w:val="0"/>
      <w:marBottom w:val="0"/>
      <w:divBdr>
        <w:top w:val="none" w:sz="0" w:space="0" w:color="auto"/>
        <w:left w:val="none" w:sz="0" w:space="0" w:color="auto"/>
        <w:bottom w:val="none" w:sz="0" w:space="0" w:color="auto"/>
        <w:right w:val="none" w:sz="0" w:space="0" w:color="auto"/>
      </w:divBdr>
    </w:div>
    <w:div w:id="511067471">
      <w:bodyDiv w:val="1"/>
      <w:marLeft w:val="0"/>
      <w:marRight w:val="0"/>
      <w:marTop w:val="0"/>
      <w:marBottom w:val="0"/>
      <w:divBdr>
        <w:top w:val="none" w:sz="0" w:space="0" w:color="auto"/>
        <w:left w:val="none" w:sz="0" w:space="0" w:color="auto"/>
        <w:bottom w:val="none" w:sz="0" w:space="0" w:color="auto"/>
        <w:right w:val="none" w:sz="0" w:space="0" w:color="auto"/>
      </w:divBdr>
    </w:div>
    <w:div w:id="515076070">
      <w:bodyDiv w:val="1"/>
      <w:marLeft w:val="0"/>
      <w:marRight w:val="0"/>
      <w:marTop w:val="0"/>
      <w:marBottom w:val="0"/>
      <w:divBdr>
        <w:top w:val="none" w:sz="0" w:space="0" w:color="auto"/>
        <w:left w:val="none" w:sz="0" w:space="0" w:color="auto"/>
        <w:bottom w:val="none" w:sz="0" w:space="0" w:color="auto"/>
        <w:right w:val="none" w:sz="0" w:space="0" w:color="auto"/>
      </w:divBdr>
    </w:div>
    <w:div w:id="523709205">
      <w:bodyDiv w:val="1"/>
      <w:marLeft w:val="0"/>
      <w:marRight w:val="0"/>
      <w:marTop w:val="0"/>
      <w:marBottom w:val="0"/>
      <w:divBdr>
        <w:top w:val="none" w:sz="0" w:space="0" w:color="auto"/>
        <w:left w:val="none" w:sz="0" w:space="0" w:color="auto"/>
        <w:bottom w:val="none" w:sz="0" w:space="0" w:color="auto"/>
        <w:right w:val="none" w:sz="0" w:space="0" w:color="auto"/>
      </w:divBdr>
    </w:div>
    <w:div w:id="523712764">
      <w:bodyDiv w:val="1"/>
      <w:marLeft w:val="0"/>
      <w:marRight w:val="0"/>
      <w:marTop w:val="0"/>
      <w:marBottom w:val="0"/>
      <w:divBdr>
        <w:top w:val="none" w:sz="0" w:space="0" w:color="auto"/>
        <w:left w:val="none" w:sz="0" w:space="0" w:color="auto"/>
        <w:bottom w:val="none" w:sz="0" w:space="0" w:color="auto"/>
        <w:right w:val="none" w:sz="0" w:space="0" w:color="auto"/>
      </w:divBdr>
    </w:div>
    <w:div w:id="546337466">
      <w:bodyDiv w:val="1"/>
      <w:marLeft w:val="0"/>
      <w:marRight w:val="0"/>
      <w:marTop w:val="0"/>
      <w:marBottom w:val="0"/>
      <w:divBdr>
        <w:top w:val="none" w:sz="0" w:space="0" w:color="auto"/>
        <w:left w:val="none" w:sz="0" w:space="0" w:color="auto"/>
        <w:bottom w:val="none" w:sz="0" w:space="0" w:color="auto"/>
        <w:right w:val="none" w:sz="0" w:space="0" w:color="auto"/>
      </w:divBdr>
    </w:div>
    <w:div w:id="553737414">
      <w:bodyDiv w:val="1"/>
      <w:marLeft w:val="0"/>
      <w:marRight w:val="0"/>
      <w:marTop w:val="0"/>
      <w:marBottom w:val="0"/>
      <w:divBdr>
        <w:top w:val="none" w:sz="0" w:space="0" w:color="auto"/>
        <w:left w:val="none" w:sz="0" w:space="0" w:color="auto"/>
        <w:bottom w:val="none" w:sz="0" w:space="0" w:color="auto"/>
        <w:right w:val="none" w:sz="0" w:space="0" w:color="auto"/>
      </w:divBdr>
    </w:div>
    <w:div w:id="558056578">
      <w:bodyDiv w:val="1"/>
      <w:marLeft w:val="0"/>
      <w:marRight w:val="0"/>
      <w:marTop w:val="0"/>
      <w:marBottom w:val="0"/>
      <w:divBdr>
        <w:top w:val="none" w:sz="0" w:space="0" w:color="auto"/>
        <w:left w:val="none" w:sz="0" w:space="0" w:color="auto"/>
        <w:bottom w:val="none" w:sz="0" w:space="0" w:color="auto"/>
        <w:right w:val="none" w:sz="0" w:space="0" w:color="auto"/>
      </w:divBdr>
    </w:div>
    <w:div w:id="571431462">
      <w:bodyDiv w:val="1"/>
      <w:marLeft w:val="0"/>
      <w:marRight w:val="0"/>
      <w:marTop w:val="0"/>
      <w:marBottom w:val="0"/>
      <w:divBdr>
        <w:top w:val="none" w:sz="0" w:space="0" w:color="auto"/>
        <w:left w:val="none" w:sz="0" w:space="0" w:color="auto"/>
        <w:bottom w:val="none" w:sz="0" w:space="0" w:color="auto"/>
        <w:right w:val="none" w:sz="0" w:space="0" w:color="auto"/>
      </w:divBdr>
    </w:div>
    <w:div w:id="574632850">
      <w:bodyDiv w:val="1"/>
      <w:marLeft w:val="0"/>
      <w:marRight w:val="0"/>
      <w:marTop w:val="0"/>
      <w:marBottom w:val="0"/>
      <w:divBdr>
        <w:top w:val="none" w:sz="0" w:space="0" w:color="auto"/>
        <w:left w:val="none" w:sz="0" w:space="0" w:color="auto"/>
        <w:bottom w:val="none" w:sz="0" w:space="0" w:color="auto"/>
        <w:right w:val="none" w:sz="0" w:space="0" w:color="auto"/>
      </w:divBdr>
    </w:div>
    <w:div w:id="576743118">
      <w:bodyDiv w:val="1"/>
      <w:marLeft w:val="0"/>
      <w:marRight w:val="0"/>
      <w:marTop w:val="0"/>
      <w:marBottom w:val="0"/>
      <w:divBdr>
        <w:top w:val="none" w:sz="0" w:space="0" w:color="auto"/>
        <w:left w:val="none" w:sz="0" w:space="0" w:color="auto"/>
        <w:bottom w:val="none" w:sz="0" w:space="0" w:color="auto"/>
        <w:right w:val="none" w:sz="0" w:space="0" w:color="auto"/>
      </w:divBdr>
    </w:div>
    <w:div w:id="580525839">
      <w:bodyDiv w:val="1"/>
      <w:marLeft w:val="0"/>
      <w:marRight w:val="0"/>
      <w:marTop w:val="0"/>
      <w:marBottom w:val="0"/>
      <w:divBdr>
        <w:top w:val="none" w:sz="0" w:space="0" w:color="auto"/>
        <w:left w:val="none" w:sz="0" w:space="0" w:color="auto"/>
        <w:bottom w:val="none" w:sz="0" w:space="0" w:color="auto"/>
        <w:right w:val="none" w:sz="0" w:space="0" w:color="auto"/>
      </w:divBdr>
    </w:div>
    <w:div w:id="580794945">
      <w:bodyDiv w:val="1"/>
      <w:marLeft w:val="0"/>
      <w:marRight w:val="0"/>
      <w:marTop w:val="0"/>
      <w:marBottom w:val="0"/>
      <w:divBdr>
        <w:top w:val="none" w:sz="0" w:space="0" w:color="auto"/>
        <w:left w:val="none" w:sz="0" w:space="0" w:color="auto"/>
        <w:bottom w:val="none" w:sz="0" w:space="0" w:color="auto"/>
        <w:right w:val="none" w:sz="0" w:space="0" w:color="auto"/>
      </w:divBdr>
    </w:div>
    <w:div w:id="585185114">
      <w:bodyDiv w:val="1"/>
      <w:marLeft w:val="0"/>
      <w:marRight w:val="0"/>
      <w:marTop w:val="0"/>
      <w:marBottom w:val="0"/>
      <w:divBdr>
        <w:top w:val="none" w:sz="0" w:space="0" w:color="auto"/>
        <w:left w:val="none" w:sz="0" w:space="0" w:color="auto"/>
        <w:bottom w:val="none" w:sz="0" w:space="0" w:color="auto"/>
        <w:right w:val="none" w:sz="0" w:space="0" w:color="auto"/>
      </w:divBdr>
    </w:div>
    <w:div w:id="585571919">
      <w:bodyDiv w:val="1"/>
      <w:marLeft w:val="0"/>
      <w:marRight w:val="0"/>
      <w:marTop w:val="0"/>
      <w:marBottom w:val="0"/>
      <w:divBdr>
        <w:top w:val="none" w:sz="0" w:space="0" w:color="auto"/>
        <w:left w:val="none" w:sz="0" w:space="0" w:color="auto"/>
        <w:bottom w:val="none" w:sz="0" w:space="0" w:color="auto"/>
        <w:right w:val="none" w:sz="0" w:space="0" w:color="auto"/>
      </w:divBdr>
    </w:div>
    <w:div w:id="593251342">
      <w:bodyDiv w:val="1"/>
      <w:marLeft w:val="0"/>
      <w:marRight w:val="0"/>
      <w:marTop w:val="0"/>
      <w:marBottom w:val="0"/>
      <w:divBdr>
        <w:top w:val="none" w:sz="0" w:space="0" w:color="auto"/>
        <w:left w:val="none" w:sz="0" w:space="0" w:color="auto"/>
        <w:bottom w:val="none" w:sz="0" w:space="0" w:color="auto"/>
        <w:right w:val="none" w:sz="0" w:space="0" w:color="auto"/>
      </w:divBdr>
    </w:div>
    <w:div w:id="593707041">
      <w:bodyDiv w:val="1"/>
      <w:marLeft w:val="0"/>
      <w:marRight w:val="0"/>
      <w:marTop w:val="0"/>
      <w:marBottom w:val="0"/>
      <w:divBdr>
        <w:top w:val="none" w:sz="0" w:space="0" w:color="auto"/>
        <w:left w:val="none" w:sz="0" w:space="0" w:color="auto"/>
        <w:bottom w:val="none" w:sz="0" w:space="0" w:color="auto"/>
        <w:right w:val="none" w:sz="0" w:space="0" w:color="auto"/>
      </w:divBdr>
    </w:div>
    <w:div w:id="594628821">
      <w:bodyDiv w:val="1"/>
      <w:marLeft w:val="0"/>
      <w:marRight w:val="0"/>
      <w:marTop w:val="0"/>
      <w:marBottom w:val="0"/>
      <w:divBdr>
        <w:top w:val="none" w:sz="0" w:space="0" w:color="auto"/>
        <w:left w:val="none" w:sz="0" w:space="0" w:color="auto"/>
        <w:bottom w:val="none" w:sz="0" w:space="0" w:color="auto"/>
        <w:right w:val="none" w:sz="0" w:space="0" w:color="auto"/>
      </w:divBdr>
    </w:div>
    <w:div w:id="595093861">
      <w:bodyDiv w:val="1"/>
      <w:marLeft w:val="0"/>
      <w:marRight w:val="0"/>
      <w:marTop w:val="0"/>
      <w:marBottom w:val="0"/>
      <w:divBdr>
        <w:top w:val="none" w:sz="0" w:space="0" w:color="auto"/>
        <w:left w:val="none" w:sz="0" w:space="0" w:color="auto"/>
        <w:bottom w:val="none" w:sz="0" w:space="0" w:color="auto"/>
        <w:right w:val="none" w:sz="0" w:space="0" w:color="auto"/>
      </w:divBdr>
    </w:div>
    <w:div w:id="597370896">
      <w:bodyDiv w:val="1"/>
      <w:marLeft w:val="0"/>
      <w:marRight w:val="0"/>
      <w:marTop w:val="0"/>
      <w:marBottom w:val="0"/>
      <w:divBdr>
        <w:top w:val="none" w:sz="0" w:space="0" w:color="auto"/>
        <w:left w:val="none" w:sz="0" w:space="0" w:color="auto"/>
        <w:bottom w:val="none" w:sz="0" w:space="0" w:color="auto"/>
        <w:right w:val="none" w:sz="0" w:space="0" w:color="auto"/>
      </w:divBdr>
    </w:div>
    <w:div w:id="600722286">
      <w:bodyDiv w:val="1"/>
      <w:marLeft w:val="0"/>
      <w:marRight w:val="0"/>
      <w:marTop w:val="0"/>
      <w:marBottom w:val="0"/>
      <w:divBdr>
        <w:top w:val="none" w:sz="0" w:space="0" w:color="auto"/>
        <w:left w:val="none" w:sz="0" w:space="0" w:color="auto"/>
        <w:bottom w:val="none" w:sz="0" w:space="0" w:color="auto"/>
        <w:right w:val="none" w:sz="0" w:space="0" w:color="auto"/>
      </w:divBdr>
    </w:div>
    <w:div w:id="600917856">
      <w:bodyDiv w:val="1"/>
      <w:marLeft w:val="0"/>
      <w:marRight w:val="0"/>
      <w:marTop w:val="0"/>
      <w:marBottom w:val="0"/>
      <w:divBdr>
        <w:top w:val="none" w:sz="0" w:space="0" w:color="auto"/>
        <w:left w:val="none" w:sz="0" w:space="0" w:color="auto"/>
        <w:bottom w:val="none" w:sz="0" w:space="0" w:color="auto"/>
        <w:right w:val="none" w:sz="0" w:space="0" w:color="auto"/>
      </w:divBdr>
    </w:div>
    <w:div w:id="602420509">
      <w:bodyDiv w:val="1"/>
      <w:marLeft w:val="0"/>
      <w:marRight w:val="0"/>
      <w:marTop w:val="0"/>
      <w:marBottom w:val="0"/>
      <w:divBdr>
        <w:top w:val="none" w:sz="0" w:space="0" w:color="auto"/>
        <w:left w:val="none" w:sz="0" w:space="0" w:color="auto"/>
        <w:bottom w:val="none" w:sz="0" w:space="0" w:color="auto"/>
        <w:right w:val="none" w:sz="0" w:space="0" w:color="auto"/>
      </w:divBdr>
    </w:div>
    <w:div w:id="602955841">
      <w:bodyDiv w:val="1"/>
      <w:marLeft w:val="0"/>
      <w:marRight w:val="0"/>
      <w:marTop w:val="0"/>
      <w:marBottom w:val="0"/>
      <w:divBdr>
        <w:top w:val="none" w:sz="0" w:space="0" w:color="auto"/>
        <w:left w:val="none" w:sz="0" w:space="0" w:color="auto"/>
        <w:bottom w:val="none" w:sz="0" w:space="0" w:color="auto"/>
        <w:right w:val="none" w:sz="0" w:space="0" w:color="auto"/>
      </w:divBdr>
    </w:div>
    <w:div w:id="604920577">
      <w:bodyDiv w:val="1"/>
      <w:marLeft w:val="0"/>
      <w:marRight w:val="0"/>
      <w:marTop w:val="0"/>
      <w:marBottom w:val="0"/>
      <w:divBdr>
        <w:top w:val="none" w:sz="0" w:space="0" w:color="auto"/>
        <w:left w:val="none" w:sz="0" w:space="0" w:color="auto"/>
        <w:bottom w:val="none" w:sz="0" w:space="0" w:color="auto"/>
        <w:right w:val="none" w:sz="0" w:space="0" w:color="auto"/>
      </w:divBdr>
    </w:div>
    <w:div w:id="605312383">
      <w:bodyDiv w:val="1"/>
      <w:marLeft w:val="0"/>
      <w:marRight w:val="0"/>
      <w:marTop w:val="0"/>
      <w:marBottom w:val="0"/>
      <w:divBdr>
        <w:top w:val="none" w:sz="0" w:space="0" w:color="auto"/>
        <w:left w:val="none" w:sz="0" w:space="0" w:color="auto"/>
        <w:bottom w:val="none" w:sz="0" w:space="0" w:color="auto"/>
        <w:right w:val="none" w:sz="0" w:space="0" w:color="auto"/>
      </w:divBdr>
    </w:div>
    <w:div w:id="609094509">
      <w:bodyDiv w:val="1"/>
      <w:marLeft w:val="0"/>
      <w:marRight w:val="0"/>
      <w:marTop w:val="0"/>
      <w:marBottom w:val="0"/>
      <w:divBdr>
        <w:top w:val="none" w:sz="0" w:space="0" w:color="auto"/>
        <w:left w:val="none" w:sz="0" w:space="0" w:color="auto"/>
        <w:bottom w:val="none" w:sz="0" w:space="0" w:color="auto"/>
        <w:right w:val="none" w:sz="0" w:space="0" w:color="auto"/>
      </w:divBdr>
    </w:div>
    <w:div w:id="610284710">
      <w:bodyDiv w:val="1"/>
      <w:marLeft w:val="0"/>
      <w:marRight w:val="0"/>
      <w:marTop w:val="0"/>
      <w:marBottom w:val="0"/>
      <w:divBdr>
        <w:top w:val="none" w:sz="0" w:space="0" w:color="auto"/>
        <w:left w:val="none" w:sz="0" w:space="0" w:color="auto"/>
        <w:bottom w:val="none" w:sz="0" w:space="0" w:color="auto"/>
        <w:right w:val="none" w:sz="0" w:space="0" w:color="auto"/>
      </w:divBdr>
    </w:div>
    <w:div w:id="613945978">
      <w:bodyDiv w:val="1"/>
      <w:marLeft w:val="0"/>
      <w:marRight w:val="0"/>
      <w:marTop w:val="0"/>
      <w:marBottom w:val="0"/>
      <w:divBdr>
        <w:top w:val="none" w:sz="0" w:space="0" w:color="auto"/>
        <w:left w:val="none" w:sz="0" w:space="0" w:color="auto"/>
        <w:bottom w:val="none" w:sz="0" w:space="0" w:color="auto"/>
        <w:right w:val="none" w:sz="0" w:space="0" w:color="auto"/>
      </w:divBdr>
    </w:div>
    <w:div w:id="615139080">
      <w:bodyDiv w:val="1"/>
      <w:marLeft w:val="0"/>
      <w:marRight w:val="0"/>
      <w:marTop w:val="0"/>
      <w:marBottom w:val="0"/>
      <w:divBdr>
        <w:top w:val="none" w:sz="0" w:space="0" w:color="auto"/>
        <w:left w:val="none" w:sz="0" w:space="0" w:color="auto"/>
        <w:bottom w:val="none" w:sz="0" w:space="0" w:color="auto"/>
        <w:right w:val="none" w:sz="0" w:space="0" w:color="auto"/>
      </w:divBdr>
    </w:div>
    <w:div w:id="621226342">
      <w:bodyDiv w:val="1"/>
      <w:marLeft w:val="0"/>
      <w:marRight w:val="0"/>
      <w:marTop w:val="0"/>
      <w:marBottom w:val="0"/>
      <w:divBdr>
        <w:top w:val="none" w:sz="0" w:space="0" w:color="auto"/>
        <w:left w:val="none" w:sz="0" w:space="0" w:color="auto"/>
        <w:bottom w:val="none" w:sz="0" w:space="0" w:color="auto"/>
        <w:right w:val="none" w:sz="0" w:space="0" w:color="auto"/>
      </w:divBdr>
    </w:div>
    <w:div w:id="627862274">
      <w:bodyDiv w:val="1"/>
      <w:marLeft w:val="0"/>
      <w:marRight w:val="0"/>
      <w:marTop w:val="0"/>
      <w:marBottom w:val="0"/>
      <w:divBdr>
        <w:top w:val="none" w:sz="0" w:space="0" w:color="auto"/>
        <w:left w:val="none" w:sz="0" w:space="0" w:color="auto"/>
        <w:bottom w:val="none" w:sz="0" w:space="0" w:color="auto"/>
        <w:right w:val="none" w:sz="0" w:space="0" w:color="auto"/>
      </w:divBdr>
    </w:div>
    <w:div w:id="642782426">
      <w:bodyDiv w:val="1"/>
      <w:marLeft w:val="0"/>
      <w:marRight w:val="0"/>
      <w:marTop w:val="0"/>
      <w:marBottom w:val="0"/>
      <w:divBdr>
        <w:top w:val="none" w:sz="0" w:space="0" w:color="auto"/>
        <w:left w:val="none" w:sz="0" w:space="0" w:color="auto"/>
        <w:bottom w:val="none" w:sz="0" w:space="0" w:color="auto"/>
        <w:right w:val="none" w:sz="0" w:space="0" w:color="auto"/>
      </w:divBdr>
    </w:div>
    <w:div w:id="646591525">
      <w:bodyDiv w:val="1"/>
      <w:marLeft w:val="0"/>
      <w:marRight w:val="0"/>
      <w:marTop w:val="0"/>
      <w:marBottom w:val="0"/>
      <w:divBdr>
        <w:top w:val="none" w:sz="0" w:space="0" w:color="auto"/>
        <w:left w:val="none" w:sz="0" w:space="0" w:color="auto"/>
        <w:bottom w:val="none" w:sz="0" w:space="0" w:color="auto"/>
        <w:right w:val="none" w:sz="0" w:space="0" w:color="auto"/>
      </w:divBdr>
      <w:divsChild>
        <w:div w:id="1139418707">
          <w:marLeft w:val="0"/>
          <w:marRight w:val="0"/>
          <w:marTop w:val="0"/>
          <w:marBottom w:val="0"/>
          <w:divBdr>
            <w:top w:val="none" w:sz="0" w:space="0" w:color="auto"/>
            <w:left w:val="none" w:sz="0" w:space="0" w:color="auto"/>
            <w:bottom w:val="none" w:sz="0" w:space="0" w:color="auto"/>
            <w:right w:val="none" w:sz="0" w:space="0" w:color="auto"/>
          </w:divBdr>
        </w:div>
        <w:div w:id="1792818965">
          <w:marLeft w:val="0"/>
          <w:marRight w:val="0"/>
          <w:marTop w:val="0"/>
          <w:marBottom w:val="0"/>
          <w:divBdr>
            <w:top w:val="none" w:sz="0" w:space="0" w:color="auto"/>
            <w:left w:val="none" w:sz="0" w:space="0" w:color="auto"/>
            <w:bottom w:val="none" w:sz="0" w:space="0" w:color="auto"/>
            <w:right w:val="none" w:sz="0" w:space="0" w:color="auto"/>
          </w:divBdr>
        </w:div>
      </w:divsChild>
    </w:div>
    <w:div w:id="647787308">
      <w:bodyDiv w:val="1"/>
      <w:marLeft w:val="0"/>
      <w:marRight w:val="0"/>
      <w:marTop w:val="0"/>
      <w:marBottom w:val="0"/>
      <w:divBdr>
        <w:top w:val="none" w:sz="0" w:space="0" w:color="auto"/>
        <w:left w:val="none" w:sz="0" w:space="0" w:color="auto"/>
        <w:bottom w:val="none" w:sz="0" w:space="0" w:color="auto"/>
        <w:right w:val="none" w:sz="0" w:space="0" w:color="auto"/>
      </w:divBdr>
    </w:div>
    <w:div w:id="649403080">
      <w:bodyDiv w:val="1"/>
      <w:marLeft w:val="0"/>
      <w:marRight w:val="0"/>
      <w:marTop w:val="0"/>
      <w:marBottom w:val="0"/>
      <w:divBdr>
        <w:top w:val="none" w:sz="0" w:space="0" w:color="auto"/>
        <w:left w:val="none" w:sz="0" w:space="0" w:color="auto"/>
        <w:bottom w:val="none" w:sz="0" w:space="0" w:color="auto"/>
        <w:right w:val="none" w:sz="0" w:space="0" w:color="auto"/>
      </w:divBdr>
    </w:div>
    <w:div w:id="650065020">
      <w:bodyDiv w:val="1"/>
      <w:marLeft w:val="0"/>
      <w:marRight w:val="0"/>
      <w:marTop w:val="0"/>
      <w:marBottom w:val="0"/>
      <w:divBdr>
        <w:top w:val="none" w:sz="0" w:space="0" w:color="auto"/>
        <w:left w:val="none" w:sz="0" w:space="0" w:color="auto"/>
        <w:bottom w:val="none" w:sz="0" w:space="0" w:color="auto"/>
        <w:right w:val="none" w:sz="0" w:space="0" w:color="auto"/>
      </w:divBdr>
    </w:div>
    <w:div w:id="654576299">
      <w:bodyDiv w:val="1"/>
      <w:marLeft w:val="0"/>
      <w:marRight w:val="0"/>
      <w:marTop w:val="0"/>
      <w:marBottom w:val="0"/>
      <w:divBdr>
        <w:top w:val="none" w:sz="0" w:space="0" w:color="auto"/>
        <w:left w:val="none" w:sz="0" w:space="0" w:color="auto"/>
        <w:bottom w:val="none" w:sz="0" w:space="0" w:color="auto"/>
        <w:right w:val="none" w:sz="0" w:space="0" w:color="auto"/>
      </w:divBdr>
    </w:div>
    <w:div w:id="656569326">
      <w:bodyDiv w:val="1"/>
      <w:marLeft w:val="0"/>
      <w:marRight w:val="0"/>
      <w:marTop w:val="0"/>
      <w:marBottom w:val="0"/>
      <w:divBdr>
        <w:top w:val="none" w:sz="0" w:space="0" w:color="auto"/>
        <w:left w:val="none" w:sz="0" w:space="0" w:color="auto"/>
        <w:bottom w:val="none" w:sz="0" w:space="0" w:color="auto"/>
        <w:right w:val="none" w:sz="0" w:space="0" w:color="auto"/>
      </w:divBdr>
    </w:div>
    <w:div w:id="659424528">
      <w:bodyDiv w:val="1"/>
      <w:marLeft w:val="0"/>
      <w:marRight w:val="0"/>
      <w:marTop w:val="0"/>
      <w:marBottom w:val="0"/>
      <w:divBdr>
        <w:top w:val="none" w:sz="0" w:space="0" w:color="auto"/>
        <w:left w:val="none" w:sz="0" w:space="0" w:color="auto"/>
        <w:bottom w:val="none" w:sz="0" w:space="0" w:color="auto"/>
        <w:right w:val="none" w:sz="0" w:space="0" w:color="auto"/>
      </w:divBdr>
    </w:div>
    <w:div w:id="665328193">
      <w:bodyDiv w:val="1"/>
      <w:marLeft w:val="0"/>
      <w:marRight w:val="0"/>
      <w:marTop w:val="0"/>
      <w:marBottom w:val="0"/>
      <w:divBdr>
        <w:top w:val="none" w:sz="0" w:space="0" w:color="auto"/>
        <w:left w:val="none" w:sz="0" w:space="0" w:color="auto"/>
        <w:bottom w:val="none" w:sz="0" w:space="0" w:color="auto"/>
        <w:right w:val="none" w:sz="0" w:space="0" w:color="auto"/>
      </w:divBdr>
    </w:div>
    <w:div w:id="668022651">
      <w:bodyDiv w:val="1"/>
      <w:marLeft w:val="0"/>
      <w:marRight w:val="0"/>
      <w:marTop w:val="0"/>
      <w:marBottom w:val="0"/>
      <w:divBdr>
        <w:top w:val="none" w:sz="0" w:space="0" w:color="auto"/>
        <w:left w:val="none" w:sz="0" w:space="0" w:color="auto"/>
        <w:bottom w:val="none" w:sz="0" w:space="0" w:color="auto"/>
        <w:right w:val="none" w:sz="0" w:space="0" w:color="auto"/>
      </w:divBdr>
    </w:div>
    <w:div w:id="668630837">
      <w:bodyDiv w:val="1"/>
      <w:marLeft w:val="0"/>
      <w:marRight w:val="0"/>
      <w:marTop w:val="0"/>
      <w:marBottom w:val="0"/>
      <w:divBdr>
        <w:top w:val="none" w:sz="0" w:space="0" w:color="auto"/>
        <w:left w:val="none" w:sz="0" w:space="0" w:color="auto"/>
        <w:bottom w:val="none" w:sz="0" w:space="0" w:color="auto"/>
        <w:right w:val="none" w:sz="0" w:space="0" w:color="auto"/>
      </w:divBdr>
    </w:div>
    <w:div w:id="670371065">
      <w:bodyDiv w:val="1"/>
      <w:marLeft w:val="0"/>
      <w:marRight w:val="0"/>
      <w:marTop w:val="0"/>
      <w:marBottom w:val="0"/>
      <w:divBdr>
        <w:top w:val="none" w:sz="0" w:space="0" w:color="auto"/>
        <w:left w:val="none" w:sz="0" w:space="0" w:color="auto"/>
        <w:bottom w:val="none" w:sz="0" w:space="0" w:color="auto"/>
        <w:right w:val="none" w:sz="0" w:space="0" w:color="auto"/>
      </w:divBdr>
    </w:div>
    <w:div w:id="672418838">
      <w:bodyDiv w:val="1"/>
      <w:marLeft w:val="0"/>
      <w:marRight w:val="0"/>
      <w:marTop w:val="0"/>
      <w:marBottom w:val="0"/>
      <w:divBdr>
        <w:top w:val="none" w:sz="0" w:space="0" w:color="auto"/>
        <w:left w:val="none" w:sz="0" w:space="0" w:color="auto"/>
        <w:bottom w:val="none" w:sz="0" w:space="0" w:color="auto"/>
        <w:right w:val="none" w:sz="0" w:space="0" w:color="auto"/>
      </w:divBdr>
    </w:div>
    <w:div w:id="674921311">
      <w:bodyDiv w:val="1"/>
      <w:marLeft w:val="0"/>
      <w:marRight w:val="0"/>
      <w:marTop w:val="0"/>
      <w:marBottom w:val="0"/>
      <w:divBdr>
        <w:top w:val="none" w:sz="0" w:space="0" w:color="auto"/>
        <w:left w:val="none" w:sz="0" w:space="0" w:color="auto"/>
        <w:bottom w:val="none" w:sz="0" w:space="0" w:color="auto"/>
        <w:right w:val="none" w:sz="0" w:space="0" w:color="auto"/>
      </w:divBdr>
    </w:div>
    <w:div w:id="675112522">
      <w:bodyDiv w:val="1"/>
      <w:marLeft w:val="0"/>
      <w:marRight w:val="0"/>
      <w:marTop w:val="0"/>
      <w:marBottom w:val="0"/>
      <w:divBdr>
        <w:top w:val="none" w:sz="0" w:space="0" w:color="auto"/>
        <w:left w:val="none" w:sz="0" w:space="0" w:color="auto"/>
        <w:bottom w:val="none" w:sz="0" w:space="0" w:color="auto"/>
        <w:right w:val="none" w:sz="0" w:space="0" w:color="auto"/>
      </w:divBdr>
    </w:div>
    <w:div w:id="676346370">
      <w:bodyDiv w:val="1"/>
      <w:marLeft w:val="0"/>
      <w:marRight w:val="0"/>
      <w:marTop w:val="0"/>
      <w:marBottom w:val="0"/>
      <w:divBdr>
        <w:top w:val="none" w:sz="0" w:space="0" w:color="auto"/>
        <w:left w:val="none" w:sz="0" w:space="0" w:color="auto"/>
        <w:bottom w:val="none" w:sz="0" w:space="0" w:color="auto"/>
        <w:right w:val="none" w:sz="0" w:space="0" w:color="auto"/>
      </w:divBdr>
    </w:div>
    <w:div w:id="678695626">
      <w:bodyDiv w:val="1"/>
      <w:marLeft w:val="0"/>
      <w:marRight w:val="0"/>
      <w:marTop w:val="0"/>
      <w:marBottom w:val="0"/>
      <w:divBdr>
        <w:top w:val="none" w:sz="0" w:space="0" w:color="auto"/>
        <w:left w:val="none" w:sz="0" w:space="0" w:color="auto"/>
        <w:bottom w:val="none" w:sz="0" w:space="0" w:color="auto"/>
        <w:right w:val="none" w:sz="0" w:space="0" w:color="auto"/>
      </w:divBdr>
    </w:div>
    <w:div w:id="680622713">
      <w:bodyDiv w:val="1"/>
      <w:marLeft w:val="0"/>
      <w:marRight w:val="0"/>
      <w:marTop w:val="0"/>
      <w:marBottom w:val="0"/>
      <w:divBdr>
        <w:top w:val="none" w:sz="0" w:space="0" w:color="auto"/>
        <w:left w:val="none" w:sz="0" w:space="0" w:color="auto"/>
        <w:bottom w:val="none" w:sz="0" w:space="0" w:color="auto"/>
        <w:right w:val="none" w:sz="0" w:space="0" w:color="auto"/>
      </w:divBdr>
    </w:div>
    <w:div w:id="685058859">
      <w:bodyDiv w:val="1"/>
      <w:marLeft w:val="0"/>
      <w:marRight w:val="0"/>
      <w:marTop w:val="0"/>
      <w:marBottom w:val="0"/>
      <w:divBdr>
        <w:top w:val="none" w:sz="0" w:space="0" w:color="auto"/>
        <w:left w:val="none" w:sz="0" w:space="0" w:color="auto"/>
        <w:bottom w:val="none" w:sz="0" w:space="0" w:color="auto"/>
        <w:right w:val="none" w:sz="0" w:space="0" w:color="auto"/>
      </w:divBdr>
    </w:div>
    <w:div w:id="688481890">
      <w:bodyDiv w:val="1"/>
      <w:marLeft w:val="0"/>
      <w:marRight w:val="0"/>
      <w:marTop w:val="0"/>
      <w:marBottom w:val="0"/>
      <w:divBdr>
        <w:top w:val="none" w:sz="0" w:space="0" w:color="auto"/>
        <w:left w:val="none" w:sz="0" w:space="0" w:color="auto"/>
        <w:bottom w:val="none" w:sz="0" w:space="0" w:color="auto"/>
        <w:right w:val="none" w:sz="0" w:space="0" w:color="auto"/>
      </w:divBdr>
    </w:div>
    <w:div w:id="694774073">
      <w:bodyDiv w:val="1"/>
      <w:marLeft w:val="0"/>
      <w:marRight w:val="0"/>
      <w:marTop w:val="0"/>
      <w:marBottom w:val="0"/>
      <w:divBdr>
        <w:top w:val="none" w:sz="0" w:space="0" w:color="auto"/>
        <w:left w:val="none" w:sz="0" w:space="0" w:color="auto"/>
        <w:bottom w:val="none" w:sz="0" w:space="0" w:color="auto"/>
        <w:right w:val="none" w:sz="0" w:space="0" w:color="auto"/>
      </w:divBdr>
    </w:div>
    <w:div w:id="695155975">
      <w:bodyDiv w:val="1"/>
      <w:marLeft w:val="0"/>
      <w:marRight w:val="0"/>
      <w:marTop w:val="0"/>
      <w:marBottom w:val="0"/>
      <w:divBdr>
        <w:top w:val="none" w:sz="0" w:space="0" w:color="auto"/>
        <w:left w:val="none" w:sz="0" w:space="0" w:color="auto"/>
        <w:bottom w:val="none" w:sz="0" w:space="0" w:color="auto"/>
        <w:right w:val="none" w:sz="0" w:space="0" w:color="auto"/>
      </w:divBdr>
    </w:div>
    <w:div w:id="701132995">
      <w:bodyDiv w:val="1"/>
      <w:marLeft w:val="0"/>
      <w:marRight w:val="0"/>
      <w:marTop w:val="0"/>
      <w:marBottom w:val="0"/>
      <w:divBdr>
        <w:top w:val="none" w:sz="0" w:space="0" w:color="auto"/>
        <w:left w:val="none" w:sz="0" w:space="0" w:color="auto"/>
        <w:bottom w:val="none" w:sz="0" w:space="0" w:color="auto"/>
        <w:right w:val="none" w:sz="0" w:space="0" w:color="auto"/>
      </w:divBdr>
    </w:div>
    <w:div w:id="703940670">
      <w:bodyDiv w:val="1"/>
      <w:marLeft w:val="0"/>
      <w:marRight w:val="0"/>
      <w:marTop w:val="0"/>
      <w:marBottom w:val="0"/>
      <w:divBdr>
        <w:top w:val="none" w:sz="0" w:space="0" w:color="auto"/>
        <w:left w:val="none" w:sz="0" w:space="0" w:color="auto"/>
        <w:bottom w:val="none" w:sz="0" w:space="0" w:color="auto"/>
        <w:right w:val="none" w:sz="0" w:space="0" w:color="auto"/>
      </w:divBdr>
    </w:div>
    <w:div w:id="704449364">
      <w:bodyDiv w:val="1"/>
      <w:marLeft w:val="0"/>
      <w:marRight w:val="0"/>
      <w:marTop w:val="0"/>
      <w:marBottom w:val="0"/>
      <w:divBdr>
        <w:top w:val="none" w:sz="0" w:space="0" w:color="auto"/>
        <w:left w:val="none" w:sz="0" w:space="0" w:color="auto"/>
        <w:bottom w:val="none" w:sz="0" w:space="0" w:color="auto"/>
        <w:right w:val="none" w:sz="0" w:space="0" w:color="auto"/>
      </w:divBdr>
    </w:div>
    <w:div w:id="718086873">
      <w:bodyDiv w:val="1"/>
      <w:marLeft w:val="0"/>
      <w:marRight w:val="0"/>
      <w:marTop w:val="0"/>
      <w:marBottom w:val="0"/>
      <w:divBdr>
        <w:top w:val="none" w:sz="0" w:space="0" w:color="auto"/>
        <w:left w:val="none" w:sz="0" w:space="0" w:color="auto"/>
        <w:bottom w:val="none" w:sz="0" w:space="0" w:color="auto"/>
        <w:right w:val="none" w:sz="0" w:space="0" w:color="auto"/>
      </w:divBdr>
    </w:div>
    <w:div w:id="720137306">
      <w:bodyDiv w:val="1"/>
      <w:marLeft w:val="0"/>
      <w:marRight w:val="0"/>
      <w:marTop w:val="0"/>
      <w:marBottom w:val="0"/>
      <w:divBdr>
        <w:top w:val="none" w:sz="0" w:space="0" w:color="auto"/>
        <w:left w:val="none" w:sz="0" w:space="0" w:color="auto"/>
        <w:bottom w:val="none" w:sz="0" w:space="0" w:color="auto"/>
        <w:right w:val="none" w:sz="0" w:space="0" w:color="auto"/>
      </w:divBdr>
    </w:div>
    <w:div w:id="722101097">
      <w:bodyDiv w:val="1"/>
      <w:marLeft w:val="0"/>
      <w:marRight w:val="0"/>
      <w:marTop w:val="0"/>
      <w:marBottom w:val="0"/>
      <w:divBdr>
        <w:top w:val="none" w:sz="0" w:space="0" w:color="auto"/>
        <w:left w:val="none" w:sz="0" w:space="0" w:color="auto"/>
        <w:bottom w:val="none" w:sz="0" w:space="0" w:color="auto"/>
        <w:right w:val="none" w:sz="0" w:space="0" w:color="auto"/>
      </w:divBdr>
    </w:div>
    <w:div w:id="731196670">
      <w:bodyDiv w:val="1"/>
      <w:marLeft w:val="0"/>
      <w:marRight w:val="0"/>
      <w:marTop w:val="0"/>
      <w:marBottom w:val="0"/>
      <w:divBdr>
        <w:top w:val="none" w:sz="0" w:space="0" w:color="auto"/>
        <w:left w:val="none" w:sz="0" w:space="0" w:color="auto"/>
        <w:bottom w:val="none" w:sz="0" w:space="0" w:color="auto"/>
        <w:right w:val="none" w:sz="0" w:space="0" w:color="auto"/>
      </w:divBdr>
    </w:div>
    <w:div w:id="731464045">
      <w:bodyDiv w:val="1"/>
      <w:marLeft w:val="0"/>
      <w:marRight w:val="0"/>
      <w:marTop w:val="0"/>
      <w:marBottom w:val="0"/>
      <w:divBdr>
        <w:top w:val="none" w:sz="0" w:space="0" w:color="auto"/>
        <w:left w:val="none" w:sz="0" w:space="0" w:color="auto"/>
        <w:bottom w:val="none" w:sz="0" w:space="0" w:color="auto"/>
        <w:right w:val="none" w:sz="0" w:space="0" w:color="auto"/>
      </w:divBdr>
    </w:div>
    <w:div w:id="732696042">
      <w:bodyDiv w:val="1"/>
      <w:marLeft w:val="0"/>
      <w:marRight w:val="0"/>
      <w:marTop w:val="0"/>
      <w:marBottom w:val="0"/>
      <w:divBdr>
        <w:top w:val="none" w:sz="0" w:space="0" w:color="auto"/>
        <w:left w:val="none" w:sz="0" w:space="0" w:color="auto"/>
        <w:bottom w:val="none" w:sz="0" w:space="0" w:color="auto"/>
        <w:right w:val="none" w:sz="0" w:space="0" w:color="auto"/>
      </w:divBdr>
    </w:div>
    <w:div w:id="733744885">
      <w:bodyDiv w:val="1"/>
      <w:marLeft w:val="0"/>
      <w:marRight w:val="0"/>
      <w:marTop w:val="0"/>
      <w:marBottom w:val="0"/>
      <w:divBdr>
        <w:top w:val="none" w:sz="0" w:space="0" w:color="auto"/>
        <w:left w:val="none" w:sz="0" w:space="0" w:color="auto"/>
        <w:bottom w:val="none" w:sz="0" w:space="0" w:color="auto"/>
        <w:right w:val="none" w:sz="0" w:space="0" w:color="auto"/>
      </w:divBdr>
    </w:div>
    <w:div w:id="738401919">
      <w:bodyDiv w:val="1"/>
      <w:marLeft w:val="0"/>
      <w:marRight w:val="0"/>
      <w:marTop w:val="0"/>
      <w:marBottom w:val="0"/>
      <w:divBdr>
        <w:top w:val="none" w:sz="0" w:space="0" w:color="auto"/>
        <w:left w:val="none" w:sz="0" w:space="0" w:color="auto"/>
        <w:bottom w:val="none" w:sz="0" w:space="0" w:color="auto"/>
        <w:right w:val="none" w:sz="0" w:space="0" w:color="auto"/>
      </w:divBdr>
    </w:div>
    <w:div w:id="742726726">
      <w:bodyDiv w:val="1"/>
      <w:marLeft w:val="0"/>
      <w:marRight w:val="0"/>
      <w:marTop w:val="0"/>
      <w:marBottom w:val="0"/>
      <w:divBdr>
        <w:top w:val="none" w:sz="0" w:space="0" w:color="auto"/>
        <w:left w:val="none" w:sz="0" w:space="0" w:color="auto"/>
        <w:bottom w:val="none" w:sz="0" w:space="0" w:color="auto"/>
        <w:right w:val="none" w:sz="0" w:space="0" w:color="auto"/>
      </w:divBdr>
      <w:divsChild>
        <w:div w:id="280115715">
          <w:marLeft w:val="0"/>
          <w:marRight w:val="0"/>
          <w:marTop w:val="0"/>
          <w:marBottom w:val="0"/>
          <w:divBdr>
            <w:top w:val="none" w:sz="0" w:space="0" w:color="auto"/>
            <w:left w:val="none" w:sz="0" w:space="0" w:color="auto"/>
            <w:bottom w:val="none" w:sz="0" w:space="0" w:color="auto"/>
            <w:right w:val="none" w:sz="0" w:space="0" w:color="auto"/>
          </w:divBdr>
          <w:divsChild>
            <w:div w:id="346559496">
              <w:marLeft w:val="0"/>
              <w:marRight w:val="0"/>
              <w:marTop w:val="0"/>
              <w:marBottom w:val="0"/>
              <w:divBdr>
                <w:top w:val="none" w:sz="0" w:space="0" w:color="auto"/>
                <w:left w:val="none" w:sz="0" w:space="0" w:color="auto"/>
                <w:bottom w:val="none" w:sz="0" w:space="0" w:color="auto"/>
                <w:right w:val="none" w:sz="0" w:space="0" w:color="auto"/>
              </w:divBdr>
              <w:divsChild>
                <w:div w:id="98955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2968646">
      <w:bodyDiv w:val="1"/>
      <w:marLeft w:val="0"/>
      <w:marRight w:val="0"/>
      <w:marTop w:val="0"/>
      <w:marBottom w:val="0"/>
      <w:divBdr>
        <w:top w:val="none" w:sz="0" w:space="0" w:color="auto"/>
        <w:left w:val="none" w:sz="0" w:space="0" w:color="auto"/>
        <w:bottom w:val="none" w:sz="0" w:space="0" w:color="auto"/>
        <w:right w:val="none" w:sz="0" w:space="0" w:color="auto"/>
      </w:divBdr>
    </w:div>
    <w:div w:id="758257295">
      <w:bodyDiv w:val="1"/>
      <w:marLeft w:val="0"/>
      <w:marRight w:val="0"/>
      <w:marTop w:val="0"/>
      <w:marBottom w:val="0"/>
      <w:divBdr>
        <w:top w:val="none" w:sz="0" w:space="0" w:color="auto"/>
        <w:left w:val="none" w:sz="0" w:space="0" w:color="auto"/>
        <w:bottom w:val="none" w:sz="0" w:space="0" w:color="auto"/>
        <w:right w:val="none" w:sz="0" w:space="0" w:color="auto"/>
      </w:divBdr>
    </w:div>
    <w:div w:id="762381821">
      <w:bodyDiv w:val="1"/>
      <w:marLeft w:val="0"/>
      <w:marRight w:val="0"/>
      <w:marTop w:val="0"/>
      <w:marBottom w:val="0"/>
      <w:divBdr>
        <w:top w:val="none" w:sz="0" w:space="0" w:color="auto"/>
        <w:left w:val="none" w:sz="0" w:space="0" w:color="auto"/>
        <w:bottom w:val="none" w:sz="0" w:space="0" w:color="auto"/>
        <w:right w:val="none" w:sz="0" w:space="0" w:color="auto"/>
      </w:divBdr>
    </w:div>
    <w:div w:id="771163569">
      <w:bodyDiv w:val="1"/>
      <w:marLeft w:val="0"/>
      <w:marRight w:val="0"/>
      <w:marTop w:val="0"/>
      <w:marBottom w:val="0"/>
      <w:divBdr>
        <w:top w:val="none" w:sz="0" w:space="0" w:color="auto"/>
        <w:left w:val="none" w:sz="0" w:space="0" w:color="auto"/>
        <w:bottom w:val="none" w:sz="0" w:space="0" w:color="auto"/>
        <w:right w:val="none" w:sz="0" w:space="0" w:color="auto"/>
      </w:divBdr>
    </w:div>
    <w:div w:id="771897920">
      <w:bodyDiv w:val="1"/>
      <w:marLeft w:val="0"/>
      <w:marRight w:val="0"/>
      <w:marTop w:val="0"/>
      <w:marBottom w:val="0"/>
      <w:divBdr>
        <w:top w:val="none" w:sz="0" w:space="0" w:color="auto"/>
        <w:left w:val="none" w:sz="0" w:space="0" w:color="auto"/>
        <w:bottom w:val="none" w:sz="0" w:space="0" w:color="auto"/>
        <w:right w:val="none" w:sz="0" w:space="0" w:color="auto"/>
      </w:divBdr>
    </w:div>
    <w:div w:id="778137020">
      <w:bodyDiv w:val="1"/>
      <w:marLeft w:val="0"/>
      <w:marRight w:val="0"/>
      <w:marTop w:val="0"/>
      <w:marBottom w:val="0"/>
      <w:divBdr>
        <w:top w:val="none" w:sz="0" w:space="0" w:color="auto"/>
        <w:left w:val="none" w:sz="0" w:space="0" w:color="auto"/>
        <w:bottom w:val="none" w:sz="0" w:space="0" w:color="auto"/>
        <w:right w:val="none" w:sz="0" w:space="0" w:color="auto"/>
      </w:divBdr>
    </w:div>
    <w:div w:id="780606099">
      <w:bodyDiv w:val="1"/>
      <w:marLeft w:val="0"/>
      <w:marRight w:val="0"/>
      <w:marTop w:val="0"/>
      <w:marBottom w:val="0"/>
      <w:divBdr>
        <w:top w:val="none" w:sz="0" w:space="0" w:color="auto"/>
        <w:left w:val="none" w:sz="0" w:space="0" w:color="auto"/>
        <w:bottom w:val="none" w:sz="0" w:space="0" w:color="auto"/>
        <w:right w:val="none" w:sz="0" w:space="0" w:color="auto"/>
      </w:divBdr>
    </w:div>
    <w:div w:id="781341220">
      <w:bodyDiv w:val="1"/>
      <w:marLeft w:val="0"/>
      <w:marRight w:val="0"/>
      <w:marTop w:val="0"/>
      <w:marBottom w:val="0"/>
      <w:divBdr>
        <w:top w:val="none" w:sz="0" w:space="0" w:color="auto"/>
        <w:left w:val="none" w:sz="0" w:space="0" w:color="auto"/>
        <w:bottom w:val="none" w:sz="0" w:space="0" w:color="auto"/>
        <w:right w:val="none" w:sz="0" w:space="0" w:color="auto"/>
      </w:divBdr>
    </w:div>
    <w:div w:id="782965440">
      <w:bodyDiv w:val="1"/>
      <w:marLeft w:val="0"/>
      <w:marRight w:val="0"/>
      <w:marTop w:val="0"/>
      <w:marBottom w:val="0"/>
      <w:divBdr>
        <w:top w:val="none" w:sz="0" w:space="0" w:color="auto"/>
        <w:left w:val="none" w:sz="0" w:space="0" w:color="auto"/>
        <w:bottom w:val="none" w:sz="0" w:space="0" w:color="auto"/>
        <w:right w:val="none" w:sz="0" w:space="0" w:color="auto"/>
      </w:divBdr>
    </w:div>
    <w:div w:id="784740016">
      <w:bodyDiv w:val="1"/>
      <w:marLeft w:val="0"/>
      <w:marRight w:val="0"/>
      <w:marTop w:val="0"/>
      <w:marBottom w:val="0"/>
      <w:divBdr>
        <w:top w:val="none" w:sz="0" w:space="0" w:color="auto"/>
        <w:left w:val="none" w:sz="0" w:space="0" w:color="auto"/>
        <w:bottom w:val="none" w:sz="0" w:space="0" w:color="auto"/>
        <w:right w:val="none" w:sz="0" w:space="0" w:color="auto"/>
      </w:divBdr>
    </w:div>
    <w:div w:id="785201144">
      <w:bodyDiv w:val="1"/>
      <w:marLeft w:val="0"/>
      <w:marRight w:val="0"/>
      <w:marTop w:val="0"/>
      <w:marBottom w:val="0"/>
      <w:divBdr>
        <w:top w:val="none" w:sz="0" w:space="0" w:color="auto"/>
        <w:left w:val="none" w:sz="0" w:space="0" w:color="auto"/>
        <w:bottom w:val="none" w:sz="0" w:space="0" w:color="auto"/>
        <w:right w:val="none" w:sz="0" w:space="0" w:color="auto"/>
      </w:divBdr>
    </w:div>
    <w:div w:id="787547660">
      <w:bodyDiv w:val="1"/>
      <w:marLeft w:val="0"/>
      <w:marRight w:val="0"/>
      <w:marTop w:val="0"/>
      <w:marBottom w:val="0"/>
      <w:divBdr>
        <w:top w:val="none" w:sz="0" w:space="0" w:color="auto"/>
        <w:left w:val="none" w:sz="0" w:space="0" w:color="auto"/>
        <w:bottom w:val="none" w:sz="0" w:space="0" w:color="auto"/>
        <w:right w:val="none" w:sz="0" w:space="0" w:color="auto"/>
      </w:divBdr>
    </w:div>
    <w:div w:id="789855412">
      <w:bodyDiv w:val="1"/>
      <w:marLeft w:val="0"/>
      <w:marRight w:val="0"/>
      <w:marTop w:val="0"/>
      <w:marBottom w:val="0"/>
      <w:divBdr>
        <w:top w:val="none" w:sz="0" w:space="0" w:color="auto"/>
        <w:left w:val="none" w:sz="0" w:space="0" w:color="auto"/>
        <w:bottom w:val="none" w:sz="0" w:space="0" w:color="auto"/>
        <w:right w:val="none" w:sz="0" w:space="0" w:color="auto"/>
      </w:divBdr>
    </w:div>
    <w:div w:id="800925802">
      <w:bodyDiv w:val="1"/>
      <w:marLeft w:val="0"/>
      <w:marRight w:val="0"/>
      <w:marTop w:val="0"/>
      <w:marBottom w:val="0"/>
      <w:divBdr>
        <w:top w:val="none" w:sz="0" w:space="0" w:color="auto"/>
        <w:left w:val="none" w:sz="0" w:space="0" w:color="auto"/>
        <w:bottom w:val="none" w:sz="0" w:space="0" w:color="auto"/>
        <w:right w:val="none" w:sz="0" w:space="0" w:color="auto"/>
      </w:divBdr>
      <w:divsChild>
        <w:div w:id="1873612115">
          <w:marLeft w:val="0"/>
          <w:marRight w:val="0"/>
          <w:marTop w:val="0"/>
          <w:marBottom w:val="0"/>
          <w:divBdr>
            <w:top w:val="none" w:sz="0" w:space="0" w:color="auto"/>
            <w:left w:val="none" w:sz="0" w:space="0" w:color="auto"/>
            <w:bottom w:val="none" w:sz="0" w:space="0" w:color="auto"/>
            <w:right w:val="none" w:sz="0" w:space="0" w:color="auto"/>
          </w:divBdr>
          <w:divsChild>
            <w:div w:id="1876887452">
              <w:marLeft w:val="0"/>
              <w:marRight w:val="0"/>
              <w:marTop w:val="0"/>
              <w:marBottom w:val="0"/>
              <w:divBdr>
                <w:top w:val="none" w:sz="0" w:space="0" w:color="auto"/>
                <w:left w:val="none" w:sz="0" w:space="0" w:color="auto"/>
                <w:bottom w:val="none" w:sz="0" w:space="0" w:color="auto"/>
                <w:right w:val="none" w:sz="0" w:space="0" w:color="auto"/>
              </w:divBdr>
              <w:divsChild>
                <w:div w:id="1817185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3693649">
      <w:bodyDiv w:val="1"/>
      <w:marLeft w:val="0"/>
      <w:marRight w:val="0"/>
      <w:marTop w:val="0"/>
      <w:marBottom w:val="0"/>
      <w:divBdr>
        <w:top w:val="none" w:sz="0" w:space="0" w:color="auto"/>
        <w:left w:val="none" w:sz="0" w:space="0" w:color="auto"/>
        <w:bottom w:val="none" w:sz="0" w:space="0" w:color="auto"/>
        <w:right w:val="none" w:sz="0" w:space="0" w:color="auto"/>
      </w:divBdr>
    </w:div>
    <w:div w:id="808209824">
      <w:bodyDiv w:val="1"/>
      <w:marLeft w:val="0"/>
      <w:marRight w:val="0"/>
      <w:marTop w:val="0"/>
      <w:marBottom w:val="0"/>
      <w:divBdr>
        <w:top w:val="none" w:sz="0" w:space="0" w:color="auto"/>
        <w:left w:val="none" w:sz="0" w:space="0" w:color="auto"/>
        <w:bottom w:val="none" w:sz="0" w:space="0" w:color="auto"/>
        <w:right w:val="none" w:sz="0" w:space="0" w:color="auto"/>
      </w:divBdr>
      <w:divsChild>
        <w:div w:id="313994488">
          <w:marLeft w:val="0"/>
          <w:marRight w:val="0"/>
          <w:marTop w:val="0"/>
          <w:marBottom w:val="0"/>
          <w:divBdr>
            <w:top w:val="none" w:sz="0" w:space="0" w:color="auto"/>
            <w:left w:val="none" w:sz="0" w:space="0" w:color="auto"/>
            <w:bottom w:val="none" w:sz="0" w:space="0" w:color="auto"/>
            <w:right w:val="none" w:sz="0" w:space="0" w:color="auto"/>
          </w:divBdr>
          <w:divsChild>
            <w:div w:id="2113816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8378">
      <w:bodyDiv w:val="1"/>
      <w:marLeft w:val="0"/>
      <w:marRight w:val="0"/>
      <w:marTop w:val="0"/>
      <w:marBottom w:val="0"/>
      <w:divBdr>
        <w:top w:val="none" w:sz="0" w:space="0" w:color="auto"/>
        <w:left w:val="none" w:sz="0" w:space="0" w:color="auto"/>
        <w:bottom w:val="none" w:sz="0" w:space="0" w:color="auto"/>
        <w:right w:val="none" w:sz="0" w:space="0" w:color="auto"/>
      </w:divBdr>
    </w:div>
    <w:div w:id="814569401">
      <w:bodyDiv w:val="1"/>
      <w:marLeft w:val="0"/>
      <w:marRight w:val="0"/>
      <w:marTop w:val="0"/>
      <w:marBottom w:val="0"/>
      <w:divBdr>
        <w:top w:val="none" w:sz="0" w:space="0" w:color="auto"/>
        <w:left w:val="none" w:sz="0" w:space="0" w:color="auto"/>
        <w:bottom w:val="none" w:sz="0" w:space="0" w:color="auto"/>
        <w:right w:val="none" w:sz="0" w:space="0" w:color="auto"/>
      </w:divBdr>
    </w:div>
    <w:div w:id="825630347">
      <w:bodyDiv w:val="1"/>
      <w:marLeft w:val="0"/>
      <w:marRight w:val="0"/>
      <w:marTop w:val="0"/>
      <w:marBottom w:val="0"/>
      <w:divBdr>
        <w:top w:val="none" w:sz="0" w:space="0" w:color="auto"/>
        <w:left w:val="none" w:sz="0" w:space="0" w:color="auto"/>
        <w:bottom w:val="none" w:sz="0" w:space="0" w:color="auto"/>
        <w:right w:val="none" w:sz="0" w:space="0" w:color="auto"/>
      </w:divBdr>
    </w:div>
    <w:div w:id="825973481">
      <w:bodyDiv w:val="1"/>
      <w:marLeft w:val="0"/>
      <w:marRight w:val="0"/>
      <w:marTop w:val="0"/>
      <w:marBottom w:val="0"/>
      <w:divBdr>
        <w:top w:val="none" w:sz="0" w:space="0" w:color="auto"/>
        <w:left w:val="none" w:sz="0" w:space="0" w:color="auto"/>
        <w:bottom w:val="none" w:sz="0" w:space="0" w:color="auto"/>
        <w:right w:val="none" w:sz="0" w:space="0" w:color="auto"/>
      </w:divBdr>
    </w:div>
    <w:div w:id="827021887">
      <w:bodyDiv w:val="1"/>
      <w:marLeft w:val="0"/>
      <w:marRight w:val="0"/>
      <w:marTop w:val="0"/>
      <w:marBottom w:val="0"/>
      <w:divBdr>
        <w:top w:val="none" w:sz="0" w:space="0" w:color="auto"/>
        <w:left w:val="none" w:sz="0" w:space="0" w:color="auto"/>
        <w:bottom w:val="none" w:sz="0" w:space="0" w:color="auto"/>
        <w:right w:val="none" w:sz="0" w:space="0" w:color="auto"/>
      </w:divBdr>
    </w:div>
    <w:div w:id="829908602">
      <w:bodyDiv w:val="1"/>
      <w:marLeft w:val="0"/>
      <w:marRight w:val="0"/>
      <w:marTop w:val="0"/>
      <w:marBottom w:val="0"/>
      <w:divBdr>
        <w:top w:val="none" w:sz="0" w:space="0" w:color="auto"/>
        <w:left w:val="none" w:sz="0" w:space="0" w:color="auto"/>
        <w:bottom w:val="none" w:sz="0" w:space="0" w:color="auto"/>
        <w:right w:val="none" w:sz="0" w:space="0" w:color="auto"/>
      </w:divBdr>
    </w:div>
    <w:div w:id="835875488">
      <w:bodyDiv w:val="1"/>
      <w:marLeft w:val="0"/>
      <w:marRight w:val="0"/>
      <w:marTop w:val="0"/>
      <w:marBottom w:val="0"/>
      <w:divBdr>
        <w:top w:val="none" w:sz="0" w:space="0" w:color="auto"/>
        <w:left w:val="none" w:sz="0" w:space="0" w:color="auto"/>
        <w:bottom w:val="none" w:sz="0" w:space="0" w:color="auto"/>
        <w:right w:val="none" w:sz="0" w:space="0" w:color="auto"/>
      </w:divBdr>
      <w:divsChild>
        <w:div w:id="537547155">
          <w:marLeft w:val="0"/>
          <w:marRight w:val="0"/>
          <w:marTop w:val="0"/>
          <w:marBottom w:val="0"/>
          <w:divBdr>
            <w:top w:val="none" w:sz="0" w:space="0" w:color="auto"/>
            <w:left w:val="none" w:sz="0" w:space="0" w:color="auto"/>
            <w:bottom w:val="none" w:sz="0" w:space="0" w:color="auto"/>
            <w:right w:val="none" w:sz="0" w:space="0" w:color="auto"/>
          </w:divBdr>
          <w:divsChild>
            <w:div w:id="498809824">
              <w:marLeft w:val="0"/>
              <w:marRight w:val="0"/>
              <w:marTop w:val="0"/>
              <w:marBottom w:val="0"/>
              <w:divBdr>
                <w:top w:val="none" w:sz="0" w:space="0" w:color="auto"/>
                <w:left w:val="none" w:sz="0" w:space="0" w:color="auto"/>
                <w:bottom w:val="none" w:sz="0" w:space="0" w:color="auto"/>
                <w:right w:val="none" w:sz="0" w:space="0" w:color="auto"/>
              </w:divBdr>
              <w:divsChild>
                <w:div w:id="1690990521">
                  <w:marLeft w:val="0"/>
                  <w:marRight w:val="0"/>
                  <w:marTop w:val="0"/>
                  <w:marBottom w:val="0"/>
                  <w:divBdr>
                    <w:top w:val="none" w:sz="0" w:space="0" w:color="auto"/>
                    <w:left w:val="none" w:sz="0" w:space="0" w:color="auto"/>
                    <w:bottom w:val="none" w:sz="0" w:space="0" w:color="auto"/>
                    <w:right w:val="none" w:sz="0" w:space="0" w:color="auto"/>
                  </w:divBdr>
                  <w:divsChild>
                    <w:div w:id="1542093602">
                      <w:marLeft w:val="0"/>
                      <w:marRight w:val="0"/>
                      <w:marTop w:val="0"/>
                      <w:marBottom w:val="0"/>
                      <w:divBdr>
                        <w:top w:val="none" w:sz="0" w:space="0" w:color="auto"/>
                        <w:left w:val="none" w:sz="0" w:space="0" w:color="auto"/>
                        <w:bottom w:val="none" w:sz="0" w:space="0" w:color="auto"/>
                        <w:right w:val="none" w:sz="0" w:space="0" w:color="auto"/>
                      </w:divBdr>
                      <w:divsChild>
                        <w:div w:id="978848718">
                          <w:marLeft w:val="0"/>
                          <w:marRight w:val="0"/>
                          <w:marTop w:val="0"/>
                          <w:marBottom w:val="0"/>
                          <w:divBdr>
                            <w:top w:val="none" w:sz="0" w:space="0" w:color="auto"/>
                            <w:left w:val="none" w:sz="0" w:space="0" w:color="auto"/>
                            <w:bottom w:val="none" w:sz="0" w:space="0" w:color="auto"/>
                            <w:right w:val="none" w:sz="0" w:space="0" w:color="auto"/>
                          </w:divBdr>
                          <w:divsChild>
                            <w:div w:id="350189184">
                              <w:marLeft w:val="0"/>
                              <w:marRight w:val="0"/>
                              <w:marTop w:val="0"/>
                              <w:marBottom w:val="0"/>
                              <w:divBdr>
                                <w:top w:val="none" w:sz="0" w:space="0" w:color="auto"/>
                                <w:left w:val="none" w:sz="0" w:space="0" w:color="auto"/>
                                <w:bottom w:val="none" w:sz="0" w:space="0" w:color="auto"/>
                                <w:right w:val="none" w:sz="0" w:space="0" w:color="auto"/>
                              </w:divBdr>
                              <w:divsChild>
                                <w:div w:id="1772969397">
                                  <w:marLeft w:val="0"/>
                                  <w:marRight w:val="0"/>
                                  <w:marTop w:val="0"/>
                                  <w:marBottom w:val="0"/>
                                  <w:divBdr>
                                    <w:top w:val="none" w:sz="0" w:space="0" w:color="auto"/>
                                    <w:left w:val="none" w:sz="0" w:space="0" w:color="auto"/>
                                    <w:bottom w:val="none" w:sz="0" w:space="0" w:color="auto"/>
                                    <w:right w:val="none" w:sz="0" w:space="0" w:color="auto"/>
                                  </w:divBdr>
                                  <w:divsChild>
                                    <w:div w:id="191766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25085104">
          <w:marLeft w:val="0"/>
          <w:marRight w:val="0"/>
          <w:marTop w:val="0"/>
          <w:marBottom w:val="0"/>
          <w:divBdr>
            <w:top w:val="none" w:sz="0" w:space="0" w:color="auto"/>
            <w:left w:val="none" w:sz="0" w:space="0" w:color="auto"/>
            <w:bottom w:val="none" w:sz="0" w:space="0" w:color="auto"/>
            <w:right w:val="none" w:sz="0" w:space="0" w:color="auto"/>
          </w:divBdr>
          <w:divsChild>
            <w:div w:id="841965463">
              <w:marLeft w:val="0"/>
              <w:marRight w:val="0"/>
              <w:marTop w:val="0"/>
              <w:marBottom w:val="0"/>
              <w:divBdr>
                <w:top w:val="none" w:sz="0" w:space="0" w:color="auto"/>
                <w:left w:val="none" w:sz="0" w:space="0" w:color="auto"/>
                <w:bottom w:val="none" w:sz="0" w:space="0" w:color="auto"/>
                <w:right w:val="none" w:sz="0" w:space="0" w:color="auto"/>
              </w:divBdr>
              <w:divsChild>
                <w:div w:id="272249063">
                  <w:marLeft w:val="0"/>
                  <w:marRight w:val="0"/>
                  <w:marTop w:val="0"/>
                  <w:marBottom w:val="0"/>
                  <w:divBdr>
                    <w:top w:val="none" w:sz="0" w:space="0" w:color="auto"/>
                    <w:left w:val="none" w:sz="0" w:space="0" w:color="auto"/>
                    <w:bottom w:val="none" w:sz="0" w:space="0" w:color="auto"/>
                    <w:right w:val="none" w:sz="0" w:space="0" w:color="auto"/>
                  </w:divBdr>
                  <w:divsChild>
                    <w:div w:id="1585142474">
                      <w:marLeft w:val="0"/>
                      <w:marRight w:val="0"/>
                      <w:marTop w:val="0"/>
                      <w:marBottom w:val="0"/>
                      <w:divBdr>
                        <w:top w:val="none" w:sz="0" w:space="0" w:color="auto"/>
                        <w:left w:val="none" w:sz="0" w:space="0" w:color="auto"/>
                        <w:bottom w:val="none" w:sz="0" w:space="0" w:color="auto"/>
                        <w:right w:val="none" w:sz="0" w:space="0" w:color="auto"/>
                      </w:divBdr>
                      <w:divsChild>
                        <w:div w:id="588540127">
                          <w:marLeft w:val="0"/>
                          <w:marRight w:val="0"/>
                          <w:marTop w:val="0"/>
                          <w:marBottom w:val="0"/>
                          <w:divBdr>
                            <w:top w:val="none" w:sz="0" w:space="0" w:color="auto"/>
                            <w:left w:val="none" w:sz="0" w:space="0" w:color="auto"/>
                            <w:bottom w:val="none" w:sz="0" w:space="0" w:color="auto"/>
                            <w:right w:val="none" w:sz="0" w:space="0" w:color="auto"/>
                          </w:divBdr>
                          <w:divsChild>
                            <w:div w:id="1044521840">
                              <w:marLeft w:val="0"/>
                              <w:marRight w:val="0"/>
                              <w:marTop w:val="0"/>
                              <w:marBottom w:val="0"/>
                              <w:divBdr>
                                <w:top w:val="none" w:sz="0" w:space="0" w:color="auto"/>
                                <w:left w:val="none" w:sz="0" w:space="0" w:color="auto"/>
                                <w:bottom w:val="none" w:sz="0" w:space="0" w:color="auto"/>
                                <w:right w:val="none" w:sz="0" w:space="0" w:color="auto"/>
                              </w:divBdr>
                              <w:divsChild>
                                <w:div w:id="1733575359">
                                  <w:marLeft w:val="0"/>
                                  <w:marRight w:val="0"/>
                                  <w:marTop w:val="0"/>
                                  <w:marBottom w:val="0"/>
                                  <w:divBdr>
                                    <w:top w:val="none" w:sz="0" w:space="0" w:color="auto"/>
                                    <w:left w:val="none" w:sz="0" w:space="0" w:color="auto"/>
                                    <w:bottom w:val="none" w:sz="0" w:space="0" w:color="auto"/>
                                    <w:right w:val="none" w:sz="0" w:space="0" w:color="auto"/>
                                  </w:divBdr>
                                  <w:divsChild>
                                    <w:div w:id="296297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37424847">
      <w:bodyDiv w:val="1"/>
      <w:marLeft w:val="0"/>
      <w:marRight w:val="0"/>
      <w:marTop w:val="0"/>
      <w:marBottom w:val="0"/>
      <w:divBdr>
        <w:top w:val="none" w:sz="0" w:space="0" w:color="auto"/>
        <w:left w:val="none" w:sz="0" w:space="0" w:color="auto"/>
        <w:bottom w:val="none" w:sz="0" w:space="0" w:color="auto"/>
        <w:right w:val="none" w:sz="0" w:space="0" w:color="auto"/>
      </w:divBdr>
    </w:div>
    <w:div w:id="842938625">
      <w:bodyDiv w:val="1"/>
      <w:marLeft w:val="0"/>
      <w:marRight w:val="0"/>
      <w:marTop w:val="0"/>
      <w:marBottom w:val="0"/>
      <w:divBdr>
        <w:top w:val="none" w:sz="0" w:space="0" w:color="auto"/>
        <w:left w:val="none" w:sz="0" w:space="0" w:color="auto"/>
        <w:bottom w:val="none" w:sz="0" w:space="0" w:color="auto"/>
        <w:right w:val="none" w:sz="0" w:space="0" w:color="auto"/>
      </w:divBdr>
    </w:div>
    <w:div w:id="843399570">
      <w:bodyDiv w:val="1"/>
      <w:marLeft w:val="0"/>
      <w:marRight w:val="0"/>
      <w:marTop w:val="0"/>
      <w:marBottom w:val="0"/>
      <w:divBdr>
        <w:top w:val="none" w:sz="0" w:space="0" w:color="auto"/>
        <w:left w:val="none" w:sz="0" w:space="0" w:color="auto"/>
        <w:bottom w:val="none" w:sz="0" w:space="0" w:color="auto"/>
        <w:right w:val="none" w:sz="0" w:space="0" w:color="auto"/>
      </w:divBdr>
    </w:div>
    <w:div w:id="850024462">
      <w:bodyDiv w:val="1"/>
      <w:marLeft w:val="0"/>
      <w:marRight w:val="0"/>
      <w:marTop w:val="0"/>
      <w:marBottom w:val="0"/>
      <w:divBdr>
        <w:top w:val="none" w:sz="0" w:space="0" w:color="auto"/>
        <w:left w:val="none" w:sz="0" w:space="0" w:color="auto"/>
        <w:bottom w:val="none" w:sz="0" w:space="0" w:color="auto"/>
        <w:right w:val="none" w:sz="0" w:space="0" w:color="auto"/>
      </w:divBdr>
    </w:div>
    <w:div w:id="851843229">
      <w:bodyDiv w:val="1"/>
      <w:marLeft w:val="0"/>
      <w:marRight w:val="0"/>
      <w:marTop w:val="0"/>
      <w:marBottom w:val="0"/>
      <w:divBdr>
        <w:top w:val="none" w:sz="0" w:space="0" w:color="auto"/>
        <w:left w:val="none" w:sz="0" w:space="0" w:color="auto"/>
        <w:bottom w:val="none" w:sz="0" w:space="0" w:color="auto"/>
        <w:right w:val="none" w:sz="0" w:space="0" w:color="auto"/>
      </w:divBdr>
    </w:div>
    <w:div w:id="852186045">
      <w:bodyDiv w:val="1"/>
      <w:marLeft w:val="0"/>
      <w:marRight w:val="0"/>
      <w:marTop w:val="0"/>
      <w:marBottom w:val="0"/>
      <w:divBdr>
        <w:top w:val="none" w:sz="0" w:space="0" w:color="auto"/>
        <w:left w:val="none" w:sz="0" w:space="0" w:color="auto"/>
        <w:bottom w:val="none" w:sz="0" w:space="0" w:color="auto"/>
        <w:right w:val="none" w:sz="0" w:space="0" w:color="auto"/>
      </w:divBdr>
    </w:div>
    <w:div w:id="853694576">
      <w:bodyDiv w:val="1"/>
      <w:marLeft w:val="0"/>
      <w:marRight w:val="0"/>
      <w:marTop w:val="0"/>
      <w:marBottom w:val="0"/>
      <w:divBdr>
        <w:top w:val="none" w:sz="0" w:space="0" w:color="auto"/>
        <w:left w:val="none" w:sz="0" w:space="0" w:color="auto"/>
        <w:bottom w:val="none" w:sz="0" w:space="0" w:color="auto"/>
        <w:right w:val="none" w:sz="0" w:space="0" w:color="auto"/>
      </w:divBdr>
    </w:div>
    <w:div w:id="855071198">
      <w:bodyDiv w:val="1"/>
      <w:marLeft w:val="0"/>
      <w:marRight w:val="0"/>
      <w:marTop w:val="0"/>
      <w:marBottom w:val="0"/>
      <w:divBdr>
        <w:top w:val="none" w:sz="0" w:space="0" w:color="auto"/>
        <w:left w:val="none" w:sz="0" w:space="0" w:color="auto"/>
        <w:bottom w:val="none" w:sz="0" w:space="0" w:color="auto"/>
        <w:right w:val="none" w:sz="0" w:space="0" w:color="auto"/>
      </w:divBdr>
    </w:div>
    <w:div w:id="856426383">
      <w:bodyDiv w:val="1"/>
      <w:marLeft w:val="0"/>
      <w:marRight w:val="0"/>
      <w:marTop w:val="0"/>
      <w:marBottom w:val="0"/>
      <w:divBdr>
        <w:top w:val="none" w:sz="0" w:space="0" w:color="auto"/>
        <w:left w:val="none" w:sz="0" w:space="0" w:color="auto"/>
        <w:bottom w:val="none" w:sz="0" w:space="0" w:color="auto"/>
        <w:right w:val="none" w:sz="0" w:space="0" w:color="auto"/>
      </w:divBdr>
    </w:div>
    <w:div w:id="865027262">
      <w:bodyDiv w:val="1"/>
      <w:marLeft w:val="0"/>
      <w:marRight w:val="0"/>
      <w:marTop w:val="0"/>
      <w:marBottom w:val="0"/>
      <w:divBdr>
        <w:top w:val="none" w:sz="0" w:space="0" w:color="auto"/>
        <w:left w:val="none" w:sz="0" w:space="0" w:color="auto"/>
        <w:bottom w:val="none" w:sz="0" w:space="0" w:color="auto"/>
        <w:right w:val="none" w:sz="0" w:space="0" w:color="auto"/>
      </w:divBdr>
    </w:div>
    <w:div w:id="869338847">
      <w:bodyDiv w:val="1"/>
      <w:marLeft w:val="0"/>
      <w:marRight w:val="0"/>
      <w:marTop w:val="0"/>
      <w:marBottom w:val="0"/>
      <w:divBdr>
        <w:top w:val="none" w:sz="0" w:space="0" w:color="auto"/>
        <w:left w:val="none" w:sz="0" w:space="0" w:color="auto"/>
        <w:bottom w:val="none" w:sz="0" w:space="0" w:color="auto"/>
        <w:right w:val="none" w:sz="0" w:space="0" w:color="auto"/>
      </w:divBdr>
    </w:div>
    <w:div w:id="873158955">
      <w:bodyDiv w:val="1"/>
      <w:marLeft w:val="0"/>
      <w:marRight w:val="0"/>
      <w:marTop w:val="0"/>
      <w:marBottom w:val="0"/>
      <w:divBdr>
        <w:top w:val="none" w:sz="0" w:space="0" w:color="auto"/>
        <w:left w:val="none" w:sz="0" w:space="0" w:color="auto"/>
        <w:bottom w:val="none" w:sz="0" w:space="0" w:color="auto"/>
        <w:right w:val="none" w:sz="0" w:space="0" w:color="auto"/>
      </w:divBdr>
    </w:div>
    <w:div w:id="876241012">
      <w:bodyDiv w:val="1"/>
      <w:marLeft w:val="0"/>
      <w:marRight w:val="0"/>
      <w:marTop w:val="0"/>
      <w:marBottom w:val="0"/>
      <w:divBdr>
        <w:top w:val="none" w:sz="0" w:space="0" w:color="auto"/>
        <w:left w:val="none" w:sz="0" w:space="0" w:color="auto"/>
        <w:bottom w:val="none" w:sz="0" w:space="0" w:color="auto"/>
        <w:right w:val="none" w:sz="0" w:space="0" w:color="auto"/>
      </w:divBdr>
    </w:div>
    <w:div w:id="877854976">
      <w:bodyDiv w:val="1"/>
      <w:marLeft w:val="0"/>
      <w:marRight w:val="0"/>
      <w:marTop w:val="0"/>
      <w:marBottom w:val="0"/>
      <w:divBdr>
        <w:top w:val="none" w:sz="0" w:space="0" w:color="auto"/>
        <w:left w:val="none" w:sz="0" w:space="0" w:color="auto"/>
        <w:bottom w:val="none" w:sz="0" w:space="0" w:color="auto"/>
        <w:right w:val="none" w:sz="0" w:space="0" w:color="auto"/>
      </w:divBdr>
    </w:div>
    <w:div w:id="883827860">
      <w:bodyDiv w:val="1"/>
      <w:marLeft w:val="0"/>
      <w:marRight w:val="0"/>
      <w:marTop w:val="0"/>
      <w:marBottom w:val="0"/>
      <w:divBdr>
        <w:top w:val="none" w:sz="0" w:space="0" w:color="auto"/>
        <w:left w:val="none" w:sz="0" w:space="0" w:color="auto"/>
        <w:bottom w:val="none" w:sz="0" w:space="0" w:color="auto"/>
        <w:right w:val="none" w:sz="0" w:space="0" w:color="auto"/>
      </w:divBdr>
    </w:div>
    <w:div w:id="887448814">
      <w:bodyDiv w:val="1"/>
      <w:marLeft w:val="0"/>
      <w:marRight w:val="0"/>
      <w:marTop w:val="0"/>
      <w:marBottom w:val="0"/>
      <w:divBdr>
        <w:top w:val="none" w:sz="0" w:space="0" w:color="auto"/>
        <w:left w:val="none" w:sz="0" w:space="0" w:color="auto"/>
        <w:bottom w:val="none" w:sz="0" w:space="0" w:color="auto"/>
        <w:right w:val="none" w:sz="0" w:space="0" w:color="auto"/>
      </w:divBdr>
    </w:div>
    <w:div w:id="888492526">
      <w:bodyDiv w:val="1"/>
      <w:marLeft w:val="0"/>
      <w:marRight w:val="0"/>
      <w:marTop w:val="0"/>
      <w:marBottom w:val="0"/>
      <w:divBdr>
        <w:top w:val="none" w:sz="0" w:space="0" w:color="auto"/>
        <w:left w:val="none" w:sz="0" w:space="0" w:color="auto"/>
        <w:bottom w:val="none" w:sz="0" w:space="0" w:color="auto"/>
        <w:right w:val="none" w:sz="0" w:space="0" w:color="auto"/>
      </w:divBdr>
    </w:div>
    <w:div w:id="889849277">
      <w:bodyDiv w:val="1"/>
      <w:marLeft w:val="0"/>
      <w:marRight w:val="0"/>
      <w:marTop w:val="0"/>
      <w:marBottom w:val="0"/>
      <w:divBdr>
        <w:top w:val="none" w:sz="0" w:space="0" w:color="auto"/>
        <w:left w:val="none" w:sz="0" w:space="0" w:color="auto"/>
        <w:bottom w:val="none" w:sz="0" w:space="0" w:color="auto"/>
        <w:right w:val="none" w:sz="0" w:space="0" w:color="auto"/>
      </w:divBdr>
    </w:div>
    <w:div w:id="891773894">
      <w:bodyDiv w:val="1"/>
      <w:marLeft w:val="0"/>
      <w:marRight w:val="0"/>
      <w:marTop w:val="0"/>
      <w:marBottom w:val="0"/>
      <w:divBdr>
        <w:top w:val="none" w:sz="0" w:space="0" w:color="auto"/>
        <w:left w:val="none" w:sz="0" w:space="0" w:color="auto"/>
        <w:bottom w:val="none" w:sz="0" w:space="0" w:color="auto"/>
        <w:right w:val="none" w:sz="0" w:space="0" w:color="auto"/>
      </w:divBdr>
    </w:div>
    <w:div w:id="893352063">
      <w:bodyDiv w:val="1"/>
      <w:marLeft w:val="0"/>
      <w:marRight w:val="0"/>
      <w:marTop w:val="0"/>
      <w:marBottom w:val="0"/>
      <w:divBdr>
        <w:top w:val="none" w:sz="0" w:space="0" w:color="auto"/>
        <w:left w:val="none" w:sz="0" w:space="0" w:color="auto"/>
        <w:bottom w:val="none" w:sz="0" w:space="0" w:color="auto"/>
        <w:right w:val="none" w:sz="0" w:space="0" w:color="auto"/>
      </w:divBdr>
      <w:divsChild>
        <w:div w:id="1121992783">
          <w:marLeft w:val="0"/>
          <w:marRight w:val="0"/>
          <w:marTop w:val="0"/>
          <w:marBottom w:val="0"/>
          <w:divBdr>
            <w:top w:val="none" w:sz="0" w:space="0" w:color="auto"/>
            <w:left w:val="none" w:sz="0" w:space="0" w:color="auto"/>
            <w:bottom w:val="none" w:sz="0" w:space="0" w:color="auto"/>
            <w:right w:val="none" w:sz="0" w:space="0" w:color="auto"/>
          </w:divBdr>
          <w:divsChild>
            <w:div w:id="2056343923">
              <w:marLeft w:val="0"/>
              <w:marRight w:val="0"/>
              <w:marTop w:val="0"/>
              <w:marBottom w:val="0"/>
              <w:divBdr>
                <w:top w:val="none" w:sz="0" w:space="0" w:color="auto"/>
                <w:left w:val="none" w:sz="0" w:space="0" w:color="auto"/>
                <w:bottom w:val="none" w:sz="0" w:space="0" w:color="auto"/>
                <w:right w:val="none" w:sz="0" w:space="0" w:color="auto"/>
              </w:divBdr>
              <w:divsChild>
                <w:div w:id="457531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7326235">
      <w:bodyDiv w:val="1"/>
      <w:marLeft w:val="0"/>
      <w:marRight w:val="0"/>
      <w:marTop w:val="0"/>
      <w:marBottom w:val="0"/>
      <w:divBdr>
        <w:top w:val="none" w:sz="0" w:space="0" w:color="auto"/>
        <w:left w:val="none" w:sz="0" w:space="0" w:color="auto"/>
        <w:bottom w:val="none" w:sz="0" w:space="0" w:color="auto"/>
        <w:right w:val="none" w:sz="0" w:space="0" w:color="auto"/>
      </w:divBdr>
    </w:div>
    <w:div w:id="902912701">
      <w:bodyDiv w:val="1"/>
      <w:marLeft w:val="0"/>
      <w:marRight w:val="0"/>
      <w:marTop w:val="0"/>
      <w:marBottom w:val="0"/>
      <w:divBdr>
        <w:top w:val="none" w:sz="0" w:space="0" w:color="auto"/>
        <w:left w:val="none" w:sz="0" w:space="0" w:color="auto"/>
        <w:bottom w:val="none" w:sz="0" w:space="0" w:color="auto"/>
        <w:right w:val="none" w:sz="0" w:space="0" w:color="auto"/>
      </w:divBdr>
    </w:div>
    <w:div w:id="904025295">
      <w:bodyDiv w:val="1"/>
      <w:marLeft w:val="0"/>
      <w:marRight w:val="0"/>
      <w:marTop w:val="0"/>
      <w:marBottom w:val="0"/>
      <w:divBdr>
        <w:top w:val="none" w:sz="0" w:space="0" w:color="auto"/>
        <w:left w:val="none" w:sz="0" w:space="0" w:color="auto"/>
        <w:bottom w:val="none" w:sz="0" w:space="0" w:color="auto"/>
        <w:right w:val="none" w:sz="0" w:space="0" w:color="auto"/>
      </w:divBdr>
      <w:divsChild>
        <w:div w:id="1606886277">
          <w:marLeft w:val="0"/>
          <w:marRight w:val="0"/>
          <w:marTop w:val="0"/>
          <w:marBottom w:val="0"/>
          <w:divBdr>
            <w:top w:val="none" w:sz="0" w:space="0" w:color="auto"/>
            <w:left w:val="none" w:sz="0" w:space="0" w:color="auto"/>
            <w:bottom w:val="none" w:sz="0" w:space="0" w:color="auto"/>
            <w:right w:val="none" w:sz="0" w:space="0" w:color="auto"/>
          </w:divBdr>
          <w:divsChild>
            <w:div w:id="755394610">
              <w:marLeft w:val="0"/>
              <w:marRight w:val="0"/>
              <w:marTop w:val="0"/>
              <w:marBottom w:val="0"/>
              <w:divBdr>
                <w:top w:val="none" w:sz="0" w:space="0" w:color="auto"/>
                <w:left w:val="none" w:sz="0" w:space="0" w:color="auto"/>
                <w:bottom w:val="none" w:sz="0" w:space="0" w:color="auto"/>
                <w:right w:val="none" w:sz="0" w:space="0" w:color="auto"/>
              </w:divBdr>
              <w:divsChild>
                <w:div w:id="810484217">
                  <w:marLeft w:val="0"/>
                  <w:marRight w:val="0"/>
                  <w:marTop w:val="0"/>
                  <w:marBottom w:val="0"/>
                  <w:divBdr>
                    <w:top w:val="none" w:sz="0" w:space="0" w:color="auto"/>
                    <w:left w:val="none" w:sz="0" w:space="0" w:color="auto"/>
                    <w:bottom w:val="none" w:sz="0" w:space="0" w:color="auto"/>
                    <w:right w:val="none" w:sz="0" w:space="0" w:color="auto"/>
                  </w:divBdr>
                  <w:divsChild>
                    <w:div w:id="451216312">
                      <w:marLeft w:val="0"/>
                      <w:marRight w:val="0"/>
                      <w:marTop w:val="0"/>
                      <w:marBottom w:val="0"/>
                      <w:divBdr>
                        <w:top w:val="none" w:sz="0" w:space="0" w:color="auto"/>
                        <w:left w:val="none" w:sz="0" w:space="0" w:color="auto"/>
                        <w:bottom w:val="none" w:sz="0" w:space="0" w:color="auto"/>
                        <w:right w:val="none" w:sz="0" w:space="0" w:color="auto"/>
                      </w:divBdr>
                      <w:divsChild>
                        <w:div w:id="1295989354">
                          <w:marLeft w:val="0"/>
                          <w:marRight w:val="0"/>
                          <w:marTop w:val="0"/>
                          <w:marBottom w:val="0"/>
                          <w:divBdr>
                            <w:top w:val="none" w:sz="0" w:space="0" w:color="auto"/>
                            <w:left w:val="none" w:sz="0" w:space="0" w:color="auto"/>
                            <w:bottom w:val="none" w:sz="0" w:space="0" w:color="auto"/>
                            <w:right w:val="none" w:sz="0" w:space="0" w:color="auto"/>
                          </w:divBdr>
                          <w:divsChild>
                            <w:div w:id="700011134">
                              <w:marLeft w:val="0"/>
                              <w:marRight w:val="0"/>
                              <w:marTop w:val="0"/>
                              <w:marBottom w:val="0"/>
                              <w:divBdr>
                                <w:top w:val="none" w:sz="0" w:space="0" w:color="auto"/>
                                <w:left w:val="none" w:sz="0" w:space="0" w:color="auto"/>
                                <w:bottom w:val="none" w:sz="0" w:space="0" w:color="auto"/>
                                <w:right w:val="none" w:sz="0" w:space="0" w:color="auto"/>
                              </w:divBdr>
                              <w:divsChild>
                                <w:div w:id="2116515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05919822">
      <w:bodyDiv w:val="1"/>
      <w:marLeft w:val="0"/>
      <w:marRight w:val="0"/>
      <w:marTop w:val="0"/>
      <w:marBottom w:val="0"/>
      <w:divBdr>
        <w:top w:val="none" w:sz="0" w:space="0" w:color="auto"/>
        <w:left w:val="none" w:sz="0" w:space="0" w:color="auto"/>
        <w:bottom w:val="none" w:sz="0" w:space="0" w:color="auto"/>
        <w:right w:val="none" w:sz="0" w:space="0" w:color="auto"/>
      </w:divBdr>
    </w:div>
    <w:div w:id="911617988">
      <w:bodyDiv w:val="1"/>
      <w:marLeft w:val="0"/>
      <w:marRight w:val="0"/>
      <w:marTop w:val="0"/>
      <w:marBottom w:val="0"/>
      <w:divBdr>
        <w:top w:val="none" w:sz="0" w:space="0" w:color="auto"/>
        <w:left w:val="none" w:sz="0" w:space="0" w:color="auto"/>
        <w:bottom w:val="none" w:sz="0" w:space="0" w:color="auto"/>
        <w:right w:val="none" w:sz="0" w:space="0" w:color="auto"/>
      </w:divBdr>
    </w:div>
    <w:div w:id="911936964">
      <w:bodyDiv w:val="1"/>
      <w:marLeft w:val="0"/>
      <w:marRight w:val="0"/>
      <w:marTop w:val="0"/>
      <w:marBottom w:val="0"/>
      <w:divBdr>
        <w:top w:val="none" w:sz="0" w:space="0" w:color="auto"/>
        <w:left w:val="none" w:sz="0" w:space="0" w:color="auto"/>
        <w:bottom w:val="none" w:sz="0" w:space="0" w:color="auto"/>
        <w:right w:val="none" w:sz="0" w:space="0" w:color="auto"/>
      </w:divBdr>
    </w:div>
    <w:div w:id="919364134">
      <w:bodyDiv w:val="1"/>
      <w:marLeft w:val="0"/>
      <w:marRight w:val="0"/>
      <w:marTop w:val="0"/>
      <w:marBottom w:val="0"/>
      <w:divBdr>
        <w:top w:val="none" w:sz="0" w:space="0" w:color="auto"/>
        <w:left w:val="none" w:sz="0" w:space="0" w:color="auto"/>
        <w:bottom w:val="none" w:sz="0" w:space="0" w:color="auto"/>
        <w:right w:val="none" w:sz="0" w:space="0" w:color="auto"/>
      </w:divBdr>
    </w:div>
    <w:div w:id="922957794">
      <w:bodyDiv w:val="1"/>
      <w:marLeft w:val="0"/>
      <w:marRight w:val="0"/>
      <w:marTop w:val="0"/>
      <w:marBottom w:val="0"/>
      <w:divBdr>
        <w:top w:val="none" w:sz="0" w:space="0" w:color="auto"/>
        <w:left w:val="none" w:sz="0" w:space="0" w:color="auto"/>
        <w:bottom w:val="none" w:sz="0" w:space="0" w:color="auto"/>
        <w:right w:val="none" w:sz="0" w:space="0" w:color="auto"/>
      </w:divBdr>
      <w:divsChild>
        <w:div w:id="163858967">
          <w:marLeft w:val="0"/>
          <w:marRight w:val="0"/>
          <w:marTop w:val="0"/>
          <w:marBottom w:val="0"/>
          <w:divBdr>
            <w:top w:val="none" w:sz="0" w:space="0" w:color="auto"/>
            <w:left w:val="none" w:sz="0" w:space="0" w:color="auto"/>
            <w:bottom w:val="none" w:sz="0" w:space="0" w:color="auto"/>
            <w:right w:val="none" w:sz="0" w:space="0" w:color="auto"/>
          </w:divBdr>
          <w:divsChild>
            <w:div w:id="1634603893">
              <w:marLeft w:val="0"/>
              <w:marRight w:val="0"/>
              <w:marTop w:val="0"/>
              <w:marBottom w:val="0"/>
              <w:divBdr>
                <w:top w:val="none" w:sz="0" w:space="0" w:color="auto"/>
                <w:left w:val="none" w:sz="0" w:space="0" w:color="auto"/>
                <w:bottom w:val="none" w:sz="0" w:space="0" w:color="auto"/>
                <w:right w:val="none" w:sz="0" w:space="0" w:color="auto"/>
              </w:divBdr>
              <w:divsChild>
                <w:div w:id="140931509">
                  <w:marLeft w:val="0"/>
                  <w:marRight w:val="0"/>
                  <w:marTop w:val="0"/>
                  <w:marBottom w:val="0"/>
                  <w:divBdr>
                    <w:top w:val="none" w:sz="0" w:space="0" w:color="auto"/>
                    <w:left w:val="none" w:sz="0" w:space="0" w:color="auto"/>
                    <w:bottom w:val="none" w:sz="0" w:space="0" w:color="auto"/>
                    <w:right w:val="none" w:sz="0" w:space="0" w:color="auto"/>
                  </w:divBdr>
                  <w:divsChild>
                    <w:div w:id="2016301872">
                      <w:marLeft w:val="0"/>
                      <w:marRight w:val="0"/>
                      <w:marTop w:val="0"/>
                      <w:marBottom w:val="0"/>
                      <w:divBdr>
                        <w:top w:val="none" w:sz="0" w:space="0" w:color="auto"/>
                        <w:left w:val="none" w:sz="0" w:space="0" w:color="auto"/>
                        <w:bottom w:val="none" w:sz="0" w:space="0" w:color="auto"/>
                        <w:right w:val="none" w:sz="0" w:space="0" w:color="auto"/>
                      </w:divBdr>
                      <w:divsChild>
                        <w:div w:id="1482426618">
                          <w:marLeft w:val="0"/>
                          <w:marRight w:val="0"/>
                          <w:marTop w:val="0"/>
                          <w:marBottom w:val="0"/>
                          <w:divBdr>
                            <w:top w:val="none" w:sz="0" w:space="0" w:color="auto"/>
                            <w:left w:val="none" w:sz="0" w:space="0" w:color="auto"/>
                            <w:bottom w:val="none" w:sz="0" w:space="0" w:color="auto"/>
                            <w:right w:val="none" w:sz="0" w:space="0" w:color="auto"/>
                          </w:divBdr>
                          <w:divsChild>
                            <w:div w:id="825779259">
                              <w:marLeft w:val="0"/>
                              <w:marRight w:val="0"/>
                              <w:marTop w:val="0"/>
                              <w:marBottom w:val="0"/>
                              <w:divBdr>
                                <w:top w:val="none" w:sz="0" w:space="0" w:color="auto"/>
                                <w:left w:val="none" w:sz="0" w:space="0" w:color="auto"/>
                                <w:bottom w:val="none" w:sz="0" w:space="0" w:color="auto"/>
                                <w:right w:val="none" w:sz="0" w:space="0" w:color="auto"/>
                              </w:divBdr>
                              <w:divsChild>
                                <w:div w:id="900868657">
                                  <w:marLeft w:val="0"/>
                                  <w:marRight w:val="0"/>
                                  <w:marTop w:val="0"/>
                                  <w:marBottom w:val="0"/>
                                  <w:divBdr>
                                    <w:top w:val="none" w:sz="0" w:space="0" w:color="auto"/>
                                    <w:left w:val="none" w:sz="0" w:space="0" w:color="auto"/>
                                    <w:bottom w:val="none" w:sz="0" w:space="0" w:color="auto"/>
                                    <w:right w:val="none" w:sz="0" w:space="0" w:color="auto"/>
                                  </w:divBdr>
                                  <w:divsChild>
                                    <w:div w:id="430517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91740316">
          <w:marLeft w:val="0"/>
          <w:marRight w:val="0"/>
          <w:marTop w:val="0"/>
          <w:marBottom w:val="0"/>
          <w:divBdr>
            <w:top w:val="none" w:sz="0" w:space="0" w:color="auto"/>
            <w:left w:val="none" w:sz="0" w:space="0" w:color="auto"/>
            <w:bottom w:val="none" w:sz="0" w:space="0" w:color="auto"/>
            <w:right w:val="none" w:sz="0" w:space="0" w:color="auto"/>
          </w:divBdr>
          <w:divsChild>
            <w:div w:id="1305701945">
              <w:marLeft w:val="0"/>
              <w:marRight w:val="0"/>
              <w:marTop w:val="0"/>
              <w:marBottom w:val="0"/>
              <w:divBdr>
                <w:top w:val="none" w:sz="0" w:space="0" w:color="auto"/>
                <w:left w:val="none" w:sz="0" w:space="0" w:color="auto"/>
                <w:bottom w:val="none" w:sz="0" w:space="0" w:color="auto"/>
                <w:right w:val="none" w:sz="0" w:space="0" w:color="auto"/>
              </w:divBdr>
              <w:divsChild>
                <w:div w:id="647247457">
                  <w:marLeft w:val="0"/>
                  <w:marRight w:val="0"/>
                  <w:marTop w:val="0"/>
                  <w:marBottom w:val="0"/>
                  <w:divBdr>
                    <w:top w:val="none" w:sz="0" w:space="0" w:color="auto"/>
                    <w:left w:val="none" w:sz="0" w:space="0" w:color="auto"/>
                    <w:bottom w:val="none" w:sz="0" w:space="0" w:color="auto"/>
                    <w:right w:val="none" w:sz="0" w:space="0" w:color="auto"/>
                  </w:divBdr>
                  <w:divsChild>
                    <w:div w:id="1495956046">
                      <w:marLeft w:val="0"/>
                      <w:marRight w:val="0"/>
                      <w:marTop w:val="0"/>
                      <w:marBottom w:val="0"/>
                      <w:divBdr>
                        <w:top w:val="none" w:sz="0" w:space="0" w:color="auto"/>
                        <w:left w:val="none" w:sz="0" w:space="0" w:color="auto"/>
                        <w:bottom w:val="none" w:sz="0" w:space="0" w:color="auto"/>
                        <w:right w:val="none" w:sz="0" w:space="0" w:color="auto"/>
                      </w:divBdr>
                      <w:divsChild>
                        <w:div w:id="687413796">
                          <w:marLeft w:val="0"/>
                          <w:marRight w:val="0"/>
                          <w:marTop w:val="0"/>
                          <w:marBottom w:val="0"/>
                          <w:divBdr>
                            <w:top w:val="none" w:sz="0" w:space="0" w:color="auto"/>
                            <w:left w:val="none" w:sz="0" w:space="0" w:color="auto"/>
                            <w:bottom w:val="none" w:sz="0" w:space="0" w:color="auto"/>
                            <w:right w:val="none" w:sz="0" w:space="0" w:color="auto"/>
                          </w:divBdr>
                          <w:divsChild>
                            <w:div w:id="706032094">
                              <w:marLeft w:val="0"/>
                              <w:marRight w:val="0"/>
                              <w:marTop w:val="0"/>
                              <w:marBottom w:val="0"/>
                              <w:divBdr>
                                <w:top w:val="none" w:sz="0" w:space="0" w:color="auto"/>
                                <w:left w:val="none" w:sz="0" w:space="0" w:color="auto"/>
                                <w:bottom w:val="none" w:sz="0" w:space="0" w:color="auto"/>
                                <w:right w:val="none" w:sz="0" w:space="0" w:color="auto"/>
                              </w:divBdr>
                              <w:divsChild>
                                <w:div w:id="93938476">
                                  <w:marLeft w:val="0"/>
                                  <w:marRight w:val="0"/>
                                  <w:marTop w:val="0"/>
                                  <w:marBottom w:val="0"/>
                                  <w:divBdr>
                                    <w:top w:val="none" w:sz="0" w:space="0" w:color="auto"/>
                                    <w:left w:val="none" w:sz="0" w:space="0" w:color="auto"/>
                                    <w:bottom w:val="none" w:sz="0" w:space="0" w:color="auto"/>
                                    <w:right w:val="none" w:sz="0" w:space="0" w:color="auto"/>
                                  </w:divBdr>
                                  <w:divsChild>
                                    <w:div w:id="1644698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0235192">
      <w:bodyDiv w:val="1"/>
      <w:marLeft w:val="0"/>
      <w:marRight w:val="0"/>
      <w:marTop w:val="0"/>
      <w:marBottom w:val="0"/>
      <w:divBdr>
        <w:top w:val="none" w:sz="0" w:space="0" w:color="auto"/>
        <w:left w:val="none" w:sz="0" w:space="0" w:color="auto"/>
        <w:bottom w:val="none" w:sz="0" w:space="0" w:color="auto"/>
        <w:right w:val="none" w:sz="0" w:space="0" w:color="auto"/>
      </w:divBdr>
    </w:div>
    <w:div w:id="933706441">
      <w:bodyDiv w:val="1"/>
      <w:marLeft w:val="0"/>
      <w:marRight w:val="0"/>
      <w:marTop w:val="0"/>
      <w:marBottom w:val="0"/>
      <w:divBdr>
        <w:top w:val="none" w:sz="0" w:space="0" w:color="auto"/>
        <w:left w:val="none" w:sz="0" w:space="0" w:color="auto"/>
        <w:bottom w:val="none" w:sz="0" w:space="0" w:color="auto"/>
        <w:right w:val="none" w:sz="0" w:space="0" w:color="auto"/>
      </w:divBdr>
    </w:div>
    <w:div w:id="938412677">
      <w:bodyDiv w:val="1"/>
      <w:marLeft w:val="0"/>
      <w:marRight w:val="0"/>
      <w:marTop w:val="0"/>
      <w:marBottom w:val="0"/>
      <w:divBdr>
        <w:top w:val="none" w:sz="0" w:space="0" w:color="auto"/>
        <w:left w:val="none" w:sz="0" w:space="0" w:color="auto"/>
        <w:bottom w:val="none" w:sz="0" w:space="0" w:color="auto"/>
        <w:right w:val="none" w:sz="0" w:space="0" w:color="auto"/>
      </w:divBdr>
    </w:div>
    <w:div w:id="940066061">
      <w:bodyDiv w:val="1"/>
      <w:marLeft w:val="0"/>
      <w:marRight w:val="0"/>
      <w:marTop w:val="0"/>
      <w:marBottom w:val="0"/>
      <w:divBdr>
        <w:top w:val="none" w:sz="0" w:space="0" w:color="auto"/>
        <w:left w:val="none" w:sz="0" w:space="0" w:color="auto"/>
        <w:bottom w:val="none" w:sz="0" w:space="0" w:color="auto"/>
        <w:right w:val="none" w:sz="0" w:space="0" w:color="auto"/>
      </w:divBdr>
      <w:divsChild>
        <w:div w:id="22445540">
          <w:marLeft w:val="0"/>
          <w:marRight w:val="0"/>
          <w:marTop w:val="0"/>
          <w:marBottom w:val="0"/>
          <w:divBdr>
            <w:top w:val="none" w:sz="0" w:space="0" w:color="auto"/>
            <w:left w:val="none" w:sz="0" w:space="0" w:color="auto"/>
            <w:bottom w:val="none" w:sz="0" w:space="0" w:color="auto"/>
            <w:right w:val="none" w:sz="0" w:space="0" w:color="auto"/>
          </w:divBdr>
          <w:divsChild>
            <w:div w:id="1539930664">
              <w:marLeft w:val="0"/>
              <w:marRight w:val="0"/>
              <w:marTop w:val="0"/>
              <w:marBottom w:val="0"/>
              <w:divBdr>
                <w:top w:val="none" w:sz="0" w:space="0" w:color="auto"/>
                <w:left w:val="none" w:sz="0" w:space="0" w:color="auto"/>
                <w:bottom w:val="none" w:sz="0" w:space="0" w:color="auto"/>
                <w:right w:val="none" w:sz="0" w:space="0" w:color="auto"/>
              </w:divBdr>
              <w:divsChild>
                <w:div w:id="1414743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1954823">
      <w:bodyDiv w:val="1"/>
      <w:marLeft w:val="0"/>
      <w:marRight w:val="0"/>
      <w:marTop w:val="0"/>
      <w:marBottom w:val="0"/>
      <w:divBdr>
        <w:top w:val="none" w:sz="0" w:space="0" w:color="auto"/>
        <w:left w:val="none" w:sz="0" w:space="0" w:color="auto"/>
        <w:bottom w:val="none" w:sz="0" w:space="0" w:color="auto"/>
        <w:right w:val="none" w:sz="0" w:space="0" w:color="auto"/>
      </w:divBdr>
    </w:div>
    <w:div w:id="945040159">
      <w:bodyDiv w:val="1"/>
      <w:marLeft w:val="0"/>
      <w:marRight w:val="0"/>
      <w:marTop w:val="0"/>
      <w:marBottom w:val="0"/>
      <w:divBdr>
        <w:top w:val="none" w:sz="0" w:space="0" w:color="auto"/>
        <w:left w:val="none" w:sz="0" w:space="0" w:color="auto"/>
        <w:bottom w:val="none" w:sz="0" w:space="0" w:color="auto"/>
        <w:right w:val="none" w:sz="0" w:space="0" w:color="auto"/>
      </w:divBdr>
    </w:div>
    <w:div w:id="946081458">
      <w:bodyDiv w:val="1"/>
      <w:marLeft w:val="0"/>
      <w:marRight w:val="0"/>
      <w:marTop w:val="0"/>
      <w:marBottom w:val="0"/>
      <w:divBdr>
        <w:top w:val="none" w:sz="0" w:space="0" w:color="auto"/>
        <w:left w:val="none" w:sz="0" w:space="0" w:color="auto"/>
        <w:bottom w:val="none" w:sz="0" w:space="0" w:color="auto"/>
        <w:right w:val="none" w:sz="0" w:space="0" w:color="auto"/>
      </w:divBdr>
    </w:div>
    <w:div w:id="953171990">
      <w:bodyDiv w:val="1"/>
      <w:marLeft w:val="0"/>
      <w:marRight w:val="0"/>
      <w:marTop w:val="0"/>
      <w:marBottom w:val="0"/>
      <w:divBdr>
        <w:top w:val="none" w:sz="0" w:space="0" w:color="auto"/>
        <w:left w:val="none" w:sz="0" w:space="0" w:color="auto"/>
        <w:bottom w:val="none" w:sz="0" w:space="0" w:color="auto"/>
        <w:right w:val="none" w:sz="0" w:space="0" w:color="auto"/>
      </w:divBdr>
    </w:div>
    <w:div w:id="960917684">
      <w:bodyDiv w:val="1"/>
      <w:marLeft w:val="0"/>
      <w:marRight w:val="0"/>
      <w:marTop w:val="0"/>
      <w:marBottom w:val="0"/>
      <w:divBdr>
        <w:top w:val="none" w:sz="0" w:space="0" w:color="auto"/>
        <w:left w:val="none" w:sz="0" w:space="0" w:color="auto"/>
        <w:bottom w:val="none" w:sz="0" w:space="0" w:color="auto"/>
        <w:right w:val="none" w:sz="0" w:space="0" w:color="auto"/>
      </w:divBdr>
      <w:divsChild>
        <w:div w:id="101583297">
          <w:marLeft w:val="0"/>
          <w:marRight w:val="0"/>
          <w:marTop w:val="0"/>
          <w:marBottom w:val="0"/>
          <w:divBdr>
            <w:top w:val="none" w:sz="0" w:space="0" w:color="auto"/>
            <w:left w:val="none" w:sz="0" w:space="0" w:color="auto"/>
            <w:bottom w:val="none" w:sz="0" w:space="0" w:color="auto"/>
            <w:right w:val="none" w:sz="0" w:space="0" w:color="auto"/>
          </w:divBdr>
        </w:div>
      </w:divsChild>
    </w:div>
    <w:div w:id="962884780">
      <w:bodyDiv w:val="1"/>
      <w:marLeft w:val="0"/>
      <w:marRight w:val="0"/>
      <w:marTop w:val="0"/>
      <w:marBottom w:val="0"/>
      <w:divBdr>
        <w:top w:val="none" w:sz="0" w:space="0" w:color="auto"/>
        <w:left w:val="none" w:sz="0" w:space="0" w:color="auto"/>
        <w:bottom w:val="none" w:sz="0" w:space="0" w:color="auto"/>
        <w:right w:val="none" w:sz="0" w:space="0" w:color="auto"/>
      </w:divBdr>
    </w:div>
    <w:div w:id="967778684">
      <w:bodyDiv w:val="1"/>
      <w:marLeft w:val="0"/>
      <w:marRight w:val="0"/>
      <w:marTop w:val="0"/>
      <w:marBottom w:val="0"/>
      <w:divBdr>
        <w:top w:val="none" w:sz="0" w:space="0" w:color="auto"/>
        <w:left w:val="none" w:sz="0" w:space="0" w:color="auto"/>
        <w:bottom w:val="none" w:sz="0" w:space="0" w:color="auto"/>
        <w:right w:val="none" w:sz="0" w:space="0" w:color="auto"/>
      </w:divBdr>
      <w:divsChild>
        <w:div w:id="391008513">
          <w:marLeft w:val="0"/>
          <w:marRight w:val="0"/>
          <w:marTop w:val="0"/>
          <w:marBottom w:val="0"/>
          <w:divBdr>
            <w:top w:val="none" w:sz="0" w:space="0" w:color="auto"/>
            <w:left w:val="none" w:sz="0" w:space="0" w:color="auto"/>
            <w:bottom w:val="none" w:sz="0" w:space="0" w:color="auto"/>
            <w:right w:val="none" w:sz="0" w:space="0" w:color="auto"/>
          </w:divBdr>
          <w:divsChild>
            <w:div w:id="1175533923">
              <w:marLeft w:val="0"/>
              <w:marRight w:val="0"/>
              <w:marTop w:val="0"/>
              <w:marBottom w:val="0"/>
              <w:divBdr>
                <w:top w:val="none" w:sz="0" w:space="0" w:color="auto"/>
                <w:left w:val="none" w:sz="0" w:space="0" w:color="auto"/>
                <w:bottom w:val="none" w:sz="0" w:space="0" w:color="auto"/>
                <w:right w:val="none" w:sz="0" w:space="0" w:color="auto"/>
              </w:divBdr>
              <w:divsChild>
                <w:div w:id="1635015765">
                  <w:marLeft w:val="0"/>
                  <w:marRight w:val="0"/>
                  <w:marTop w:val="0"/>
                  <w:marBottom w:val="0"/>
                  <w:divBdr>
                    <w:top w:val="none" w:sz="0" w:space="0" w:color="auto"/>
                    <w:left w:val="none" w:sz="0" w:space="0" w:color="auto"/>
                    <w:bottom w:val="none" w:sz="0" w:space="0" w:color="auto"/>
                    <w:right w:val="none" w:sz="0" w:space="0" w:color="auto"/>
                  </w:divBdr>
                  <w:divsChild>
                    <w:div w:id="1958222302">
                      <w:marLeft w:val="0"/>
                      <w:marRight w:val="0"/>
                      <w:marTop w:val="0"/>
                      <w:marBottom w:val="0"/>
                      <w:divBdr>
                        <w:top w:val="none" w:sz="0" w:space="0" w:color="auto"/>
                        <w:left w:val="none" w:sz="0" w:space="0" w:color="auto"/>
                        <w:bottom w:val="none" w:sz="0" w:space="0" w:color="auto"/>
                        <w:right w:val="none" w:sz="0" w:space="0" w:color="auto"/>
                      </w:divBdr>
                      <w:divsChild>
                        <w:div w:id="1090076629">
                          <w:marLeft w:val="0"/>
                          <w:marRight w:val="0"/>
                          <w:marTop w:val="0"/>
                          <w:marBottom w:val="0"/>
                          <w:divBdr>
                            <w:top w:val="none" w:sz="0" w:space="0" w:color="auto"/>
                            <w:left w:val="none" w:sz="0" w:space="0" w:color="auto"/>
                            <w:bottom w:val="none" w:sz="0" w:space="0" w:color="auto"/>
                            <w:right w:val="none" w:sz="0" w:space="0" w:color="auto"/>
                          </w:divBdr>
                          <w:divsChild>
                            <w:div w:id="303972638">
                              <w:marLeft w:val="0"/>
                              <w:marRight w:val="0"/>
                              <w:marTop w:val="0"/>
                              <w:marBottom w:val="0"/>
                              <w:divBdr>
                                <w:top w:val="none" w:sz="0" w:space="0" w:color="auto"/>
                                <w:left w:val="none" w:sz="0" w:space="0" w:color="auto"/>
                                <w:bottom w:val="none" w:sz="0" w:space="0" w:color="auto"/>
                                <w:right w:val="none" w:sz="0" w:space="0" w:color="auto"/>
                              </w:divBdr>
                              <w:divsChild>
                                <w:div w:id="1369648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72518011">
      <w:bodyDiv w:val="1"/>
      <w:marLeft w:val="0"/>
      <w:marRight w:val="0"/>
      <w:marTop w:val="0"/>
      <w:marBottom w:val="0"/>
      <w:divBdr>
        <w:top w:val="none" w:sz="0" w:space="0" w:color="auto"/>
        <w:left w:val="none" w:sz="0" w:space="0" w:color="auto"/>
        <w:bottom w:val="none" w:sz="0" w:space="0" w:color="auto"/>
        <w:right w:val="none" w:sz="0" w:space="0" w:color="auto"/>
      </w:divBdr>
    </w:div>
    <w:div w:id="973409111">
      <w:bodyDiv w:val="1"/>
      <w:marLeft w:val="0"/>
      <w:marRight w:val="0"/>
      <w:marTop w:val="0"/>
      <w:marBottom w:val="0"/>
      <w:divBdr>
        <w:top w:val="none" w:sz="0" w:space="0" w:color="auto"/>
        <w:left w:val="none" w:sz="0" w:space="0" w:color="auto"/>
        <w:bottom w:val="none" w:sz="0" w:space="0" w:color="auto"/>
        <w:right w:val="none" w:sz="0" w:space="0" w:color="auto"/>
      </w:divBdr>
    </w:div>
    <w:div w:id="976029479">
      <w:bodyDiv w:val="1"/>
      <w:marLeft w:val="0"/>
      <w:marRight w:val="0"/>
      <w:marTop w:val="0"/>
      <w:marBottom w:val="0"/>
      <w:divBdr>
        <w:top w:val="none" w:sz="0" w:space="0" w:color="auto"/>
        <w:left w:val="none" w:sz="0" w:space="0" w:color="auto"/>
        <w:bottom w:val="none" w:sz="0" w:space="0" w:color="auto"/>
        <w:right w:val="none" w:sz="0" w:space="0" w:color="auto"/>
      </w:divBdr>
    </w:div>
    <w:div w:id="977876513">
      <w:bodyDiv w:val="1"/>
      <w:marLeft w:val="0"/>
      <w:marRight w:val="0"/>
      <w:marTop w:val="0"/>
      <w:marBottom w:val="0"/>
      <w:divBdr>
        <w:top w:val="none" w:sz="0" w:space="0" w:color="auto"/>
        <w:left w:val="none" w:sz="0" w:space="0" w:color="auto"/>
        <w:bottom w:val="none" w:sz="0" w:space="0" w:color="auto"/>
        <w:right w:val="none" w:sz="0" w:space="0" w:color="auto"/>
      </w:divBdr>
    </w:div>
    <w:div w:id="979723688">
      <w:bodyDiv w:val="1"/>
      <w:marLeft w:val="0"/>
      <w:marRight w:val="0"/>
      <w:marTop w:val="0"/>
      <w:marBottom w:val="0"/>
      <w:divBdr>
        <w:top w:val="none" w:sz="0" w:space="0" w:color="auto"/>
        <w:left w:val="none" w:sz="0" w:space="0" w:color="auto"/>
        <w:bottom w:val="none" w:sz="0" w:space="0" w:color="auto"/>
        <w:right w:val="none" w:sz="0" w:space="0" w:color="auto"/>
      </w:divBdr>
    </w:div>
    <w:div w:id="981152214">
      <w:bodyDiv w:val="1"/>
      <w:marLeft w:val="0"/>
      <w:marRight w:val="0"/>
      <w:marTop w:val="0"/>
      <w:marBottom w:val="0"/>
      <w:divBdr>
        <w:top w:val="none" w:sz="0" w:space="0" w:color="auto"/>
        <w:left w:val="none" w:sz="0" w:space="0" w:color="auto"/>
        <w:bottom w:val="none" w:sz="0" w:space="0" w:color="auto"/>
        <w:right w:val="none" w:sz="0" w:space="0" w:color="auto"/>
      </w:divBdr>
    </w:div>
    <w:div w:id="984816319">
      <w:bodyDiv w:val="1"/>
      <w:marLeft w:val="0"/>
      <w:marRight w:val="0"/>
      <w:marTop w:val="0"/>
      <w:marBottom w:val="0"/>
      <w:divBdr>
        <w:top w:val="none" w:sz="0" w:space="0" w:color="auto"/>
        <w:left w:val="none" w:sz="0" w:space="0" w:color="auto"/>
        <w:bottom w:val="none" w:sz="0" w:space="0" w:color="auto"/>
        <w:right w:val="none" w:sz="0" w:space="0" w:color="auto"/>
      </w:divBdr>
      <w:divsChild>
        <w:div w:id="1480003460">
          <w:marLeft w:val="0"/>
          <w:marRight w:val="0"/>
          <w:marTop w:val="0"/>
          <w:marBottom w:val="0"/>
          <w:divBdr>
            <w:top w:val="none" w:sz="0" w:space="0" w:color="auto"/>
            <w:left w:val="none" w:sz="0" w:space="0" w:color="auto"/>
            <w:bottom w:val="none" w:sz="0" w:space="0" w:color="auto"/>
            <w:right w:val="none" w:sz="0" w:space="0" w:color="auto"/>
          </w:divBdr>
          <w:divsChild>
            <w:div w:id="109325247">
              <w:marLeft w:val="0"/>
              <w:marRight w:val="0"/>
              <w:marTop w:val="0"/>
              <w:marBottom w:val="0"/>
              <w:divBdr>
                <w:top w:val="none" w:sz="0" w:space="0" w:color="auto"/>
                <w:left w:val="none" w:sz="0" w:space="0" w:color="auto"/>
                <w:bottom w:val="none" w:sz="0" w:space="0" w:color="auto"/>
                <w:right w:val="none" w:sz="0" w:space="0" w:color="auto"/>
              </w:divBdr>
              <w:divsChild>
                <w:div w:id="1277519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9283667">
      <w:bodyDiv w:val="1"/>
      <w:marLeft w:val="0"/>
      <w:marRight w:val="0"/>
      <w:marTop w:val="0"/>
      <w:marBottom w:val="0"/>
      <w:divBdr>
        <w:top w:val="none" w:sz="0" w:space="0" w:color="auto"/>
        <w:left w:val="none" w:sz="0" w:space="0" w:color="auto"/>
        <w:bottom w:val="none" w:sz="0" w:space="0" w:color="auto"/>
        <w:right w:val="none" w:sz="0" w:space="0" w:color="auto"/>
      </w:divBdr>
    </w:div>
    <w:div w:id="992372734">
      <w:bodyDiv w:val="1"/>
      <w:marLeft w:val="0"/>
      <w:marRight w:val="0"/>
      <w:marTop w:val="0"/>
      <w:marBottom w:val="0"/>
      <w:divBdr>
        <w:top w:val="none" w:sz="0" w:space="0" w:color="auto"/>
        <w:left w:val="none" w:sz="0" w:space="0" w:color="auto"/>
        <w:bottom w:val="none" w:sz="0" w:space="0" w:color="auto"/>
        <w:right w:val="none" w:sz="0" w:space="0" w:color="auto"/>
      </w:divBdr>
    </w:div>
    <w:div w:id="993802772">
      <w:bodyDiv w:val="1"/>
      <w:marLeft w:val="0"/>
      <w:marRight w:val="0"/>
      <w:marTop w:val="0"/>
      <w:marBottom w:val="0"/>
      <w:divBdr>
        <w:top w:val="none" w:sz="0" w:space="0" w:color="auto"/>
        <w:left w:val="none" w:sz="0" w:space="0" w:color="auto"/>
        <w:bottom w:val="none" w:sz="0" w:space="0" w:color="auto"/>
        <w:right w:val="none" w:sz="0" w:space="0" w:color="auto"/>
      </w:divBdr>
    </w:div>
    <w:div w:id="997345994">
      <w:bodyDiv w:val="1"/>
      <w:marLeft w:val="0"/>
      <w:marRight w:val="0"/>
      <w:marTop w:val="0"/>
      <w:marBottom w:val="0"/>
      <w:divBdr>
        <w:top w:val="none" w:sz="0" w:space="0" w:color="auto"/>
        <w:left w:val="none" w:sz="0" w:space="0" w:color="auto"/>
        <w:bottom w:val="none" w:sz="0" w:space="0" w:color="auto"/>
        <w:right w:val="none" w:sz="0" w:space="0" w:color="auto"/>
      </w:divBdr>
    </w:div>
    <w:div w:id="998466086">
      <w:bodyDiv w:val="1"/>
      <w:marLeft w:val="0"/>
      <w:marRight w:val="0"/>
      <w:marTop w:val="0"/>
      <w:marBottom w:val="0"/>
      <w:divBdr>
        <w:top w:val="none" w:sz="0" w:space="0" w:color="auto"/>
        <w:left w:val="none" w:sz="0" w:space="0" w:color="auto"/>
        <w:bottom w:val="none" w:sz="0" w:space="0" w:color="auto"/>
        <w:right w:val="none" w:sz="0" w:space="0" w:color="auto"/>
      </w:divBdr>
    </w:div>
    <w:div w:id="1000540873">
      <w:bodyDiv w:val="1"/>
      <w:marLeft w:val="0"/>
      <w:marRight w:val="0"/>
      <w:marTop w:val="0"/>
      <w:marBottom w:val="0"/>
      <w:divBdr>
        <w:top w:val="none" w:sz="0" w:space="0" w:color="auto"/>
        <w:left w:val="none" w:sz="0" w:space="0" w:color="auto"/>
        <w:bottom w:val="none" w:sz="0" w:space="0" w:color="auto"/>
        <w:right w:val="none" w:sz="0" w:space="0" w:color="auto"/>
      </w:divBdr>
    </w:div>
    <w:div w:id="1006979671">
      <w:bodyDiv w:val="1"/>
      <w:marLeft w:val="0"/>
      <w:marRight w:val="0"/>
      <w:marTop w:val="0"/>
      <w:marBottom w:val="0"/>
      <w:divBdr>
        <w:top w:val="none" w:sz="0" w:space="0" w:color="auto"/>
        <w:left w:val="none" w:sz="0" w:space="0" w:color="auto"/>
        <w:bottom w:val="none" w:sz="0" w:space="0" w:color="auto"/>
        <w:right w:val="none" w:sz="0" w:space="0" w:color="auto"/>
      </w:divBdr>
    </w:div>
    <w:div w:id="1007444934">
      <w:bodyDiv w:val="1"/>
      <w:marLeft w:val="0"/>
      <w:marRight w:val="0"/>
      <w:marTop w:val="0"/>
      <w:marBottom w:val="0"/>
      <w:divBdr>
        <w:top w:val="none" w:sz="0" w:space="0" w:color="auto"/>
        <w:left w:val="none" w:sz="0" w:space="0" w:color="auto"/>
        <w:bottom w:val="none" w:sz="0" w:space="0" w:color="auto"/>
        <w:right w:val="none" w:sz="0" w:space="0" w:color="auto"/>
      </w:divBdr>
    </w:div>
    <w:div w:id="1014066351">
      <w:bodyDiv w:val="1"/>
      <w:marLeft w:val="0"/>
      <w:marRight w:val="0"/>
      <w:marTop w:val="0"/>
      <w:marBottom w:val="0"/>
      <w:divBdr>
        <w:top w:val="none" w:sz="0" w:space="0" w:color="auto"/>
        <w:left w:val="none" w:sz="0" w:space="0" w:color="auto"/>
        <w:bottom w:val="none" w:sz="0" w:space="0" w:color="auto"/>
        <w:right w:val="none" w:sz="0" w:space="0" w:color="auto"/>
      </w:divBdr>
    </w:div>
    <w:div w:id="1021056459">
      <w:bodyDiv w:val="1"/>
      <w:marLeft w:val="0"/>
      <w:marRight w:val="0"/>
      <w:marTop w:val="0"/>
      <w:marBottom w:val="0"/>
      <w:divBdr>
        <w:top w:val="none" w:sz="0" w:space="0" w:color="auto"/>
        <w:left w:val="none" w:sz="0" w:space="0" w:color="auto"/>
        <w:bottom w:val="none" w:sz="0" w:space="0" w:color="auto"/>
        <w:right w:val="none" w:sz="0" w:space="0" w:color="auto"/>
      </w:divBdr>
    </w:div>
    <w:div w:id="1021123770">
      <w:bodyDiv w:val="1"/>
      <w:marLeft w:val="0"/>
      <w:marRight w:val="0"/>
      <w:marTop w:val="0"/>
      <w:marBottom w:val="0"/>
      <w:divBdr>
        <w:top w:val="none" w:sz="0" w:space="0" w:color="auto"/>
        <w:left w:val="none" w:sz="0" w:space="0" w:color="auto"/>
        <w:bottom w:val="none" w:sz="0" w:space="0" w:color="auto"/>
        <w:right w:val="none" w:sz="0" w:space="0" w:color="auto"/>
      </w:divBdr>
    </w:div>
    <w:div w:id="1028220271">
      <w:bodyDiv w:val="1"/>
      <w:marLeft w:val="0"/>
      <w:marRight w:val="0"/>
      <w:marTop w:val="0"/>
      <w:marBottom w:val="0"/>
      <w:divBdr>
        <w:top w:val="none" w:sz="0" w:space="0" w:color="auto"/>
        <w:left w:val="none" w:sz="0" w:space="0" w:color="auto"/>
        <w:bottom w:val="none" w:sz="0" w:space="0" w:color="auto"/>
        <w:right w:val="none" w:sz="0" w:space="0" w:color="auto"/>
      </w:divBdr>
    </w:div>
    <w:div w:id="1030378792">
      <w:bodyDiv w:val="1"/>
      <w:marLeft w:val="0"/>
      <w:marRight w:val="0"/>
      <w:marTop w:val="0"/>
      <w:marBottom w:val="0"/>
      <w:divBdr>
        <w:top w:val="none" w:sz="0" w:space="0" w:color="auto"/>
        <w:left w:val="none" w:sz="0" w:space="0" w:color="auto"/>
        <w:bottom w:val="none" w:sz="0" w:space="0" w:color="auto"/>
        <w:right w:val="none" w:sz="0" w:space="0" w:color="auto"/>
      </w:divBdr>
      <w:divsChild>
        <w:div w:id="1315450264">
          <w:marLeft w:val="0"/>
          <w:marRight w:val="0"/>
          <w:marTop w:val="0"/>
          <w:marBottom w:val="0"/>
          <w:divBdr>
            <w:top w:val="none" w:sz="0" w:space="0" w:color="auto"/>
            <w:left w:val="none" w:sz="0" w:space="0" w:color="auto"/>
            <w:bottom w:val="none" w:sz="0" w:space="0" w:color="auto"/>
            <w:right w:val="none" w:sz="0" w:space="0" w:color="auto"/>
          </w:divBdr>
        </w:div>
      </w:divsChild>
    </w:div>
    <w:div w:id="1033699609">
      <w:bodyDiv w:val="1"/>
      <w:marLeft w:val="0"/>
      <w:marRight w:val="0"/>
      <w:marTop w:val="0"/>
      <w:marBottom w:val="0"/>
      <w:divBdr>
        <w:top w:val="none" w:sz="0" w:space="0" w:color="auto"/>
        <w:left w:val="none" w:sz="0" w:space="0" w:color="auto"/>
        <w:bottom w:val="none" w:sz="0" w:space="0" w:color="auto"/>
        <w:right w:val="none" w:sz="0" w:space="0" w:color="auto"/>
      </w:divBdr>
    </w:div>
    <w:div w:id="1042292079">
      <w:bodyDiv w:val="1"/>
      <w:marLeft w:val="0"/>
      <w:marRight w:val="0"/>
      <w:marTop w:val="0"/>
      <w:marBottom w:val="0"/>
      <w:divBdr>
        <w:top w:val="none" w:sz="0" w:space="0" w:color="auto"/>
        <w:left w:val="none" w:sz="0" w:space="0" w:color="auto"/>
        <w:bottom w:val="none" w:sz="0" w:space="0" w:color="auto"/>
        <w:right w:val="none" w:sz="0" w:space="0" w:color="auto"/>
      </w:divBdr>
    </w:div>
    <w:div w:id="1054429719">
      <w:bodyDiv w:val="1"/>
      <w:marLeft w:val="0"/>
      <w:marRight w:val="0"/>
      <w:marTop w:val="0"/>
      <w:marBottom w:val="0"/>
      <w:divBdr>
        <w:top w:val="none" w:sz="0" w:space="0" w:color="auto"/>
        <w:left w:val="none" w:sz="0" w:space="0" w:color="auto"/>
        <w:bottom w:val="none" w:sz="0" w:space="0" w:color="auto"/>
        <w:right w:val="none" w:sz="0" w:space="0" w:color="auto"/>
      </w:divBdr>
    </w:div>
    <w:div w:id="1055005044">
      <w:bodyDiv w:val="1"/>
      <w:marLeft w:val="0"/>
      <w:marRight w:val="0"/>
      <w:marTop w:val="0"/>
      <w:marBottom w:val="0"/>
      <w:divBdr>
        <w:top w:val="none" w:sz="0" w:space="0" w:color="auto"/>
        <w:left w:val="none" w:sz="0" w:space="0" w:color="auto"/>
        <w:bottom w:val="none" w:sz="0" w:space="0" w:color="auto"/>
        <w:right w:val="none" w:sz="0" w:space="0" w:color="auto"/>
      </w:divBdr>
    </w:div>
    <w:div w:id="1057780703">
      <w:bodyDiv w:val="1"/>
      <w:marLeft w:val="0"/>
      <w:marRight w:val="0"/>
      <w:marTop w:val="0"/>
      <w:marBottom w:val="0"/>
      <w:divBdr>
        <w:top w:val="none" w:sz="0" w:space="0" w:color="auto"/>
        <w:left w:val="none" w:sz="0" w:space="0" w:color="auto"/>
        <w:bottom w:val="none" w:sz="0" w:space="0" w:color="auto"/>
        <w:right w:val="none" w:sz="0" w:space="0" w:color="auto"/>
      </w:divBdr>
    </w:div>
    <w:div w:id="1057826506">
      <w:bodyDiv w:val="1"/>
      <w:marLeft w:val="0"/>
      <w:marRight w:val="0"/>
      <w:marTop w:val="0"/>
      <w:marBottom w:val="0"/>
      <w:divBdr>
        <w:top w:val="none" w:sz="0" w:space="0" w:color="auto"/>
        <w:left w:val="none" w:sz="0" w:space="0" w:color="auto"/>
        <w:bottom w:val="none" w:sz="0" w:space="0" w:color="auto"/>
        <w:right w:val="none" w:sz="0" w:space="0" w:color="auto"/>
      </w:divBdr>
    </w:div>
    <w:div w:id="1059673324">
      <w:bodyDiv w:val="1"/>
      <w:marLeft w:val="0"/>
      <w:marRight w:val="0"/>
      <w:marTop w:val="0"/>
      <w:marBottom w:val="0"/>
      <w:divBdr>
        <w:top w:val="none" w:sz="0" w:space="0" w:color="auto"/>
        <w:left w:val="none" w:sz="0" w:space="0" w:color="auto"/>
        <w:bottom w:val="none" w:sz="0" w:space="0" w:color="auto"/>
        <w:right w:val="none" w:sz="0" w:space="0" w:color="auto"/>
      </w:divBdr>
      <w:divsChild>
        <w:div w:id="381565477">
          <w:marLeft w:val="0"/>
          <w:marRight w:val="0"/>
          <w:marTop w:val="0"/>
          <w:marBottom w:val="0"/>
          <w:divBdr>
            <w:top w:val="none" w:sz="0" w:space="0" w:color="auto"/>
            <w:left w:val="none" w:sz="0" w:space="0" w:color="auto"/>
            <w:bottom w:val="none" w:sz="0" w:space="0" w:color="auto"/>
            <w:right w:val="none" w:sz="0" w:space="0" w:color="auto"/>
          </w:divBdr>
          <w:divsChild>
            <w:div w:id="305166582">
              <w:marLeft w:val="0"/>
              <w:marRight w:val="0"/>
              <w:marTop w:val="0"/>
              <w:marBottom w:val="0"/>
              <w:divBdr>
                <w:top w:val="none" w:sz="0" w:space="0" w:color="auto"/>
                <w:left w:val="none" w:sz="0" w:space="0" w:color="auto"/>
                <w:bottom w:val="none" w:sz="0" w:space="0" w:color="auto"/>
                <w:right w:val="none" w:sz="0" w:space="0" w:color="auto"/>
              </w:divBdr>
              <w:divsChild>
                <w:div w:id="8180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9741053">
      <w:bodyDiv w:val="1"/>
      <w:marLeft w:val="0"/>
      <w:marRight w:val="0"/>
      <w:marTop w:val="0"/>
      <w:marBottom w:val="0"/>
      <w:divBdr>
        <w:top w:val="none" w:sz="0" w:space="0" w:color="auto"/>
        <w:left w:val="none" w:sz="0" w:space="0" w:color="auto"/>
        <w:bottom w:val="none" w:sz="0" w:space="0" w:color="auto"/>
        <w:right w:val="none" w:sz="0" w:space="0" w:color="auto"/>
      </w:divBdr>
    </w:div>
    <w:div w:id="1060903881">
      <w:bodyDiv w:val="1"/>
      <w:marLeft w:val="0"/>
      <w:marRight w:val="0"/>
      <w:marTop w:val="0"/>
      <w:marBottom w:val="0"/>
      <w:divBdr>
        <w:top w:val="none" w:sz="0" w:space="0" w:color="auto"/>
        <w:left w:val="none" w:sz="0" w:space="0" w:color="auto"/>
        <w:bottom w:val="none" w:sz="0" w:space="0" w:color="auto"/>
        <w:right w:val="none" w:sz="0" w:space="0" w:color="auto"/>
      </w:divBdr>
    </w:div>
    <w:div w:id="1062946301">
      <w:bodyDiv w:val="1"/>
      <w:marLeft w:val="0"/>
      <w:marRight w:val="0"/>
      <w:marTop w:val="0"/>
      <w:marBottom w:val="0"/>
      <w:divBdr>
        <w:top w:val="none" w:sz="0" w:space="0" w:color="auto"/>
        <w:left w:val="none" w:sz="0" w:space="0" w:color="auto"/>
        <w:bottom w:val="none" w:sz="0" w:space="0" w:color="auto"/>
        <w:right w:val="none" w:sz="0" w:space="0" w:color="auto"/>
      </w:divBdr>
    </w:div>
    <w:div w:id="1067072289">
      <w:bodyDiv w:val="1"/>
      <w:marLeft w:val="0"/>
      <w:marRight w:val="0"/>
      <w:marTop w:val="0"/>
      <w:marBottom w:val="0"/>
      <w:divBdr>
        <w:top w:val="none" w:sz="0" w:space="0" w:color="auto"/>
        <w:left w:val="none" w:sz="0" w:space="0" w:color="auto"/>
        <w:bottom w:val="none" w:sz="0" w:space="0" w:color="auto"/>
        <w:right w:val="none" w:sz="0" w:space="0" w:color="auto"/>
      </w:divBdr>
    </w:div>
    <w:div w:id="1067722509">
      <w:bodyDiv w:val="1"/>
      <w:marLeft w:val="0"/>
      <w:marRight w:val="0"/>
      <w:marTop w:val="0"/>
      <w:marBottom w:val="0"/>
      <w:divBdr>
        <w:top w:val="none" w:sz="0" w:space="0" w:color="auto"/>
        <w:left w:val="none" w:sz="0" w:space="0" w:color="auto"/>
        <w:bottom w:val="none" w:sz="0" w:space="0" w:color="auto"/>
        <w:right w:val="none" w:sz="0" w:space="0" w:color="auto"/>
      </w:divBdr>
    </w:div>
    <w:div w:id="1068260966">
      <w:bodyDiv w:val="1"/>
      <w:marLeft w:val="0"/>
      <w:marRight w:val="0"/>
      <w:marTop w:val="0"/>
      <w:marBottom w:val="0"/>
      <w:divBdr>
        <w:top w:val="none" w:sz="0" w:space="0" w:color="auto"/>
        <w:left w:val="none" w:sz="0" w:space="0" w:color="auto"/>
        <w:bottom w:val="none" w:sz="0" w:space="0" w:color="auto"/>
        <w:right w:val="none" w:sz="0" w:space="0" w:color="auto"/>
      </w:divBdr>
    </w:div>
    <w:div w:id="1068650669">
      <w:bodyDiv w:val="1"/>
      <w:marLeft w:val="0"/>
      <w:marRight w:val="0"/>
      <w:marTop w:val="0"/>
      <w:marBottom w:val="0"/>
      <w:divBdr>
        <w:top w:val="none" w:sz="0" w:space="0" w:color="auto"/>
        <w:left w:val="none" w:sz="0" w:space="0" w:color="auto"/>
        <w:bottom w:val="none" w:sz="0" w:space="0" w:color="auto"/>
        <w:right w:val="none" w:sz="0" w:space="0" w:color="auto"/>
      </w:divBdr>
    </w:div>
    <w:div w:id="1069502497">
      <w:bodyDiv w:val="1"/>
      <w:marLeft w:val="0"/>
      <w:marRight w:val="0"/>
      <w:marTop w:val="0"/>
      <w:marBottom w:val="0"/>
      <w:divBdr>
        <w:top w:val="none" w:sz="0" w:space="0" w:color="auto"/>
        <w:left w:val="none" w:sz="0" w:space="0" w:color="auto"/>
        <w:bottom w:val="none" w:sz="0" w:space="0" w:color="auto"/>
        <w:right w:val="none" w:sz="0" w:space="0" w:color="auto"/>
      </w:divBdr>
    </w:div>
    <w:div w:id="1069958206">
      <w:bodyDiv w:val="1"/>
      <w:marLeft w:val="0"/>
      <w:marRight w:val="0"/>
      <w:marTop w:val="0"/>
      <w:marBottom w:val="0"/>
      <w:divBdr>
        <w:top w:val="none" w:sz="0" w:space="0" w:color="auto"/>
        <w:left w:val="none" w:sz="0" w:space="0" w:color="auto"/>
        <w:bottom w:val="none" w:sz="0" w:space="0" w:color="auto"/>
        <w:right w:val="none" w:sz="0" w:space="0" w:color="auto"/>
      </w:divBdr>
    </w:div>
    <w:div w:id="1070269679">
      <w:bodyDiv w:val="1"/>
      <w:marLeft w:val="0"/>
      <w:marRight w:val="0"/>
      <w:marTop w:val="0"/>
      <w:marBottom w:val="0"/>
      <w:divBdr>
        <w:top w:val="none" w:sz="0" w:space="0" w:color="auto"/>
        <w:left w:val="none" w:sz="0" w:space="0" w:color="auto"/>
        <w:bottom w:val="none" w:sz="0" w:space="0" w:color="auto"/>
        <w:right w:val="none" w:sz="0" w:space="0" w:color="auto"/>
      </w:divBdr>
    </w:div>
    <w:div w:id="1073939478">
      <w:bodyDiv w:val="1"/>
      <w:marLeft w:val="0"/>
      <w:marRight w:val="0"/>
      <w:marTop w:val="0"/>
      <w:marBottom w:val="0"/>
      <w:divBdr>
        <w:top w:val="none" w:sz="0" w:space="0" w:color="auto"/>
        <w:left w:val="none" w:sz="0" w:space="0" w:color="auto"/>
        <w:bottom w:val="none" w:sz="0" w:space="0" w:color="auto"/>
        <w:right w:val="none" w:sz="0" w:space="0" w:color="auto"/>
      </w:divBdr>
    </w:div>
    <w:div w:id="1078403180">
      <w:bodyDiv w:val="1"/>
      <w:marLeft w:val="0"/>
      <w:marRight w:val="0"/>
      <w:marTop w:val="0"/>
      <w:marBottom w:val="0"/>
      <w:divBdr>
        <w:top w:val="none" w:sz="0" w:space="0" w:color="auto"/>
        <w:left w:val="none" w:sz="0" w:space="0" w:color="auto"/>
        <w:bottom w:val="none" w:sz="0" w:space="0" w:color="auto"/>
        <w:right w:val="none" w:sz="0" w:space="0" w:color="auto"/>
      </w:divBdr>
    </w:div>
    <w:div w:id="1078744154">
      <w:bodyDiv w:val="1"/>
      <w:marLeft w:val="0"/>
      <w:marRight w:val="0"/>
      <w:marTop w:val="0"/>
      <w:marBottom w:val="0"/>
      <w:divBdr>
        <w:top w:val="none" w:sz="0" w:space="0" w:color="auto"/>
        <w:left w:val="none" w:sz="0" w:space="0" w:color="auto"/>
        <w:bottom w:val="none" w:sz="0" w:space="0" w:color="auto"/>
        <w:right w:val="none" w:sz="0" w:space="0" w:color="auto"/>
      </w:divBdr>
    </w:div>
    <w:div w:id="1079443877">
      <w:bodyDiv w:val="1"/>
      <w:marLeft w:val="0"/>
      <w:marRight w:val="0"/>
      <w:marTop w:val="0"/>
      <w:marBottom w:val="0"/>
      <w:divBdr>
        <w:top w:val="none" w:sz="0" w:space="0" w:color="auto"/>
        <w:left w:val="none" w:sz="0" w:space="0" w:color="auto"/>
        <w:bottom w:val="none" w:sz="0" w:space="0" w:color="auto"/>
        <w:right w:val="none" w:sz="0" w:space="0" w:color="auto"/>
      </w:divBdr>
    </w:div>
    <w:div w:id="1082725329">
      <w:bodyDiv w:val="1"/>
      <w:marLeft w:val="0"/>
      <w:marRight w:val="0"/>
      <w:marTop w:val="0"/>
      <w:marBottom w:val="0"/>
      <w:divBdr>
        <w:top w:val="none" w:sz="0" w:space="0" w:color="auto"/>
        <w:left w:val="none" w:sz="0" w:space="0" w:color="auto"/>
        <w:bottom w:val="none" w:sz="0" w:space="0" w:color="auto"/>
        <w:right w:val="none" w:sz="0" w:space="0" w:color="auto"/>
      </w:divBdr>
    </w:div>
    <w:div w:id="1082802035">
      <w:bodyDiv w:val="1"/>
      <w:marLeft w:val="0"/>
      <w:marRight w:val="0"/>
      <w:marTop w:val="0"/>
      <w:marBottom w:val="0"/>
      <w:divBdr>
        <w:top w:val="none" w:sz="0" w:space="0" w:color="auto"/>
        <w:left w:val="none" w:sz="0" w:space="0" w:color="auto"/>
        <w:bottom w:val="none" w:sz="0" w:space="0" w:color="auto"/>
        <w:right w:val="none" w:sz="0" w:space="0" w:color="auto"/>
      </w:divBdr>
    </w:div>
    <w:div w:id="1085299715">
      <w:bodyDiv w:val="1"/>
      <w:marLeft w:val="0"/>
      <w:marRight w:val="0"/>
      <w:marTop w:val="0"/>
      <w:marBottom w:val="0"/>
      <w:divBdr>
        <w:top w:val="none" w:sz="0" w:space="0" w:color="auto"/>
        <w:left w:val="none" w:sz="0" w:space="0" w:color="auto"/>
        <w:bottom w:val="none" w:sz="0" w:space="0" w:color="auto"/>
        <w:right w:val="none" w:sz="0" w:space="0" w:color="auto"/>
      </w:divBdr>
    </w:div>
    <w:div w:id="1088775570">
      <w:bodyDiv w:val="1"/>
      <w:marLeft w:val="0"/>
      <w:marRight w:val="0"/>
      <w:marTop w:val="0"/>
      <w:marBottom w:val="0"/>
      <w:divBdr>
        <w:top w:val="none" w:sz="0" w:space="0" w:color="auto"/>
        <w:left w:val="none" w:sz="0" w:space="0" w:color="auto"/>
        <w:bottom w:val="none" w:sz="0" w:space="0" w:color="auto"/>
        <w:right w:val="none" w:sz="0" w:space="0" w:color="auto"/>
      </w:divBdr>
    </w:div>
    <w:div w:id="1095204623">
      <w:bodyDiv w:val="1"/>
      <w:marLeft w:val="0"/>
      <w:marRight w:val="0"/>
      <w:marTop w:val="0"/>
      <w:marBottom w:val="0"/>
      <w:divBdr>
        <w:top w:val="none" w:sz="0" w:space="0" w:color="auto"/>
        <w:left w:val="none" w:sz="0" w:space="0" w:color="auto"/>
        <w:bottom w:val="none" w:sz="0" w:space="0" w:color="auto"/>
        <w:right w:val="none" w:sz="0" w:space="0" w:color="auto"/>
      </w:divBdr>
    </w:div>
    <w:div w:id="1096906766">
      <w:bodyDiv w:val="1"/>
      <w:marLeft w:val="0"/>
      <w:marRight w:val="0"/>
      <w:marTop w:val="0"/>
      <w:marBottom w:val="0"/>
      <w:divBdr>
        <w:top w:val="none" w:sz="0" w:space="0" w:color="auto"/>
        <w:left w:val="none" w:sz="0" w:space="0" w:color="auto"/>
        <w:bottom w:val="none" w:sz="0" w:space="0" w:color="auto"/>
        <w:right w:val="none" w:sz="0" w:space="0" w:color="auto"/>
      </w:divBdr>
    </w:div>
    <w:div w:id="1104031379">
      <w:bodyDiv w:val="1"/>
      <w:marLeft w:val="0"/>
      <w:marRight w:val="0"/>
      <w:marTop w:val="0"/>
      <w:marBottom w:val="0"/>
      <w:divBdr>
        <w:top w:val="none" w:sz="0" w:space="0" w:color="auto"/>
        <w:left w:val="none" w:sz="0" w:space="0" w:color="auto"/>
        <w:bottom w:val="none" w:sz="0" w:space="0" w:color="auto"/>
        <w:right w:val="none" w:sz="0" w:space="0" w:color="auto"/>
      </w:divBdr>
    </w:div>
    <w:div w:id="1110587118">
      <w:bodyDiv w:val="1"/>
      <w:marLeft w:val="0"/>
      <w:marRight w:val="0"/>
      <w:marTop w:val="0"/>
      <w:marBottom w:val="0"/>
      <w:divBdr>
        <w:top w:val="none" w:sz="0" w:space="0" w:color="auto"/>
        <w:left w:val="none" w:sz="0" w:space="0" w:color="auto"/>
        <w:bottom w:val="none" w:sz="0" w:space="0" w:color="auto"/>
        <w:right w:val="none" w:sz="0" w:space="0" w:color="auto"/>
      </w:divBdr>
    </w:div>
    <w:div w:id="1117716995">
      <w:bodyDiv w:val="1"/>
      <w:marLeft w:val="0"/>
      <w:marRight w:val="0"/>
      <w:marTop w:val="0"/>
      <w:marBottom w:val="0"/>
      <w:divBdr>
        <w:top w:val="none" w:sz="0" w:space="0" w:color="auto"/>
        <w:left w:val="none" w:sz="0" w:space="0" w:color="auto"/>
        <w:bottom w:val="none" w:sz="0" w:space="0" w:color="auto"/>
        <w:right w:val="none" w:sz="0" w:space="0" w:color="auto"/>
      </w:divBdr>
    </w:div>
    <w:div w:id="1126508492">
      <w:bodyDiv w:val="1"/>
      <w:marLeft w:val="0"/>
      <w:marRight w:val="0"/>
      <w:marTop w:val="0"/>
      <w:marBottom w:val="0"/>
      <w:divBdr>
        <w:top w:val="none" w:sz="0" w:space="0" w:color="auto"/>
        <w:left w:val="none" w:sz="0" w:space="0" w:color="auto"/>
        <w:bottom w:val="none" w:sz="0" w:space="0" w:color="auto"/>
        <w:right w:val="none" w:sz="0" w:space="0" w:color="auto"/>
      </w:divBdr>
    </w:div>
    <w:div w:id="1128470664">
      <w:bodyDiv w:val="1"/>
      <w:marLeft w:val="0"/>
      <w:marRight w:val="0"/>
      <w:marTop w:val="0"/>
      <w:marBottom w:val="0"/>
      <w:divBdr>
        <w:top w:val="none" w:sz="0" w:space="0" w:color="auto"/>
        <w:left w:val="none" w:sz="0" w:space="0" w:color="auto"/>
        <w:bottom w:val="none" w:sz="0" w:space="0" w:color="auto"/>
        <w:right w:val="none" w:sz="0" w:space="0" w:color="auto"/>
      </w:divBdr>
    </w:div>
    <w:div w:id="1133206947">
      <w:bodyDiv w:val="1"/>
      <w:marLeft w:val="0"/>
      <w:marRight w:val="0"/>
      <w:marTop w:val="0"/>
      <w:marBottom w:val="0"/>
      <w:divBdr>
        <w:top w:val="none" w:sz="0" w:space="0" w:color="auto"/>
        <w:left w:val="none" w:sz="0" w:space="0" w:color="auto"/>
        <w:bottom w:val="none" w:sz="0" w:space="0" w:color="auto"/>
        <w:right w:val="none" w:sz="0" w:space="0" w:color="auto"/>
      </w:divBdr>
    </w:div>
    <w:div w:id="1134564018">
      <w:bodyDiv w:val="1"/>
      <w:marLeft w:val="0"/>
      <w:marRight w:val="0"/>
      <w:marTop w:val="0"/>
      <w:marBottom w:val="0"/>
      <w:divBdr>
        <w:top w:val="none" w:sz="0" w:space="0" w:color="auto"/>
        <w:left w:val="none" w:sz="0" w:space="0" w:color="auto"/>
        <w:bottom w:val="none" w:sz="0" w:space="0" w:color="auto"/>
        <w:right w:val="none" w:sz="0" w:space="0" w:color="auto"/>
      </w:divBdr>
    </w:div>
    <w:div w:id="1135102740">
      <w:bodyDiv w:val="1"/>
      <w:marLeft w:val="0"/>
      <w:marRight w:val="0"/>
      <w:marTop w:val="0"/>
      <w:marBottom w:val="0"/>
      <w:divBdr>
        <w:top w:val="none" w:sz="0" w:space="0" w:color="auto"/>
        <w:left w:val="none" w:sz="0" w:space="0" w:color="auto"/>
        <w:bottom w:val="none" w:sz="0" w:space="0" w:color="auto"/>
        <w:right w:val="none" w:sz="0" w:space="0" w:color="auto"/>
      </w:divBdr>
    </w:div>
    <w:div w:id="1143355947">
      <w:bodyDiv w:val="1"/>
      <w:marLeft w:val="0"/>
      <w:marRight w:val="0"/>
      <w:marTop w:val="0"/>
      <w:marBottom w:val="0"/>
      <w:divBdr>
        <w:top w:val="none" w:sz="0" w:space="0" w:color="auto"/>
        <w:left w:val="none" w:sz="0" w:space="0" w:color="auto"/>
        <w:bottom w:val="none" w:sz="0" w:space="0" w:color="auto"/>
        <w:right w:val="none" w:sz="0" w:space="0" w:color="auto"/>
      </w:divBdr>
    </w:div>
    <w:div w:id="1147552089">
      <w:bodyDiv w:val="1"/>
      <w:marLeft w:val="0"/>
      <w:marRight w:val="0"/>
      <w:marTop w:val="0"/>
      <w:marBottom w:val="0"/>
      <w:divBdr>
        <w:top w:val="none" w:sz="0" w:space="0" w:color="auto"/>
        <w:left w:val="none" w:sz="0" w:space="0" w:color="auto"/>
        <w:bottom w:val="none" w:sz="0" w:space="0" w:color="auto"/>
        <w:right w:val="none" w:sz="0" w:space="0" w:color="auto"/>
      </w:divBdr>
    </w:div>
    <w:div w:id="1149055750">
      <w:bodyDiv w:val="1"/>
      <w:marLeft w:val="0"/>
      <w:marRight w:val="0"/>
      <w:marTop w:val="0"/>
      <w:marBottom w:val="0"/>
      <w:divBdr>
        <w:top w:val="none" w:sz="0" w:space="0" w:color="auto"/>
        <w:left w:val="none" w:sz="0" w:space="0" w:color="auto"/>
        <w:bottom w:val="none" w:sz="0" w:space="0" w:color="auto"/>
        <w:right w:val="none" w:sz="0" w:space="0" w:color="auto"/>
      </w:divBdr>
    </w:div>
    <w:div w:id="1156218709">
      <w:bodyDiv w:val="1"/>
      <w:marLeft w:val="0"/>
      <w:marRight w:val="0"/>
      <w:marTop w:val="0"/>
      <w:marBottom w:val="0"/>
      <w:divBdr>
        <w:top w:val="none" w:sz="0" w:space="0" w:color="auto"/>
        <w:left w:val="none" w:sz="0" w:space="0" w:color="auto"/>
        <w:bottom w:val="none" w:sz="0" w:space="0" w:color="auto"/>
        <w:right w:val="none" w:sz="0" w:space="0" w:color="auto"/>
      </w:divBdr>
    </w:div>
    <w:div w:id="1157184115">
      <w:bodyDiv w:val="1"/>
      <w:marLeft w:val="0"/>
      <w:marRight w:val="0"/>
      <w:marTop w:val="0"/>
      <w:marBottom w:val="0"/>
      <w:divBdr>
        <w:top w:val="none" w:sz="0" w:space="0" w:color="auto"/>
        <w:left w:val="none" w:sz="0" w:space="0" w:color="auto"/>
        <w:bottom w:val="none" w:sz="0" w:space="0" w:color="auto"/>
        <w:right w:val="none" w:sz="0" w:space="0" w:color="auto"/>
      </w:divBdr>
    </w:div>
    <w:div w:id="1158378546">
      <w:bodyDiv w:val="1"/>
      <w:marLeft w:val="0"/>
      <w:marRight w:val="0"/>
      <w:marTop w:val="0"/>
      <w:marBottom w:val="0"/>
      <w:divBdr>
        <w:top w:val="none" w:sz="0" w:space="0" w:color="auto"/>
        <w:left w:val="none" w:sz="0" w:space="0" w:color="auto"/>
        <w:bottom w:val="none" w:sz="0" w:space="0" w:color="auto"/>
        <w:right w:val="none" w:sz="0" w:space="0" w:color="auto"/>
      </w:divBdr>
    </w:div>
    <w:div w:id="1160267270">
      <w:bodyDiv w:val="1"/>
      <w:marLeft w:val="0"/>
      <w:marRight w:val="0"/>
      <w:marTop w:val="0"/>
      <w:marBottom w:val="0"/>
      <w:divBdr>
        <w:top w:val="none" w:sz="0" w:space="0" w:color="auto"/>
        <w:left w:val="none" w:sz="0" w:space="0" w:color="auto"/>
        <w:bottom w:val="none" w:sz="0" w:space="0" w:color="auto"/>
        <w:right w:val="none" w:sz="0" w:space="0" w:color="auto"/>
      </w:divBdr>
    </w:div>
    <w:div w:id="1161770575">
      <w:bodyDiv w:val="1"/>
      <w:marLeft w:val="0"/>
      <w:marRight w:val="0"/>
      <w:marTop w:val="0"/>
      <w:marBottom w:val="0"/>
      <w:divBdr>
        <w:top w:val="none" w:sz="0" w:space="0" w:color="auto"/>
        <w:left w:val="none" w:sz="0" w:space="0" w:color="auto"/>
        <w:bottom w:val="none" w:sz="0" w:space="0" w:color="auto"/>
        <w:right w:val="none" w:sz="0" w:space="0" w:color="auto"/>
      </w:divBdr>
    </w:div>
    <w:div w:id="1163202400">
      <w:bodyDiv w:val="1"/>
      <w:marLeft w:val="0"/>
      <w:marRight w:val="0"/>
      <w:marTop w:val="0"/>
      <w:marBottom w:val="0"/>
      <w:divBdr>
        <w:top w:val="none" w:sz="0" w:space="0" w:color="auto"/>
        <w:left w:val="none" w:sz="0" w:space="0" w:color="auto"/>
        <w:bottom w:val="none" w:sz="0" w:space="0" w:color="auto"/>
        <w:right w:val="none" w:sz="0" w:space="0" w:color="auto"/>
      </w:divBdr>
    </w:div>
    <w:div w:id="1163542040">
      <w:bodyDiv w:val="1"/>
      <w:marLeft w:val="0"/>
      <w:marRight w:val="0"/>
      <w:marTop w:val="0"/>
      <w:marBottom w:val="0"/>
      <w:divBdr>
        <w:top w:val="none" w:sz="0" w:space="0" w:color="auto"/>
        <w:left w:val="none" w:sz="0" w:space="0" w:color="auto"/>
        <w:bottom w:val="none" w:sz="0" w:space="0" w:color="auto"/>
        <w:right w:val="none" w:sz="0" w:space="0" w:color="auto"/>
      </w:divBdr>
    </w:div>
    <w:div w:id="1163854319">
      <w:bodyDiv w:val="1"/>
      <w:marLeft w:val="0"/>
      <w:marRight w:val="0"/>
      <w:marTop w:val="0"/>
      <w:marBottom w:val="0"/>
      <w:divBdr>
        <w:top w:val="none" w:sz="0" w:space="0" w:color="auto"/>
        <w:left w:val="none" w:sz="0" w:space="0" w:color="auto"/>
        <w:bottom w:val="none" w:sz="0" w:space="0" w:color="auto"/>
        <w:right w:val="none" w:sz="0" w:space="0" w:color="auto"/>
      </w:divBdr>
    </w:div>
    <w:div w:id="1164204760">
      <w:bodyDiv w:val="1"/>
      <w:marLeft w:val="0"/>
      <w:marRight w:val="0"/>
      <w:marTop w:val="0"/>
      <w:marBottom w:val="0"/>
      <w:divBdr>
        <w:top w:val="none" w:sz="0" w:space="0" w:color="auto"/>
        <w:left w:val="none" w:sz="0" w:space="0" w:color="auto"/>
        <w:bottom w:val="none" w:sz="0" w:space="0" w:color="auto"/>
        <w:right w:val="none" w:sz="0" w:space="0" w:color="auto"/>
      </w:divBdr>
    </w:div>
    <w:div w:id="1166818982">
      <w:bodyDiv w:val="1"/>
      <w:marLeft w:val="0"/>
      <w:marRight w:val="0"/>
      <w:marTop w:val="0"/>
      <w:marBottom w:val="0"/>
      <w:divBdr>
        <w:top w:val="none" w:sz="0" w:space="0" w:color="auto"/>
        <w:left w:val="none" w:sz="0" w:space="0" w:color="auto"/>
        <w:bottom w:val="none" w:sz="0" w:space="0" w:color="auto"/>
        <w:right w:val="none" w:sz="0" w:space="0" w:color="auto"/>
      </w:divBdr>
    </w:div>
    <w:div w:id="1169058648">
      <w:bodyDiv w:val="1"/>
      <w:marLeft w:val="0"/>
      <w:marRight w:val="0"/>
      <w:marTop w:val="0"/>
      <w:marBottom w:val="0"/>
      <w:divBdr>
        <w:top w:val="none" w:sz="0" w:space="0" w:color="auto"/>
        <w:left w:val="none" w:sz="0" w:space="0" w:color="auto"/>
        <w:bottom w:val="none" w:sz="0" w:space="0" w:color="auto"/>
        <w:right w:val="none" w:sz="0" w:space="0" w:color="auto"/>
      </w:divBdr>
      <w:divsChild>
        <w:div w:id="121384822">
          <w:marLeft w:val="0"/>
          <w:marRight w:val="0"/>
          <w:marTop w:val="0"/>
          <w:marBottom w:val="0"/>
          <w:divBdr>
            <w:top w:val="none" w:sz="0" w:space="0" w:color="auto"/>
            <w:left w:val="none" w:sz="0" w:space="0" w:color="auto"/>
            <w:bottom w:val="none" w:sz="0" w:space="0" w:color="auto"/>
            <w:right w:val="none" w:sz="0" w:space="0" w:color="auto"/>
          </w:divBdr>
          <w:divsChild>
            <w:div w:id="1619869884">
              <w:marLeft w:val="0"/>
              <w:marRight w:val="0"/>
              <w:marTop w:val="0"/>
              <w:marBottom w:val="0"/>
              <w:divBdr>
                <w:top w:val="none" w:sz="0" w:space="0" w:color="auto"/>
                <w:left w:val="none" w:sz="0" w:space="0" w:color="auto"/>
                <w:bottom w:val="none" w:sz="0" w:space="0" w:color="auto"/>
                <w:right w:val="none" w:sz="0" w:space="0" w:color="auto"/>
              </w:divBdr>
              <w:divsChild>
                <w:div w:id="1084842173">
                  <w:marLeft w:val="0"/>
                  <w:marRight w:val="0"/>
                  <w:marTop w:val="0"/>
                  <w:marBottom w:val="0"/>
                  <w:divBdr>
                    <w:top w:val="none" w:sz="0" w:space="0" w:color="auto"/>
                    <w:left w:val="none" w:sz="0" w:space="0" w:color="auto"/>
                    <w:bottom w:val="none" w:sz="0" w:space="0" w:color="auto"/>
                    <w:right w:val="none" w:sz="0" w:space="0" w:color="auto"/>
                  </w:divBdr>
                  <w:divsChild>
                    <w:div w:id="2136486590">
                      <w:marLeft w:val="0"/>
                      <w:marRight w:val="0"/>
                      <w:marTop w:val="0"/>
                      <w:marBottom w:val="0"/>
                      <w:divBdr>
                        <w:top w:val="none" w:sz="0" w:space="0" w:color="auto"/>
                        <w:left w:val="none" w:sz="0" w:space="0" w:color="auto"/>
                        <w:bottom w:val="none" w:sz="0" w:space="0" w:color="auto"/>
                        <w:right w:val="none" w:sz="0" w:space="0" w:color="auto"/>
                      </w:divBdr>
                      <w:divsChild>
                        <w:div w:id="532228119">
                          <w:marLeft w:val="0"/>
                          <w:marRight w:val="0"/>
                          <w:marTop w:val="0"/>
                          <w:marBottom w:val="0"/>
                          <w:divBdr>
                            <w:top w:val="none" w:sz="0" w:space="0" w:color="auto"/>
                            <w:left w:val="none" w:sz="0" w:space="0" w:color="auto"/>
                            <w:bottom w:val="none" w:sz="0" w:space="0" w:color="auto"/>
                            <w:right w:val="none" w:sz="0" w:space="0" w:color="auto"/>
                          </w:divBdr>
                          <w:divsChild>
                            <w:div w:id="2040429337">
                              <w:marLeft w:val="0"/>
                              <w:marRight w:val="0"/>
                              <w:marTop w:val="0"/>
                              <w:marBottom w:val="0"/>
                              <w:divBdr>
                                <w:top w:val="none" w:sz="0" w:space="0" w:color="auto"/>
                                <w:left w:val="none" w:sz="0" w:space="0" w:color="auto"/>
                                <w:bottom w:val="none" w:sz="0" w:space="0" w:color="auto"/>
                                <w:right w:val="none" w:sz="0" w:space="0" w:color="auto"/>
                              </w:divBdr>
                              <w:divsChild>
                                <w:div w:id="1670593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70832591">
      <w:bodyDiv w:val="1"/>
      <w:marLeft w:val="0"/>
      <w:marRight w:val="0"/>
      <w:marTop w:val="0"/>
      <w:marBottom w:val="0"/>
      <w:divBdr>
        <w:top w:val="none" w:sz="0" w:space="0" w:color="auto"/>
        <w:left w:val="none" w:sz="0" w:space="0" w:color="auto"/>
        <w:bottom w:val="none" w:sz="0" w:space="0" w:color="auto"/>
        <w:right w:val="none" w:sz="0" w:space="0" w:color="auto"/>
      </w:divBdr>
    </w:div>
    <w:div w:id="1181238074">
      <w:bodyDiv w:val="1"/>
      <w:marLeft w:val="0"/>
      <w:marRight w:val="0"/>
      <w:marTop w:val="0"/>
      <w:marBottom w:val="0"/>
      <w:divBdr>
        <w:top w:val="none" w:sz="0" w:space="0" w:color="auto"/>
        <w:left w:val="none" w:sz="0" w:space="0" w:color="auto"/>
        <w:bottom w:val="none" w:sz="0" w:space="0" w:color="auto"/>
        <w:right w:val="none" w:sz="0" w:space="0" w:color="auto"/>
      </w:divBdr>
    </w:div>
    <w:div w:id="1194415851">
      <w:bodyDiv w:val="1"/>
      <w:marLeft w:val="0"/>
      <w:marRight w:val="0"/>
      <w:marTop w:val="0"/>
      <w:marBottom w:val="0"/>
      <w:divBdr>
        <w:top w:val="none" w:sz="0" w:space="0" w:color="auto"/>
        <w:left w:val="none" w:sz="0" w:space="0" w:color="auto"/>
        <w:bottom w:val="none" w:sz="0" w:space="0" w:color="auto"/>
        <w:right w:val="none" w:sz="0" w:space="0" w:color="auto"/>
      </w:divBdr>
    </w:div>
    <w:div w:id="1195340415">
      <w:bodyDiv w:val="1"/>
      <w:marLeft w:val="0"/>
      <w:marRight w:val="0"/>
      <w:marTop w:val="0"/>
      <w:marBottom w:val="0"/>
      <w:divBdr>
        <w:top w:val="none" w:sz="0" w:space="0" w:color="auto"/>
        <w:left w:val="none" w:sz="0" w:space="0" w:color="auto"/>
        <w:bottom w:val="none" w:sz="0" w:space="0" w:color="auto"/>
        <w:right w:val="none" w:sz="0" w:space="0" w:color="auto"/>
      </w:divBdr>
    </w:div>
    <w:div w:id="1197697698">
      <w:bodyDiv w:val="1"/>
      <w:marLeft w:val="0"/>
      <w:marRight w:val="0"/>
      <w:marTop w:val="0"/>
      <w:marBottom w:val="0"/>
      <w:divBdr>
        <w:top w:val="none" w:sz="0" w:space="0" w:color="auto"/>
        <w:left w:val="none" w:sz="0" w:space="0" w:color="auto"/>
        <w:bottom w:val="none" w:sz="0" w:space="0" w:color="auto"/>
        <w:right w:val="none" w:sz="0" w:space="0" w:color="auto"/>
      </w:divBdr>
    </w:div>
    <w:div w:id="1204709183">
      <w:bodyDiv w:val="1"/>
      <w:marLeft w:val="0"/>
      <w:marRight w:val="0"/>
      <w:marTop w:val="0"/>
      <w:marBottom w:val="0"/>
      <w:divBdr>
        <w:top w:val="none" w:sz="0" w:space="0" w:color="auto"/>
        <w:left w:val="none" w:sz="0" w:space="0" w:color="auto"/>
        <w:bottom w:val="none" w:sz="0" w:space="0" w:color="auto"/>
        <w:right w:val="none" w:sz="0" w:space="0" w:color="auto"/>
      </w:divBdr>
    </w:div>
    <w:div w:id="1206482687">
      <w:bodyDiv w:val="1"/>
      <w:marLeft w:val="0"/>
      <w:marRight w:val="0"/>
      <w:marTop w:val="0"/>
      <w:marBottom w:val="0"/>
      <w:divBdr>
        <w:top w:val="none" w:sz="0" w:space="0" w:color="auto"/>
        <w:left w:val="none" w:sz="0" w:space="0" w:color="auto"/>
        <w:bottom w:val="none" w:sz="0" w:space="0" w:color="auto"/>
        <w:right w:val="none" w:sz="0" w:space="0" w:color="auto"/>
      </w:divBdr>
    </w:div>
    <w:div w:id="1208831575">
      <w:bodyDiv w:val="1"/>
      <w:marLeft w:val="0"/>
      <w:marRight w:val="0"/>
      <w:marTop w:val="0"/>
      <w:marBottom w:val="0"/>
      <w:divBdr>
        <w:top w:val="none" w:sz="0" w:space="0" w:color="auto"/>
        <w:left w:val="none" w:sz="0" w:space="0" w:color="auto"/>
        <w:bottom w:val="none" w:sz="0" w:space="0" w:color="auto"/>
        <w:right w:val="none" w:sz="0" w:space="0" w:color="auto"/>
      </w:divBdr>
    </w:div>
    <w:div w:id="1213955038">
      <w:bodyDiv w:val="1"/>
      <w:marLeft w:val="0"/>
      <w:marRight w:val="0"/>
      <w:marTop w:val="0"/>
      <w:marBottom w:val="0"/>
      <w:divBdr>
        <w:top w:val="none" w:sz="0" w:space="0" w:color="auto"/>
        <w:left w:val="none" w:sz="0" w:space="0" w:color="auto"/>
        <w:bottom w:val="none" w:sz="0" w:space="0" w:color="auto"/>
        <w:right w:val="none" w:sz="0" w:space="0" w:color="auto"/>
      </w:divBdr>
    </w:div>
    <w:div w:id="1214124105">
      <w:bodyDiv w:val="1"/>
      <w:marLeft w:val="0"/>
      <w:marRight w:val="0"/>
      <w:marTop w:val="0"/>
      <w:marBottom w:val="0"/>
      <w:divBdr>
        <w:top w:val="none" w:sz="0" w:space="0" w:color="auto"/>
        <w:left w:val="none" w:sz="0" w:space="0" w:color="auto"/>
        <w:bottom w:val="none" w:sz="0" w:space="0" w:color="auto"/>
        <w:right w:val="none" w:sz="0" w:space="0" w:color="auto"/>
      </w:divBdr>
    </w:div>
    <w:div w:id="1214271344">
      <w:bodyDiv w:val="1"/>
      <w:marLeft w:val="0"/>
      <w:marRight w:val="0"/>
      <w:marTop w:val="0"/>
      <w:marBottom w:val="0"/>
      <w:divBdr>
        <w:top w:val="none" w:sz="0" w:space="0" w:color="auto"/>
        <w:left w:val="none" w:sz="0" w:space="0" w:color="auto"/>
        <w:bottom w:val="none" w:sz="0" w:space="0" w:color="auto"/>
        <w:right w:val="none" w:sz="0" w:space="0" w:color="auto"/>
      </w:divBdr>
    </w:div>
    <w:div w:id="1221283834">
      <w:bodyDiv w:val="1"/>
      <w:marLeft w:val="0"/>
      <w:marRight w:val="0"/>
      <w:marTop w:val="0"/>
      <w:marBottom w:val="0"/>
      <w:divBdr>
        <w:top w:val="none" w:sz="0" w:space="0" w:color="auto"/>
        <w:left w:val="none" w:sz="0" w:space="0" w:color="auto"/>
        <w:bottom w:val="none" w:sz="0" w:space="0" w:color="auto"/>
        <w:right w:val="none" w:sz="0" w:space="0" w:color="auto"/>
      </w:divBdr>
      <w:divsChild>
        <w:div w:id="75830208">
          <w:marLeft w:val="0"/>
          <w:marRight w:val="0"/>
          <w:marTop w:val="0"/>
          <w:marBottom w:val="0"/>
          <w:divBdr>
            <w:top w:val="none" w:sz="0" w:space="0" w:color="auto"/>
            <w:left w:val="none" w:sz="0" w:space="0" w:color="auto"/>
            <w:bottom w:val="none" w:sz="0" w:space="0" w:color="auto"/>
            <w:right w:val="none" w:sz="0" w:space="0" w:color="auto"/>
          </w:divBdr>
          <w:divsChild>
            <w:div w:id="854148438">
              <w:marLeft w:val="0"/>
              <w:marRight w:val="0"/>
              <w:marTop w:val="0"/>
              <w:marBottom w:val="0"/>
              <w:divBdr>
                <w:top w:val="none" w:sz="0" w:space="0" w:color="auto"/>
                <w:left w:val="none" w:sz="0" w:space="0" w:color="auto"/>
                <w:bottom w:val="none" w:sz="0" w:space="0" w:color="auto"/>
                <w:right w:val="none" w:sz="0" w:space="0" w:color="auto"/>
              </w:divBdr>
              <w:divsChild>
                <w:div w:id="795022529">
                  <w:marLeft w:val="0"/>
                  <w:marRight w:val="0"/>
                  <w:marTop w:val="0"/>
                  <w:marBottom w:val="0"/>
                  <w:divBdr>
                    <w:top w:val="none" w:sz="0" w:space="0" w:color="auto"/>
                    <w:left w:val="none" w:sz="0" w:space="0" w:color="auto"/>
                    <w:bottom w:val="none" w:sz="0" w:space="0" w:color="auto"/>
                    <w:right w:val="none" w:sz="0" w:space="0" w:color="auto"/>
                  </w:divBdr>
                  <w:divsChild>
                    <w:div w:id="1158958567">
                      <w:marLeft w:val="0"/>
                      <w:marRight w:val="0"/>
                      <w:marTop w:val="0"/>
                      <w:marBottom w:val="0"/>
                      <w:divBdr>
                        <w:top w:val="none" w:sz="0" w:space="0" w:color="auto"/>
                        <w:left w:val="none" w:sz="0" w:space="0" w:color="auto"/>
                        <w:bottom w:val="none" w:sz="0" w:space="0" w:color="auto"/>
                        <w:right w:val="none" w:sz="0" w:space="0" w:color="auto"/>
                      </w:divBdr>
                      <w:divsChild>
                        <w:div w:id="278724780">
                          <w:marLeft w:val="0"/>
                          <w:marRight w:val="0"/>
                          <w:marTop w:val="0"/>
                          <w:marBottom w:val="0"/>
                          <w:divBdr>
                            <w:top w:val="none" w:sz="0" w:space="0" w:color="auto"/>
                            <w:left w:val="none" w:sz="0" w:space="0" w:color="auto"/>
                            <w:bottom w:val="none" w:sz="0" w:space="0" w:color="auto"/>
                            <w:right w:val="none" w:sz="0" w:space="0" w:color="auto"/>
                          </w:divBdr>
                          <w:divsChild>
                            <w:div w:id="475680143">
                              <w:marLeft w:val="0"/>
                              <w:marRight w:val="0"/>
                              <w:marTop w:val="0"/>
                              <w:marBottom w:val="0"/>
                              <w:divBdr>
                                <w:top w:val="none" w:sz="0" w:space="0" w:color="auto"/>
                                <w:left w:val="none" w:sz="0" w:space="0" w:color="auto"/>
                                <w:bottom w:val="none" w:sz="0" w:space="0" w:color="auto"/>
                                <w:right w:val="none" w:sz="0" w:space="0" w:color="auto"/>
                              </w:divBdr>
                              <w:divsChild>
                                <w:div w:id="154849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21286671">
      <w:bodyDiv w:val="1"/>
      <w:marLeft w:val="0"/>
      <w:marRight w:val="0"/>
      <w:marTop w:val="0"/>
      <w:marBottom w:val="0"/>
      <w:divBdr>
        <w:top w:val="none" w:sz="0" w:space="0" w:color="auto"/>
        <w:left w:val="none" w:sz="0" w:space="0" w:color="auto"/>
        <w:bottom w:val="none" w:sz="0" w:space="0" w:color="auto"/>
        <w:right w:val="none" w:sz="0" w:space="0" w:color="auto"/>
      </w:divBdr>
    </w:div>
    <w:div w:id="1221330831">
      <w:bodyDiv w:val="1"/>
      <w:marLeft w:val="0"/>
      <w:marRight w:val="0"/>
      <w:marTop w:val="0"/>
      <w:marBottom w:val="0"/>
      <w:divBdr>
        <w:top w:val="none" w:sz="0" w:space="0" w:color="auto"/>
        <w:left w:val="none" w:sz="0" w:space="0" w:color="auto"/>
        <w:bottom w:val="none" w:sz="0" w:space="0" w:color="auto"/>
        <w:right w:val="none" w:sz="0" w:space="0" w:color="auto"/>
      </w:divBdr>
    </w:div>
    <w:div w:id="1221406285">
      <w:marLeft w:val="0"/>
      <w:marRight w:val="0"/>
      <w:marTop w:val="0"/>
      <w:marBottom w:val="0"/>
      <w:divBdr>
        <w:top w:val="none" w:sz="0" w:space="0" w:color="auto"/>
        <w:left w:val="none" w:sz="0" w:space="0" w:color="auto"/>
        <w:bottom w:val="none" w:sz="0" w:space="0" w:color="auto"/>
        <w:right w:val="none" w:sz="0" w:space="0" w:color="auto"/>
      </w:divBdr>
    </w:div>
    <w:div w:id="1221407215">
      <w:bodyDiv w:val="1"/>
      <w:marLeft w:val="0"/>
      <w:marRight w:val="0"/>
      <w:marTop w:val="0"/>
      <w:marBottom w:val="0"/>
      <w:divBdr>
        <w:top w:val="none" w:sz="0" w:space="0" w:color="auto"/>
        <w:left w:val="none" w:sz="0" w:space="0" w:color="auto"/>
        <w:bottom w:val="none" w:sz="0" w:space="0" w:color="auto"/>
        <w:right w:val="none" w:sz="0" w:space="0" w:color="auto"/>
      </w:divBdr>
    </w:div>
    <w:div w:id="1222516297">
      <w:bodyDiv w:val="1"/>
      <w:marLeft w:val="0"/>
      <w:marRight w:val="0"/>
      <w:marTop w:val="0"/>
      <w:marBottom w:val="0"/>
      <w:divBdr>
        <w:top w:val="none" w:sz="0" w:space="0" w:color="auto"/>
        <w:left w:val="none" w:sz="0" w:space="0" w:color="auto"/>
        <w:bottom w:val="none" w:sz="0" w:space="0" w:color="auto"/>
        <w:right w:val="none" w:sz="0" w:space="0" w:color="auto"/>
      </w:divBdr>
    </w:div>
    <w:div w:id="1224676143">
      <w:bodyDiv w:val="1"/>
      <w:marLeft w:val="0"/>
      <w:marRight w:val="0"/>
      <w:marTop w:val="0"/>
      <w:marBottom w:val="0"/>
      <w:divBdr>
        <w:top w:val="none" w:sz="0" w:space="0" w:color="auto"/>
        <w:left w:val="none" w:sz="0" w:space="0" w:color="auto"/>
        <w:bottom w:val="none" w:sz="0" w:space="0" w:color="auto"/>
        <w:right w:val="none" w:sz="0" w:space="0" w:color="auto"/>
      </w:divBdr>
    </w:div>
    <w:div w:id="1228609144">
      <w:bodyDiv w:val="1"/>
      <w:marLeft w:val="0"/>
      <w:marRight w:val="0"/>
      <w:marTop w:val="0"/>
      <w:marBottom w:val="0"/>
      <w:divBdr>
        <w:top w:val="none" w:sz="0" w:space="0" w:color="auto"/>
        <w:left w:val="none" w:sz="0" w:space="0" w:color="auto"/>
        <w:bottom w:val="none" w:sz="0" w:space="0" w:color="auto"/>
        <w:right w:val="none" w:sz="0" w:space="0" w:color="auto"/>
      </w:divBdr>
    </w:div>
    <w:div w:id="1236428380">
      <w:bodyDiv w:val="1"/>
      <w:marLeft w:val="0"/>
      <w:marRight w:val="0"/>
      <w:marTop w:val="0"/>
      <w:marBottom w:val="0"/>
      <w:divBdr>
        <w:top w:val="none" w:sz="0" w:space="0" w:color="auto"/>
        <w:left w:val="none" w:sz="0" w:space="0" w:color="auto"/>
        <w:bottom w:val="none" w:sz="0" w:space="0" w:color="auto"/>
        <w:right w:val="none" w:sz="0" w:space="0" w:color="auto"/>
      </w:divBdr>
    </w:div>
    <w:div w:id="1242056552">
      <w:bodyDiv w:val="1"/>
      <w:marLeft w:val="0"/>
      <w:marRight w:val="0"/>
      <w:marTop w:val="0"/>
      <w:marBottom w:val="0"/>
      <w:divBdr>
        <w:top w:val="none" w:sz="0" w:space="0" w:color="auto"/>
        <w:left w:val="none" w:sz="0" w:space="0" w:color="auto"/>
        <w:bottom w:val="none" w:sz="0" w:space="0" w:color="auto"/>
        <w:right w:val="none" w:sz="0" w:space="0" w:color="auto"/>
      </w:divBdr>
    </w:div>
    <w:div w:id="1246571689">
      <w:bodyDiv w:val="1"/>
      <w:marLeft w:val="0"/>
      <w:marRight w:val="0"/>
      <w:marTop w:val="0"/>
      <w:marBottom w:val="0"/>
      <w:divBdr>
        <w:top w:val="none" w:sz="0" w:space="0" w:color="auto"/>
        <w:left w:val="none" w:sz="0" w:space="0" w:color="auto"/>
        <w:bottom w:val="none" w:sz="0" w:space="0" w:color="auto"/>
        <w:right w:val="none" w:sz="0" w:space="0" w:color="auto"/>
      </w:divBdr>
    </w:div>
    <w:div w:id="1249339904">
      <w:bodyDiv w:val="1"/>
      <w:marLeft w:val="0"/>
      <w:marRight w:val="0"/>
      <w:marTop w:val="0"/>
      <w:marBottom w:val="0"/>
      <w:divBdr>
        <w:top w:val="none" w:sz="0" w:space="0" w:color="auto"/>
        <w:left w:val="none" w:sz="0" w:space="0" w:color="auto"/>
        <w:bottom w:val="none" w:sz="0" w:space="0" w:color="auto"/>
        <w:right w:val="none" w:sz="0" w:space="0" w:color="auto"/>
      </w:divBdr>
    </w:div>
    <w:div w:id="1250457949">
      <w:bodyDiv w:val="1"/>
      <w:marLeft w:val="0"/>
      <w:marRight w:val="0"/>
      <w:marTop w:val="0"/>
      <w:marBottom w:val="0"/>
      <w:divBdr>
        <w:top w:val="none" w:sz="0" w:space="0" w:color="auto"/>
        <w:left w:val="none" w:sz="0" w:space="0" w:color="auto"/>
        <w:bottom w:val="none" w:sz="0" w:space="0" w:color="auto"/>
        <w:right w:val="none" w:sz="0" w:space="0" w:color="auto"/>
      </w:divBdr>
    </w:div>
    <w:div w:id="1263804500">
      <w:bodyDiv w:val="1"/>
      <w:marLeft w:val="0"/>
      <w:marRight w:val="0"/>
      <w:marTop w:val="0"/>
      <w:marBottom w:val="0"/>
      <w:divBdr>
        <w:top w:val="none" w:sz="0" w:space="0" w:color="auto"/>
        <w:left w:val="none" w:sz="0" w:space="0" w:color="auto"/>
        <w:bottom w:val="none" w:sz="0" w:space="0" w:color="auto"/>
        <w:right w:val="none" w:sz="0" w:space="0" w:color="auto"/>
      </w:divBdr>
    </w:div>
    <w:div w:id="1267420151">
      <w:bodyDiv w:val="1"/>
      <w:marLeft w:val="0"/>
      <w:marRight w:val="0"/>
      <w:marTop w:val="0"/>
      <w:marBottom w:val="0"/>
      <w:divBdr>
        <w:top w:val="none" w:sz="0" w:space="0" w:color="auto"/>
        <w:left w:val="none" w:sz="0" w:space="0" w:color="auto"/>
        <w:bottom w:val="none" w:sz="0" w:space="0" w:color="auto"/>
        <w:right w:val="none" w:sz="0" w:space="0" w:color="auto"/>
      </w:divBdr>
    </w:div>
    <w:div w:id="1268585098">
      <w:bodyDiv w:val="1"/>
      <w:marLeft w:val="0"/>
      <w:marRight w:val="0"/>
      <w:marTop w:val="0"/>
      <w:marBottom w:val="0"/>
      <w:divBdr>
        <w:top w:val="none" w:sz="0" w:space="0" w:color="auto"/>
        <w:left w:val="none" w:sz="0" w:space="0" w:color="auto"/>
        <w:bottom w:val="none" w:sz="0" w:space="0" w:color="auto"/>
        <w:right w:val="none" w:sz="0" w:space="0" w:color="auto"/>
      </w:divBdr>
    </w:div>
    <w:div w:id="1270893910">
      <w:marLeft w:val="0"/>
      <w:marRight w:val="0"/>
      <w:marTop w:val="0"/>
      <w:marBottom w:val="0"/>
      <w:divBdr>
        <w:top w:val="none" w:sz="0" w:space="0" w:color="auto"/>
        <w:left w:val="none" w:sz="0" w:space="0" w:color="auto"/>
        <w:bottom w:val="none" w:sz="0" w:space="0" w:color="auto"/>
        <w:right w:val="none" w:sz="0" w:space="0" w:color="auto"/>
      </w:divBdr>
    </w:div>
    <w:div w:id="1275095302">
      <w:bodyDiv w:val="1"/>
      <w:marLeft w:val="0"/>
      <w:marRight w:val="0"/>
      <w:marTop w:val="0"/>
      <w:marBottom w:val="0"/>
      <w:divBdr>
        <w:top w:val="none" w:sz="0" w:space="0" w:color="auto"/>
        <w:left w:val="none" w:sz="0" w:space="0" w:color="auto"/>
        <w:bottom w:val="none" w:sz="0" w:space="0" w:color="auto"/>
        <w:right w:val="none" w:sz="0" w:space="0" w:color="auto"/>
      </w:divBdr>
    </w:div>
    <w:div w:id="1276445330">
      <w:bodyDiv w:val="1"/>
      <w:marLeft w:val="0"/>
      <w:marRight w:val="0"/>
      <w:marTop w:val="0"/>
      <w:marBottom w:val="0"/>
      <w:divBdr>
        <w:top w:val="none" w:sz="0" w:space="0" w:color="auto"/>
        <w:left w:val="none" w:sz="0" w:space="0" w:color="auto"/>
        <w:bottom w:val="none" w:sz="0" w:space="0" w:color="auto"/>
        <w:right w:val="none" w:sz="0" w:space="0" w:color="auto"/>
      </w:divBdr>
    </w:div>
    <w:div w:id="1277565388">
      <w:bodyDiv w:val="1"/>
      <w:marLeft w:val="0"/>
      <w:marRight w:val="0"/>
      <w:marTop w:val="0"/>
      <w:marBottom w:val="0"/>
      <w:divBdr>
        <w:top w:val="none" w:sz="0" w:space="0" w:color="auto"/>
        <w:left w:val="none" w:sz="0" w:space="0" w:color="auto"/>
        <w:bottom w:val="none" w:sz="0" w:space="0" w:color="auto"/>
        <w:right w:val="none" w:sz="0" w:space="0" w:color="auto"/>
      </w:divBdr>
    </w:div>
    <w:div w:id="1286306875">
      <w:bodyDiv w:val="1"/>
      <w:marLeft w:val="0"/>
      <w:marRight w:val="0"/>
      <w:marTop w:val="0"/>
      <w:marBottom w:val="0"/>
      <w:divBdr>
        <w:top w:val="none" w:sz="0" w:space="0" w:color="auto"/>
        <w:left w:val="none" w:sz="0" w:space="0" w:color="auto"/>
        <w:bottom w:val="none" w:sz="0" w:space="0" w:color="auto"/>
        <w:right w:val="none" w:sz="0" w:space="0" w:color="auto"/>
      </w:divBdr>
    </w:div>
    <w:div w:id="1290436347">
      <w:bodyDiv w:val="1"/>
      <w:marLeft w:val="0"/>
      <w:marRight w:val="0"/>
      <w:marTop w:val="0"/>
      <w:marBottom w:val="0"/>
      <w:divBdr>
        <w:top w:val="none" w:sz="0" w:space="0" w:color="auto"/>
        <w:left w:val="none" w:sz="0" w:space="0" w:color="auto"/>
        <w:bottom w:val="none" w:sz="0" w:space="0" w:color="auto"/>
        <w:right w:val="none" w:sz="0" w:space="0" w:color="auto"/>
      </w:divBdr>
    </w:div>
    <w:div w:id="1294798288">
      <w:bodyDiv w:val="1"/>
      <w:marLeft w:val="0"/>
      <w:marRight w:val="0"/>
      <w:marTop w:val="0"/>
      <w:marBottom w:val="0"/>
      <w:divBdr>
        <w:top w:val="none" w:sz="0" w:space="0" w:color="auto"/>
        <w:left w:val="none" w:sz="0" w:space="0" w:color="auto"/>
        <w:bottom w:val="none" w:sz="0" w:space="0" w:color="auto"/>
        <w:right w:val="none" w:sz="0" w:space="0" w:color="auto"/>
      </w:divBdr>
    </w:div>
    <w:div w:id="1297299218">
      <w:bodyDiv w:val="1"/>
      <w:marLeft w:val="0"/>
      <w:marRight w:val="0"/>
      <w:marTop w:val="0"/>
      <w:marBottom w:val="0"/>
      <w:divBdr>
        <w:top w:val="none" w:sz="0" w:space="0" w:color="auto"/>
        <w:left w:val="none" w:sz="0" w:space="0" w:color="auto"/>
        <w:bottom w:val="none" w:sz="0" w:space="0" w:color="auto"/>
        <w:right w:val="none" w:sz="0" w:space="0" w:color="auto"/>
      </w:divBdr>
    </w:div>
    <w:div w:id="1297837680">
      <w:bodyDiv w:val="1"/>
      <w:marLeft w:val="0"/>
      <w:marRight w:val="0"/>
      <w:marTop w:val="0"/>
      <w:marBottom w:val="0"/>
      <w:divBdr>
        <w:top w:val="none" w:sz="0" w:space="0" w:color="auto"/>
        <w:left w:val="none" w:sz="0" w:space="0" w:color="auto"/>
        <w:bottom w:val="none" w:sz="0" w:space="0" w:color="auto"/>
        <w:right w:val="none" w:sz="0" w:space="0" w:color="auto"/>
      </w:divBdr>
    </w:div>
    <w:div w:id="1298030281">
      <w:bodyDiv w:val="1"/>
      <w:marLeft w:val="0"/>
      <w:marRight w:val="0"/>
      <w:marTop w:val="0"/>
      <w:marBottom w:val="0"/>
      <w:divBdr>
        <w:top w:val="none" w:sz="0" w:space="0" w:color="auto"/>
        <w:left w:val="none" w:sz="0" w:space="0" w:color="auto"/>
        <w:bottom w:val="none" w:sz="0" w:space="0" w:color="auto"/>
        <w:right w:val="none" w:sz="0" w:space="0" w:color="auto"/>
      </w:divBdr>
    </w:div>
    <w:div w:id="1299919473">
      <w:bodyDiv w:val="1"/>
      <w:marLeft w:val="0"/>
      <w:marRight w:val="0"/>
      <w:marTop w:val="0"/>
      <w:marBottom w:val="0"/>
      <w:divBdr>
        <w:top w:val="none" w:sz="0" w:space="0" w:color="auto"/>
        <w:left w:val="none" w:sz="0" w:space="0" w:color="auto"/>
        <w:bottom w:val="none" w:sz="0" w:space="0" w:color="auto"/>
        <w:right w:val="none" w:sz="0" w:space="0" w:color="auto"/>
      </w:divBdr>
    </w:div>
    <w:div w:id="1302538962">
      <w:bodyDiv w:val="1"/>
      <w:marLeft w:val="0"/>
      <w:marRight w:val="0"/>
      <w:marTop w:val="0"/>
      <w:marBottom w:val="0"/>
      <w:divBdr>
        <w:top w:val="none" w:sz="0" w:space="0" w:color="auto"/>
        <w:left w:val="none" w:sz="0" w:space="0" w:color="auto"/>
        <w:bottom w:val="none" w:sz="0" w:space="0" w:color="auto"/>
        <w:right w:val="none" w:sz="0" w:space="0" w:color="auto"/>
      </w:divBdr>
    </w:div>
    <w:div w:id="1305084183">
      <w:bodyDiv w:val="1"/>
      <w:marLeft w:val="0"/>
      <w:marRight w:val="0"/>
      <w:marTop w:val="0"/>
      <w:marBottom w:val="0"/>
      <w:divBdr>
        <w:top w:val="none" w:sz="0" w:space="0" w:color="auto"/>
        <w:left w:val="none" w:sz="0" w:space="0" w:color="auto"/>
        <w:bottom w:val="none" w:sz="0" w:space="0" w:color="auto"/>
        <w:right w:val="none" w:sz="0" w:space="0" w:color="auto"/>
      </w:divBdr>
    </w:div>
    <w:div w:id="1307082300">
      <w:bodyDiv w:val="1"/>
      <w:marLeft w:val="0"/>
      <w:marRight w:val="0"/>
      <w:marTop w:val="0"/>
      <w:marBottom w:val="0"/>
      <w:divBdr>
        <w:top w:val="none" w:sz="0" w:space="0" w:color="auto"/>
        <w:left w:val="none" w:sz="0" w:space="0" w:color="auto"/>
        <w:bottom w:val="none" w:sz="0" w:space="0" w:color="auto"/>
        <w:right w:val="none" w:sz="0" w:space="0" w:color="auto"/>
      </w:divBdr>
    </w:div>
    <w:div w:id="1311398860">
      <w:bodyDiv w:val="1"/>
      <w:marLeft w:val="0"/>
      <w:marRight w:val="0"/>
      <w:marTop w:val="0"/>
      <w:marBottom w:val="0"/>
      <w:divBdr>
        <w:top w:val="none" w:sz="0" w:space="0" w:color="auto"/>
        <w:left w:val="none" w:sz="0" w:space="0" w:color="auto"/>
        <w:bottom w:val="none" w:sz="0" w:space="0" w:color="auto"/>
        <w:right w:val="none" w:sz="0" w:space="0" w:color="auto"/>
      </w:divBdr>
    </w:div>
    <w:div w:id="1312562392">
      <w:bodyDiv w:val="1"/>
      <w:marLeft w:val="0"/>
      <w:marRight w:val="0"/>
      <w:marTop w:val="0"/>
      <w:marBottom w:val="0"/>
      <w:divBdr>
        <w:top w:val="none" w:sz="0" w:space="0" w:color="auto"/>
        <w:left w:val="none" w:sz="0" w:space="0" w:color="auto"/>
        <w:bottom w:val="none" w:sz="0" w:space="0" w:color="auto"/>
        <w:right w:val="none" w:sz="0" w:space="0" w:color="auto"/>
      </w:divBdr>
    </w:div>
    <w:div w:id="1313213179">
      <w:bodyDiv w:val="1"/>
      <w:marLeft w:val="0"/>
      <w:marRight w:val="0"/>
      <w:marTop w:val="0"/>
      <w:marBottom w:val="0"/>
      <w:divBdr>
        <w:top w:val="none" w:sz="0" w:space="0" w:color="auto"/>
        <w:left w:val="none" w:sz="0" w:space="0" w:color="auto"/>
        <w:bottom w:val="none" w:sz="0" w:space="0" w:color="auto"/>
        <w:right w:val="none" w:sz="0" w:space="0" w:color="auto"/>
      </w:divBdr>
    </w:div>
    <w:div w:id="1315835681">
      <w:bodyDiv w:val="1"/>
      <w:marLeft w:val="0"/>
      <w:marRight w:val="0"/>
      <w:marTop w:val="0"/>
      <w:marBottom w:val="0"/>
      <w:divBdr>
        <w:top w:val="none" w:sz="0" w:space="0" w:color="auto"/>
        <w:left w:val="none" w:sz="0" w:space="0" w:color="auto"/>
        <w:bottom w:val="none" w:sz="0" w:space="0" w:color="auto"/>
        <w:right w:val="none" w:sz="0" w:space="0" w:color="auto"/>
      </w:divBdr>
    </w:div>
    <w:div w:id="1319114651">
      <w:bodyDiv w:val="1"/>
      <w:marLeft w:val="0"/>
      <w:marRight w:val="0"/>
      <w:marTop w:val="0"/>
      <w:marBottom w:val="0"/>
      <w:divBdr>
        <w:top w:val="none" w:sz="0" w:space="0" w:color="auto"/>
        <w:left w:val="none" w:sz="0" w:space="0" w:color="auto"/>
        <w:bottom w:val="none" w:sz="0" w:space="0" w:color="auto"/>
        <w:right w:val="none" w:sz="0" w:space="0" w:color="auto"/>
      </w:divBdr>
    </w:div>
    <w:div w:id="1320647005">
      <w:bodyDiv w:val="1"/>
      <w:marLeft w:val="0"/>
      <w:marRight w:val="0"/>
      <w:marTop w:val="0"/>
      <w:marBottom w:val="0"/>
      <w:divBdr>
        <w:top w:val="none" w:sz="0" w:space="0" w:color="auto"/>
        <w:left w:val="none" w:sz="0" w:space="0" w:color="auto"/>
        <w:bottom w:val="none" w:sz="0" w:space="0" w:color="auto"/>
        <w:right w:val="none" w:sz="0" w:space="0" w:color="auto"/>
      </w:divBdr>
    </w:div>
    <w:div w:id="1322080048">
      <w:bodyDiv w:val="1"/>
      <w:marLeft w:val="0"/>
      <w:marRight w:val="0"/>
      <w:marTop w:val="0"/>
      <w:marBottom w:val="0"/>
      <w:divBdr>
        <w:top w:val="none" w:sz="0" w:space="0" w:color="auto"/>
        <w:left w:val="none" w:sz="0" w:space="0" w:color="auto"/>
        <w:bottom w:val="none" w:sz="0" w:space="0" w:color="auto"/>
        <w:right w:val="none" w:sz="0" w:space="0" w:color="auto"/>
      </w:divBdr>
    </w:div>
    <w:div w:id="1325628629">
      <w:bodyDiv w:val="1"/>
      <w:marLeft w:val="0"/>
      <w:marRight w:val="0"/>
      <w:marTop w:val="0"/>
      <w:marBottom w:val="0"/>
      <w:divBdr>
        <w:top w:val="none" w:sz="0" w:space="0" w:color="auto"/>
        <w:left w:val="none" w:sz="0" w:space="0" w:color="auto"/>
        <w:bottom w:val="none" w:sz="0" w:space="0" w:color="auto"/>
        <w:right w:val="none" w:sz="0" w:space="0" w:color="auto"/>
      </w:divBdr>
    </w:div>
    <w:div w:id="1333795103">
      <w:bodyDiv w:val="1"/>
      <w:marLeft w:val="0"/>
      <w:marRight w:val="0"/>
      <w:marTop w:val="0"/>
      <w:marBottom w:val="0"/>
      <w:divBdr>
        <w:top w:val="none" w:sz="0" w:space="0" w:color="auto"/>
        <w:left w:val="none" w:sz="0" w:space="0" w:color="auto"/>
        <w:bottom w:val="none" w:sz="0" w:space="0" w:color="auto"/>
        <w:right w:val="none" w:sz="0" w:space="0" w:color="auto"/>
      </w:divBdr>
    </w:div>
    <w:div w:id="1336179482">
      <w:bodyDiv w:val="1"/>
      <w:marLeft w:val="0"/>
      <w:marRight w:val="0"/>
      <w:marTop w:val="0"/>
      <w:marBottom w:val="0"/>
      <w:divBdr>
        <w:top w:val="none" w:sz="0" w:space="0" w:color="auto"/>
        <w:left w:val="none" w:sz="0" w:space="0" w:color="auto"/>
        <w:bottom w:val="none" w:sz="0" w:space="0" w:color="auto"/>
        <w:right w:val="none" w:sz="0" w:space="0" w:color="auto"/>
      </w:divBdr>
    </w:div>
    <w:div w:id="1340619817">
      <w:bodyDiv w:val="1"/>
      <w:marLeft w:val="0"/>
      <w:marRight w:val="0"/>
      <w:marTop w:val="0"/>
      <w:marBottom w:val="0"/>
      <w:divBdr>
        <w:top w:val="none" w:sz="0" w:space="0" w:color="auto"/>
        <w:left w:val="none" w:sz="0" w:space="0" w:color="auto"/>
        <w:bottom w:val="none" w:sz="0" w:space="0" w:color="auto"/>
        <w:right w:val="none" w:sz="0" w:space="0" w:color="auto"/>
      </w:divBdr>
    </w:div>
    <w:div w:id="1341278776">
      <w:bodyDiv w:val="1"/>
      <w:marLeft w:val="0"/>
      <w:marRight w:val="0"/>
      <w:marTop w:val="0"/>
      <w:marBottom w:val="0"/>
      <w:divBdr>
        <w:top w:val="none" w:sz="0" w:space="0" w:color="auto"/>
        <w:left w:val="none" w:sz="0" w:space="0" w:color="auto"/>
        <w:bottom w:val="none" w:sz="0" w:space="0" w:color="auto"/>
        <w:right w:val="none" w:sz="0" w:space="0" w:color="auto"/>
      </w:divBdr>
    </w:div>
    <w:div w:id="1342001186">
      <w:bodyDiv w:val="1"/>
      <w:marLeft w:val="0"/>
      <w:marRight w:val="0"/>
      <w:marTop w:val="0"/>
      <w:marBottom w:val="0"/>
      <w:divBdr>
        <w:top w:val="none" w:sz="0" w:space="0" w:color="auto"/>
        <w:left w:val="none" w:sz="0" w:space="0" w:color="auto"/>
        <w:bottom w:val="none" w:sz="0" w:space="0" w:color="auto"/>
        <w:right w:val="none" w:sz="0" w:space="0" w:color="auto"/>
      </w:divBdr>
    </w:div>
    <w:div w:id="1342975296">
      <w:bodyDiv w:val="1"/>
      <w:marLeft w:val="0"/>
      <w:marRight w:val="0"/>
      <w:marTop w:val="0"/>
      <w:marBottom w:val="0"/>
      <w:divBdr>
        <w:top w:val="none" w:sz="0" w:space="0" w:color="auto"/>
        <w:left w:val="none" w:sz="0" w:space="0" w:color="auto"/>
        <w:bottom w:val="none" w:sz="0" w:space="0" w:color="auto"/>
        <w:right w:val="none" w:sz="0" w:space="0" w:color="auto"/>
      </w:divBdr>
    </w:div>
    <w:div w:id="1353338356">
      <w:bodyDiv w:val="1"/>
      <w:marLeft w:val="0"/>
      <w:marRight w:val="0"/>
      <w:marTop w:val="0"/>
      <w:marBottom w:val="0"/>
      <w:divBdr>
        <w:top w:val="none" w:sz="0" w:space="0" w:color="auto"/>
        <w:left w:val="none" w:sz="0" w:space="0" w:color="auto"/>
        <w:bottom w:val="none" w:sz="0" w:space="0" w:color="auto"/>
        <w:right w:val="none" w:sz="0" w:space="0" w:color="auto"/>
      </w:divBdr>
    </w:div>
    <w:div w:id="1356227171">
      <w:bodyDiv w:val="1"/>
      <w:marLeft w:val="0"/>
      <w:marRight w:val="0"/>
      <w:marTop w:val="0"/>
      <w:marBottom w:val="0"/>
      <w:divBdr>
        <w:top w:val="none" w:sz="0" w:space="0" w:color="auto"/>
        <w:left w:val="none" w:sz="0" w:space="0" w:color="auto"/>
        <w:bottom w:val="none" w:sz="0" w:space="0" w:color="auto"/>
        <w:right w:val="none" w:sz="0" w:space="0" w:color="auto"/>
      </w:divBdr>
    </w:div>
    <w:div w:id="1357191364">
      <w:bodyDiv w:val="1"/>
      <w:marLeft w:val="0"/>
      <w:marRight w:val="0"/>
      <w:marTop w:val="0"/>
      <w:marBottom w:val="0"/>
      <w:divBdr>
        <w:top w:val="none" w:sz="0" w:space="0" w:color="auto"/>
        <w:left w:val="none" w:sz="0" w:space="0" w:color="auto"/>
        <w:bottom w:val="none" w:sz="0" w:space="0" w:color="auto"/>
        <w:right w:val="none" w:sz="0" w:space="0" w:color="auto"/>
      </w:divBdr>
    </w:div>
    <w:div w:id="1361396404">
      <w:bodyDiv w:val="1"/>
      <w:marLeft w:val="0"/>
      <w:marRight w:val="0"/>
      <w:marTop w:val="0"/>
      <w:marBottom w:val="0"/>
      <w:divBdr>
        <w:top w:val="none" w:sz="0" w:space="0" w:color="auto"/>
        <w:left w:val="none" w:sz="0" w:space="0" w:color="auto"/>
        <w:bottom w:val="none" w:sz="0" w:space="0" w:color="auto"/>
        <w:right w:val="none" w:sz="0" w:space="0" w:color="auto"/>
      </w:divBdr>
    </w:div>
    <w:div w:id="1364473732">
      <w:bodyDiv w:val="1"/>
      <w:marLeft w:val="0"/>
      <w:marRight w:val="0"/>
      <w:marTop w:val="0"/>
      <w:marBottom w:val="0"/>
      <w:divBdr>
        <w:top w:val="none" w:sz="0" w:space="0" w:color="auto"/>
        <w:left w:val="none" w:sz="0" w:space="0" w:color="auto"/>
        <w:bottom w:val="none" w:sz="0" w:space="0" w:color="auto"/>
        <w:right w:val="none" w:sz="0" w:space="0" w:color="auto"/>
      </w:divBdr>
    </w:div>
    <w:div w:id="1374161705">
      <w:bodyDiv w:val="1"/>
      <w:marLeft w:val="0"/>
      <w:marRight w:val="0"/>
      <w:marTop w:val="0"/>
      <w:marBottom w:val="0"/>
      <w:divBdr>
        <w:top w:val="none" w:sz="0" w:space="0" w:color="auto"/>
        <w:left w:val="none" w:sz="0" w:space="0" w:color="auto"/>
        <w:bottom w:val="none" w:sz="0" w:space="0" w:color="auto"/>
        <w:right w:val="none" w:sz="0" w:space="0" w:color="auto"/>
      </w:divBdr>
    </w:div>
    <w:div w:id="1382441257">
      <w:bodyDiv w:val="1"/>
      <w:marLeft w:val="0"/>
      <w:marRight w:val="0"/>
      <w:marTop w:val="0"/>
      <w:marBottom w:val="0"/>
      <w:divBdr>
        <w:top w:val="none" w:sz="0" w:space="0" w:color="auto"/>
        <w:left w:val="none" w:sz="0" w:space="0" w:color="auto"/>
        <w:bottom w:val="none" w:sz="0" w:space="0" w:color="auto"/>
        <w:right w:val="none" w:sz="0" w:space="0" w:color="auto"/>
      </w:divBdr>
    </w:div>
    <w:div w:id="1388187950">
      <w:bodyDiv w:val="1"/>
      <w:marLeft w:val="0"/>
      <w:marRight w:val="0"/>
      <w:marTop w:val="0"/>
      <w:marBottom w:val="0"/>
      <w:divBdr>
        <w:top w:val="none" w:sz="0" w:space="0" w:color="auto"/>
        <w:left w:val="none" w:sz="0" w:space="0" w:color="auto"/>
        <w:bottom w:val="none" w:sz="0" w:space="0" w:color="auto"/>
        <w:right w:val="none" w:sz="0" w:space="0" w:color="auto"/>
      </w:divBdr>
    </w:div>
    <w:div w:id="1398238733">
      <w:bodyDiv w:val="1"/>
      <w:marLeft w:val="0"/>
      <w:marRight w:val="0"/>
      <w:marTop w:val="0"/>
      <w:marBottom w:val="0"/>
      <w:divBdr>
        <w:top w:val="none" w:sz="0" w:space="0" w:color="auto"/>
        <w:left w:val="none" w:sz="0" w:space="0" w:color="auto"/>
        <w:bottom w:val="none" w:sz="0" w:space="0" w:color="auto"/>
        <w:right w:val="none" w:sz="0" w:space="0" w:color="auto"/>
      </w:divBdr>
    </w:div>
    <w:div w:id="1398281883">
      <w:bodyDiv w:val="1"/>
      <w:marLeft w:val="0"/>
      <w:marRight w:val="0"/>
      <w:marTop w:val="0"/>
      <w:marBottom w:val="0"/>
      <w:divBdr>
        <w:top w:val="none" w:sz="0" w:space="0" w:color="auto"/>
        <w:left w:val="none" w:sz="0" w:space="0" w:color="auto"/>
        <w:bottom w:val="none" w:sz="0" w:space="0" w:color="auto"/>
        <w:right w:val="none" w:sz="0" w:space="0" w:color="auto"/>
      </w:divBdr>
    </w:div>
    <w:div w:id="1402290452">
      <w:bodyDiv w:val="1"/>
      <w:marLeft w:val="0"/>
      <w:marRight w:val="0"/>
      <w:marTop w:val="0"/>
      <w:marBottom w:val="0"/>
      <w:divBdr>
        <w:top w:val="none" w:sz="0" w:space="0" w:color="auto"/>
        <w:left w:val="none" w:sz="0" w:space="0" w:color="auto"/>
        <w:bottom w:val="none" w:sz="0" w:space="0" w:color="auto"/>
        <w:right w:val="none" w:sz="0" w:space="0" w:color="auto"/>
      </w:divBdr>
    </w:div>
    <w:div w:id="1403481734">
      <w:bodyDiv w:val="1"/>
      <w:marLeft w:val="0"/>
      <w:marRight w:val="0"/>
      <w:marTop w:val="0"/>
      <w:marBottom w:val="0"/>
      <w:divBdr>
        <w:top w:val="none" w:sz="0" w:space="0" w:color="auto"/>
        <w:left w:val="none" w:sz="0" w:space="0" w:color="auto"/>
        <w:bottom w:val="none" w:sz="0" w:space="0" w:color="auto"/>
        <w:right w:val="none" w:sz="0" w:space="0" w:color="auto"/>
      </w:divBdr>
    </w:div>
    <w:div w:id="1404987945">
      <w:bodyDiv w:val="1"/>
      <w:marLeft w:val="0"/>
      <w:marRight w:val="0"/>
      <w:marTop w:val="0"/>
      <w:marBottom w:val="0"/>
      <w:divBdr>
        <w:top w:val="none" w:sz="0" w:space="0" w:color="auto"/>
        <w:left w:val="none" w:sz="0" w:space="0" w:color="auto"/>
        <w:bottom w:val="none" w:sz="0" w:space="0" w:color="auto"/>
        <w:right w:val="none" w:sz="0" w:space="0" w:color="auto"/>
      </w:divBdr>
    </w:div>
    <w:div w:id="1408268270">
      <w:bodyDiv w:val="1"/>
      <w:marLeft w:val="0"/>
      <w:marRight w:val="0"/>
      <w:marTop w:val="0"/>
      <w:marBottom w:val="0"/>
      <w:divBdr>
        <w:top w:val="none" w:sz="0" w:space="0" w:color="auto"/>
        <w:left w:val="none" w:sz="0" w:space="0" w:color="auto"/>
        <w:bottom w:val="none" w:sz="0" w:space="0" w:color="auto"/>
        <w:right w:val="none" w:sz="0" w:space="0" w:color="auto"/>
      </w:divBdr>
    </w:div>
    <w:div w:id="1410620299">
      <w:bodyDiv w:val="1"/>
      <w:marLeft w:val="0"/>
      <w:marRight w:val="0"/>
      <w:marTop w:val="0"/>
      <w:marBottom w:val="0"/>
      <w:divBdr>
        <w:top w:val="none" w:sz="0" w:space="0" w:color="auto"/>
        <w:left w:val="none" w:sz="0" w:space="0" w:color="auto"/>
        <w:bottom w:val="none" w:sz="0" w:space="0" w:color="auto"/>
        <w:right w:val="none" w:sz="0" w:space="0" w:color="auto"/>
      </w:divBdr>
    </w:div>
    <w:div w:id="1412000100">
      <w:bodyDiv w:val="1"/>
      <w:marLeft w:val="0"/>
      <w:marRight w:val="0"/>
      <w:marTop w:val="0"/>
      <w:marBottom w:val="0"/>
      <w:divBdr>
        <w:top w:val="none" w:sz="0" w:space="0" w:color="auto"/>
        <w:left w:val="none" w:sz="0" w:space="0" w:color="auto"/>
        <w:bottom w:val="none" w:sz="0" w:space="0" w:color="auto"/>
        <w:right w:val="none" w:sz="0" w:space="0" w:color="auto"/>
      </w:divBdr>
    </w:div>
    <w:div w:id="1413619706">
      <w:bodyDiv w:val="1"/>
      <w:marLeft w:val="0"/>
      <w:marRight w:val="0"/>
      <w:marTop w:val="0"/>
      <w:marBottom w:val="0"/>
      <w:divBdr>
        <w:top w:val="none" w:sz="0" w:space="0" w:color="auto"/>
        <w:left w:val="none" w:sz="0" w:space="0" w:color="auto"/>
        <w:bottom w:val="none" w:sz="0" w:space="0" w:color="auto"/>
        <w:right w:val="none" w:sz="0" w:space="0" w:color="auto"/>
      </w:divBdr>
    </w:div>
    <w:div w:id="1414281991">
      <w:bodyDiv w:val="1"/>
      <w:marLeft w:val="0"/>
      <w:marRight w:val="0"/>
      <w:marTop w:val="0"/>
      <w:marBottom w:val="0"/>
      <w:divBdr>
        <w:top w:val="none" w:sz="0" w:space="0" w:color="auto"/>
        <w:left w:val="none" w:sz="0" w:space="0" w:color="auto"/>
        <w:bottom w:val="none" w:sz="0" w:space="0" w:color="auto"/>
        <w:right w:val="none" w:sz="0" w:space="0" w:color="auto"/>
      </w:divBdr>
      <w:divsChild>
        <w:div w:id="1495685145">
          <w:marLeft w:val="0"/>
          <w:marRight w:val="0"/>
          <w:marTop w:val="0"/>
          <w:marBottom w:val="0"/>
          <w:divBdr>
            <w:top w:val="none" w:sz="0" w:space="0" w:color="auto"/>
            <w:left w:val="none" w:sz="0" w:space="0" w:color="auto"/>
            <w:bottom w:val="none" w:sz="0" w:space="0" w:color="auto"/>
            <w:right w:val="none" w:sz="0" w:space="0" w:color="auto"/>
          </w:divBdr>
          <w:divsChild>
            <w:div w:id="1863858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587725">
      <w:bodyDiv w:val="1"/>
      <w:marLeft w:val="0"/>
      <w:marRight w:val="0"/>
      <w:marTop w:val="0"/>
      <w:marBottom w:val="0"/>
      <w:divBdr>
        <w:top w:val="none" w:sz="0" w:space="0" w:color="auto"/>
        <w:left w:val="none" w:sz="0" w:space="0" w:color="auto"/>
        <w:bottom w:val="none" w:sz="0" w:space="0" w:color="auto"/>
        <w:right w:val="none" w:sz="0" w:space="0" w:color="auto"/>
      </w:divBdr>
    </w:div>
    <w:div w:id="1416514620">
      <w:bodyDiv w:val="1"/>
      <w:marLeft w:val="0"/>
      <w:marRight w:val="0"/>
      <w:marTop w:val="0"/>
      <w:marBottom w:val="0"/>
      <w:divBdr>
        <w:top w:val="none" w:sz="0" w:space="0" w:color="auto"/>
        <w:left w:val="none" w:sz="0" w:space="0" w:color="auto"/>
        <w:bottom w:val="none" w:sz="0" w:space="0" w:color="auto"/>
        <w:right w:val="none" w:sz="0" w:space="0" w:color="auto"/>
      </w:divBdr>
    </w:div>
    <w:div w:id="1417093632">
      <w:bodyDiv w:val="1"/>
      <w:marLeft w:val="0"/>
      <w:marRight w:val="0"/>
      <w:marTop w:val="0"/>
      <w:marBottom w:val="0"/>
      <w:divBdr>
        <w:top w:val="none" w:sz="0" w:space="0" w:color="auto"/>
        <w:left w:val="none" w:sz="0" w:space="0" w:color="auto"/>
        <w:bottom w:val="none" w:sz="0" w:space="0" w:color="auto"/>
        <w:right w:val="none" w:sz="0" w:space="0" w:color="auto"/>
      </w:divBdr>
    </w:div>
    <w:div w:id="1425687822">
      <w:bodyDiv w:val="1"/>
      <w:marLeft w:val="0"/>
      <w:marRight w:val="0"/>
      <w:marTop w:val="0"/>
      <w:marBottom w:val="0"/>
      <w:divBdr>
        <w:top w:val="none" w:sz="0" w:space="0" w:color="auto"/>
        <w:left w:val="none" w:sz="0" w:space="0" w:color="auto"/>
        <w:bottom w:val="none" w:sz="0" w:space="0" w:color="auto"/>
        <w:right w:val="none" w:sz="0" w:space="0" w:color="auto"/>
      </w:divBdr>
    </w:div>
    <w:div w:id="1426807322">
      <w:bodyDiv w:val="1"/>
      <w:marLeft w:val="0"/>
      <w:marRight w:val="0"/>
      <w:marTop w:val="0"/>
      <w:marBottom w:val="0"/>
      <w:divBdr>
        <w:top w:val="none" w:sz="0" w:space="0" w:color="auto"/>
        <w:left w:val="none" w:sz="0" w:space="0" w:color="auto"/>
        <w:bottom w:val="none" w:sz="0" w:space="0" w:color="auto"/>
        <w:right w:val="none" w:sz="0" w:space="0" w:color="auto"/>
      </w:divBdr>
    </w:div>
    <w:div w:id="1427651025">
      <w:bodyDiv w:val="1"/>
      <w:marLeft w:val="0"/>
      <w:marRight w:val="0"/>
      <w:marTop w:val="0"/>
      <w:marBottom w:val="0"/>
      <w:divBdr>
        <w:top w:val="none" w:sz="0" w:space="0" w:color="auto"/>
        <w:left w:val="none" w:sz="0" w:space="0" w:color="auto"/>
        <w:bottom w:val="none" w:sz="0" w:space="0" w:color="auto"/>
        <w:right w:val="none" w:sz="0" w:space="0" w:color="auto"/>
      </w:divBdr>
    </w:div>
    <w:div w:id="1430203510">
      <w:bodyDiv w:val="1"/>
      <w:marLeft w:val="0"/>
      <w:marRight w:val="0"/>
      <w:marTop w:val="0"/>
      <w:marBottom w:val="0"/>
      <w:divBdr>
        <w:top w:val="none" w:sz="0" w:space="0" w:color="auto"/>
        <w:left w:val="none" w:sz="0" w:space="0" w:color="auto"/>
        <w:bottom w:val="none" w:sz="0" w:space="0" w:color="auto"/>
        <w:right w:val="none" w:sz="0" w:space="0" w:color="auto"/>
      </w:divBdr>
    </w:div>
    <w:div w:id="1433890516">
      <w:bodyDiv w:val="1"/>
      <w:marLeft w:val="0"/>
      <w:marRight w:val="0"/>
      <w:marTop w:val="0"/>
      <w:marBottom w:val="0"/>
      <w:divBdr>
        <w:top w:val="none" w:sz="0" w:space="0" w:color="auto"/>
        <w:left w:val="none" w:sz="0" w:space="0" w:color="auto"/>
        <w:bottom w:val="none" w:sz="0" w:space="0" w:color="auto"/>
        <w:right w:val="none" w:sz="0" w:space="0" w:color="auto"/>
      </w:divBdr>
    </w:div>
    <w:div w:id="1434931915">
      <w:bodyDiv w:val="1"/>
      <w:marLeft w:val="0"/>
      <w:marRight w:val="0"/>
      <w:marTop w:val="0"/>
      <w:marBottom w:val="0"/>
      <w:divBdr>
        <w:top w:val="none" w:sz="0" w:space="0" w:color="auto"/>
        <w:left w:val="none" w:sz="0" w:space="0" w:color="auto"/>
        <w:bottom w:val="none" w:sz="0" w:space="0" w:color="auto"/>
        <w:right w:val="none" w:sz="0" w:space="0" w:color="auto"/>
      </w:divBdr>
    </w:div>
    <w:div w:id="1447772808">
      <w:bodyDiv w:val="1"/>
      <w:marLeft w:val="0"/>
      <w:marRight w:val="0"/>
      <w:marTop w:val="0"/>
      <w:marBottom w:val="0"/>
      <w:divBdr>
        <w:top w:val="none" w:sz="0" w:space="0" w:color="auto"/>
        <w:left w:val="none" w:sz="0" w:space="0" w:color="auto"/>
        <w:bottom w:val="none" w:sz="0" w:space="0" w:color="auto"/>
        <w:right w:val="none" w:sz="0" w:space="0" w:color="auto"/>
      </w:divBdr>
    </w:div>
    <w:div w:id="1463764736">
      <w:bodyDiv w:val="1"/>
      <w:marLeft w:val="0"/>
      <w:marRight w:val="0"/>
      <w:marTop w:val="0"/>
      <w:marBottom w:val="0"/>
      <w:divBdr>
        <w:top w:val="none" w:sz="0" w:space="0" w:color="auto"/>
        <w:left w:val="none" w:sz="0" w:space="0" w:color="auto"/>
        <w:bottom w:val="none" w:sz="0" w:space="0" w:color="auto"/>
        <w:right w:val="none" w:sz="0" w:space="0" w:color="auto"/>
      </w:divBdr>
    </w:div>
    <w:div w:id="1469394264">
      <w:bodyDiv w:val="1"/>
      <w:marLeft w:val="0"/>
      <w:marRight w:val="0"/>
      <w:marTop w:val="0"/>
      <w:marBottom w:val="0"/>
      <w:divBdr>
        <w:top w:val="none" w:sz="0" w:space="0" w:color="auto"/>
        <w:left w:val="none" w:sz="0" w:space="0" w:color="auto"/>
        <w:bottom w:val="none" w:sz="0" w:space="0" w:color="auto"/>
        <w:right w:val="none" w:sz="0" w:space="0" w:color="auto"/>
      </w:divBdr>
    </w:div>
    <w:div w:id="1470439772">
      <w:bodyDiv w:val="1"/>
      <w:marLeft w:val="0"/>
      <w:marRight w:val="0"/>
      <w:marTop w:val="0"/>
      <w:marBottom w:val="0"/>
      <w:divBdr>
        <w:top w:val="none" w:sz="0" w:space="0" w:color="auto"/>
        <w:left w:val="none" w:sz="0" w:space="0" w:color="auto"/>
        <w:bottom w:val="none" w:sz="0" w:space="0" w:color="auto"/>
        <w:right w:val="none" w:sz="0" w:space="0" w:color="auto"/>
      </w:divBdr>
    </w:div>
    <w:div w:id="1481340549">
      <w:bodyDiv w:val="1"/>
      <w:marLeft w:val="0"/>
      <w:marRight w:val="0"/>
      <w:marTop w:val="0"/>
      <w:marBottom w:val="0"/>
      <w:divBdr>
        <w:top w:val="none" w:sz="0" w:space="0" w:color="auto"/>
        <w:left w:val="none" w:sz="0" w:space="0" w:color="auto"/>
        <w:bottom w:val="none" w:sz="0" w:space="0" w:color="auto"/>
        <w:right w:val="none" w:sz="0" w:space="0" w:color="auto"/>
      </w:divBdr>
    </w:div>
    <w:div w:id="1486169332">
      <w:bodyDiv w:val="1"/>
      <w:marLeft w:val="0"/>
      <w:marRight w:val="0"/>
      <w:marTop w:val="0"/>
      <w:marBottom w:val="0"/>
      <w:divBdr>
        <w:top w:val="none" w:sz="0" w:space="0" w:color="auto"/>
        <w:left w:val="none" w:sz="0" w:space="0" w:color="auto"/>
        <w:bottom w:val="none" w:sz="0" w:space="0" w:color="auto"/>
        <w:right w:val="none" w:sz="0" w:space="0" w:color="auto"/>
      </w:divBdr>
    </w:div>
    <w:div w:id="1488672942">
      <w:bodyDiv w:val="1"/>
      <w:marLeft w:val="0"/>
      <w:marRight w:val="0"/>
      <w:marTop w:val="0"/>
      <w:marBottom w:val="0"/>
      <w:divBdr>
        <w:top w:val="none" w:sz="0" w:space="0" w:color="auto"/>
        <w:left w:val="none" w:sz="0" w:space="0" w:color="auto"/>
        <w:bottom w:val="none" w:sz="0" w:space="0" w:color="auto"/>
        <w:right w:val="none" w:sz="0" w:space="0" w:color="auto"/>
      </w:divBdr>
    </w:div>
    <w:div w:id="1497649341">
      <w:bodyDiv w:val="1"/>
      <w:marLeft w:val="0"/>
      <w:marRight w:val="0"/>
      <w:marTop w:val="0"/>
      <w:marBottom w:val="0"/>
      <w:divBdr>
        <w:top w:val="none" w:sz="0" w:space="0" w:color="auto"/>
        <w:left w:val="none" w:sz="0" w:space="0" w:color="auto"/>
        <w:bottom w:val="none" w:sz="0" w:space="0" w:color="auto"/>
        <w:right w:val="none" w:sz="0" w:space="0" w:color="auto"/>
      </w:divBdr>
    </w:div>
    <w:div w:id="1503164493">
      <w:bodyDiv w:val="1"/>
      <w:marLeft w:val="0"/>
      <w:marRight w:val="0"/>
      <w:marTop w:val="0"/>
      <w:marBottom w:val="0"/>
      <w:divBdr>
        <w:top w:val="none" w:sz="0" w:space="0" w:color="auto"/>
        <w:left w:val="none" w:sz="0" w:space="0" w:color="auto"/>
        <w:bottom w:val="none" w:sz="0" w:space="0" w:color="auto"/>
        <w:right w:val="none" w:sz="0" w:space="0" w:color="auto"/>
      </w:divBdr>
    </w:div>
    <w:div w:id="1503739873">
      <w:bodyDiv w:val="1"/>
      <w:marLeft w:val="0"/>
      <w:marRight w:val="0"/>
      <w:marTop w:val="0"/>
      <w:marBottom w:val="0"/>
      <w:divBdr>
        <w:top w:val="none" w:sz="0" w:space="0" w:color="auto"/>
        <w:left w:val="none" w:sz="0" w:space="0" w:color="auto"/>
        <w:bottom w:val="none" w:sz="0" w:space="0" w:color="auto"/>
        <w:right w:val="none" w:sz="0" w:space="0" w:color="auto"/>
      </w:divBdr>
    </w:div>
    <w:div w:id="1506749080">
      <w:bodyDiv w:val="1"/>
      <w:marLeft w:val="0"/>
      <w:marRight w:val="0"/>
      <w:marTop w:val="0"/>
      <w:marBottom w:val="0"/>
      <w:divBdr>
        <w:top w:val="none" w:sz="0" w:space="0" w:color="auto"/>
        <w:left w:val="none" w:sz="0" w:space="0" w:color="auto"/>
        <w:bottom w:val="none" w:sz="0" w:space="0" w:color="auto"/>
        <w:right w:val="none" w:sz="0" w:space="0" w:color="auto"/>
      </w:divBdr>
    </w:div>
    <w:div w:id="1508714441">
      <w:bodyDiv w:val="1"/>
      <w:marLeft w:val="0"/>
      <w:marRight w:val="0"/>
      <w:marTop w:val="0"/>
      <w:marBottom w:val="0"/>
      <w:divBdr>
        <w:top w:val="none" w:sz="0" w:space="0" w:color="auto"/>
        <w:left w:val="none" w:sz="0" w:space="0" w:color="auto"/>
        <w:bottom w:val="none" w:sz="0" w:space="0" w:color="auto"/>
        <w:right w:val="none" w:sz="0" w:space="0" w:color="auto"/>
      </w:divBdr>
    </w:div>
    <w:div w:id="1511290629">
      <w:bodyDiv w:val="1"/>
      <w:marLeft w:val="0"/>
      <w:marRight w:val="0"/>
      <w:marTop w:val="0"/>
      <w:marBottom w:val="0"/>
      <w:divBdr>
        <w:top w:val="none" w:sz="0" w:space="0" w:color="auto"/>
        <w:left w:val="none" w:sz="0" w:space="0" w:color="auto"/>
        <w:bottom w:val="none" w:sz="0" w:space="0" w:color="auto"/>
        <w:right w:val="none" w:sz="0" w:space="0" w:color="auto"/>
      </w:divBdr>
    </w:div>
    <w:div w:id="1511599069">
      <w:bodyDiv w:val="1"/>
      <w:marLeft w:val="0"/>
      <w:marRight w:val="0"/>
      <w:marTop w:val="0"/>
      <w:marBottom w:val="0"/>
      <w:divBdr>
        <w:top w:val="none" w:sz="0" w:space="0" w:color="auto"/>
        <w:left w:val="none" w:sz="0" w:space="0" w:color="auto"/>
        <w:bottom w:val="none" w:sz="0" w:space="0" w:color="auto"/>
        <w:right w:val="none" w:sz="0" w:space="0" w:color="auto"/>
      </w:divBdr>
      <w:divsChild>
        <w:div w:id="1496338950">
          <w:marLeft w:val="0"/>
          <w:marRight w:val="0"/>
          <w:marTop w:val="0"/>
          <w:marBottom w:val="0"/>
          <w:divBdr>
            <w:top w:val="none" w:sz="0" w:space="0" w:color="auto"/>
            <w:left w:val="none" w:sz="0" w:space="0" w:color="auto"/>
            <w:bottom w:val="none" w:sz="0" w:space="0" w:color="auto"/>
            <w:right w:val="none" w:sz="0" w:space="0" w:color="auto"/>
          </w:divBdr>
          <w:divsChild>
            <w:div w:id="629091644">
              <w:marLeft w:val="0"/>
              <w:marRight w:val="0"/>
              <w:marTop w:val="0"/>
              <w:marBottom w:val="0"/>
              <w:divBdr>
                <w:top w:val="none" w:sz="0" w:space="0" w:color="auto"/>
                <w:left w:val="none" w:sz="0" w:space="0" w:color="auto"/>
                <w:bottom w:val="none" w:sz="0" w:space="0" w:color="auto"/>
                <w:right w:val="none" w:sz="0" w:space="0" w:color="auto"/>
              </w:divBdr>
              <w:divsChild>
                <w:div w:id="860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5222484">
      <w:bodyDiv w:val="1"/>
      <w:marLeft w:val="0"/>
      <w:marRight w:val="0"/>
      <w:marTop w:val="0"/>
      <w:marBottom w:val="0"/>
      <w:divBdr>
        <w:top w:val="none" w:sz="0" w:space="0" w:color="auto"/>
        <w:left w:val="none" w:sz="0" w:space="0" w:color="auto"/>
        <w:bottom w:val="none" w:sz="0" w:space="0" w:color="auto"/>
        <w:right w:val="none" w:sz="0" w:space="0" w:color="auto"/>
      </w:divBdr>
    </w:div>
    <w:div w:id="1515925428">
      <w:bodyDiv w:val="1"/>
      <w:marLeft w:val="0"/>
      <w:marRight w:val="0"/>
      <w:marTop w:val="0"/>
      <w:marBottom w:val="0"/>
      <w:divBdr>
        <w:top w:val="none" w:sz="0" w:space="0" w:color="auto"/>
        <w:left w:val="none" w:sz="0" w:space="0" w:color="auto"/>
        <w:bottom w:val="none" w:sz="0" w:space="0" w:color="auto"/>
        <w:right w:val="none" w:sz="0" w:space="0" w:color="auto"/>
      </w:divBdr>
    </w:div>
    <w:div w:id="1522627418">
      <w:bodyDiv w:val="1"/>
      <w:marLeft w:val="0"/>
      <w:marRight w:val="0"/>
      <w:marTop w:val="0"/>
      <w:marBottom w:val="0"/>
      <w:divBdr>
        <w:top w:val="none" w:sz="0" w:space="0" w:color="auto"/>
        <w:left w:val="none" w:sz="0" w:space="0" w:color="auto"/>
        <w:bottom w:val="none" w:sz="0" w:space="0" w:color="auto"/>
        <w:right w:val="none" w:sz="0" w:space="0" w:color="auto"/>
      </w:divBdr>
    </w:div>
    <w:div w:id="1523282476">
      <w:bodyDiv w:val="1"/>
      <w:marLeft w:val="0"/>
      <w:marRight w:val="0"/>
      <w:marTop w:val="0"/>
      <w:marBottom w:val="0"/>
      <w:divBdr>
        <w:top w:val="none" w:sz="0" w:space="0" w:color="auto"/>
        <w:left w:val="none" w:sz="0" w:space="0" w:color="auto"/>
        <w:bottom w:val="none" w:sz="0" w:space="0" w:color="auto"/>
        <w:right w:val="none" w:sz="0" w:space="0" w:color="auto"/>
      </w:divBdr>
      <w:divsChild>
        <w:div w:id="890116904">
          <w:marLeft w:val="0"/>
          <w:marRight w:val="0"/>
          <w:marTop w:val="0"/>
          <w:marBottom w:val="0"/>
          <w:divBdr>
            <w:top w:val="none" w:sz="0" w:space="0" w:color="auto"/>
            <w:left w:val="none" w:sz="0" w:space="0" w:color="auto"/>
            <w:bottom w:val="none" w:sz="0" w:space="0" w:color="auto"/>
            <w:right w:val="none" w:sz="0" w:space="0" w:color="auto"/>
          </w:divBdr>
          <w:divsChild>
            <w:div w:id="2141848624">
              <w:marLeft w:val="0"/>
              <w:marRight w:val="0"/>
              <w:marTop w:val="0"/>
              <w:marBottom w:val="0"/>
              <w:divBdr>
                <w:top w:val="none" w:sz="0" w:space="0" w:color="auto"/>
                <w:left w:val="none" w:sz="0" w:space="0" w:color="auto"/>
                <w:bottom w:val="none" w:sz="0" w:space="0" w:color="auto"/>
                <w:right w:val="none" w:sz="0" w:space="0" w:color="auto"/>
              </w:divBdr>
              <w:divsChild>
                <w:div w:id="46828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4173976">
      <w:bodyDiv w:val="1"/>
      <w:marLeft w:val="0"/>
      <w:marRight w:val="0"/>
      <w:marTop w:val="0"/>
      <w:marBottom w:val="0"/>
      <w:divBdr>
        <w:top w:val="none" w:sz="0" w:space="0" w:color="auto"/>
        <w:left w:val="none" w:sz="0" w:space="0" w:color="auto"/>
        <w:bottom w:val="none" w:sz="0" w:space="0" w:color="auto"/>
        <w:right w:val="none" w:sz="0" w:space="0" w:color="auto"/>
      </w:divBdr>
    </w:div>
    <w:div w:id="1528250184">
      <w:bodyDiv w:val="1"/>
      <w:marLeft w:val="0"/>
      <w:marRight w:val="0"/>
      <w:marTop w:val="0"/>
      <w:marBottom w:val="0"/>
      <w:divBdr>
        <w:top w:val="none" w:sz="0" w:space="0" w:color="auto"/>
        <w:left w:val="none" w:sz="0" w:space="0" w:color="auto"/>
        <w:bottom w:val="none" w:sz="0" w:space="0" w:color="auto"/>
        <w:right w:val="none" w:sz="0" w:space="0" w:color="auto"/>
      </w:divBdr>
    </w:div>
    <w:div w:id="1532719044">
      <w:bodyDiv w:val="1"/>
      <w:marLeft w:val="0"/>
      <w:marRight w:val="0"/>
      <w:marTop w:val="0"/>
      <w:marBottom w:val="0"/>
      <w:divBdr>
        <w:top w:val="none" w:sz="0" w:space="0" w:color="auto"/>
        <w:left w:val="none" w:sz="0" w:space="0" w:color="auto"/>
        <w:bottom w:val="none" w:sz="0" w:space="0" w:color="auto"/>
        <w:right w:val="none" w:sz="0" w:space="0" w:color="auto"/>
      </w:divBdr>
    </w:div>
    <w:div w:id="1534423945">
      <w:bodyDiv w:val="1"/>
      <w:marLeft w:val="0"/>
      <w:marRight w:val="0"/>
      <w:marTop w:val="0"/>
      <w:marBottom w:val="0"/>
      <w:divBdr>
        <w:top w:val="none" w:sz="0" w:space="0" w:color="auto"/>
        <w:left w:val="none" w:sz="0" w:space="0" w:color="auto"/>
        <w:bottom w:val="none" w:sz="0" w:space="0" w:color="auto"/>
        <w:right w:val="none" w:sz="0" w:space="0" w:color="auto"/>
      </w:divBdr>
      <w:divsChild>
        <w:div w:id="299962411">
          <w:marLeft w:val="0"/>
          <w:marRight w:val="0"/>
          <w:marTop w:val="0"/>
          <w:marBottom w:val="0"/>
          <w:divBdr>
            <w:top w:val="none" w:sz="0" w:space="0" w:color="auto"/>
            <w:left w:val="none" w:sz="0" w:space="0" w:color="auto"/>
            <w:bottom w:val="none" w:sz="0" w:space="0" w:color="auto"/>
            <w:right w:val="none" w:sz="0" w:space="0" w:color="auto"/>
          </w:divBdr>
          <w:divsChild>
            <w:div w:id="669793955">
              <w:marLeft w:val="0"/>
              <w:marRight w:val="0"/>
              <w:marTop w:val="0"/>
              <w:marBottom w:val="0"/>
              <w:divBdr>
                <w:top w:val="none" w:sz="0" w:space="0" w:color="auto"/>
                <w:left w:val="none" w:sz="0" w:space="0" w:color="auto"/>
                <w:bottom w:val="none" w:sz="0" w:space="0" w:color="auto"/>
                <w:right w:val="none" w:sz="0" w:space="0" w:color="auto"/>
              </w:divBdr>
            </w:div>
            <w:div w:id="884685110">
              <w:marLeft w:val="0"/>
              <w:marRight w:val="0"/>
              <w:marTop w:val="0"/>
              <w:marBottom w:val="0"/>
              <w:divBdr>
                <w:top w:val="none" w:sz="0" w:space="0" w:color="auto"/>
                <w:left w:val="none" w:sz="0" w:space="0" w:color="auto"/>
                <w:bottom w:val="none" w:sz="0" w:space="0" w:color="auto"/>
                <w:right w:val="none" w:sz="0" w:space="0" w:color="auto"/>
              </w:divBdr>
            </w:div>
            <w:div w:id="1319575248">
              <w:marLeft w:val="0"/>
              <w:marRight w:val="0"/>
              <w:marTop w:val="0"/>
              <w:marBottom w:val="0"/>
              <w:divBdr>
                <w:top w:val="none" w:sz="0" w:space="0" w:color="auto"/>
                <w:left w:val="none" w:sz="0" w:space="0" w:color="auto"/>
                <w:bottom w:val="none" w:sz="0" w:space="0" w:color="auto"/>
                <w:right w:val="none" w:sz="0" w:space="0" w:color="auto"/>
              </w:divBdr>
            </w:div>
            <w:div w:id="1510679722">
              <w:marLeft w:val="0"/>
              <w:marRight w:val="0"/>
              <w:marTop w:val="0"/>
              <w:marBottom w:val="0"/>
              <w:divBdr>
                <w:top w:val="none" w:sz="0" w:space="0" w:color="auto"/>
                <w:left w:val="none" w:sz="0" w:space="0" w:color="auto"/>
                <w:bottom w:val="none" w:sz="0" w:space="0" w:color="auto"/>
                <w:right w:val="none" w:sz="0" w:space="0" w:color="auto"/>
              </w:divBdr>
            </w:div>
            <w:div w:id="206648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802697">
      <w:bodyDiv w:val="1"/>
      <w:marLeft w:val="0"/>
      <w:marRight w:val="0"/>
      <w:marTop w:val="0"/>
      <w:marBottom w:val="0"/>
      <w:divBdr>
        <w:top w:val="none" w:sz="0" w:space="0" w:color="auto"/>
        <w:left w:val="none" w:sz="0" w:space="0" w:color="auto"/>
        <w:bottom w:val="none" w:sz="0" w:space="0" w:color="auto"/>
        <w:right w:val="none" w:sz="0" w:space="0" w:color="auto"/>
      </w:divBdr>
    </w:div>
    <w:div w:id="1537769254">
      <w:bodyDiv w:val="1"/>
      <w:marLeft w:val="0"/>
      <w:marRight w:val="0"/>
      <w:marTop w:val="0"/>
      <w:marBottom w:val="0"/>
      <w:divBdr>
        <w:top w:val="none" w:sz="0" w:space="0" w:color="auto"/>
        <w:left w:val="none" w:sz="0" w:space="0" w:color="auto"/>
        <w:bottom w:val="none" w:sz="0" w:space="0" w:color="auto"/>
        <w:right w:val="none" w:sz="0" w:space="0" w:color="auto"/>
      </w:divBdr>
    </w:div>
    <w:div w:id="1538199557">
      <w:bodyDiv w:val="1"/>
      <w:marLeft w:val="0"/>
      <w:marRight w:val="0"/>
      <w:marTop w:val="0"/>
      <w:marBottom w:val="0"/>
      <w:divBdr>
        <w:top w:val="none" w:sz="0" w:space="0" w:color="auto"/>
        <w:left w:val="none" w:sz="0" w:space="0" w:color="auto"/>
        <w:bottom w:val="none" w:sz="0" w:space="0" w:color="auto"/>
        <w:right w:val="none" w:sz="0" w:space="0" w:color="auto"/>
      </w:divBdr>
    </w:div>
    <w:div w:id="1540897478">
      <w:bodyDiv w:val="1"/>
      <w:marLeft w:val="0"/>
      <w:marRight w:val="0"/>
      <w:marTop w:val="0"/>
      <w:marBottom w:val="0"/>
      <w:divBdr>
        <w:top w:val="none" w:sz="0" w:space="0" w:color="auto"/>
        <w:left w:val="none" w:sz="0" w:space="0" w:color="auto"/>
        <w:bottom w:val="none" w:sz="0" w:space="0" w:color="auto"/>
        <w:right w:val="none" w:sz="0" w:space="0" w:color="auto"/>
      </w:divBdr>
    </w:div>
    <w:div w:id="1541553922">
      <w:bodyDiv w:val="1"/>
      <w:marLeft w:val="0"/>
      <w:marRight w:val="0"/>
      <w:marTop w:val="0"/>
      <w:marBottom w:val="0"/>
      <w:divBdr>
        <w:top w:val="none" w:sz="0" w:space="0" w:color="auto"/>
        <w:left w:val="none" w:sz="0" w:space="0" w:color="auto"/>
        <w:bottom w:val="none" w:sz="0" w:space="0" w:color="auto"/>
        <w:right w:val="none" w:sz="0" w:space="0" w:color="auto"/>
      </w:divBdr>
    </w:div>
    <w:div w:id="1544095950">
      <w:bodyDiv w:val="1"/>
      <w:marLeft w:val="0"/>
      <w:marRight w:val="0"/>
      <w:marTop w:val="0"/>
      <w:marBottom w:val="0"/>
      <w:divBdr>
        <w:top w:val="none" w:sz="0" w:space="0" w:color="auto"/>
        <w:left w:val="none" w:sz="0" w:space="0" w:color="auto"/>
        <w:bottom w:val="none" w:sz="0" w:space="0" w:color="auto"/>
        <w:right w:val="none" w:sz="0" w:space="0" w:color="auto"/>
      </w:divBdr>
    </w:div>
    <w:div w:id="1546797398">
      <w:bodyDiv w:val="1"/>
      <w:marLeft w:val="0"/>
      <w:marRight w:val="0"/>
      <w:marTop w:val="0"/>
      <w:marBottom w:val="0"/>
      <w:divBdr>
        <w:top w:val="none" w:sz="0" w:space="0" w:color="auto"/>
        <w:left w:val="none" w:sz="0" w:space="0" w:color="auto"/>
        <w:bottom w:val="none" w:sz="0" w:space="0" w:color="auto"/>
        <w:right w:val="none" w:sz="0" w:space="0" w:color="auto"/>
      </w:divBdr>
    </w:div>
    <w:div w:id="1549341265">
      <w:bodyDiv w:val="1"/>
      <w:marLeft w:val="0"/>
      <w:marRight w:val="0"/>
      <w:marTop w:val="0"/>
      <w:marBottom w:val="0"/>
      <w:divBdr>
        <w:top w:val="none" w:sz="0" w:space="0" w:color="auto"/>
        <w:left w:val="none" w:sz="0" w:space="0" w:color="auto"/>
        <w:bottom w:val="none" w:sz="0" w:space="0" w:color="auto"/>
        <w:right w:val="none" w:sz="0" w:space="0" w:color="auto"/>
      </w:divBdr>
      <w:divsChild>
        <w:div w:id="723791828">
          <w:marLeft w:val="0"/>
          <w:marRight w:val="0"/>
          <w:marTop w:val="0"/>
          <w:marBottom w:val="0"/>
          <w:divBdr>
            <w:top w:val="none" w:sz="0" w:space="0" w:color="auto"/>
            <w:left w:val="none" w:sz="0" w:space="0" w:color="auto"/>
            <w:bottom w:val="none" w:sz="0" w:space="0" w:color="auto"/>
            <w:right w:val="none" w:sz="0" w:space="0" w:color="auto"/>
          </w:divBdr>
          <w:divsChild>
            <w:div w:id="1245916301">
              <w:marLeft w:val="0"/>
              <w:marRight w:val="0"/>
              <w:marTop w:val="0"/>
              <w:marBottom w:val="0"/>
              <w:divBdr>
                <w:top w:val="none" w:sz="0" w:space="0" w:color="auto"/>
                <w:left w:val="none" w:sz="0" w:space="0" w:color="auto"/>
                <w:bottom w:val="none" w:sz="0" w:space="0" w:color="auto"/>
                <w:right w:val="none" w:sz="0" w:space="0" w:color="auto"/>
              </w:divBdr>
              <w:divsChild>
                <w:div w:id="1594626895">
                  <w:marLeft w:val="0"/>
                  <w:marRight w:val="0"/>
                  <w:marTop w:val="0"/>
                  <w:marBottom w:val="0"/>
                  <w:divBdr>
                    <w:top w:val="none" w:sz="0" w:space="0" w:color="auto"/>
                    <w:left w:val="none" w:sz="0" w:space="0" w:color="auto"/>
                    <w:bottom w:val="none" w:sz="0" w:space="0" w:color="auto"/>
                    <w:right w:val="none" w:sz="0" w:space="0" w:color="auto"/>
                  </w:divBdr>
                  <w:divsChild>
                    <w:div w:id="1912693806">
                      <w:marLeft w:val="0"/>
                      <w:marRight w:val="0"/>
                      <w:marTop w:val="0"/>
                      <w:marBottom w:val="0"/>
                      <w:divBdr>
                        <w:top w:val="none" w:sz="0" w:space="0" w:color="auto"/>
                        <w:left w:val="none" w:sz="0" w:space="0" w:color="auto"/>
                        <w:bottom w:val="none" w:sz="0" w:space="0" w:color="auto"/>
                        <w:right w:val="none" w:sz="0" w:space="0" w:color="auto"/>
                      </w:divBdr>
                      <w:divsChild>
                        <w:div w:id="1906529886">
                          <w:marLeft w:val="0"/>
                          <w:marRight w:val="0"/>
                          <w:marTop w:val="0"/>
                          <w:marBottom w:val="0"/>
                          <w:divBdr>
                            <w:top w:val="none" w:sz="0" w:space="0" w:color="auto"/>
                            <w:left w:val="none" w:sz="0" w:space="0" w:color="auto"/>
                            <w:bottom w:val="none" w:sz="0" w:space="0" w:color="auto"/>
                            <w:right w:val="none" w:sz="0" w:space="0" w:color="auto"/>
                          </w:divBdr>
                          <w:divsChild>
                            <w:div w:id="1978335315">
                              <w:marLeft w:val="0"/>
                              <w:marRight w:val="0"/>
                              <w:marTop w:val="0"/>
                              <w:marBottom w:val="0"/>
                              <w:divBdr>
                                <w:top w:val="none" w:sz="0" w:space="0" w:color="auto"/>
                                <w:left w:val="none" w:sz="0" w:space="0" w:color="auto"/>
                                <w:bottom w:val="none" w:sz="0" w:space="0" w:color="auto"/>
                                <w:right w:val="none" w:sz="0" w:space="0" w:color="auto"/>
                              </w:divBdr>
                              <w:divsChild>
                                <w:div w:id="202451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49604226">
      <w:bodyDiv w:val="1"/>
      <w:marLeft w:val="0"/>
      <w:marRight w:val="0"/>
      <w:marTop w:val="0"/>
      <w:marBottom w:val="0"/>
      <w:divBdr>
        <w:top w:val="none" w:sz="0" w:space="0" w:color="auto"/>
        <w:left w:val="none" w:sz="0" w:space="0" w:color="auto"/>
        <w:bottom w:val="none" w:sz="0" w:space="0" w:color="auto"/>
        <w:right w:val="none" w:sz="0" w:space="0" w:color="auto"/>
      </w:divBdr>
      <w:divsChild>
        <w:div w:id="451291134">
          <w:marLeft w:val="0"/>
          <w:marRight w:val="0"/>
          <w:marTop w:val="0"/>
          <w:marBottom w:val="0"/>
          <w:divBdr>
            <w:top w:val="none" w:sz="0" w:space="0" w:color="auto"/>
            <w:left w:val="none" w:sz="0" w:space="0" w:color="auto"/>
            <w:bottom w:val="none" w:sz="0" w:space="0" w:color="auto"/>
            <w:right w:val="none" w:sz="0" w:space="0" w:color="auto"/>
          </w:divBdr>
          <w:divsChild>
            <w:div w:id="509108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401142">
      <w:bodyDiv w:val="1"/>
      <w:marLeft w:val="0"/>
      <w:marRight w:val="0"/>
      <w:marTop w:val="0"/>
      <w:marBottom w:val="0"/>
      <w:divBdr>
        <w:top w:val="none" w:sz="0" w:space="0" w:color="auto"/>
        <w:left w:val="none" w:sz="0" w:space="0" w:color="auto"/>
        <w:bottom w:val="none" w:sz="0" w:space="0" w:color="auto"/>
        <w:right w:val="none" w:sz="0" w:space="0" w:color="auto"/>
      </w:divBdr>
      <w:divsChild>
        <w:div w:id="606622715">
          <w:marLeft w:val="0"/>
          <w:marRight w:val="0"/>
          <w:marTop w:val="0"/>
          <w:marBottom w:val="0"/>
          <w:divBdr>
            <w:top w:val="none" w:sz="0" w:space="0" w:color="auto"/>
            <w:left w:val="none" w:sz="0" w:space="0" w:color="auto"/>
            <w:bottom w:val="none" w:sz="0" w:space="0" w:color="auto"/>
            <w:right w:val="none" w:sz="0" w:space="0" w:color="auto"/>
          </w:divBdr>
          <w:divsChild>
            <w:div w:id="1450050151">
              <w:marLeft w:val="0"/>
              <w:marRight w:val="0"/>
              <w:marTop w:val="0"/>
              <w:marBottom w:val="0"/>
              <w:divBdr>
                <w:top w:val="none" w:sz="0" w:space="0" w:color="auto"/>
                <w:left w:val="none" w:sz="0" w:space="0" w:color="auto"/>
                <w:bottom w:val="none" w:sz="0" w:space="0" w:color="auto"/>
                <w:right w:val="none" w:sz="0" w:space="0" w:color="auto"/>
              </w:divBdr>
              <w:divsChild>
                <w:div w:id="873007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666795">
      <w:bodyDiv w:val="1"/>
      <w:marLeft w:val="0"/>
      <w:marRight w:val="0"/>
      <w:marTop w:val="0"/>
      <w:marBottom w:val="0"/>
      <w:divBdr>
        <w:top w:val="none" w:sz="0" w:space="0" w:color="auto"/>
        <w:left w:val="none" w:sz="0" w:space="0" w:color="auto"/>
        <w:bottom w:val="none" w:sz="0" w:space="0" w:color="auto"/>
        <w:right w:val="none" w:sz="0" w:space="0" w:color="auto"/>
      </w:divBdr>
    </w:div>
    <w:div w:id="1565683007">
      <w:bodyDiv w:val="1"/>
      <w:marLeft w:val="0"/>
      <w:marRight w:val="0"/>
      <w:marTop w:val="0"/>
      <w:marBottom w:val="0"/>
      <w:divBdr>
        <w:top w:val="none" w:sz="0" w:space="0" w:color="auto"/>
        <w:left w:val="none" w:sz="0" w:space="0" w:color="auto"/>
        <w:bottom w:val="none" w:sz="0" w:space="0" w:color="auto"/>
        <w:right w:val="none" w:sz="0" w:space="0" w:color="auto"/>
      </w:divBdr>
      <w:divsChild>
        <w:div w:id="434911839">
          <w:marLeft w:val="0"/>
          <w:marRight w:val="0"/>
          <w:marTop w:val="0"/>
          <w:marBottom w:val="0"/>
          <w:divBdr>
            <w:top w:val="none" w:sz="0" w:space="0" w:color="auto"/>
            <w:left w:val="none" w:sz="0" w:space="0" w:color="auto"/>
            <w:bottom w:val="none" w:sz="0" w:space="0" w:color="auto"/>
            <w:right w:val="none" w:sz="0" w:space="0" w:color="auto"/>
          </w:divBdr>
          <w:divsChild>
            <w:div w:id="1447702238">
              <w:marLeft w:val="0"/>
              <w:marRight w:val="0"/>
              <w:marTop w:val="0"/>
              <w:marBottom w:val="0"/>
              <w:divBdr>
                <w:top w:val="none" w:sz="0" w:space="0" w:color="auto"/>
                <w:left w:val="none" w:sz="0" w:space="0" w:color="auto"/>
                <w:bottom w:val="none" w:sz="0" w:space="0" w:color="auto"/>
                <w:right w:val="none" w:sz="0" w:space="0" w:color="auto"/>
              </w:divBdr>
              <w:divsChild>
                <w:div w:id="92021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194052">
      <w:bodyDiv w:val="1"/>
      <w:marLeft w:val="0"/>
      <w:marRight w:val="0"/>
      <w:marTop w:val="0"/>
      <w:marBottom w:val="0"/>
      <w:divBdr>
        <w:top w:val="none" w:sz="0" w:space="0" w:color="auto"/>
        <w:left w:val="none" w:sz="0" w:space="0" w:color="auto"/>
        <w:bottom w:val="none" w:sz="0" w:space="0" w:color="auto"/>
        <w:right w:val="none" w:sz="0" w:space="0" w:color="auto"/>
      </w:divBdr>
    </w:div>
    <w:div w:id="1576621884">
      <w:bodyDiv w:val="1"/>
      <w:marLeft w:val="0"/>
      <w:marRight w:val="0"/>
      <w:marTop w:val="0"/>
      <w:marBottom w:val="0"/>
      <w:divBdr>
        <w:top w:val="none" w:sz="0" w:space="0" w:color="auto"/>
        <w:left w:val="none" w:sz="0" w:space="0" w:color="auto"/>
        <w:bottom w:val="none" w:sz="0" w:space="0" w:color="auto"/>
        <w:right w:val="none" w:sz="0" w:space="0" w:color="auto"/>
      </w:divBdr>
    </w:div>
    <w:div w:id="1578709212">
      <w:bodyDiv w:val="1"/>
      <w:marLeft w:val="0"/>
      <w:marRight w:val="0"/>
      <w:marTop w:val="0"/>
      <w:marBottom w:val="0"/>
      <w:divBdr>
        <w:top w:val="none" w:sz="0" w:space="0" w:color="auto"/>
        <w:left w:val="none" w:sz="0" w:space="0" w:color="auto"/>
        <w:bottom w:val="none" w:sz="0" w:space="0" w:color="auto"/>
        <w:right w:val="none" w:sz="0" w:space="0" w:color="auto"/>
      </w:divBdr>
    </w:div>
    <w:div w:id="1584412509">
      <w:bodyDiv w:val="1"/>
      <w:marLeft w:val="0"/>
      <w:marRight w:val="0"/>
      <w:marTop w:val="0"/>
      <w:marBottom w:val="0"/>
      <w:divBdr>
        <w:top w:val="none" w:sz="0" w:space="0" w:color="auto"/>
        <w:left w:val="none" w:sz="0" w:space="0" w:color="auto"/>
        <w:bottom w:val="none" w:sz="0" w:space="0" w:color="auto"/>
        <w:right w:val="none" w:sz="0" w:space="0" w:color="auto"/>
      </w:divBdr>
    </w:div>
    <w:div w:id="1586186026">
      <w:bodyDiv w:val="1"/>
      <w:marLeft w:val="0"/>
      <w:marRight w:val="0"/>
      <w:marTop w:val="0"/>
      <w:marBottom w:val="0"/>
      <w:divBdr>
        <w:top w:val="none" w:sz="0" w:space="0" w:color="auto"/>
        <w:left w:val="none" w:sz="0" w:space="0" w:color="auto"/>
        <w:bottom w:val="none" w:sz="0" w:space="0" w:color="auto"/>
        <w:right w:val="none" w:sz="0" w:space="0" w:color="auto"/>
      </w:divBdr>
    </w:div>
    <w:div w:id="1590314727">
      <w:bodyDiv w:val="1"/>
      <w:marLeft w:val="0"/>
      <w:marRight w:val="0"/>
      <w:marTop w:val="0"/>
      <w:marBottom w:val="0"/>
      <w:divBdr>
        <w:top w:val="none" w:sz="0" w:space="0" w:color="auto"/>
        <w:left w:val="none" w:sz="0" w:space="0" w:color="auto"/>
        <w:bottom w:val="none" w:sz="0" w:space="0" w:color="auto"/>
        <w:right w:val="none" w:sz="0" w:space="0" w:color="auto"/>
      </w:divBdr>
    </w:div>
    <w:div w:id="1590581175">
      <w:bodyDiv w:val="1"/>
      <w:marLeft w:val="0"/>
      <w:marRight w:val="0"/>
      <w:marTop w:val="0"/>
      <w:marBottom w:val="0"/>
      <w:divBdr>
        <w:top w:val="none" w:sz="0" w:space="0" w:color="auto"/>
        <w:left w:val="none" w:sz="0" w:space="0" w:color="auto"/>
        <w:bottom w:val="none" w:sz="0" w:space="0" w:color="auto"/>
        <w:right w:val="none" w:sz="0" w:space="0" w:color="auto"/>
      </w:divBdr>
    </w:div>
    <w:div w:id="1592816061">
      <w:bodyDiv w:val="1"/>
      <w:marLeft w:val="0"/>
      <w:marRight w:val="0"/>
      <w:marTop w:val="0"/>
      <w:marBottom w:val="0"/>
      <w:divBdr>
        <w:top w:val="none" w:sz="0" w:space="0" w:color="auto"/>
        <w:left w:val="none" w:sz="0" w:space="0" w:color="auto"/>
        <w:bottom w:val="none" w:sz="0" w:space="0" w:color="auto"/>
        <w:right w:val="none" w:sz="0" w:space="0" w:color="auto"/>
      </w:divBdr>
    </w:div>
    <w:div w:id="1592933501">
      <w:bodyDiv w:val="1"/>
      <w:marLeft w:val="0"/>
      <w:marRight w:val="0"/>
      <w:marTop w:val="0"/>
      <w:marBottom w:val="0"/>
      <w:divBdr>
        <w:top w:val="none" w:sz="0" w:space="0" w:color="auto"/>
        <w:left w:val="none" w:sz="0" w:space="0" w:color="auto"/>
        <w:bottom w:val="none" w:sz="0" w:space="0" w:color="auto"/>
        <w:right w:val="none" w:sz="0" w:space="0" w:color="auto"/>
      </w:divBdr>
    </w:div>
    <w:div w:id="1595744678">
      <w:bodyDiv w:val="1"/>
      <w:marLeft w:val="0"/>
      <w:marRight w:val="0"/>
      <w:marTop w:val="0"/>
      <w:marBottom w:val="0"/>
      <w:divBdr>
        <w:top w:val="none" w:sz="0" w:space="0" w:color="auto"/>
        <w:left w:val="none" w:sz="0" w:space="0" w:color="auto"/>
        <w:bottom w:val="none" w:sz="0" w:space="0" w:color="auto"/>
        <w:right w:val="none" w:sz="0" w:space="0" w:color="auto"/>
      </w:divBdr>
    </w:div>
    <w:div w:id="1596471869">
      <w:bodyDiv w:val="1"/>
      <w:marLeft w:val="0"/>
      <w:marRight w:val="0"/>
      <w:marTop w:val="0"/>
      <w:marBottom w:val="0"/>
      <w:divBdr>
        <w:top w:val="none" w:sz="0" w:space="0" w:color="auto"/>
        <w:left w:val="none" w:sz="0" w:space="0" w:color="auto"/>
        <w:bottom w:val="none" w:sz="0" w:space="0" w:color="auto"/>
        <w:right w:val="none" w:sz="0" w:space="0" w:color="auto"/>
      </w:divBdr>
    </w:div>
    <w:div w:id="1597210605">
      <w:bodyDiv w:val="1"/>
      <w:marLeft w:val="0"/>
      <w:marRight w:val="0"/>
      <w:marTop w:val="0"/>
      <w:marBottom w:val="0"/>
      <w:divBdr>
        <w:top w:val="none" w:sz="0" w:space="0" w:color="auto"/>
        <w:left w:val="none" w:sz="0" w:space="0" w:color="auto"/>
        <w:bottom w:val="none" w:sz="0" w:space="0" w:color="auto"/>
        <w:right w:val="none" w:sz="0" w:space="0" w:color="auto"/>
      </w:divBdr>
    </w:div>
    <w:div w:id="1600337298">
      <w:bodyDiv w:val="1"/>
      <w:marLeft w:val="0"/>
      <w:marRight w:val="0"/>
      <w:marTop w:val="0"/>
      <w:marBottom w:val="0"/>
      <w:divBdr>
        <w:top w:val="none" w:sz="0" w:space="0" w:color="auto"/>
        <w:left w:val="none" w:sz="0" w:space="0" w:color="auto"/>
        <w:bottom w:val="none" w:sz="0" w:space="0" w:color="auto"/>
        <w:right w:val="none" w:sz="0" w:space="0" w:color="auto"/>
      </w:divBdr>
    </w:div>
    <w:div w:id="1602033818">
      <w:bodyDiv w:val="1"/>
      <w:marLeft w:val="0"/>
      <w:marRight w:val="0"/>
      <w:marTop w:val="0"/>
      <w:marBottom w:val="0"/>
      <w:divBdr>
        <w:top w:val="none" w:sz="0" w:space="0" w:color="auto"/>
        <w:left w:val="none" w:sz="0" w:space="0" w:color="auto"/>
        <w:bottom w:val="none" w:sz="0" w:space="0" w:color="auto"/>
        <w:right w:val="none" w:sz="0" w:space="0" w:color="auto"/>
      </w:divBdr>
    </w:div>
    <w:div w:id="1611473936">
      <w:bodyDiv w:val="1"/>
      <w:marLeft w:val="0"/>
      <w:marRight w:val="0"/>
      <w:marTop w:val="0"/>
      <w:marBottom w:val="0"/>
      <w:divBdr>
        <w:top w:val="none" w:sz="0" w:space="0" w:color="auto"/>
        <w:left w:val="none" w:sz="0" w:space="0" w:color="auto"/>
        <w:bottom w:val="none" w:sz="0" w:space="0" w:color="auto"/>
        <w:right w:val="none" w:sz="0" w:space="0" w:color="auto"/>
      </w:divBdr>
    </w:div>
    <w:div w:id="1613510646">
      <w:bodyDiv w:val="1"/>
      <w:marLeft w:val="0"/>
      <w:marRight w:val="0"/>
      <w:marTop w:val="0"/>
      <w:marBottom w:val="0"/>
      <w:divBdr>
        <w:top w:val="none" w:sz="0" w:space="0" w:color="auto"/>
        <w:left w:val="none" w:sz="0" w:space="0" w:color="auto"/>
        <w:bottom w:val="none" w:sz="0" w:space="0" w:color="auto"/>
        <w:right w:val="none" w:sz="0" w:space="0" w:color="auto"/>
      </w:divBdr>
    </w:div>
    <w:div w:id="1624113190">
      <w:bodyDiv w:val="1"/>
      <w:marLeft w:val="0"/>
      <w:marRight w:val="0"/>
      <w:marTop w:val="0"/>
      <w:marBottom w:val="0"/>
      <w:divBdr>
        <w:top w:val="none" w:sz="0" w:space="0" w:color="auto"/>
        <w:left w:val="none" w:sz="0" w:space="0" w:color="auto"/>
        <w:bottom w:val="none" w:sz="0" w:space="0" w:color="auto"/>
        <w:right w:val="none" w:sz="0" w:space="0" w:color="auto"/>
      </w:divBdr>
    </w:div>
    <w:div w:id="1652783593">
      <w:bodyDiv w:val="1"/>
      <w:marLeft w:val="0"/>
      <w:marRight w:val="0"/>
      <w:marTop w:val="0"/>
      <w:marBottom w:val="0"/>
      <w:divBdr>
        <w:top w:val="none" w:sz="0" w:space="0" w:color="auto"/>
        <w:left w:val="none" w:sz="0" w:space="0" w:color="auto"/>
        <w:bottom w:val="none" w:sz="0" w:space="0" w:color="auto"/>
        <w:right w:val="none" w:sz="0" w:space="0" w:color="auto"/>
      </w:divBdr>
    </w:div>
    <w:div w:id="1654720203">
      <w:bodyDiv w:val="1"/>
      <w:marLeft w:val="0"/>
      <w:marRight w:val="0"/>
      <w:marTop w:val="0"/>
      <w:marBottom w:val="0"/>
      <w:divBdr>
        <w:top w:val="none" w:sz="0" w:space="0" w:color="auto"/>
        <w:left w:val="none" w:sz="0" w:space="0" w:color="auto"/>
        <w:bottom w:val="none" w:sz="0" w:space="0" w:color="auto"/>
        <w:right w:val="none" w:sz="0" w:space="0" w:color="auto"/>
      </w:divBdr>
      <w:divsChild>
        <w:div w:id="1143039629">
          <w:marLeft w:val="0"/>
          <w:marRight w:val="0"/>
          <w:marTop w:val="0"/>
          <w:marBottom w:val="0"/>
          <w:divBdr>
            <w:top w:val="none" w:sz="0" w:space="0" w:color="auto"/>
            <w:left w:val="none" w:sz="0" w:space="0" w:color="auto"/>
            <w:bottom w:val="none" w:sz="0" w:space="0" w:color="auto"/>
            <w:right w:val="none" w:sz="0" w:space="0" w:color="auto"/>
          </w:divBdr>
          <w:divsChild>
            <w:div w:id="475954225">
              <w:marLeft w:val="0"/>
              <w:marRight w:val="0"/>
              <w:marTop w:val="0"/>
              <w:marBottom w:val="0"/>
              <w:divBdr>
                <w:top w:val="none" w:sz="0" w:space="0" w:color="auto"/>
                <w:left w:val="none" w:sz="0" w:space="0" w:color="auto"/>
                <w:bottom w:val="none" w:sz="0" w:space="0" w:color="auto"/>
                <w:right w:val="none" w:sz="0" w:space="0" w:color="auto"/>
              </w:divBdr>
            </w:div>
            <w:div w:id="429160997">
              <w:marLeft w:val="0"/>
              <w:marRight w:val="0"/>
              <w:marTop w:val="0"/>
              <w:marBottom w:val="0"/>
              <w:divBdr>
                <w:top w:val="none" w:sz="0" w:space="0" w:color="auto"/>
                <w:left w:val="none" w:sz="0" w:space="0" w:color="auto"/>
                <w:bottom w:val="none" w:sz="0" w:space="0" w:color="auto"/>
                <w:right w:val="none" w:sz="0" w:space="0" w:color="auto"/>
              </w:divBdr>
            </w:div>
            <w:div w:id="246426546">
              <w:marLeft w:val="0"/>
              <w:marRight w:val="0"/>
              <w:marTop w:val="0"/>
              <w:marBottom w:val="0"/>
              <w:divBdr>
                <w:top w:val="none" w:sz="0" w:space="0" w:color="auto"/>
                <w:left w:val="none" w:sz="0" w:space="0" w:color="auto"/>
                <w:bottom w:val="none" w:sz="0" w:space="0" w:color="auto"/>
                <w:right w:val="none" w:sz="0" w:space="0" w:color="auto"/>
              </w:divBdr>
            </w:div>
            <w:div w:id="1679118874">
              <w:marLeft w:val="0"/>
              <w:marRight w:val="0"/>
              <w:marTop w:val="0"/>
              <w:marBottom w:val="0"/>
              <w:divBdr>
                <w:top w:val="none" w:sz="0" w:space="0" w:color="auto"/>
                <w:left w:val="none" w:sz="0" w:space="0" w:color="auto"/>
                <w:bottom w:val="none" w:sz="0" w:space="0" w:color="auto"/>
                <w:right w:val="none" w:sz="0" w:space="0" w:color="auto"/>
              </w:divBdr>
            </w:div>
            <w:div w:id="1439830821">
              <w:marLeft w:val="0"/>
              <w:marRight w:val="0"/>
              <w:marTop w:val="0"/>
              <w:marBottom w:val="0"/>
              <w:divBdr>
                <w:top w:val="none" w:sz="0" w:space="0" w:color="auto"/>
                <w:left w:val="none" w:sz="0" w:space="0" w:color="auto"/>
                <w:bottom w:val="none" w:sz="0" w:space="0" w:color="auto"/>
                <w:right w:val="none" w:sz="0" w:space="0" w:color="auto"/>
              </w:divBdr>
            </w:div>
            <w:div w:id="2014409747">
              <w:marLeft w:val="0"/>
              <w:marRight w:val="0"/>
              <w:marTop w:val="0"/>
              <w:marBottom w:val="0"/>
              <w:divBdr>
                <w:top w:val="none" w:sz="0" w:space="0" w:color="auto"/>
                <w:left w:val="none" w:sz="0" w:space="0" w:color="auto"/>
                <w:bottom w:val="none" w:sz="0" w:space="0" w:color="auto"/>
                <w:right w:val="none" w:sz="0" w:space="0" w:color="auto"/>
              </w:divBdr>
            </w:div>
            <w:div w:id="366177450">
              <w:marLeft w:val="0"/>
              <w:marRight w:val="0"/>
              <w:marTop w:val="0"/>
              <w:marBottom w:val="0"/>
              <w:divBdr>
                <w:top w:val="none" w:sz="0" w:space="0" w:color="auto"/>
                <w:left w:val="none" w:sz="0" w:space="0" w:color="auto"/>
                <w:bottom w:val="none" w:sz="0" w:space="0" w:color="auto"/>
                <w:right w:val="none" w:sz="0" w:space="0" w:color="auto"/>
              </w:divBdr>
            </w:div>
            <w:div w:id="1820683092">
              <w:marLeft w:val="0"/>
              <w:marRight w:val="0"/>
              <w:marTop w:val="0"/>
              <w:marBottom w:val="0"/>
              <w:divBdr>
                <w:top w:val="none" w:sz="0" w:space="0" w:color="auto"/>
                <w:left w:val="none" w:sz="0" w:space="0" w:color="auto"/>
                <w:bottom w:val="none" w:sz="0" w:space="0" w:color="auto"/>
                <w:right w:val="none" w:sz="0" w:space="0" w:color="auto"/>
              </w:divBdr>
            </w:div>
            <w:div w:id="322438140">
              <w:marLeft w:val="0"/>
              <w:marRight w:val="0"/>
              <w:marTop w:val="0"/>
              <w:marBottom w:val="0"/>
              <w:divBdr>
                <w:top w:val="none" w:sz="0" w:space="0" w:color="auto"/>
                <w:left w:val="none" w:sz="0" w:space="0" w:color="auto"/>
                <w:bottom w:val="none" w:sz="0" w:space="0" w:color="auto"/>
                <w:right w:val="none" w:sz="0" w:space="0" w:color="auto"/>
              </w:divBdr>
            </w:div>
            <w:div w:id="1542472179">
              <w:marLeft w:val="0"/>
              <w:marRight w:val="0"/>
              <w:marTop w:val="0"/>
              <w:marBottom w:val="0"/>
              <w:divBdr>
                <w:top w:val="none" w:sz="0" w:space="0" w:color="auto"/>
                <w:left w:val="none" w:sz="0" w:space="0" w:color="auto"/>
                <w:bottom w:val="none" w:sz="0" w:space="0" w:color="auto"/>
                <w:right w:val="none" w:sz="0" w:space="0" w:color="auto"/>
              </w:divBdr>
            </w:div>
            <w:div w:id="787893626">
              <w:marLeft w:val="0"/>
              <w:marRight w:val="0"/>
              <w:marTop w:val="0"/>
              <w:marBottom w:val="0"/>
              <w:divBdr>
                <w:top w:val="none" w:sz="0" w:space="0" w:color="auto"/>
                <w:left w:val="none" w:sz="0" w:space="0" w:color="auto"/>
                <w:bottom w:val="none" w:sz="0" w:space="0" w:color="auto"/>
                <w:right w:val="none" w:sz="0" w:space="0" w:color="auto"/>
              </w:divBdr>
            </w:div>
            <w:div w:id="169236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9074440">
      <w:bodyDiv w:val="1"/>
      <w:marLeft w:val="0"/>
      <w:marRight w:val="0"/>
      <w:marTop w:val="0"/>
      <w:marBottom w:val="0"/>
      <w:divBdr>
        <w:top w:val="none" w:sz="0" w:space="0" w:color="auto"/>
        <w:left w:val="none" w:sz="0" w:space="0" w:color="auto"/>
        <w:bottom w:val="none" w:sz="0" w:space="0" w:color="auto"/>
        <w:right w:val="none" w:sz="0" w:space="0" w:color="auto"/>
      </w:divBdr>
    </w:div>
    <w:div w:id="1666321457">
      <w:bodyDiv w:val="1"/>
      <w:marLeft w:val="0"/>
      <w:marRight w:val="0"/>
      <w:marTop w:val="0"/>
      <w:marBottom w:val="0"/>
      <w:divBdr>
        <w:top w:val="none" w:sz="0" w:space="0" w:color="auto"/>
        <w:left w:val="none" w:sz="0" w:space="0" w:color="auto"/>
        <w:bottom w:val="none" w:sz="0" w:space="0" w:color="auto"/>
        <w:right w:val="none" w:sz="0" w:space="0" w:color="auto"/>
      </w:divBdr>
    </w:div>
    <w:div w:id="1669944272">
      <w:bodyDiv w:val="1"/>
      <w:marLeft w:val="0"/>
      <w:marRight w:val="0"/>
      <w:marTop w:val="0"/>
      <w:marBottom w:val="0"/>
      <w:divBdr>
        <w:top w:val="none" w:sz="0" w:space="0" w:color="auto"/>
        <w:left w:val="none" w:sz="0" w:space="0" w:color="auto"/>
        <w:bottom w:val="none" w:sz="0" w:space="0" w:color="auto"/>
        <w:right w:val="none" w:sz="0" w:space="0" w:color="auto"/>
      </w:divBdr>
    </w:div>
    <w:div w:id="1670523426">
      <w:bodyDiv w:val="1"/>
      <w:marLeft w:val="0"/>
      <w:marRight w:val="0"/>
      <w:marTop w:val="0"/>
      <w:marBottom w:val="0"/>
      <w:divBdr>
        <w:top w:val="none" w:sz="0" w:space="0" w:color="auto"/>
        <w:left w:val="none" w:sz="0" w:space="0" w:color="auto"/>
        <w:bottom w:val="none" w:sz="0" w:space="0" w:color="auto"/>
        <w:right w:val="none" w:sz="0" w:space="0" w:color="auto"/>
      </w:divBdr>
      <w:divsChild>
        <w:div w:id="1142385517">
          <w:marLeft w:val="0"/>
          <w:marRight w:val="0"/>
          <w:marTop w:val="0"/>
          <w:marBottom w:val="0"/>
          <w:divBdr>
            <w:top w:val="none" w:sz="0" w:space="0" w:color="auto"/>
            <w:left w:val="none" w:sz="0" w:space="0" w:color="auto"/>
            <w:bottom w:val="none" w:sz="0" w:space="0" w:color="auto"/>
            <w:right w:val="none" w:sz="0" w:space="0" w:color="auto"/>
          </w:divBdr>
          <w:divsChild>
            <w:div w:id="1060052022">
              <w:marLeft w:val="0"/>
              <w:marRight w:val="0"/>
              <w:marTop w:val="0"/>
              <w:marBottom w:val="0"/>
              <w:divBdr>
                <w:top w:val="none" w:sz="0" w:space="0" w:color="auto"/>
                <w:left w:val="none" w:sz="0" w:space="0" w:color="auto"/>
                <w:bottom w:val="none" w:sz="0" w:space="0" w:color="auto"/>
                <w:right w:val="none" w:sz="0" w:space="0" w:color="auto"/>
              </w:divBdr>
              <w:divsChild>
                <w:div w:id="1606309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7268122">
      <w:bodyDiv w:val="1"/>
      <w:marLeft w:val="0"/>
      <w:marRight w:val="0"/>
      <w:marTop w:val="0"/>
      <w:marBottom w:val="0"/>
      <w:divBdr>
        <w:top w:val="none" w:sz="0" w:space="0" w:color="auto"/>
        <w:left w:val="none" w:sz="0" w:space="0" w:color="auto"/>
        <w:bottom w:val="none" w:sz="0" w:space="0" w:color="auto"/>
        <w:right w:val="none" w:sz="0" w:space="0" w:color="auto"/>
      </w:divBdr>
    </w:div>
    <w:div w:id="1679885522">
      <w:bodyDiv w:val="1"/>
      <w:marLeft w:val="0"/>
      <w:marRight w:val="0"/>
      <w:marTop w:val="0"/>
      <w:marBottom w:val="0"/>
      <w:divBdr>
        <w:top w:val="none" w:sz="0" w:space="0" w:color="auto"/>
        <w:left w:val="none" w:sz="0" w:space="0" w:color="auto"/>
        <w:bottom w:val="none" w:sz="0" w:space="0" w:color="auto"/>
        <w:right w:val="none" w:sz="0" w:space="0" w:color="auto"/>
      </w:divBdr>
    </w:div>
    <w:div w:id="1680505282">
      <w:bodyDiv w:val="1"/>
      <w:marLeft w:val="0"/>
      <w:marRight w:val="0"/>
      <w:marTop w:val="0"/>
      <w:marBottom w:val="0"/>
      <w:divBdr>
        <w:top w:val="none" w:sz="0" w:space="0" w:color="auto"/>
        <w:left w:val="none" w:sz="0" w:space="0" w:color="auto"/>
        <w:bottom w:val="none" w:sz="0" w:space="0" w:color="auto"/>
        <w:right w:val="none" w:sz="0" w:space="0" w:color="auto"/>
      </w:divBdr>
      <w:divsChild>
        <w:div w:id="267396421">
          <w:marLeft w:val="0"/>
          <w:marRight w:val="0"/>
          <w:marTop w:val="0"/>
          <w:marBottom w:val="0"/>
          <w:divBdr>
            <w:top w:val="none" w:sz="0" w:space="0" w:color="auto"/>
            <w:left w:val="none" w:sz="0" w:space="0" w:color="auto"/>
            <w:bottom w:val="none" w:sz="0" w:space="0" w:color="auto"/>
            <w:right w:val="none" w:sz="0" w:space="0" w:color="auto"/>
          </w:divBdr>
          <w:divsChild>
            <w:div w:id="117795427">
              <w:marLeft w:val="0"/>
              <w:marRight w:val="0"/>
              <w:marTop w:val="0"/>
              <w:marBottom w:val="0"/>
              <w:divBdr>
                <w:top w:val="none" w:sz="0" w:space="0" w:color="auto"/>
                <w:left w:val="none" w:sz="0" w:space="0" w:color="auto"/>
                <w:bottom w:val="none" w:sz="0" w:space="0" w:color="auto"/>
                <w:right w:val="none" w:sz="0" w:space="0" w:color="auto"/>
              </w:divBdr>
              <w:divsChild>
                <w:div w:id="1232958722">
                  <w:marLeft w:val="0"/>
                  <w:marRight w:val="0"/>
                  <w:marTop w:val="0"/>
                  <w:marBottom w:val="0"/>
                  <w:divBdr>
                    <w:top w:val="none" w:sz="0" w:space="0" w:color="auto"/>
                    <w:left w:val="none" w:sz="0" w:space="0" w:color="auto"/>
                    <w:bottom w:val="none" w:sz="0" w:space="0" w:color="auto"/>
                    <w:right w:val="none" w:sz="0" w:space="0" w:color="auto"/>
                  </w:divBdr>
                  <w:divsChild>
                    <w:div w:id="1793132633">
                      <w:marLeft w:val="0"/>
                      <w:marRight w:val="0"/>
                      <w:marTop w:val="0"/>
                      <w:marBottom w:val="0"/>
                      <w:divBdr>
                        <w:top w:val="none" w:sz="0" w:space="0" w:color="auto"/>
                        <w:left w:val="none" w:sz="0" w:space="0" w:color="auto"/>
                        <w:bottom w:val="none" w:sz="0" w:space="0" w:color="auto"/>
                        <w:right w:val="none" w:sz="0" w:space="0" w:color="auto"/>
                      </w:divBdr>
                      <w:divsChild>
                        <w:div w:id="2051644">
                          <w:marLeft w:val="0"/>
                          <w:marRight w:val="0"/>
                          <w:marTop w:val="0"/>
                          <w:marBottom w:val="0"/>
                          <w:divBdr>
                            <w:top w:val="none" w:sz="0" w:space="0" w:color="auto"/>
                            <w:left w:val="none" w:sz="0" w:space="0" w:color="auto"/>
                            <w:bottom w:val="none" w:sz="0" w:space="0" w:color="auto"/>
                            <w:right w:val="none" w:sz="0" w:space="0" w:color="auto"/>
                          </w:divBdr>
                          <w:divsChild>
                            <w:div w:id="343169974">
                              <w:marLeft w:val="0"/>
                              <w:marRight w:val="0"/>
                              <w:marTop w:val="0"/>
                              <w:marBottom w:val="0"/>
                              <w:divBdr>
                                <w:top w:val="none" w:sz="0" w:space="0" w:color="auto"/>
                                <w:left w:val="none" w:sz="0" w:space="0" w:color="auto"/>
                                <w:bottom w:val="none" w:sz="0" w:space="0" w:color="auto"/>
                                <w:right w:val="none" w:sz="0" w:space="0" w:color="auto"/>
                              </w:divBdr>
                              <w:divsChild>
                                <w:div w:id="148988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2464773">
      <w:bodyDiv w:val="1"/>
      <w:marLeft w:val="0"/>
      <w:marRight w:val="0"/>
      <w:marTop w:val="0"/>
      <w:marBottom w:val="0"/>
      <w:divBdr>
        <w:top w:val="none" w:sz="0" w:space="0" w:color="auto"/>
        <w:left w:val="none" w:sz="0" w:space="0" w:color="auto"/>
        <w:bottom w:val="none" w:sz="0" w:space="0" w:color="auto"/>
        <w:right w:val="none" w:sz="0" w:space="0" w:color="auto"/>
      </w:divBdr>
    </w:div>
    <w:div w:id="1685135760">
      <w:bodyDiv w:val="1"/>
      <w:marLeft w:val="0"/>
      <w:marRight w:val="0"/>
      <w:marTop w:val="0"/>
      <w:marBottom w:val="0"/>
      <w:divBdr>
        <w:top w:val="none" w:sz="0" w:space="0" w:color="auto"/>
        <w:left w:val="none" w:sz="0" w:space="0" w:color="auto"/>
        <w:bottom w:val="none" w:sz="0" w:space="0" w:color="auto"/>
        <w:right w:val="none" w:sz="0" w:space="0" w:color="auto"/>
      </w:divBdr>
    </w:div>
    <w:div w:id="1685745917">
      <w:bodyDiv w:val="1"/>
      <w:marLeft w:val="0"/>
      <w:marRight w:val="0"/>
      <w:marTop w:val="0"/>
      <w:marBottom w:val="0"/>
      <w:divBdr>
        <w:top w:val="none" w:sz="0" w:space="0" w:color="auto"/>
        <w:left w:val="none" w:sz="0" w:space="0" w:color="auto"/>
        <w:bottom w:val="none" w:sz="0" w:space="0" w:color="auto"/>
        <w:right w:val="none" w:sz="0" w:space="0" w:color="auto"/>
      </w:divBdr>
    </w:div>
    <w:div w:id="1685932342">
      <w:bodyDiv w:val="1"/>
      <w:marLeft w:val="0"/>
      <w:marRight w:val="0"/>
      <w:marTop w:val="0"/>
      <w:marBottom w:val="0"/>
      <w:divBdr>
        <w:top w:val="none" w:sz="0" w:space="0" w:color="auto"/>
        <w:left w:val="none" w:sz="0" w:space="0" w:color="auto"/>
        <w:bottom w:val="none" w:sz="0" w:space="0" w:color="auto"/>
        <w:right w:val="none" w:sz="0" w:space="0" w:color="auto"/>
      </w:divBdr>
    </w:div>
    <w:div w:id="1689286129">
      <w:bodyDiv w:val="1"/>
      <w:marLeft w:val="0"/>
      <w:marRight w:val="0"/>
      <w:marTop w:val="0"/>
      <w:marBottom w:val="0"/>
      <w:divBdr>
        <w:top w:val="none" w:sz="0" w:space="0" w:color="auto"/>
        <w:left w:val="none" w:sz="0" w:space="0" w:color="auto"/>
        <w:bottom w:val="none" w:sz="0" w:space="0" w:color="auto"/>
        <w:right w:val="none" w:sz="0" w:space="0" w:color="auto"/>
      </w:divBdr>
    </w:div>
    <w:div w:id="1690763335">
      <w:bodyDiv w:val="1"/>
      <w:marLeft w:val="0"/>
      <w:marRight w:val="0"/>
      <w:marTop w:val="0"/>
      <w:marBottom w:val="0"/>
      <w:divBdr>
        <w:top w:val="none" w:sz="0" w:space="0" w:color="auto"/>
        <w:left w:val="none" w:sz="0" w:space="0" w:color="auto"/>
        <w:bottom w:val="none" w:sz="0" w:space="0" w:color="auto"/>
        <w:right w:val="none" w:sz="0" w:space="0" w:color="auto"/>
      </w:divBdr>
    </w:div>
    <w:div w:id="1691447823">
      <w:bodyDiv w:val="1"/>
      <w:marLeft w:val="0"/>
      <w:marRight w:val="0"/>
      <w:marTop w:val="0"/>
      <w:marBottom w:val="0"/>
      <w:divBdr>
        <w:top w:val="none" w:sz="0" w:space="0" w:color="auto"/>
        <w:left w:val="none" w:sz="0" w:space="0" w:color="auto"/>
        <w:bottom w:val="none" w:sz="0" w:space="0" w:color="auto"/>
        <w:right w:val="none" w:sz="0" w:space="0" w:color="auto"/>
      </w:divBdr>
    </w:div>
    <w:div w:id="1692414753">
      <w:bodyDiv w:val="1"/>
      <w:marLeft w:val="0"/>
      <w:marRight w:val="0"/>
      <w:marTop w:val="0"/>
      <w:marBottom w:val="0"/>
      <w:divBdr>
        <w:top w:val="none" w:sz="0" w:space="0" w:color="auto"/>
        <w:left w:val="none" w:sz="0" w:space="0" w:color="auto"/>
        <w:bottom w:val="none" w:sz="0" w:space="0" w:color="auto"/>
        <w:right w:val="none" w:sz="0" w:space="0" w:color="auto"/>
      </w:divBdr>
    </w:div>
    <w:div w:id="1697996834">
      <w:bodyDiv w:val="1"/>
      <w:marLeft w:val="0"/>
      <w:marRight w:val="0"/>
      <w:marTop w:val="0"/>
      <w:marBottom w:val="0"/>
      <w:divBdr>
        <w:top w:val="none" w:sz="0" w:space="0" w:color="auto"/>
        <w:left w:val="none" w:sz="0" w:space="0" w:color="auto"/>
        <w:bottom w:val="none" w:sz="0" w:space="0" w:color="auto"/>
        <w:right w:val="none" w:sz="0" w:space="0" w:color="auto"/>
      </w:divBdr>
    </w:div>
    <w:div w:id="1701317067">
      <w:bodyDiv w:val="1"/>
      <w:marLeft w:val="0"/>
      <w:marRight w:val="0"/>
      <w:marTop w:val="0"/>
      <w:marBottom w:val="0"/>
      <w:divBdr>
        <w:top w:val="none" w:sz="0" w:space="0" w:color="auto"/>
        <w:left w:val="none" w:sz="0" w:space="0" w:color="auto"/>
        <w:bottom w:val="none" w:sz="0" w:space="0" w:color="auto"/>
        <w:right w:val="none" w:sz="0" w:space="0" w:color="auto"/>
      </w:divBdr>
    </w:div>
    <w:div w:id="1702776236">
      <w:bodyDiv w:val="1"/>
      <w:marLeft w:val="0"/>
      <w:marRight w:val="0"/>
      <w:marTop w:val="0"/>
      <w:marBottom w:val="0"/>
      <w:divBdr>
        <w:top w:val="none" w:sz="0" w:space="0" w:color="auto"/>
        <w:left w:val="none" w:sz="0" w:space="0" w:color="auto"/>
        <w:bottom w:val="none" w:sz="0" w:space="0" w:color="auto"/>
        <w:right w:val="none" w:sz="0" w:space="0" w:color="auto"/>
      </w:divBdr>
    </w:div>
    <w:div w:id="1703244712">
      <w:bodyDiv w:val="1"/>
      <w:marLeft w:val="0"/>
      <w:marRight w:val="0"/>
      <w:marTop w:val="0"/>
      <w:marBottom w:val="0"/>
      <w:divBdr>
        <w:top w:val="none" w:sz="0" w:space="0" w:color="auto"/>
        <w:left w:val="none" w:sz="0" w:space="0" w:color="auto"/>
        <w:bottom w:val="none" w:sz="0" w:space="0" w:color="auto"/>
        <w:right w:val="none" w:sz="0" w:space="0" w:color="auto"/>
      </w:divBdr>
    </w:div>
    <w:div w:id="1705401030">
      <w:bodyDiv w:val="1"/>
      <w:marLeft w:val="0"/>
      <w:marRight w:val="0"/>
      <w:marTop w:val="0"/>
      <w:marBottom w:val="0"/>
      <w:divBdr>
        <w:top w:val="none" w:sz="0" w:space="0" w:color="auto"/>
        <w:left w:val="none" w:sz="0" w:space="0" w:color="auto"/>
        <w:bottom w:val="none" w:sz="0" w:space="0" w:color="auto"/>
        <w:right w:val="none" w:sz="0" w:space="0" w:color="auto"/>
      </w:divBdr>
    </w:div>
    <w:div w:id="1706100923">
      <w:bodyDiv w:val="1"/>
      <w:marLeft w:val="0"/>
      <w:marRight w:val="0"/>
      <w:marTop w:val="0"/>
      <w:marBottom w:val="0"/>
      <w:divBdr>
        <w:top w:val="none" w:sz="0" w:space="0" w:color="auto"/>
        <w:left w:val="none" w:sz="0" w:space="0" w:color="auto"/>
        <w:bottom w:val="none" w:sz="0" w:space="0" w:color="auto"/>
        <w:right w:val="none" w:sz="0" w:space="0" w:color="auto"/>
      </w:divBdr>
    </w:div>
    <w:div w:id="1710296987">
      <w:bodyDiv w:val="1"/>
      <w:marLeft w:val="0"/>
      <w:marRight w:val="0"/>
      <w:marTop w:val="0"/>
      <w:marBottom w:val="0"/>
      <w:divBdr>
        <w:top w:val="none" w:sz="0" w:space="0" w:color="auto"/>
        <w:left w:val="none" w:sz="0" w:space="0" w:color="auto"/>
        <w:bottom w:val="none" w:sz="0" w:space="0" w:color="auto"/>
        <w:right w:val="none" w:sz="0" w:space="0" w:color="auto"/>
      </w:divBdr>
      <w:divsChild>
        <w:div w:id="145555629">
          <w:marLeft w:val="0"/>
          <w:marRight w:val="0"/>
          <w:marTop w:val="0"/>
          <w:marBottom w:val="0"/>
          <w:divBdr>
            <w:top w:val="none" w:sz="0" w:space="0" w:color="auto"/>
            <w:left w:val="none" w:sz="0" w:space="0" w:color="auto"/>
            <w:bottom w:val="none" w:sz="0" w:space="0" w:color="auto"/>
            <w:right w:val="none" w:sz="0" w:space="0" w:color="auto"/>
          </w:divBdr>
          <w:divsChild>
            <w:div w:id="1535341997">
              <w:marLeft w:val="0"/>
              <w:marRight w:val="0"/>
              <w:marTop w:val="0"/>
              <w:marBottom w:val="0"/>
              <w:divBdr>
                <w:top w:val="none" w:sz="0" w:space="0" w:color="auto"/>
                <w:left w:val="none" w:sz="0" w:space="0" w:color="auto"/>
                <w:bottom w:val="none" w:sz="0" w:space="0" w:color="auto"/>
                <w:right w:val="none" w:sz="0" w:space="0" w:color="auto"/>
              </w:divBdr>
              <w:divsChild>
                <w:div w:id="177802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1145316">
      <w:bodyDiv w:val="1"/>
      <w:marLeft w:val="0"/>
      <w:marRight w:val="0"/>
      <w:marTop w:val="0"/>
      <w:marBottom w:val="0"/>
      <w:divBdr>
        <w:top w:val="none" w:sz="0" w:space="0" w:color="auto"/>
        <w:left w:val="none" w:sz="0" w:space="0" w:color="auto"/>
        <w:bottom w:val="none" w:sz="0" w:space="0" w:color="auto"/>
        <w:right w:val="none" w:sz="0" w:space="0" w:color="auto"/>
      </w:divBdr>
    </w:div>
    <w:div w:id="1711805916">
      <w:bodyDiv w:val="1"/>
      <w:marLeft w:val="0"/>
      <w:marRight w:val="0"/>
      <w:marTop w:val="0"/>
      <w:marBottom w:val="0"/>
      <w:divBdr>
        <w:top w:val="none" w:sz="0" w:space="0" w:color="auto"/>
        <w:left w:val="none" w:sz="0" w:space="0" w:color="auto"/>
        <w:bottom w:val="none" w:sz="0" w:space="0" w:color="auto"/>
        <w:right w:val="none" w:sz="0" w:space="0" w:color="auto"/>
      </w:divBdr>
    </w:div>
    <w:div w:id="1712917076">
      <w:bodyDiv w:val="1"/>
      <w:marLeft w:val="0"/>
      <w:marRight w:val="0"/>
      <w:marTop w:val="0"/>
      <w:marBottom w:val="0"/>
      <w:divBdr>
        <w:top w:val="none" w:sz="0" w:space="0" w:color="auto"/>
        <w:left w:val="none" w:sz="0" w:space="0" w:color="auto"/>
        <w:bottom w:val="none" w:sz="0" w:space="0" w:color="auto"/>
        <w:right w:val="none" w:sz="0" w:space="0" w:color="auto"/>
      </w:divBdr>
    </w:div>
    <w:div w:id="1713578214">
      <w:bodyDiv w:val="1"/>
      <w:marLeft w:val="0"/>
      <w:marRight w:val="0"/>
      <w:marTop w:val="0"/>
      <w:marBottom w:val="0"/>
      <w:divBdr>
        <w:top w:val="none" w:sz="0" w:space="0" w:color="auto"/>
        <w:left w:val="none" w:sz="0" w:space="0" w:color="auto"/>
        <w:bottom w:val="none" w:sz="0" w:space="0" w:color="auto"/>
        <w:right w:val="none" w:sz="0" w:space="0" w:color="auto"/>
      </w:divBdr>
    </w:div>
    <w:div w:id="1716998683">
      <w:bodyDiv w:val="1"/>
      <w:marLeft w:val="0"/>
      <w:marRight w:val="0"/>
      <w:marTop w:val="0"/>
      <w:marBottom w:val="0"/>
      <w:divBdr>
        <w:top w:val="none" w:sz="0" w:space="0" w:color="auto"/>
        <w:left w:val="none" w:sz="0" w:space="0" w:color="auto"/>
        <w:bottom w:val="none" w:sz="0" w:space="0" w:color="auto"/>
        <w:right w:val="none" w:sz="0" w:space="0" w:color="auto"/>
      </w:divBdr>
    </w:div>
    <w:div w:id="1718553842">
      <w:bodyDiv w:val="1"/>
      <w:marLeft w:val="0"/>
      <w:marRight w:val="0"/>
      <w:marTop w:val="0"/>
      <w:marBottom w:val="0"/>
      <w:divBdr>
        <w:top w:val="none" w:sz="0" w:space="0" w:color="auto"/>
        <w:left w:val="none" w:sz="0" w:space="0" w:color="auto"/>
        <w:bottom w:val="none" w:sz="0" w:space="0" w:color="auto"/>
        <w:right w:val="none" w:sz="0" w:space="0" w:color="auto"/>
      </w:divBdr>
    </w:div>
    <w:div w:id="1721705216">
      <w:marLeft w:val="0"/>
      <w:marRight w:val="0"/>
      <w:marTop w:val="0"/>
      <w:marBottom w:val="0"/>
      <w:divBdr>
        <w:top w:val="none" w:sz="0" w:space="0" w:color="auto"/>
        <w:left w:val="none" w:sz="0" w:space="0" w:color="auto"/>
        <w:bottom w:val="none" w:sz="0" w:space="0" w:color="auto"/>
        <w:right w:val="none" w:sz="0" w:space="0" w:color="auto"/>
      </w:divBdr>
    </w:div>
    <w:div w:id="1725061314">
      <w:bodyDiv w:val="1"/>
      <w:marLeft w:val="0"/>
      <w:marRight w:val="0"/>
      <w:marTop w:val="0"/>
      <w:marBottom w:val="0"/>
      <w:divBdr>
        <w:top w:val="none" w:sz="0" w:space="0" w:color="auto"/>
        <w:left w:val="none" w:sz="0" w:space="0" w:color="auto"/>
        <w:bottom w:val="none" w:sz="0" w:space="0" w:color="auto"/>
        <w:right w:val="none" w:sz="0" w:space="0" w:color="auto"/>
      </w:divBdr>
    </w:div>
    <w:div w:id="1726100027">
      <w:bodyDiv w:val="1"/>
      <w:marLeft w:val="0"/>
      <w:marRight w:val="0"/>
      <w:marTop w:val="0"/>
      <w:marBottom w:val="0"/>
      <w:divBdr>
        <w:top w:val="none" w:sz="0" w:space="0" w:color="auto"/>
        <w:left w:val="none" w:sz="0" w:space="0" w:color="auto"/>
        <w:bottom w:val="none" w:sz="0" w:space="0" w:color="auto"/>
        <w:right w:val="none" w:sz="0" w:space="0" w:color="auto"/>
      </w:divBdr>
    </w:div>
    <w:div w:id="1731342095">
      <w:bodyDiv w:val="1"/>
      <w:marLeft w:val="0"/>
      <w:marRight w:val="0"/>
      <w:marTop w:val="0"/>
      <w:marBottom w:val="0"/>
      <w:divBdr>
        <w:top w:val="none" w:sz="0" w:space="0" w:color="auto"/>
        <w:left w:val="none" w:sz="0" w:space="0" w:color="auto"/>
        <w:bottom w:val="none" w:sz="0" w:space="0" w:color="auto"/>
        <w:right w:val="none" w:sz="0" w:space="0" w:color="auto"/>
      </w:divBdr>
    </w:div>
    <w:div w:id="1738088639">
      <w:bodyDiv w:val="1"/>
      <w:marLeft w:val="0"/>
      <w:marRight w:val="0"/>
      <w:marTop w:val="0"/>
      <w:marBottom w:val="0"/>
      <w:divBdr>
        <w:top w:val="none" w:sz="0" w:space="0" w:color="auto"/>
        <w:left w:val="none" w:sz="0" w:space="0" w:color="auto"/>
        <w:bottom w:val="none" w:sz="0" w:space="0" w:color="auto"/>
        <w:right w:val="none" w:sz="0" w:space="0" w:color="auto"/>
      </w:divBdr>
    </w:div>
    <w:div w:id="1740520111">
      <w:bodyDiv w:val="1"/>
      <w:marLeft w:val="0"/>
      <w:marRight w:val="0"/>
      <w:marTop w:val="0"/>
      <w:marBottom w:val="0"/>
      <w:divBdr>
        <w:top w:val="none" w:sz="0" w:space="0" w:color="auto"/>
        <w:left w:val="none" w:sz="0" w:space="0" w:color="auto"/>
        <w:bottom w:val="none" w:sz="0" w:space="0" w:color="auto"/>
        <w:right w:val="none" w:sz="0" w:space="0" w:color="auto"/>
      </w:divBdr>
    </w:div>
    <w:div w:id="1741904974">
      <w:bodyDiv w:val="1"/>
      <w:marLeft w:val="0"/>
      <w:marRight w:val="0"/>
      <w:marTop w:val="0"/>
      <w:marBottom w:val="0"/>
      <w:divBdr>
        <w:top w:val="none" w:sz="0" w:space="0" w:color="auto"/>
        <w:left w:val="none" w:sz="0" w:space="0" w:color="auto"/>
        <w:bottom w:val="none" w:sz="0" w:space="0" w:color="auto"/>
        <w:right w:val="none" w:sz="0" w:space="0" w:color="auto"/>
      </w:divBdr>
    </w:div>
    <w:div w:id="1745445518">
      <w:bodyDiv w:val="1"/>
      <w:marLeft w:val="0"/>
      <w:marRight w:val="0"/>
      <w:marTop w:val="0"/>
      <w:marBottom w:val="0"/>
      <w:divBdr>
        <w:top w:val="none" w:sz="0" w:space="0" w:color="auto"/>
        <w:left w:val="none" w:sz="0" w:space="0" w:color="auto"/>
        <w:bottom w:val="none" w:sz="0" w:space="0" w:color="auto"/>
        <w:right w:val="none" w:sz="0" w:space="0" w:color="auto"/>
      </w:divBdr>
    </w:div>
    <w:div w:id="1745684977">
      <w:bodyDiv w:val="1"/>
      <w:marLeft w:val="0"/>
      <w:marRight w:val="0"/>
      <w:marTop w:val="0"/>
      <w:marBottom w:val="0"/>
      <w:divBdr>
        <w:top w:val="none" w:sz="0" w:space="0" w:color="auto"/>
        <w:left w:val="none" w:sz="0" w:space="0" w:color="auto"/>
        <w:bottom w:val="none" w:sz="0" w:space="0" w:color="auto"/>
        <w:right w:val="none" w:sz="0" w:space="0" w:color="auto"/>
      </w:divBdr>
    </w:div>
    <w:div w:id="1749108278">
      <w:bodyDiv w:val="1"/>
      <w:marLeft w:val="0"/>
      <w:marRight w:val="0"/>
      <w:marTop w:val="0"/>
      <w:marBottom w:val="0"/>
      <w:divBdr>
        <w:top w:val="none" w:sz="0" w:space="0" w:color="auto"/>
        <w:left w:val="none" w:sz="0" w:space="0" w:color="auto"/>
        <w:bottom w:val="none" w:sz="0" w:space="0" w:color="auto"/>
        <w:right w:val="none" w:sz="0" w:space="0" w:color="auto"/>
      </w:divBdr>
    </w:div>
    <w:div w:id="1750468117">
      <w:bodyDiv w:val="1"/>
      <w:marLeft w:val="0"/>
      <w:marRight w:val="0"/>
      <w:marTop w:val="0"/>
      <w:marBottom w:val="0"/>
      <w:divBdr>
        <w:top w:val="none" w:sz="0" w:space="0" w:color="auto"/>
        <w:left w:val="none" w:sz="0" w:space="0" w:color="auto"/>
        <w:bottom w:val="none" w:sz="0" w:space="0" w:color="auto"/>
        <w:right w:val="none" w:sz="0" w:space="0" w:color="auto"/>
      </w:divBdr>
    </w:div>
    <w:div w:id="1750736430">
      <w:bodyDiv w:val="1"/>
      <w:marLeft w:val="0"/>
      <w:marRight w:val="0"/>
      <w:marTop w:val="0"/>
      <w:marBottom w:val="0"/>
      <w:divBdr>
        <w:top w:val="none" w:sz="0" w:space="0" w:color="auto"/>
        <w:left w:val="none" w:sz="0" w:space="0" w:color="auto"/>
        <w:bottom w:val="none" w:sz="0" w:space="0" w:color="auto"/>
        <w:right w:val="none" w:sz="0" w:space="0" w:color="auto"/>
      </w:divBdr>
      <w:divsChild>
        <w:div w:id="817725241">
          <w:marLeft w:val="0"/>
          <w:marRight w:val="0"/>
          <w:marTop w:val="0"/>
          <w:marBottom w:val="0"/>
          <w:divBdr>
            <w:top w:val="none" w:sz="0" w:space="0" w:color="auto"/>
            <w:left w:val="none" w:sz="0" w:space="0" w:color="auto"/>
            <w:bottom w:val="none" w:sz="0" w:space="0" w:color="auto"/>
            <w:right w:val="none" w:sz="0" w:space="0" w:color="auto"/>
          </w:divBdr>
          <w:divsChild>
            <w:div w:id="794523537">
              <w:marLeft w:val="0"/>
              <w:marRight w:val="0"/>
              <w:marTop w:val="0"/>
              <w:marBottom w:val="0"/>
              <w:divBdr>
                <w:top w:val="none" w:sz="0" w:space="0" w:color="auto"/>
                <w:left w:val="none" w:sz="0" w:space="0" w:color="auto"/>
                <w:bottom w:val="none" w:sz="0" w:space="0" w:color="auto"/>
                <w:right w:val="none" w:sz="0" w:space="0" w:color="auto"/>
              </w:divBdr>
              <w:divsChild>
                <w:div w:id="383409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663446">
      <w:bodyDiv w:val="1"/>
      <w:marLeft w:val="0"/>
      <w:marRight w:val="0"/>
      <w:marTop w:val="0"/>
      <w:marBottom w:val="0"/>
      <w:divBdr>
        <w:top w:val="none" w:sz="0" w:space="0" w:color="auto"/>
        <w:left w:val="none" w:sz="0" w:space="0" w:color="auto"/>
        <w:bottom w:val="none" w:sz="0" w:space="0" w:color="auto"/>
        <w:right w:val="none" w:sz="0" w:space="0" w:color="auto"/>
      </w:divBdr>
    </w:div>
    <w:div w:id="1764103644">
      <w:bodyDiv w:val="1"/>
      <w:marLeft w:val="0"/>
      <w:marRight w:val="0"/>
      <w:marTop w:val="0"/>
      <w:marBottom w:val="0"/>
      <w:divBdr>
        <w:top w:val="none" w:sz="0" w:space="0" w:color="auto"/>
        <w:left w:val="none" w:sz="0" w:space="0" w:color="auto"/>
        <w:bottom w:val="none" w:sz="0" w:space="0" w:color="auto"/>
        <w:right w:val="none" w:sz="0" w:space="0" w:color="auto"/>
      </w:divBdr>
    </w:div>
    <w:div w:id="1764718828">
      <w:bodyDiv w:val="1"/>
      <w:marLeft w:val="0"/>
      <w:marRight w:val="0"/>
      <w:marTop w:val="0"/>
      <w:marBottom w:val="0"/>
      <w:divBdr>
        <w:top w:val="none" w:sz="0" w:space="0" w:color="auto"/>
        <w:left w:val="none" w:sz="0" w:space="0" w:color="auto"/>
        <w:bottom w:val="none" w:sz="0" w:space="0" w:color="auto"/>
        <w:right w:val="none" w:sz="0" w:space="0" w:color="auto"/>
      </w:divBdr>
    </w:div>
    <w:div w:id="1779178553">
      <w:bodyDiv w:val="1"/>
      <w:marLeft w:val="0"/>
      <w:marRight w:val="0"/>
      <w:marTop w:val="0"/>
      <w:marBottom w:val="0"/>
      <w:divBdr>
        <w:top w:val="none" w:sz="0" w:space="0" w:color="auto"/>
        <w:left w:val="none" w:sz="0" w:space="0" w:color="auto"/>
        <w:bottom w:val="none" w:sz="0" w:space="0" w:color="auto"/>
        <w:right w:val="none" w:sz="0" w:space="0" w:color="auto"/>
      </w:divBdr>
    </w:div>
    <w:div w:id="1786584281">
      <w:bodyDiv w:val="1"/>
      <w:marLeft w:val="0"/>
      <w:marRight w:val="0"/>
      <w:marTop w:val="0"/>
      <w:marBottom w:val="0"/>
      <w:divBdr>
        <w:top w:val="none" w:sz="0" w:space="0" w:color="auto"/>
        <w:left w:val="none" w:sz="0" w:space="0" w:color="auto"/>
        <w:bottom w:val="none" w:sz="0" w:space="0" w:color="auto"/>
        <w:right w:val="none" w:sz="0" w:space="0" w:color="auto"/>
      </w:divBdr>
    </w:div>
    <w:div w:id="1789540571">
      <w:bodyDiv w:val="1"/>
      <w:marLeft w:val="0"/>
      <w:marRight w:val="0"/>
      <w:marTop w:val="0"/>
      <w:marBottom w:val="0"/>
      <w:divBdr>
        <w:top w:val="none" w:sz="0" w:space="0" w:color="auto"/>
        <w:left w:val="none" w:sz="0" w:space="0" w:color="auto"/>
        <w:bottom w:val="none" w:sz="0" w:space="0" w:color="auto"/>
        <w:right w:val="none" w:sz="0" w:space="0" w:color="auto"/>
      </w:divBdr>
    </w:div>
    <w:div w:id="1789739495">
      <w:bodyDiv w:val="1"/>
      <w:marLeft w:val="0"/>
      <w:marRight w:val="0"/>
      <w:marTop w:val="0"/>
      <w:marBottom w:val="0"/>
      <w:divBdr>
        <w:top w:val="none" w:sz="0" w:space="0" w:color="auto"/>
        <w:left w:val="none" w:sz="0" w:space="0" w:color="auto"/>
        <w:bottom w:val="none" w:sz="0" w:space="0" w:color="auto"/>
        <w:right w:val="none" w:sz="0" w:space="0" w:color="auto"/>
      </w:divBdr>
    </w:div>
    <w:div w:id="1790512412">
      <w:bodyDiv w:val="1"/>
      <w:marLeft w:val="0"/>
      <w:marRight w:val="0"/>
      <w:marTop w:val="0"/>
      <w:marBottom w:val="0"/>
      <w:divBdr>
        <w:top w:val="none" w:sz="0" w:space="0" w:color="auto"/>
        <w:left w:val="none" w:sz="0" w:space="0" w:color="auto"/>
        <w:bottom w:val="none" w:sz="0" w:space="0" w:color="auto"/>
        <w:right w:val="none" w:sz="0" w:space="0" w:color="auto"/>
      </w:divBdr>
    </w:div>
    <w:div w:id="1790780980">
      <w:bodyDiv w:val="1"/>
      <w:marLeft w:val="0"/>
      <w:marRight w:val="0"/>
      <w:marTop w:val="0"/>
      <w:marBottom w:val="0"/>
      <w:divBdr>
        <w:top w:val="none" w:sz="0" w:space="0" w:color="auto"/>
        <w:left w:val="none" w:sz="0" w:space="0" w:color="auto"/>
        <w:bottom w:val="none" w:sz="0" w:space="0" w:color="auto"/>
        <w:right w:val="none" w:sz="0" w:space="0" w:color="auto"/>
      </w:divBdr>
    </w:div>
    <w:div w:id="1791165039">
      <w:bodyDiv w:val="1"/>
      <w:marLeft w:val="0"/>
      <w:marRight w:val="0"/>
      <w:marTop w:val="0"/>
      <w:marBottom w:val="0"/>
      <w:divBdr>
        <w:top w:val="none" w:sz="0" w:space="0" w:color="auto"/>
        <w:left w:val="none" w:sz="0" w:space="0" w:color="auto"/>
        <w:bottom w:val="none" w:sz="0" w:space="0" w:color="auto"/>
        <w:right w:val="none" w:sz="0" w:space="0" w:color="auto"/>
      </w:divBdr>
      <w:divsChild>
        <w:div w:id="576744199">
          <w:marLeft w:val="0"/>
          <w:marRight w:val="0"/>
          <w:marTop w:val="0"/>
          <w:marBottom w:val="0"/>
          <w:divBdr>
            <w:top w:val="none" w:sz="0" w:space="0" w:color="auto"/>
            <w:left w:val="none" w:sz="0" w:space="0" w:color="auto"/>
            <w:bottom w:val="none" w:sz="0" w:space="0" w:color="auto"/>
            <w:right w:val="none" w:sz="0" w:space="0" w:color="auto"/>
          </w:divBdr>
        </w:div>
      </w:divsChild>
    </w:div>
    <w:div w:id="1791320121">
      <w:bodyDiv w:val="1"/>
      <w:marLeft w:val="0"/>
      <w:marRight w:val="0"/>
      <w:marTop w:val="0"/>
      <w:marBottom w:val="0"/>
      <w:divBdr>
        <w:top w:val="none" w:sz="0" w:space="0" w:color="auto"/>
        <w:left w:val="none" w:sz="0" w:space="0" w:color="auto"/>
        <w:bottom w:val="none" w:sz="0" w:space="0" w:color="auto"/>
        <w:right w:val="none" w:sz="0" w:space="0" w:color="auto"/>
      </w:divBdr>
    </w:div>
    <w:div w:id="1792629592">
      <w:bodyDiv w:val="1"/>
      <w:marLeft w:val="0"/>
      <w:marRight w:val="0"/>
      <w:marTop w:val="0"/>
      <w:marBottom w:val="0"/>
      <w:divBdr>
        <w:top w:val="none" w:sz="0" w:space="0" w:color="auto"/>
        <w:left w:val="none" w:sz="0" w:space="0" w:color="auto"/>
        <w:bottom w:val="none" w:sz="0" w:space="0" w:color="auto"/>
        <w:right w:val="none" w:sz="0" w:space="0" w:color="auto"/>
      </w:divBdr>
    </w:div>
    <w:div w:id="1793012417">
      <w:bodyDiv w:val="1"/>
      <w:marLeft w:val="0"/>
      <w:marRight w:val="0"/>
      <w:marTop w:val="0"/>
      <w:marBottom w:val="0"/>
      <w:divBdr>
        <w:top w:val="none" w:sz="0" w:space="0" w:color="auto"/>
        <w:left w:val="none" w:sz="0" w:space="0" w:color="auto"/>
        <w:bottom w:val="none" w:sz="0" w:space="0" w:color="auto"/>
        <w:right w:val="none" w:sz="0" w:space="0" w:color="auto"/>
      </w:divBdr>
    </w:div>
    <w:div w:id="1795752608">
      <w:bodyDiv w:val="1"/>
      <w:marLeft w:val="0"/>
      <w:marRight w:val="0"/>
      <w:marTop w:val="0"/>
      <w:marBottom w:val="0"/>
      <w:divBdr>
        <w:top w:val="none" w:sz="0" w:space="0" w:color="auto"/>
        <w:left w:val="none" w:sz="0" w:space="0" w:color="auto"/>
        <w:bottom w:val="none" w:sz="0" w:space="0" w:color="auto"/>
        <w:right w:val="none" w:sz="0" w:space="0" w:color="auto"/>
      </w:divBdr>
    </w:div>
    <w:div w:id="1797211069">
      <w:bodyDiv w:val="1"/>
      <w:marLeft w:val="0"/>
      <w:marRight w:val="0"/>
      <w:marTop w:val="0"/>
      <w:marBottom w:val="0"/>
      <w:divBdr>
        <w:top w:val="none" w:sz="0" w:space="0" w:color="auto"/>
        <w:left w:val="none" w:sz="0" w:space="0" w:color="auto"/>
        <w:bottom w:val="none" w:sz="0" w:space="0" w:color="auto"/>
        <w:right w:val="none" w:sz="0" w:space="0" w:color="auto"/>
      </w:divBdr>
    </w:div>
    <w:div w:id="1798641704">
      <w:bodyDiv w:val="1"/>
      <w:marLeft w:val="0"/>
      <w:marRight w:val="0"/>
      <w:marTop w:val="0"/>
      <w:marBottom w:val="0"/>
      <w:divBdr>
        <w:top w:val="none" w:sz="0" w:space="0" w:color="auto"/>
        <w:left w:val="none" w:sz="0" w:space="0" w:color="auto"/>
        <w:bottom w:val="none" w:sz="0" w:space="0" w:color="auto"/>
        <w:right w:val="none" w:sz="0" w:space="0" w:color="auto"/>
      </w:divBdr>
    </w:div>
    <w:div w:id="1804347966">
      <w:bodyDiv w:val="1"/>
      <w:marLeft w:val="0"/>
      <w:marRight w:val="0"/>
      <w:marTop w:val="0"/>
      <w:marBottom w:val="0"/>
      <w:divBdr>
        <w:top w:val="none" w:sz="0" w:space="0" w:color="auto"/>
        <w:left w:val="none" w:sz="0" w:space="0" w:color="auto"/>
        <w:bottom w:val="none" w:sz="0" w:space="0" w:color="auto"/>
        <w:right w:val="none" w:sz="0" w:space="0" w:color="auto"/>
      </w:divBdr>
    </w:div>
    <w:div w:id="1807114380">
      <w:bodyDiv w:val="1"/>
      <w:marLeft w:val="0"/>
      <w:marRight w:val="0"/>
      <w:marTop w:val="0"/>
      <w:marBottom w:val="0"/>
      <w:divBdr>
        <w:top w:val="none" w:sz="0" w:space="0" w:color="auto"/>
        <w:left w:val="none" w:sz="0" w:space="0" w:color="auto"/>
        <w:bottom w:val="none" w:sz="0" w:space="0" w:color="auto"/>
        <w:right w:val="none" w:sz="0" w:space="0" w:color="auto"/>
      </w:divBdr>
    </w:div>
    <w:div w:id="1808817493">
      <w:bodyDiv w:val="1"/>
      <w:marLeft w:val="0"/>
      <w:marRight w:val="0"/>
      <w:marTop w:val="0"/>
      <w:marBottom w:val="0"/>
      <w:divBdr>
        <w:top w:val="none" w:sz="0" w:space="0" w:color="auto"/>
        <w:left w:val="none" w:sz="0" w:space="0" w:color="auto"/>
        <w:bottom w:val="none" w:sz="0" w:space="0" w:color="auto"/>
        <w:right w:val="none" w:sz="0" w:space="0" w:color="auto"/>
      </w:divBdr>
    </w:div>
    <w:div w:id="1810441296">
      <w:bodyDiv w:val="1"/>
      <w:marLeft w:val="0"/>
      <w:marRight w:val="0"/>
      <w:marTop w:val="0"/>
      <w:marBottom w:val="0"/>
      <w:divBdr>
        <w:top w:val="none" w:sz="0" w:space="0" w:color="auto"/>
        <w:left w:val="none" w:sz="0" w:space="0" w:color="auto"/>
        <w:bottom w:val="none" w:sz="0" w:space="0" w:color="auto"/>
        <w:right w:val="none" w:sz="0" w:space="0" w:color="auto"/>
      </w:divBdr>
    </w:div>
    <w:div w:id="1810631862">
      <w:bodyDiv w:val="1"/>
      <w:marLeft w:val="0"/>
      <w:marRight w:val="0"/>
      <w:marTop w:val="0"/>
      <w:marBottom w:val="0"/>
      <w:divBdr>
        <w:top w:val="none" w:sz="0" w:space="0" w:color="auto"/>
        <w:left w:val="none" w:sz="0" w:space="0" w:color="auto"/>
        <w:bottom w:val="none" w:sz="0" w:space="0" w:color="auto"/>
        <w:right w:val="none" w:sz="0" w:space="0" w:color="auto"/>
      </w:divBdr>
    </w:div>
    <w:div w:id="1811051604">
      <w:bodyDiv w:val="1"/>
      <w:marLeft w:val="0"/>
      <w:marRight w:val="0"/>
      <w:marTop w:val="0"/>
      <w:marBottom w:val="0"/>
      <w:divBdr>
        <w:top w:val="none" w:sz="0" w:space="0" w:color="auto"/>
        <w:left w:val="none" w:sz="0" w:space="0" w:color="auto"/>
        <w:bottom w:val="none" w:sz="0" w:space="0" w:color="auto"/>
        <w:right w:val="none" w:sz="0" w:space="0" w:color="auto"/>
      </w:divBdr>
    </w:div>
    <w:div w:id="1811631404">
      <w:bodyDiv w:val="1"/>
      <w:marLeft w:val="0"/>
      <w:marRight w:val="0"/>
      <w:marTop w:val="0"/>
      <w:marBottom w:val="0"/>
      <w:divBdr>
        <w:top w:val="none" w:sz="0" w:space="0" w:color="auto"/>
        <w:left w:val="none" w:sz="0" w:space="0" w:color="auto"/>
        <w:bottom w:val="none" w:sz="0" w:space="0" w:color="auto"/>
        <w:right w:val="none" w:sz="0" w:space="0" w:color="auto"/>
      </w:divBdr>
    </w:div>
    <w:div w:id="1812750803">
      <w:bodyDiv w:val="1"/>
      <w:marLeft w:val="0"/>
      <w:marRight w:val="0"/>
      <w:marTop w:val="0"/>
      <w:marBottom w:val="0"/>
      <w:divBdr>
        <w:top w:val="none" w:sz="0" w:space="0" w:color="auto"/>
        <w:left w:val="none" w:sz="0" w:space="0" w:color="auto"/>
        <w:bottom w:val="none" w:sz="0" w:space="0" w:color="auto"/>
        <w:right w:val="none" w:sz="0" w:space="0" w:color="auto"/>
      </w:divBdr>
    </w:div>
    <w:div w:id="1821270044">
      <w:bodyDiv w:val="1"/>
      <w:marLeft w:val="0"/>
      <w:marRight w:val="0"/>
      <w:marTop w:val="0"/>
      <w:marBottom w:val="0"/>
      <w:divBdr>
        <w:top w:val="none" w:sz="0" w:space="0" w:color="auto"/>
        <w:left w:val="none" w:sz="0" w:space="0" w:color="auto"/>
        <w:bottom w:val="none" w:sz="0" w:space="0" w:color="auto"/>
        <w:right w:val="none" w:sz="0" w:space="0" w:color="auto"/>
      </w:divBdr>
    </w:div>
    <w:div w:id="1822574404">
      <w:bodyDiv w:val="1"/>
      <w:marLeft w:val="0"/>
      <w:marRight w:val="0"/>
      <w:marTop w:val="0"/>
      <w:marBottom w:val="0"/>
      <w:divBdr>
        <w:top w:val="none" w:sz="0" w:space="0" w:color="auto"/>
        <w:left w:val="none" w:sz="0" w:space="0" w:color="auto"/>
        <w:bottom w:val="none" w:sz="0" w:space="0" w:color="auto"/>
        <w:right w:val="none" w:sz="0" w:space="0" w:color="auto"/>
      </w:divBdr>
    </w:div>
    <w:div w:id="1824421551">
      <w:bodyDiv w:val="1"/>
      <w:marLeft w:val="0"/>
      <w:marRight w:val="0"/>
      <w:marTop w:val="0"/>
      <w:marBottom w:val="0"/>
      <w:divBdr>
        <w:top w:val="none" w:sz="0" w:space="0" w:color="auto"/>
        <w:left w:val="none" w:sz="0" w:space="0" w:color="auto"/>
        <w:bottom w:val="none" w:sz="0" w:space="0" w:color="auto"/>
        <w:right w:val="none" w:sz="0" w:space="0" w:color="auto"/>
      </w:divBdr>
    </w:div>
    <w:div w:id="1829201812">
      <w:bodyDiv w:val="1"/>
      <w:marLeft w:val="0"/>
      <w:marRight w:val="0"/>
      <w:marTop w:val="0"/>
      <w:marBottom w:val="0"/>
      <w:divBdr>
        <w:top w:val="none" w:sz="0" w:space="0" w:color="auto"/>
        <w:left w:val="none" w:sz="0" w:space="0" w:color="auto"/>
        <w:bottom w:val="none" w:sz="0" w:space="0" w:color="auto"/>
        <w:right w:val="none" w:sz="0" w:space="0" w:color="auto"/>
      </w:divBdr>
    </w:div>
    <w:div w:id="1833176299">
      <w:bodyDiv w:val="1"/>
      <w:marLeft w:val="0"/>
      <w:marRight w:val="0"/>
      <w:marTop w:val="0"/>
      <w:marBottom w:val="0"/>
      <w:divBdr>
        <w:top w:val="none" w:sz="0" w:space="0" w:color="auto"/>
        <w:left w:val="none" w:sz="0" w:space="0" w:color="auto"/>
        <w:bottom w:val="none" w:sz="0" w:space="0" w:color="auto"/>
        <w:right w:val="none" w:sz="0" w:space="0" w:color="auto"/>
      </w:divBdr>
    </w:div>
    <w:div w:id="1839423661">
      <w:bodyDiv w:val="1"/>
      <w:marLeft w:val="0"/>
      <w:marRight w:val="0"/>
      <w:marTop w:val="0"/>
      <w:marBottom w:val="0"/>
      <w:divBdr>
        <w:top w:val="none" w:sz="0" w:space="0" w:color="auto"/>
        <w:left w:val="none" w:sz="0" w:space="0" w:color="auto"/>
        <w:bottom w:val="none" w:sz="0" w:space="0" w:color="auto"/>
        <w:right w:val="none" w:sz="0" w:space="0" w:color="auto"/>
      </w:divBdr>
    </w:div>
    <w:div w:id="1843811841">
      <w:bodyDiv w:val="1"/>
      <w:marLeft w:val="0"/>
      <w:marRight w:val="0"/>
      <w:marTop w:val="0"/>
      <w:marBottom w:val="0"/>
      <w:divBdr>
        <w:top w:val="none" w:sz="0" w:space="0" w:color="auto"/>
        <w:left w:val="none" w:sz="0" w:space="0" w:color="auto"/>
        <w:bottom w:val="none" w:sz="0" w:space="0" w:color="auto"/>
        <w:right w:val="none" w:sz="0" w:space="0" w:color="auto"/>
      </w:divBdr>
    </w:div>
    <w:div w:id="1847329705">
      <w:bodyDiv w:val="1"/>
      <w:marLeft w:val="0"/>
      <w:marRight w:val="0"/>
      <w:marTop w:val="0"/>
      <w:marBottom w:val="0"/>
      <w:divBdr>
        <w:top w:val="none" w:sz="0" w:space="0" w:color="auto"/>
        <w:left w:val="none" w:sz="0" w:space="0" w:color="auto"/>
        <w:bottom w:val="none" w:sz="0" w:space="0" w:color="auto"/>
        <w:right w:val="none" w:sz="0" w:space="0" w:color="auto"/>
      </w:divBdr>
    </w:div>
    <w:div w:id="1850020212">
      <w:bodyDiv w:val="1"/>
      <w:marLeft w:val="0"/>
      <w:marRight w:val="0"/>
      <w:marTop w:val="0"/>
      <w:marBottom w:val="0"/>
      <w:divBdr>
        <w:top w:val="none" w:sz="0" w:space="0" w:color="auto"/>
        <w:left w:val="none" w:sz="0" w:space="0" w:color="auto"/>
        <w:bottom w:val="none" w:sz="0" w:space="0" w:color="auto"/>
        <w:right w:val="none" w:sz="0" w:space="0" w:color="auto"/>
      </w:divBdr>
    </w:div>
    <w:div w:id="1854607455">
      <w:bodyDiv w:val="1"/>
      <w:marLeft w:val="0"/>
      <w:marRight w:val="0"/>
      <w:marTop w:val="0"/>
      <w:marBottom w:val="0"/>
      <w:divBdr>
        <w:top w:val="none" w:sz="0" w:space="0" w:color="auto"/>
        <w:left w:val="none" w:sz="0" w:space="0" w:color="auto"/>
        <w:bottom w:val="none" w:sz="0" w:space="0" w:color="auto"/>
        <w:right w:val="none" w:sz="0" w:space="0" w:color="auto"/>
      </w:divBdr>
      <w:divsChild>
        <w:div w:id="364330712">
          <w:marLeft w:val="0"/>
          <w:marRight w:val="0"/>
          <w:marTop w:val="0"/>
          <w:marBottom w:val="0"/>
          <w:divBdr>
            <w:top w:val="none" w:sz="0" w:space="0" w:color="auto"/>
            <w:left w:val="none" w:sz="0" w:space="0" w:color="auto"/>
            <w:bottom w:val="none" w:sz="0" w:space="0" w:color="auto"/>
            <w:right w:val="none" w:sz="0" w:space="0" w:color="auto"/>
          </w:divBdr>
          <w:divsChild>
            <w:div w:id="163983747">
              <w:marLeft w:val="0"/>
              <w:marRight w:val="0"/>
              <w:marTop w:val="0"/>
              <w:marBottom w:val="0"/>
              <w:divBdr>
                <w:top w:val="none" w:sz="0" w:space="0" w:color="auto"/>
                <w:left w:val="none" w:sz="0" w:space="0" w:color="auto"/>
                <w:bottom w:val="none" w:sz="0" w:space="0" w:color="auto"/>
                <w:right w:val="none" w:sz="0" w:space="0" w:color="auto"/>
              </w:divBdr>
              <w:divsChild>
                <w:div w:id="76534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7421818">
      <w:bodyDiv w:val="1"/>
      <w:marLeft w:val="0"/>
      <w:marRight w:val="0"/>
      <w:marTop w:val="0"/>
      <w:marBottom w:val="0"/>
      <w:divBdr>
        <w:top w:val="none" w:sz="0" w:space="0" w:color="auto"/>
        <w:left w:val="none" w:sz="0" w:space="0" w:color="auto"/>
        <w:bottom w:val="none" w:sz="0" w:space="0" w:color="auto"/>
        <w:right w:val="none" w:sz="0" w:space="0" w:color="auto"/>
      </w:divBdr>
    </w:div>
    <w:div w:id="1862819600">
      <w:bodyDiv w:val="1"/>
      <w:marLeft w:val="0"/>
      <w:marRight w:val="0"/>
      <w:marTop w:val="0"/>
      <w:marBottom w:val="0"/>
      <w:divBdr>
        <w:top w:val="none" w:sz="0" w:space="0" w:color="auto"/>
        <w:left w:val="none" w:sz="0" w:space="0" w:color="auto"/>
        <w:bottom w:val="none" w:sz="0" w:space="0" w:color="auto"/>
        <w:right w:val="none" w:sz="0" w:space="0" w:color="auto"/>
      </w:divBdr>
    </w:div>
    <w:div w:id="1862935192">
      <w:bodyDiv w:val="1"/>
      <w:marLeft w:val="0"/>
      <w:marRight w:val="0"/>
      <w:marTop w:val="0"/>
      <w:marBottom w:val="0"/>
      <w:divBdr>
        <w:top w:val="none" w:sz="0" w:space="0" w:color="auto"/>
        <w:left w:val="none" w:sz="0" w:space="0" w:color="auto"/>
        <w:bottom w:val="none" w:sz="0" w:space="0" w:color="auto"/>
        <w:right w:val="none" w:sz="0" w:space="0" w:color="auto"/>
      </w:divBdr>
    </w:div>
    <w:div w:id="1865433956">
      <w:bodyDiv w:val="1"/>
      <w:marLeft w:val="0"/>
      <w:marRight w:val="0"/>
      <w:marTop w:val="0"/>
      <w:marBottom w:val="0"/>
      <w:divBdr>
        <w:top w:val="none" w:sz="0" w:space="0" w:color="auto"/>
        <w:left w:val="none" w:sz="0" w:space="0" w:color="auto"/>
        <w:bottom w:val="none" w:sz="0" w:space="0" w:color="auto"/>
        <w:right w:val="none" w:sz="0" w:space="0" w:color="auto"/>
      </w:divBdr>
    </w:div>
    <w:div w:id="1866552105">
      <w:bodyDiv w:val="1"/>
      <w:marLeft w:val="0"/>
      <w:marRight w:val="0"/>
      <w:marTop w:val="0"/>
      <w:marBottom w:val="0"/>
      <w:divBdr>
        <w:top w:val="none" w:sz="0" w:space="0" w:color="auto"/>
        <w:left w:val="none" w:sz="0" w:space="0" w:color="auto"/>
        <w:bottom w:val="none" w:sz="0" w:space="0" w:color="auto"/>
        <w:right w:val="none" w:sz="0" w:space="0" w:color="auto"/>
      </w:divBdr>
    </w:div>
    <w:div w:id="1870793397">
      <w:bodyDiv w:val="1"/>
      <w:marLeft w:val="0"/>
      <w:marRight w:val="0"/>
      <w:marTop w:val="0"/>
      <w:marBottom w:val="0"/>
      <w:divBdr>
        <w:top w:val="none" w:sz="0" w:space="0" w:color="auto"/>
        <w:left w:val="none" w:sz="0" w:space="0" w:color="auto"/>
        <w:bottom w:val="none" w:sz="0" w:space="0" w:color="auto"/>
        <w:right w:val="none" w:sz="0" w:space="0" w:color="auto"/>
      </w:divBdr>
    </w:div>
    <w:div w:id="1873036780">
      <w:bodyDiv w:val="1"/>
      <w:marLeft w:val="0"/>
      <w:marRight w:val="0"/>
      <w:marTop w:val="0"/>
      <w:marBottom w:val="0"/>
      <w:divBdr>
        <w:top w:val="none" w:sz="0" w:space="0" w:color="auto"/>
        <w:left w:val="none" w:sz="0" w:space="0" w:color="auto"/>
        <w:bottom w:val="none" w:sz="0" w:space="0" w:color="auto"/>
        <w:right w:val="none" w:sz="0" w:space="0" w:color="auto"/>
      </w:divBdr>
      <w:divsChild>
        <w:div w:id="1144422098">
          <w:marLeft w:val="0"/>
          <w:marRight w:val="0"/>
          <w:marTop w:val="0"/>
          <w:marBottom w:val="0"/>
          <w:divBdr>
            <w:top w:val="none" w:sz="0" w:space="0" w:color="auto"/>
            <w:left w:val="none" w:sz="0" w:space="0" w:color="auto"/>
            <w:bottom w:val="none" w:sz="0" w:space="0" w:color="auto"/>
            <w:right w:val="none" w:sz="0" w:space="0" w:color="auto"/>
          </w:divBdr>
          <w:divsChild>
            <w:div w:id="74280836">
              <w:marLeft w:val="0"/>
              <w:marRight w:val="0"/>
              <w:marTop w:val="0"/>
              <w:marBottom w:val="0"/>
              <w:divBdr>
                <w:top w:val="none" w:sz="0" w:space="0" w:color="auto"/>
                <w:left w:val="none" w:sz="0" w:space="0" w:color="auto"/>
                <w:bottom w:val="none" w:sz="0" w:space="0" w:color="auto"/>
                <w:right w:val="none" w:sz="0" w:space="0" w:color="auto"/>
              </w:divBdr>
              <w:divsChild>
                <w:div w:id="52980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5654326">
      <w:bodyDiv w:val="1"/>
      <w:marLeft w:val="0"/>
      <w:marRight w:val="0"/>
      <w:marTop w:val="0"/>
      <w:marBottom w:val="0"/>
      <w:divBdr>
        <w:top w:val="none" w:sz="0" w:space="0" w:color="auto"/>
        <w:left w:val="none" w:sz="0" w:space="0" w:color="auto"/>
        <w:bottom w:val="none" w:sz="0" w:space="0" w:color="auto"/>
        <w:right w:val="none" w:sz="0" w:space="0" w:color="auto"/>
      </w:divBdr>
      <w:divsChild>
        <w:div w:id="2065249253">
          <w:marLeft w:val="0"/>
          <w:marRight w:val="0"/>
          <w:marTop w:val="0"/>
          <w:marBottom w:val="0"/>
          <w:divBdr>
            <w:top w:val="none" w:sz="0" w:space="0" w:color="auto"/>
            <w:left w:val="none" w:sz="0" w:space="0" w:color="auto"/>
            <w:bottom w:val="none" w:sz="0" w:space="0" w:color="auto"/>
            <w:right w:val="none" w:sz="0" w:space="0" w:color="auto"/>
          </w:divBdr>
          <w:divsChild>
            <w:div w:id="2079594951">
              <w:marLeft w:val="0"/>
              <w:marRight w:val="0"/>
              <w:marTop w:val="0"/>
              <w:marBottom w:val="0"/>
              <w:divBdr>
                <w:top w:val="none" w:sz="0" w:space="0" w:color="auto"/>
                <w:left w:val="none" w:sz="0" w:space="0" w:color="auto"/>
                <w:bottom w:val="none" w:sz="0" w:space="0" w:color="auto"/>
                <w:right w:val="none" w:sz="0" w:space="0" w:color="auto"/>
              </w:divBdr>
              <w:divsChild>
                <w:div w:id="1206066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1362278">
      <w:bodyDiv w:val="1"/>
      <w:marLeft w:val="0"/>
      <w:marRight w:val="0"/>
      <w:marTop w:val="0"/>
      <w:marBottom w:val="0"/>
      <w:divBdr>
        <w:top w:val="none" w:sz="0" w:space="0" w:color="auto"/>
        <w:left w:val="none" w:sz="0" w:space="0" w:color="auto"/>
        <w:bottom w:val="none" w:sz="0" w:space="0" w:color="auto"/>
        <w:right w:val="none" w:sz="0" w:space="0" w:color="auto"/>
      </w:divBdr>
    </w:div>
    <w:div w:id="1882278182">
      <w:bodyDiv w:val="1"/>
      <w:marLeft w:val="0"/>
      <w:marRight w:val="0"/>
      <w:marTop w:val="0"/>
      <w:marBottom w:val="0"/>
      <w:divBdr>
        <w:top w:val="none" w:sz="0" w:space="0" w:color="auto"/>
        <w:left w:val="none" w:sz="0" w:space="0" w:color="auto"/>
        <w:bottom w:val="none" w:sz="0" w:space="0" w:color="auto"/>
        <w:right w:val="none" w:sz="0" w:space="0" w:color="auto"/>
      </w:divBdr>
    </w:div>
    <w:div w:id="1884364120">
      <w:bodyDiv w:val="1"/>
      <w:marLeft w:val="0"/>
      <w:marRight w:val="0"/>
      <w:marTop w:val="0"/>
      <w:marBottom w:val="0"/>
      <w:divBdr>
        <w:top w:val="none" w:sz="0" w:space="0" w:color="auto"/>
        <w:left w:val="none" w:sz="0" w:space="0" w:color="auto"/>
        <w:bottom w:val="none" w:sz="0" w:space="0" w:color="auto"/>
        <w:right w:val="none" w:sz="0" w:space="0" w:color="auto"/>
      </w:divBdr>
    </w:div>
    <w:div w:id="1885290768">
      <w:bodyDiv w:val="1"/>
      <w:marLeft w:val="0"/>
      <w:marRight w:val="0"/>
      <w:marTop w:val="0"/>
      <w:marBottom w:val="0"/>
      <w:divBdr>
        <w:top w:val="none" w:sz="0" w:space="0" w:color="auto"/>
        <w:left w:val="none" w:sz="0" w:space="0" w:color="auto"/>
        <w:bottom w:val="none" w:sz="0" w:space="0" w:color="auto"/>
        <w:right w:val="none" w:sz="0" w:space="0" w:color="auto"/>
      </w:divBdr>
      <w:divsChild>
        <w:div w:id="371424818">
          <w:marLeft w:val="0"/>
          <w:marRight w:val="0"/>
          <w:marTop w:val="0"/>
          <w:marBottom w:val="0"/>
          <w:divBdr>
            <w:top w:val="none" w:sz="0" w:space="0" w:color="auto"/>
            <w:left w:val="none" w:sz="0" w:space="0" w:color="auto"/>
            <w:bottom w:val="none" w:sz="0" w:space="0" w:color="auto"/>
            <w:right w:val="none" w:sz="0" w:space="0" w:color="auto"/>
          </w:divBdr>
          <w:divsChild>
            <w:div w:id="1879930225">
              <w:marLeft w:val="0"/>
              <w:marRight w:val="0"/>
              <w:marTop w:val="0"/>
              <w:marBottom w:val="0"/>
              <w:divBdr>
                <w:top w:val="none" w:sz="0" w:space="0" w:color="auto"/>
                <w:left w:val="none" w:sz="0" w:space="0" w:color="auto"/>
                <w:bottom w:val="none" w:sz="0" w:space="0" w:color="auto"/>
                <w:right w:val="none" w:sz="0" w:space="0" w:color="auto"/>
              </w:divBdr>
              <w:divsChild>
                <w:div w:id="1622999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761499">
      <w:bodyDiv w:val="1"/>
      <w:marLeft w:val="0"/>
      <w:marRight w:val="0"/>
      <w:marTop w:val="0"/>
      <w:marBottom w:val="0"/>
      <w:divBdr>
        <w:top w:val="none" w:sz="0" w:space="0" w:color="auto"/>
        <w:left w:val="none" w:sz="0" w:space="0" w:color="auto"/>
        <w:bottom w:val="none" w:sz="0" w:space="0" w:color="auto"/>
        <w:right w:val="none" w:sz="0" w:space="0" w:color="auto"/>
      </w:divBdr>
    </w:div>
    <w:div w:id="1890144360">
      <w:bodyDiv w:val="1"/>
      <w:marLeft w:val="0"/>
      <w:marRight w:val="0"/>
      <w:marTop w:val="0"/>
      <w:marBottom w:val="0"/>
      <w:divBdr>
        <w:top w:val="none" w:sz="0" w:space="0" w:color="auto"/>
        <w:left w:val="none" w:sz="0" w:space="0" w:color="auto"/>
        <w:bottom w:val="none" w:sz="0" w:space="0" w:color="auto"/>
        <w:right w:val="none" w:sz="0" w:space="0" w:color="auto"/>
      </w:divBdr>
    </w:div>
    <w:div w:id="1891191557">
      <w:bodyDiv w:val="1"/>
      <w:marLeft w:val="0"/>
      <w:marRight w:val="0"/>
      <w:marTop w:val="0"/>
      <w:marBottom w:val="0"/>
      <w:divBdr>
        <w:top w:val="none" w:sz="0" w:space="0" w:color="auto"/>
        <w:left w:val="none" w:sz="0" w:space="0" w:color="auto"/>
        <w:bottom w:val="none" w:sz="0" w:space="0" w:color="auto"/>
        <w:right w:val="none" w:sz="0" w:space="0" w:color="auto"/>
      </w:divBdr>
    </w:div>
    <w:div w:id="1892687046">
      <w:bodyDiv w:val="1"/>
      <w:marLeft w:val="0"/>
      <w:marRight w:val="0"/>
      <w:marTop w:val="0"/>
      <w:marBottom w:val="0"/>
      <w:divBdr>
        <w:top w:val="none" w:sz="0" w:space="0" w:color="auto"/>
        <w:left w:val="none" w:sz="0" w:space="0" w:color="auto"/>
        <w:bottom w:val="none" w:sz="0" w:space="0" w:color="auto"/>
        <w:right w:val="none" w:sz="0" w:space="0" w:color="auto"/>
      </w:divBdr>
      <w:divsChild>
        <w:div w:id="1516966412">
          <w:marLeft w:val="0"/>
          <w:marRight w:val="0"/>
          <w:marTop w:val="0"/>
          <w:marBottom w:val="0"/>
          <w:divBdr>
            <w:top w:val="none" w:sz="0" w:space="0" w:color="auto"/>
            <w:left w:val="none" w:sz="0" w:space="0" w:color="auto"/>
            <w:bottom w:val="none" w:sz="0" w:space="0" w:color="auto"/>
            <w:right w:val="none" w:sz="0" w:space="0" w:color="auto"/>
          </w:divBdr>
          <w:divsChild>
            <w:div w:id="1552959459">
              <w:marLeft w:val="0"/>
              <w:marRight w:val="0"/>
              <w:marTop w:val="0"/>
              <w:marBottom w:val="0"/>
              <w:divBdr>
                <w:top w:val="none" w:sz="0" w:space="0" w:color="auto"/>
                <w:left w:val="none" w:sz="0" w:space="0" w:color="auto"/>
                <w:bottom w:val="none" w:sz="0" w:space="0" w:color="auto"/>
                <w:right w:val="none" w:sz="0" w:space="0" w:color="auto"/>
              </w:divBdr>
              <w:divsChild>
                <w:div w:id="157798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4537963">
      <w:bodyDiv w:val="1"/>
      <w:marLeft w:val="0"/>
      <w:marRight w:val="0"/>
      <w:marTop w:val="0"/>
      <w:marBottom w:val="0"/>
      <w:divBdr>
        <w:top w:val="none" w:sz="0" w:space="0" w:color="auto"/>
        <w:left w:val="none" w:sz="0" w:space="0" w:color="auto"/>
        <w:bottom w:val="none" w:sz="0" w:space="0" w:color="auto"/>
        <w:right w:val="none" w:sz="0" w:space="0" w:color="auto"/>
      </w:divBdr>
    </w:div>
    <w:div w:id="1894998419">
      <w:bodyDiv w:val="1"/>
      <w:marLeft w:val="0"/>
      <w:marRight w:val="0"/>
      <w:marTop w:val="0"/>
      <w:marBottom w:val="0"/>
      <w:divBdr>
        <w:top w:val="none" w:sz="0" w:space="0" w:color="auto"/>
        <w:left w:val="none" w:sz="0" w:space="0" w:color="auto"/>
        <w:bottom w:val="none" w:sz="0" w:space="0" w:color="auto"/>
        <w:right w:val="none" w:sz="0" w:space="0" w:color="auto"/>
      </w:divBdr>
      <w:divsChild>
        <w:div w:id="2017347398">
          <w:marLeft w:val="0"/>
          <w:marRight w:val="0"/>
          <w:marTop w:val="0"/>
          <w:marBottom w:val="0"/>
          <w:divBdr>
            <w:top w:val="none" w:sz="0" w:space="0" w:color="auto"/>
            <w:left w:val="none" w:sz="0" w:space="0" w:color="auto"/>
            <w:bottom w:val="none" w:sz="0" w:space="0" w:color="auto"/>
            <w:right w:val="none" w:sz="0" w:space="0" w:color="auto"/>
          </w:divBdr>
          <w:divsChild>
            <w:div w:id="1652100393">
              <w:marLeft w:val="0"/>
              <w:marRight w:val="0"/>
              <w:marTop w:val="0"/>
              <w:marBottom w:val="0"/>
              <w:divBdr>
                <w:top w:val="none" w:sz="0" w:space="0" w:color="auto"/>
                <w:left w:val="none" w:sz="0" w:space="0" w:color="auto"/>
                <w:bottom w:val="none" w:sz="0" w:space="0" w:color="auto"/>
                <w:right w:val="none" w:sz="0" w:space="0" w:color="auto"/>
              </w:divBdr>
              <w:divsChild>
                <w:div w:id="1740397116">
                  <w:marLeft w:val="0"/>
                  <w:marRight w:val="0"/>
                  <w:marTop w:val="0"/>
                  <w:marBottom w:val="0"/>
                  <w:divBdr>
                    <w:top w:val="none" w:sz="0" w:space="0" w:color="auto"/>
                    <w:left w:val="none" w:sz="0" w:space="0" w:color="auto"/>
                    <w:bottom w:val="none" w:sz="0" w:space="0" w:color="auto"/>
                    <w:right w:val="none" w:sz="0" w:space="0" w:color="auto"/>
                  </w:divBdr>
                  <w:divsChild>
                    <w:div w:id="669793884">
                      <w:marLeft w:val="0"/>
                      <w:marRight w:val="0"/>
                      <w:marTop w:val="0"/>
                      <w:marBottom w:val="0"/>
                      <w:divBdr>
                        <w:top w:val="none" w:sz="0" w:space="0" w:color="auto"/>
                        <w:left w:val="none" w:sz="0" w:space="0" w:color="auto"/>
                        <w:bottom w:val="none" w:sz="0" w:space="0" w:color="auto"/>
                        <w:right w:val="none" w:sz="0" w:space="0" w:color="auto"/>
                      </w:divBdr>
                      <w:divsChild>
                        <w:div w:id="1044983759">
                          <w:marLeft w:val="0"/>
                          <w:marRight w:val="0"/>
                          <w:marTop w:val="0"/>
                          <w:marBottom w:val="0"/>
                          <w:divBdr>
                            <w:top w:val="none" w:sz="0" w:space="0" w:color="auto"/>
                            <w:left w:val="none" w:sz="0" w:space="0" w:color="auto"/>
                            <w:bottom w:val="none" w:sz="0" w:space="0" w:color="auto"/>
                            <w:right w:val="none" w:sz="0" w:space="0" w:color="auto"/>
                          </w:divBdr>
                          <w:divsChild>
                            <w:div w:id="694618741">
                              <w:marLeft w:val="0"/>
                              <w:marRight w:val="0"/>
                              <w:marTop w:val="0"/>
                              <w:marBottom w:val="0"/>
                              <w:divBdr>
                                <w:top w:val="none" w:sz="0" w:space="0" w:color="auto"/>
                                <w:left w:val="none" w:sz="0" w:space="0" w:color="auto"/>
                                <w:bottom w:val="none" w:sz="0" w:space="0" w:color="auto"/>
                                <w:right w:val="none" w:sz="0" w:space="0" w:color="auto"/>
                              </w:divBdr>
                              <w:divsChild>
                                <w:div w:id="1673100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95846950">
      <w:bodyDiv w:val="1"/>
      <w:marLeft w:val="0"/>
      <w:marRight w:val="0"/>
      <w:marTop w:val="0"/>
      <w:marBottom w:val="0"/>
      <w:divBdr>
        <w:top w:val="none" w:sz="0" w:space="0" w:color="auto"/>
        <w:left w:val="none" w:sz="0" w:space="0" w:color="auto"/>
        <w:bottom w:val="none" w:sz="0" w:space="0" w:color="auto"/>
        <w:right w:val="none" w:sz="0" w:space="0" w:color="auto"/>
      </w:divBdr>
    </w:div>
    <w:div w:id="1896575380">
      <w:bodyDiv w:val="1"/>
      <w:marLeft w:val="0"/>
      <w:marRight w:val="0"/>
      <w:marTop w:val="0"/>
      <w:marBottom w:val="0"/>
      <w:divBdr>
        <w:top w:val="none" w:sz="0" w:space="0" w:color="auto"/>
        <w:left w:val="none" w:sz="0" w:space="0" w:color="auto"/>
        <w:bottom w:val="none" w:sz="0" w:space="0" w:color="auto"/>
        <w:right w:val="none" w:sz="0" w:space="0" w:color="auto"/>
      </w:divBdr>
    </w:div>
    <w:div w:id="1897815574">
      <w:bodyDiv w:val="1"/>
      <w:marLeft w:val="0"/>
      <w:marRight w:val="0"/>
      <w:marTop w:val="0"/>
      <w:marBottom w:val="0"/>
      <w:divBdr>
        <w:top w:val="none" w:sz="0" w:space="0" w:color="auto"/>
        <w:left w:val="none" w:sz="0" w:space="0" w:color="auto"/>
        <w:bottom w:val="none" w:sz="0" w:space="0" w:color="auto"/>
        <w:right w:val="none" w:sz="0" w:space="0" w:color="auto"/>
      </w:divBdr>
    </w:div>
    <w:div w:id="1900902998">
      <w:bodyDiv w:val="1"/>
      <w:marLeft w:val="0"/>
      <w:marRight w:val="0"/>
      <w:marTop w:val="0"/>
      <w:marBottom w:val="0"/>
      <w:divBdr>
        <w:top w:val="none" w:sz="0" w:space="0" w:color="auto"/>
        <w:left w:val="none" w:sz="0" w:space="0" w:color="auto"/>
        <w:bottom w:val="none" w:sz="0" w:space="0" w:color="auto"/>
        <w:right w:val="none" w:sz="0" w:space="0" w:color="auto"/>
      </w:divBdr>
    </w:div>
    <w:div w:id="1903055175">
      <w:bodyDiv w:val="1"/>
      <w:marLeft w:val="0"/>
      <w:marRight w:val="0"/>
      <w:marTop w:val="0"/>
      <w:marBottom w:val="0"/>
      <w:divBdr>
        <w:top w:val="none" w:sz="0" w:space="0" w:color="auto"/>
        <w:left w:val="none" w:sz="0" w:space="0" w:color="auto"/>
        <w:bottom w:val="none" w:sz="0" w:space="0" w:color="auto"/>
        <w:right w:val="none" w:sz="0" w:space="0" w:color="auto"/>
      </w:divBdr>
    </w:div>
    <w:div w:id="1905136170">
      <w:bodyDiv w:val="1"/>
      <w:marLeft w:val="0"/>
      <w:marRight w:val="0"/>
      <w:marTop w:val="0"/>
      <w:marBottom w:val="0"/>
      <w:divBdr>
        <w:top w:val="none" w:sz="0" w:space="0" w:color="auto"/>
        <w:left w:val="none" w:sz="0" w:space="0" w:color="auto"/>
        <w:bottom w:val="none" w:sz="0" w:space="0" w:color="auto"/>
        <w:right w:val="none" w:sz="0" w:space="0" w:color="auto"/>
      </w:divBdr>
    </w:div>
    <w:div w:id="1906866398">
      <w:bodyDiv w:val="1"/>
      <w:marLeft w:val="0"/>
      <w:marRight w:val="0"/>
      <w:marTop w:val="0"/>
      <w:marBottom w:val="0"/>
      <w:divBdr>
        <w:top w:val="none" w:sz="0" w:space="0" w:color="auto"/>
        <w:left w:val="none" w:sz="0" w:space="0" w:color="auto"/>
        <w:bottom w:val="none" w:sz="0" w:space="0" w:color="auto"/>
        <w:right w:val="none" w:sz="0" w:space="0" w:color="auto"/>
      </w:divBdr>
    </w:div>
    <w:div w:id="1908416011">
      <w:bodyDiv w:val="1"/>
      <w:marLeft w:val="0"/>
      <w:marRight w:val="0"/>
      <w:marTop w:val="0"/>
      <w:marBottom w:val="0"/>
      <w:divBdr>
        <w:top w:val="none" w:sz="0" w:space="0" w:color="auto"/>
        <w:left w:val="none" w:sz="0" w:space="0" w:color="auto"/>
        <w:bottom w:val="none" w:sz="0" w:space="0" w:color="auto"/>
        <w:right w:val="none" w:sz="0" w:space="0" w:color="auto"/>
      </w:divBdr>
    </w:div>
    <w:div w:id="1909993821">
      <w:bodyDiv w:val="1"/>
      <w:marLeft w:val="0"/>
      <w:marRight w:val="0"/>
      <w:marTop w:val="0"/>
      <w:marBottom w:val="0"/>
      <w:divBdr>
        <w:top w:val="none" w:sz="0" w:space="0" w:color="auto"/>
        <w:left w:val="none" w:sz="0" w:space="0" w:color="auto"/>
        <w:bottom w:val="none" w:sz="0" w:space="0" w:color="auto"/>
        <w:right w:val="none" w:sz="0" w:space="0" w:color="auto"/>
      </w:divBdr>
    </w:div>
    <w:div w:id="1911958170">
      <w:bodyDiv w:val="1"/>
      <w:marLeft w:val="0"/>
      <w:marRight w:val="0"/>
      <w:marTop w:val="0"/>
      <w:marBottom w:val="0"/>
      <w:divBdr>
        <w:top w:val="none" w:sz="0" w:space="0" w:color="auto"/>
        <w:left w:val="none" w:sz="0" w:space="0" w:color="auto"/>
        <w:bottom w:val="none" w:sz="0" w:space="0" w:color="auto"/>
        <w:right w:val="none" w:sz="0" w:space="0" w:color="auto"/>
      </w:divBdr>
    </w:div>
    <w:div w:id="1917087449">
      <w:bodyDiv w:val="1"/>
      <w:marLeft w:val="0"/>
      <w:marRight w:val="0"/>
      <w:marTop w:val="0"/>
      <w:marBottom w:val="0"/>
      <w:divBdr>
        <w:top w:val="none" w:sz="0" w:space="0" w:color="auto"/>
        <w:left w:val="none" w:sz="0" w:space="0" w:color="auto"/>
        <w:bottom w:val="none" w:sz="0" w:space="0" w:color="auto"/>
        <w:right w:val="none" w:sz="0" w:space="0" w:color="auto"/>
      </w:divBdr>
    </w:div>
    <w:div w:id="1919703423">
      <w:bodyDiv w:val="1"/>
      <w:marLeft w:val="0"/>
      <w:marRight w:val="0"/>
      <w:marTop w:val="0"/>
      <w:marBottom w:val="0"/>
      <w:divBdr>
        <w:top w:val="none" w:sz="0" w:space="0" w:color="auto"/>
        <w:left w:val="none" w:sz="0" w:space="0" w:color="auto"/>
        <w:bottom w:val="none" w:sz="0" w:space="0" w:color="auto"/>
        <w:right w:val="none" w:sz="0" w:space="0" w:color="auto"/>
      </w:divBdr>
      <w:divsChild>
        <w:div w:id="603926985">
          <w:marLeft w:val="0"/>
          <w:marRight w:val="0"/>
          <w:marTop w:val="0"/>
          <w:marBottom w:val="0"/>
          <w:divBdr>
            <w:top w:val="none" w:sz="0" w:space="0" w:color="auto"/>
            <w:left w:val="none" w:sz="0" w:space="0" w:color="auto"/>
            <w:bottom w:val="none" w:sz="0" w:space="0" w:color="auto"/>
            <w:right w:val="none" w:sz="0" w:space="0" w:color="auto"/>
          </w:divBdr>
          <w:divsChild>
            <w:div w:id="403838755">
              <w:marLeft w:val="0"/>
              <w:marRight w:val="0"/>
              <w:marTop w:val="0"/>
              <w:marBottom w:val="0"/>
              <w:divBdr>
                <w:top w:val="none" w:sz="0" w:space="0" w:color="auto"/>
                <w:left w:val="none" w:sz="0" w:space="0" w:color="auto"/>
                <w:bottom w:val="none" w:sz="0" w:space="0" w:color="auto"/>
                <w:right w:val="none" w:sz="0" w:space="0" w:color="auto"/>
              </w:divBdr>
              <w:divsChild>
                <w:div w:id="1463957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1910179">
      <w:bodyDiv w:val="1"/>
      <w:marLeft w:val="0"/>
      <w:marRight w:val="0"/>
      <w:marTop w:val="0"/>
      <w:marBottom w:val="0"/>
      <w:divBdr>
        <w:top w:val="none" w:sz="0" w:space="0" w:color="auto"/>
        <w:left w:val="none" w:sz="0" w:space="0" w:color="auto"/>
        <w:bottom w:val="none" w:sz="0" w:space="0" w:color="auto"/>
        <w:right w:val="none" w:sz="0" w:space="0" w:color="auto"/>
      </w:divBdr>
      <w:divsChild>
        <w:div w:id="1401250679">
          <w:marLeft w:val="0"/>
          <w:marRight w:val="0"/>
          <w:marTop w:val="0"/>
          <w:marBottom w:val="0"/>
          <w:divBdr>
            <w:top w:val="none" w:sz="0" w:space="0" w:color="auto"/>
            <w:left w:val="none" w:sz="0" w:space="0" w:color="auto"/>
            <w:bottom w:val="none" w:sz="0" w:space="0" w:color="auto"/>
            <w:right w:val="none" w:sz="0" w:space="0" w:color="auto"/>
          </w:divBdr>
          <w:divsChild>
            <w:div w:id="1778476935">
              <w:marLeft w:val="0"/>
              <w:marRight w:val="0"/>
              <w:marTop w:val="0"/>
              <w:marBottom w:val="0"/>
              <w:divBdr>
                <w:top w:val="none" w:sz="0" w:space="0" w:color="auto"/>
                <w:left w:val="none" w:sz="0" w:space="0" w:color="auto"/>
                <w:bottom w:val="none" w:sz="0" w:space="0" w:color="auto"/>
                <w:right w:val="none" w:sz="0" w:space="0" w:color="auto"/>
              </w:divBdr>
              <w:divsChild>
                <w:div w:id="1373845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2636724">
      <w:bodyDiv w:val="1"/>
      <w:marLeft w:val="0"/>
      <w:marRight w:val="0"/>
      <w:marTop w:val="0"/>
      <w:marBottom w:val="0"/>
      <w:divBdr>
        <w:top w:val="none" w:sz="0" w:space="0" w:color="auto"/>
        <w:left w:val="none" w:sz="0" w:space="0" w:color="auto"/>
        <w:bottom w:val="none" w:sz="0" w:space="0" w:color="auto"/>
        <w:right w:val="none" w:sz="0" w:space="0" w:color="auto"/>
      </w:divBdr>
    </w:div>
    <w:div w:id="1925845625">
      <w:bodyDiv w:val="1"/>
      <w:marLeft w:val="0"/>
      <w:marRight w:val="0"/>
      <w:marTop w:val="0"/>
      <w:marBottom w:val="0"/>
      <w:divBdr>
        <w:top w:val="none" w:sz="0" w:space="0" w:color="auto"/>
        <w:left w:val="none" w:sz="0" w:space="0" w:color="auto"/>
        <w:bottom w:val="none" w:sz="0" w:space="0" w:color="auto"/>
        <w:right w:val="none" w:sz="0" w:space="0" w:color="auto"/>
      </w:divBdr>
    </w:div>
    <w:div w:id="1928994550">
      <w:bodyDiv w:val="1"/>
      <w:marLeft w:val="0"/>
      <w:marRight w:val="0"/>
      <w:marTop w:val="0"/>
      <w:marBottom w:val="0"/>
      <w:divBdr>
        <w:top w:val="none" w:sz="0" w:space="0" w:color="auto"/>
        <w:left w:val="none" w:sz="0" w:space="0" w:color="auto"/>
        <w:bottom w:val="none" w:sz="0" w:space="0" w:color="auto"/>
        <w:right w:val="none" w:sz="0" w:space="0" w:color="auto"/>
      </w:divBdr>
    </w:div>
    <w:div w:id="1933128702">
      <w:bodyDiv w:val="1"/>
      <w:marLeft w:val="0"/>
      <w:marRight w:val="0"/>
      <w:marTop w:val="0"/>
      <w:marBottom w:val="0"/>
      <w:divBdr>
        <w:top w:val="none" w:sz="0" w:space="0" w:color="auto"/>
        <w:left w:val="none" w:sz="0" w:space="0" w:color="auto"/>
        <w:bottom w:val="none" w:sz="0" w:space="0" w:color="auto"/>
        <w:right w:val="none" w:sz="0" w:space="0" w:color="auto"/>
      </w:divBdr>
    </w:div>
    <w:div w:id="1936593919">
      <w:bodyDiv w:val="1"/>
      <w:marLeft w:val="0"/>
      <w:marRight w:val="0"/>
      <w:marTop w:val="0"/>
      <w:marBottom w:val="0"/>
      <w:divBdr>
        <w:top w:val="none" w:sz="0" w:space="0" w:color="auto"/>
        <w:left w:val="none" w:sz="0" w:space="0" w:color="auto"/>
        <w:bottom w:val="none" w:sz="0" w:space="0" w:color="auto"/>
        <w:right w:val="none" w:sz="0" w:space="0" w:color="auto"/>
      </w:divBdr>
    </w:div>
    <w:div w:id="1936867418">
      <w:bodyDiv w:val="1"/>
      <w:marLeft w:val="0"/>
      <w:marRight w:val="0"/>
      <w:marTop w:val="0"/>
      <w:marBottom w:val="0"/>
      <w:divBdr>
        <w:top w:val="none" w:sz="0" w:space="0" w:color="auto"/>
        <w:left w:val="none" w:sz="0" w:space="0" w:color="auto"/>
        <w:bottom w:val="none" w:sz="0" w:space="0" w:color="auto"/>
        <w:right w:val="none" w:sz="0" w:space="0" w:color="auto"/>
      </w:divBdr>
    </w:div>
    <w:div w:id="1938295906">
      <w:bodyDiv w:val="1"/>
      <w:marLeft w:val="0"/>
      <w:marRight w:val="0"/>
      <w:marTop w:val="0"/>
      <w:marBottom w:val="0"/>
      <w:divBdr>
        <w:top w:val="none" w:sz="0" w:space="0" w:color="auto"/>
        <w:left w:val="none" w:sz="0" w:space="0" w:color="auto"/>
        <w:bottom w:val="none" w:sz="0" w:space="0" w:color="auto"/>
        <w:right w:val="none" w:sz="0" w:space="0" w:color="auto"/>
      </w:divBdr>
      <w:divsChild>
        <w:div w:id="40136398">
          <w:marLeft w:val="0"/>
          <w:marRight w:val="0"/>
          <w:marTop w:val="0"/>
          <w:marBottom w:val="0"/>
          <w:divBdr>
            <w:top w:val="none" w:sz="0" w:space="0" w:color="auto"/>
            <w:left w:val="none" w:sz="0" w:space="0" w:color="auto"/>
            <w:bottom w:val="none" w:sz="0" w:space="0" w:color="auto"/>
            <w:right w:val="none" w:sz="0" w:space="0" w:color="auto"/>
          </w:divBdr>
          <w:divsChild>
            <w:div w:id="1962107063">
              <w:marLeft w:val="0"/>
              <w:marRight w:val="0"/>
              <w:marTop w:val="0"/>
              <w:marBottom w:val="0"/>
              <w:divBdr>
                <w:top w:val="none" w:sz="0" w:space="0" w:color="auto"/>
                <w:left w:val="none" w:sz="0" w:space="0" w:color="auto"/>
                <w:bottom w:val="none" w:sz="0" w:space="0" w:color="auto"/>
                <w:right w:val="none" w:sz="0" w:space="0" w:color="auto"/>
              </w:divBdr>
              <w:divsChild>
                <w:div w:id="10655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0477991">
      <w:bodyDiv w:val="1"/>
      <w:marLeft w:val="0"/>
      <w:marRight w:val="0"/>
      <w:marTop w:val="0"/>
      <w:marBottom w:val="0"/>
      <w:divBdr>
        <w:top w:val="none" w:sz="0" w:space="0" w:color="auto"/>
        <w:left w:val="none" w:sz="0" w:space="0" w:color="auto"/>
        <w:bottom w:val="none" w:sz="0" w:space="0" w:color="auto"/>
        <w:right w:val="none" w:sz="0" w:space="0" w:color="auto"/>
      </w:divBdr>
    </w:div>
    <w:div w:id="1943298980">
      <w:bodyDiv w:val="1"/>
      <w:marLeft w:val="0"/>
      <w:marRight w:val="0"/>
      <w:marTop w:val="0"/>
      <w:marBottom w:val="0"/>
      <w:divBdr>
        <w:top w:val="none" w:sz="0" w:space="0" w:color="auto"/>
        <w:left w:val="none" w:sz="0" w:space="0" w:color="auto"/>
        <w:bottom w:val="none" w:sz="0" w:space="0" w:color="auto"/>
        <w:right w:val="none" w:sz="0" w:space="0" w:color="auto"/>
      </w:divBdr>
    </w:div>
    <w:div w:id="1945769272">
      <w:bodyDiv w:val="1"/>
      <w:marLeft w:val="0"/>
      <w:marRight w:val="0"/>
      <w:marTop w:val="0"/>
      <w:marBottom w:val="0"/>
      <w:divBdr>
        <w:top w:val="none" w:sz="0" w:space="0" w:color="auto"/>
        <w:left w:val="none" w:sz="0" w:space="0" w:color="auto"/>
        <w:bottom w:val="none" w:sz="0" w:space="0" w:color="auto"/>
        <w:right w:val="none" w:sz="0" w:space="0" w:color="auto"/>
      </w:divBdr>
    </w:div>
    <w:div w:id="1947230418">
      <w:bodyDiv w:val="1"/>
      <w:marLeft w:val="0"/>
      <w:marRight w:val="0"/>
      <w:marTop w:val="0"/>
      <w:marBottom w:val="0"/>
      <w:divBdr>
        <w:top w:val="none" w:sz="0" w:space="0" w:color="auto"/>
        <w:left w:val="none" w:sz="0" w:space="0" w:color="auto"/>
        <w:bottom w:val="none" w:sz="0" w:space="0" w:color="auto"/>
        <w:right w:val="none" w:sz="0" w:space="0" w:color="auto"/>
      </w:divBdr>
    </w:div>
    <w:div w:id="1947303302">
      <w:bodyDiv w:val="1"/>
      <w:marLeft w:val="0"/>
      <w:marRight w:val="0"/>
      <w:marTop w:val="0"/>
      <w:marBottom w:val="0"/>
      <w:divBdr>
        <w:top w:val="none" w:sz="0" w:space="0" w:color="auto"/>
        <w:left w:val="none" w:sz="0" w:space="0" w:color="auto"/>
        <w:bottom w:val="none" w:sz="0" w:space="0" w:color="auto"/>
        <w:right w:val="none" w:sz="0" w:space="0" w:color="auto"/>
      </w:divBdr>
    </w:div>
    <w:div w:id="1947541970">
      <w:bodyDiv w:val="1"/>
      <w:marLeft w:val="0"/>
      <w:marRight w:val="0"/>
      <w:marTop w:val="0"/>
      <w:marBottom w:val="0"/>
      <w:divBdr>
        <w:top w:val="none" w:sz="0" w:space="0" w:color="auto"/>
        <w:left w:val="none" w:sz="0" w:space="0" w:color="auto"/>
        <w:bottom w:val="none" w:sz="0" w:space="0" w:color="auto"/>
        <w:right w:val="none" w:sz="0" w:space="0" w:color="auto"/>
      </w:divBdr>
    </w:div>
    <w:div w:id="1951740336">
      <w:bodyDiv w:val="1"/>
      <w:marLeft w:val="0"/>
      <w:marRight w:val="0"/>
      <w:marTop w:val="0"/>
      <w:marBottom w:val="0"/>
      <w:divBdr>
        <w:top w:val="none" w:sz="0" w:space="0" w:color="auto"/>
        <w:left w:val="none" w:sz="0" w:space="0" w:color="auto"/>
        <w:bottom w:val="none" w:sz="0" w:space="0" w:color="auto"/>
        <w:right w:val="none" w:sz="0" w:space="0" w:color="auto"/>
      </w:divBdr>
    </w:div>
    <w:div w:id="1951819220">
      <w:bodyDiv w:val="1"/>
      <w:marLeft w:val="0"/>
      <w:marRight w:val="0"/>
      <w:marTop w:val="0"/>
      <w:marBottom w:val="0"/>
      <w:divBdr>
        <w:top w:val="none" w:sz="0" w:space="0" w:color="auto"/>
        <w:left w:val="none" w:sz="0" w:space="0" w:color="auto"/>
        <w:bottom w:val="none" w:sz="0" w:space="0" w:color="auto"/>
        <w:right w:val="none" w:sz="0" w:space="0" w:color="auto"/>
      </w:divBdr>
    </w:div>
    <w:div w:id="1952973495">
      <w:bodyDiv w:val="1"/>
      <w:marLeft w:val="0"/>
      <w:marRight w:val="0"/>
      <w:marTop w:val="0"/>
      <w:marBottom w:val="0"/>
      <w:divBdr>
        <w:top w:val="none" w:sz="0" w:space="0" w:color="auto"/>
        <w:left w:val="none" w:sz="0" w:space="0" w:color="auto"/>
        <w:bottom w:val="none" w:sz="0" w:space="0" w:color="auto"/>
        <w:right w:val="none" w:sz="0" w:space="0" w:color="auto"/>
      </w:divBdr>
    </w:div>
    <w:div w:id="1954746604">
      <w:bodyDiv w:val="1"/>
      <w:marLeft w:val="0"/>
      <w:marRight w:val="0"/>
      <w:marTop w:val="0"/>
      <w:marBottom w:val="0"/>
      <w:divBdr>
        <w:top w:val="none" w:sz="0" w:space="0" w:color="auto"/>
        <w:left w:val="none" w:sz="0" w:space="0" w:color="auto"/>
        <w:bottom w:val="none" w:sz="0" w:space="0" w:color="auto"/>
        <w:right w:val="none" w:sz="0" w:space="0" w:color="auto"/>
      </w:divBdr>
    </w:div>
    <w:div w:id="1954945202">
      <w:bodyDiv w:val="1"/>
      <w:marLeft w:val="0"/>
      <w:marRight w:val="0"/>
      <w:marTop w:val="0"/>
      <w:marBottom w:val="0"/>
      <w:divBdr>
        <w:top w:val="none" w:sz="0" w:space="0" w:color="auto"/>
        <w:left w:val="none" w:sz="0" w:space="0" w:color="auto"/>
        <w:bottom w:val="none" w:sz="0" w:space="0" w:color="auto"/>
        <w:right w:val="none" w:sz="0" w:space="0" w:color="auto"/>
      </w:divBdr>
    </w:div>
    <w:div w:id="1960379440">
      <w:bodyDiv w:val="1"/>
      <w:marLeft w:val="0"/>
      <w:marRight w:val="0"/>
      <w:marTop w:val="0"/>
      <w:marBottom w:val="0"/>
      <w:divBdr>
        <w:top w:val="none" w:sz="0" w:space="0" w:color="auto"/>
        <w:left w:val="none" w:sz="0" w:space="0" w:color="auto"/>
        <w:bottom w:val="none" w:sz="0" w:space="0" w:color="auto"/>
        <w:right w:val="none" w:sz="0" w:space="0" w:color="auto"/>
      </w:divBdr>
    </w:div>
    <w:div w:id="1960724264">
      <w:bodyDiv w:val="1"/>
      <w:marLeft w:val="0"/>
      <w:marRight w:val="0"/>
      <w:marTop w:val="0"/>
      <w:marBottom w:val="0"/>
      <w:divBdr>
        <w:top w:val="none" w:sz="0" w:space="0" w:color="auto"/>
        <w:left w:val="none" w:sz="0" w:space="0" w:color="auto"/>
        <w:bottom w:val="none" w:sz="0" w:space="0" w:color="auto"/>
        <w:right w:val="none" w:sz="0" w:space="0" w:color="auto"/>
      </w:divBdr>
    </w:div>
    <w:div w:id="1967079197">
      <w:bodyDiv w:val="1"/>
      <w:marLeft w:val="0"/>
      <w:marRight w:val="0"/>
      <w:marTop w:val="0"/>
      <w:marBottom w:val="0"/>
      <w:divBdr>
        <w:top w:val="none" w:sz="0" w:space="0" w:color="auto"/>
        <w:left w:val="none" w:sz="0" w:space="0" w:color="auto"/>
        <w:bottom w:val="none" w:sz="0" w:space="0" w:color="auto"/>
        <w:right w:val="none" w:sz="0" w:space="0" w:color="auto"/>
      </w:divBdr>
    </w:div>
    <w:div w:id="1970043659">
      <w:bodyDiv w:val="1"/>
      <w:marLeft w:val="0"/>
      <w:marRight w:val="0"/>
      <w:marTop w:val="0"/>
      <w:marBottom w:val="0"/>
      <w:divBdr>
        <w:top w:val="none" w:sz="0" w:space="0" w:color="auto"/>
        <w:left w:val="none" w:sz="0" w:space="0" w:color="auto"/>
        <w:bottom w:val="none" w:sz="0" w:space="0" w:color="auto"/>
        <w:right w:val="none" w:sz="0" w:space="0" w:color="auto"/>
      </w:divBdr>
    </w:div>
    <w:div w:id="1975259326">
      <w:bodyDiv w:val="1"/>
      <w:marLeft w:val="0"/>
      <w:marRight w:val="0"/>
      <w:marTop w:val="0"/>
      <w:marBottom w:val="0"/>
      <w:divBdr>
        <w:top w:val="none" w:sz="0" w:space="0" w:color="auto"/>
        <w:left w:val="none" w:sz="0" w:space="0" w:color="auto"/>
        <w:bottom w:val="none" w:sz="0" w:space="0" w:color="auto"/>
        <w:right w:val="none" w:sz="0" w:space="0" w:color="auto"/>
      </w:divBdr>
    </w:div>
    <w:div w:id="1977369186">
      <w:bodyDiv w:val="1"/>
      <w:marLeft w:val="0"/>
      <w:marRight w:val="0"/>
      <w:marTop w:val="0"/>
      <w:marBottom w:val="0"/>
      <w:divBdr>
        <w:top w:val="none" w:sz="0" w:space="0" w:color="auto"/>
        <w:left w:val="none" w:sz="0" w:space="0" w:color="auto"/>
        <w:bottom w:val="none" w:sz="0" w:space="0" w:color="auto"/>
        <w:right w:val="none" w:sz="0" w:space="0" w:color="auto"/>
      </w:divBdr>
    </w:div>
    <w:div w:id="1977879826">
      <w:bodyDiv w:val="1"/>
      <w:marLeft w:val="0"/>
      <w:marRight w:val="0"/>
      <w:marTop w:val="0"/>
      <w:marBottom w:val="0"/>
      <w:divBdr>
        <w:top w:val="none" w:sz="0" w:space="0" w:color="auto"/>
        <w:left w:val="none" w:sz="0" w:space="0" w:color="auto"/>
        <w:bottom w:val="none" w:sz="0" w:space="0" w:color="auto"/>
        <w:right w:val="none" w:sz="0" w:space="0" w:color="auto"/>
      </w:divBdr>
    </w:div>
    <w:div w:id="1980449960">
      <w:bodyDiv w:val="1"/>
      <w:marLeft w:val="0"/>
      <w:marRight w:val="0"/>
      <w:marTop w:val="0"/>
      <w:marBottom w:val="0"/>
      <w:divBdr>
        <w:top w:val="none" w:sz="0" w:space="0" w:color="auto"/>
        <w:left w:val="none" w:sz="0" w:space="0" w:color="auto"/>
        <w:bottom w:val="none" w:sz="0" w:space="0" w:color="auto"/>
        <w:right w:val="none" w:sz="0" w:space="0" w:color="auto"/>
      </w:divBdr>
    </w:div>
    <w:div w:id="1981181745">
      <w:bodyDiv w:val="1"/>
      <w:marLeft w:val="0"/>
      <w:marRight w:val="0"/>
      <w:marTop w:val="0"/>
      <w:marBottom w:val="0"/>
      <w:divBdr>
        <w:top w:val="none" w:sz="0" w:space="0" w:color="auto"/>
        <w:left w:val="none" w:sz="0" w:space="0" w:color="auto"/>
        <w:bottom w:val="none" w:sz="0" w:space="0" w:color="auto"/>
        <w:right w:val="none" w:sz="0" w:space="0" w:color="auto"/>
      </w:divBdr>
    </w:div>
    <w:div w:id="1983466584">
      <w:bodyDiv w:val="1"/>
      <w:marLeft w:val="0"/>
      <w:marRight w:val="0"/>
      <w:marTop w:val="0"/>
      <w:marBottom w:val="0"/>
      <w:divBdr>
        <w:top w:val="none" w:sz="0" w:space="0" w:color="auto"/>
        <w:left w:val="none" w:sz="0" w:space="0" w:color="auto"/>
        <w:bottom w:val="none" w:sz="0" w:space="0" w:color="auto"/>
        <w:right w:val="none" w:sz="0" w:space="0" w:color="auto"/>
      </w:divBdr>
    </w:div>
    <w:div w:id="1984771141">
      <w:bodyDiv w:val="1"/>
      <w:marLeft w:val="0"/>
      <w:marRight w:val="0"/>
      <w:marTop w:val="0"/>
      <w:marBottom w:val="0"/>
      <w:divBdr>
        <w:top w:val="none" w:sz="0" w:space="0" w:color="auto"/>
        <w:left w:val="none" w:sz="0" w:space="0" w:color="auto"/>
        <w:bottom w:val="none" w:sz="0" w:space="0" w:color="auto"/>
        <w:right w:val="none" w:sz="0" w:space="0" w:color="auto"/>
      </w:divBdr>
    </w:div>
    <w:div w:id="1989286760">
      <w:bodyDiv w:val="1"/>
      <w:marLeft w:val="0"/>
      <w:marRight w:val="0"/>
      <w:marTop w:val="0"/>
      <w:marBottom w:val="0"/>
      <w:divBdr>
        <w:top w:val="none" w:sz="0" w:space="0" w:color="auto"/>
        <w:left w:val="none" w:sz="0" w:space="0" w:color="auto"/>
        <w:bottom w:val="none" w:sz="0" w:space="0" w:color="auto"/>
        <w:right w:val="none" w:sz="0" w:space="0" w:color="auto"/>
      </w:divBdr>
    </w:div>
    <w:div w:id="1991323264">
      <w:bodyDiv w:val="1"/>
      <w:marLeft w:val="0"/>
      <w:marRight w:val="0"/>
      <w:marTop w:val="0"/>
      <w:marBottom w:val="0"/>
      <w:divBdr>
        <w:top w:val="none" w:sz="0" w:space="0" w:color="auto"/>
        <w:left w:val="none" w:sz="0" w:space="0" w:color="auto"/>
        <w:bottom w:val="none" w:sz="0" w:space="0" w:color="auto"/>
        <w:right w:val="none" w:sz="0" w:space="0" w:color="auto"/>
      </w:divBdr>
    </w:div>
    <w:div w:id="1991903173">
      <w:bodyDiv w:val="1"/>
      <w:marLeft w:val="0"/>
      <w:marRight w:val="0"/>
      <w:marTop w:val="0"/>
      <w:marBottom w:val="0"/>
      <w:divBdr>
        <w:top w:val="none" w:sz="0" w:space="0" w:color="auto"/>
        <w:left w:val="none" w:sz="0" w:space="0" w:color="auto"/>
        <w:bottom w:val="none" w:sz="0" w:space="0" w:color="auto"/>
        <w:right w:val="none" w:sz="0" w:space="0" w:color="auto"/>
      </w:divBdr>
    </w:div>
    <w:div w:id="1997298574">
      <w:bodyDiv w:val="1"/>
      <w:marLeft w:val="0"/>
      <w:marRight w:val="0"/>
      <w:marTop w:val="0"/>
      <w:marBottom w:val="0"/>
      <w:divBdr>
        <w:top w:val="none" w:sz="0" w:space="0" w:color="auto"/>
        <w:left w:val="none" w:sz="0" w:space="0" w:color="auto"/>
        <w:bottom w:val="none" w:sz="0" w:space="0" w:color="auto"/>
        <w:right w:val="none" w:sz="0" w:space="0" w:color="auto"/>
      </w:divBdr>
    </w:div>
    <w:div w:id="1998848669">
      <w:bodyDiv w:val="1"/>
      <w:marLeft w:val="0"/>
      <w:marRight w:val="0"/>
      <w:marTop w:val="0"/>
      <w:marBottom w:val="0"/>
      <w:divBdr>
        <w:top w:val="none" w:sz="0" w:space="0" w:color="auto"/>
        <w:left w:val="none" w:sz="0" w:space="0" w:color="auto"/>
        <w:bottom w:val="none" w:sz="0" w:space="0" w:color="auto"/>
        <w:right w:val="none" w:sz="0" w:space="0" w:color="auto"/>
      </w:divBdr>
    </w:div>
    <w:div w:id="2000233226">
      <w:bodyDiv w:val="1"/>
      <w:marLeft w:val="0"/>
      <w:marRight w:val="0"/>
      <w:marTop w:val="0"/>
      <w:marBottom w:val="0"/>
      <w:divBdr>
        <w:top w:val="none" w:sz="0" w:space="0" w:color="auto"/>
        <w:left w:val="none" w:sz="0" w:space="0" w:color="auto"/>
        <w:bottom w:val="none" w:sz="0" w:space="0" w:color="auto"/>
        <w:right w:val="none" w:sz="0" w:space="0" w:color="auto"/>
      </w:divBdr>
    </w:div>
    <w:div w:id="2000770055">
      <w:bodyDiv w:val="1"/>
      <w:marLeft w:val="0"/>
      <w:marRight w:val="0"/>
      <w:marTop w:val="0"/>
      <w:marBottom w:val="0"/>
      <w:divBdr>
        <w:top w:val="none" w:sz="0" w:space="0" w:color="auto"/>
        <w:left w:val="none" w:sz="0" w:space="0" w:color="auto"/>
        <w:bottom w:val="none" w:sz="0" w:space="0" w:color="auto"/>
        <w:right w:val="none" w:sz="0" w:space="0" w:color="auto"/>
      </w:divBdr>
    </w:div>
    <w:div w:id="2002922504">
      <w:bodyDiv w:val="1"/>
      <w:marLeft w:val="0"/>
      <w:marRight w:val="0"/>
      <w:marTop w:val="0"/>
      <w:marBottom w:val="0"/>
      <w:divBdr>
        <w:top w:val="none" w:sz="0" w:space="0" w:color="auto"/>
        <w:left w:val="none" w:sz="0" w:space="0" w:color="auto"/>
        <w:bottom w:val="none" w:sz="0" w:space="0" w:color="auto"/>
        <w:right w:val="none" w:sz="0" w:space="0" w:color="auto"/>
      </w:divBdr>
    </w:div>
    <w:div w:id="2016223284">
      <w:bodyDiv w:val="1"/>
      <w:marLeft w:val="0"/>
      <w:marRight w:val="0"/>
      <w:marTop w:val="0"/>
      <w:marBottom w:val="0"/>
      <w:divBdr>
        <w:top w:val="none" w:sz="0" w:space="0" w:color="auto"/>
        <w:left w:val="none" w:sz="0" w:space="0" w:color="auto"/>
        <w:bottom w:val="none" w:sz="0" w:space="0" w:color="auto"/>
        <w:right w:val="none" w:sz="0" w:space="0" w:color="auto"/>
      </w:divBdr>
    </w:div>
    <w:div w:id="2016761444">
      <w:bodyDiv w:val="1"/>
      <w:marLeft w:val="0"/>
      <w:marRight w:val="0"/>
      <w:marTop w:val="0"/>
      <w:marBottom w:val="0"/>
      <w:divBdr>
        <w:top w:val="none" w:sz="0" w:space="0" w:color="auto"/>
        <w:left w:val="none" w:sz="0" w:space="0" w:color="auto"/>
        <w:bottom w:val="none" w:sz="0" w:space="0" w:color="auto"/>
        <w:right w:val="none" w:sz="0" w:space="0" w:color="auto"/>
      </w:divBdr>
    </w:div>
    <w:div w:id="2018774695">
      <w:bodyDiv w:val="1"/>
      <w:marLeft w:val="0"/>
      <w:marRight w:val="0"/>
      <w:marTop w:val="0"/>
      <w:marBottom w:val="0"/>
      <w:divBdr>
        <w:top w:val="none" w:sz="0" w:space="0" w:color="auto"/>
        <w:left w:val="none" w:sz="0" w:space="0" w:color="auto"/>
        <w:bottom w:val="none" w:sz="0" w:space="0" w:color="auto"/>
        <w:right w:val="none" w:sz="0" w:space="0" w:color="auto"/>
      </w:divBdr>
    </w:div>
    <w:div w:id="2019187921">
      <w:bodyDiv w:val="1"/>
      <w:marLeft w:val="0"/>
      <w:marRight w:val="0"/>
      <w:marTop w:val="0"/>
      <w:marBottom w:val="0"/>
      <w:divBdr>
        <w:top w:val="none" w:sz="0" w:space="0" w:color="auto"/>
        <w:left w:val="none" w:sz="0" w:space="0" w:color="auto"/>
        <w:bottom w:val="none" w:sz="0" w:space="0" w:color="auto"/>
        <w:right w:val="none" w:sz="0" w:space="0" w:color="auto"/>
      </w:divBdr>
    </w:div>
    <w:div w:id="2022462395">
      <w:bodyDiv w:val="1"/>
      <w:marLeft w:val="0"/>
      <w:marRight w:val="0"/>
      <w:marTop w:val="0"/>
      <w:marBottom w:val="0"/>
      <w:divBdr>
        <w:top w:val="none" w:sz="0" w:space="0" w:color="auto"/>
        <w:left w:val="none" w:sz="0" w:space="0" w:color="auto"/>
        <w:bottom w:val="none" w:sz="0" w:space="0" w:color="auto"/>
        <w:right w:val="none" w:sz="0" w:space="0" w:color="auto"/>
      </w:divBdr>
    </w:div>
    <w:div w:id="2025472511">
      <w:bodyDiv w:val="1"/>
      <w:marLeft w:val="0"/>
      <w:marRight w:val="0"/>
      <w:marTop w:val="0"/>
      <w:marBottom w:val="0"/>
      <w:divBdr>
        <w:top w:val="none" w:sz="0" w:space="0" w:color="auto"/>
        <w:left w:val="none" w:sz="0" w:space="0" w:color="auto"/>
        <w:bottom w:val="none" w:sz="0" w:space="0" w:color="auto"/>
        <w:right w:val="none" w:sz="0" w:space="0" w:color="auto"/>
      </w:divBdr>
      <w:divsChild>
        <w:div w:id="11609124">
          <w:marLeft w:val="0"/>
          <w:marRight w:val="0"/>
          <w:marTop w:val="0"/>
          <w:marBottom w:val="0"/>
          <w:divBdr>
            <w:top w:val="none" w:sz="0" w:space="0" w:color="auto"/>
            <w:left w:val="none" w:sz="0" w:space="0" w:color="auto"/>
            <w:bottom w:val="none" w:sz="0" w:space="0" w:color="auto"/>
            <w:right w:val="none" w:sz="0" w:space="0" w:color="auto"/>
          </w:divBdr>
          <w:divsChild>
            <w:div w:id="625694924">
              <w:marLeft w:val="0"/>
              <w:marRight w:val="0"/>
              <w:marTop w:val="0"/>
              <w:marBottom w:val="0"/>
              <w:divBdr>
                <w:top w:val="none" w:sz="0" w:space="0" w:color="auto"/>
                <w:left w:val="none" w:sz="0" w:space="0" w:color="auto"/>
                <w:bottom w:val="none" w:sz="0" w:space="0" w:color="auto"/>
                <w:right w:val="none" w:sz="0" w:space="0" w:color="auto"/>
              </w:divBdr>
            </w:div>
            <w:div w:id="783381073">
              <w:marLeft w:val="0"/>
              <w:marRight w:val="0"/>
              <w:marTop w:val="0"/>
              <w:marBottom w:val="0"/>
              <w:divBdr>
                <w:top w:val="none" w:sz="0" w:space="0" w:color="auto"/>
                <w:left w:val="none" w:sz="0" w:space="0" w:color="auto"/>
                <w:bottom w:val="none" w:sz="0" w:space="0" w:color="auto"/>
                <w:right w:val="none" w:sz="0" w:space="0" w:color="auto"/>
              </w:divBdr>
            </w:div>
            <w:div w:id="986394754">
              <w:marLeft w:val="0"/>
              <w:marRight w:val="0"/>
              <w:marTop w:val="0"/>
              <w:marBottom w:val="0"/>
              <w:divBdr>
                <w:top w:val="none" w:sz="0" w:space="0" w:color="auto"/>
                <w:left w:val="none" w:sz="0" w:space="0" w:color="auto"/>
                <w:bottom w:val="none" w:sz="0" w:space="0" w:color="auto"/>
                <w:right w:val="none" w:sz="0" w:space="0" w:color="auto"/>
              </w:divBdr>
            </w:div>
            <w:div w:id="1027947976">
              <w:marLeft w:val="0"/>
              <w:marRight w:val="0"/>
              <w:marTop w:val="0"/>
              <w:marBottom w:val="0"/>
              <w:divBdr>
                <w:top w:val="none" w:sz="0" w:space="0" w:color="auto"/>
                <w:left w:val="none" w:sz="0" w:space="0" w:color="auto"/>
                <w:bottom w:val="none" w:sz="0" w:space="0" w:color="auto"/>
                <w:right w:val="none" w:sz="0" w:space="0" w:color="auto"/>
              </w:divBdr>
            </w:div>
            <w:div w:id="131460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858625">
      <w:bodyDiv w:val="1"/>
      <w:marLeft w:val="0"/>
      <w:marRight w:val="0"/>
      <w:marTop w:val="0"/>
      <w:marBottom w:val="0"/>
      <w:divBdr>
        <w:top w:val="none" w:sz="0" w:space="0" w:color="auto"/>
        <w:left w:val="none" w:sz="0" w:space="0" w:color="auto"/>
        <w:bottom w:val="none" w:sz="0" w:space="0" w:color="auto"/>
        <w:right w:val="none" w:sz="0" w:space="0" w:color="auto"/>
      </w:divBdr>
    </w:div>
    <w:div w:id="2028099560">
      <w:bodyDiv w:val="1"/>
      <w:marLeft w:val="0"/>
      <w:marRight w:val="0"/>
      <w:marTop w:val="0"/>
      <w:marBottom w:val="0"/>
      <w:divBdr>
        <w:top w:val="none" w:sz="0" w:space="0" w:color="auto"/>
        <w:left w:val="none" w:sz="0" w:space="0" w:color="auto"/>
        <w:bottom w:val="none" w:sz="0" w:space="0" w:color="auto"/>
        <w:right w:val="none" w:sz="0" w:space="0" w:color="auto"/>
      </w:divBdr>
    </w:div>
    <w:div w:id="2031640906">
      <w:bodyDiv w:val="1"/>
      <w:marLeft w:val="0"/>
      <w:marRight w:val="0"/>
      <w:marTop w:val="0"/>
      <w:marBottom w:val="0"/>
      <w:divBdr>
        <w:top w:val="none" w:sz="0" w:space="0" w:color="auto"/>
        <w:left w:val="none" w:sz="0" w:space="0" w:color="auto"/>
        <w:bottom w:val="none" w:sz="0" w:space="0" w:color="auto"/>
        <w:right w:val="none" w:sz="0" w:space="0" w:color="auto"/>
      </w:divBdr>
    </w:div>
    <w:div w:id="2035573436">
      <w:bodyDiv w:val="1"/>
      <w:marLeft w:val="0"/>
      <w:marRight w:val="0"/>
      <w:marTop w:val="0"/>
      <w:marBottom w:val="0"/>
      <w:divBdr>
        <w:top w:val="none" w:sz="0" w:space="0" w:color="auto"/>
        <w:left w:val="none" w:sz="0" w:space="0" w:color="auto"/>
        <w:bottom w:val="none" w:sz="0" w:space="0" w:color="auto"/>
        <w:right w:val="none" w:sz="0" w:space="0" w:color="auto"/>
      </w:divBdr>
    </w:div>
    <w:div w:id="2041666425">
      <w:bodyDiv w:val="1"/>
      <w:marLeft w:val="0"/>
      <w:marRight w:val="0"/>
      <w:marTop w:val="0"/>
      <w:marBottom w:val="0"/>
      <w:divBdr>
        <w:top w:val="none" w:sz="0" w:space="0" w:color="auto"/>
        <w:left w:val="none" w:sz="0" w:space="0" w:color="auto"/>
        <w:bottom w:val="none" w:sz="0" w:space="0" w:color="auto"/>
        <w:right w:val="none" w:sz="0" w:space="0" w:color="auto"/>
      </w:divBdr>
    </w:div>
    <w:div w:id="2042974738">
      <w:bodyDiv w:val="1"/>
      <w:marLeft w:val="0"/>
      <w:marRight w:val="0"/>
      <w:marTop w:val="0"/>
      <w:marBottom w:val="0"/>
      <w:divBdr>
        <w:top w:val="none" w:sz="0" w:space="0" w:color="auto"/>
        <w:left w:val="none" w:sz="0" w:space="0" w:color="auto"/>
        <w:bottom w:val="none" w:sz="0" w:space="0" w:color="auto"/>
        <w:right w:val="none" w:sz="0" w:space="0" w:color="auto"/>
      </w:divBdr>
    </w:div>
    <w:div w:id="2049253970">
      <w:bodyDiv w:val="1"/>
      <w:marLeft w:val="0"/>
      <w:marRight w:val="0"/>
      <w:marTop w:val="0"/>
      <w:marBottom w:val="0"/>
      <w:divBdr>
        <w:top w:val="none" w:sz="0" w:space="0" w:color="auto"/>
        <w:left w:val="none" w:sz="0" w:space="0" w:color="auto"/>
        <w:bottom w:val="none" w:sz="0" w:space="0" w:color="auto"/>
        <w:right w:val="none" w:sz="0" w:space="0" w:color="auto"/>
      </w:divBdr>
    </w:div>
    <w:div w:id="2059280315">
      <w:bodyDiv w:val="1"/>
      <w:marLeft w:val="0"/>
      <w:marRight w:val="0"/>
      <w:marTop w:val="0"/>
      <w:marBottom w:val="0"/>
      <w:divBdr>
        <w:top w:val="none" w:sz="0" w:space="0" w:color="auto"/>
        <w:left w:val="none" w:sz="0" w:space="0" w:color="auto"/>
        <w:bottom w:val="none" w:sz="0" w:space="0" w:color="auto"/>
        <w:right w:val="none" w:sz="0" w:space="0" w:color="auto"/>
      </w:divBdr>
    </w:div>
    <w:div w:id="2060738323">
      <w:bodyDiv w:val="1"/>
      <w:marLeft w:val="0"/>
      <w:marRight w:val="0"/>
      <w:marTop w:val="0"/>
      <w:marBottom w:val="0"/>
      <w:divBdr>
        <w:top w:val="none" w:sz="0" w:space="0" w:color="auto"/>
        <w:left w:val="none" w:sz="0" w:space="0" w:color="auto"/>
        <w:bottom w:val="none" w:sz="0" w:space="0" w:color="auto"/>
        <w:right w:val="none" w:sz="0" w:space="0" w:color="auto"/>
      </w:divBdr>
    </w:div>
    <w:div w:id="2067144948">
      <w:bodyDiv w:val="1"/>
      <w:marLeft w:val="0"/>
      <w:marRight w:val="0"/>
      <w:marTop w:val="0"/>
      <w:marBottom w:val="0"/>
      <w:divBdr>
        <w:top w:val="none" w:sz="0" w:space="0" w:color="auto"/>
        <w:left w:val="none" w:sz="0" w:space="0" w:color="auto"/>
        <w:bottom w:val="none" w:sz="0" w:space="0" w:color="auto"/>
        <w:right w:val="none" w:sz="0" w:space="0" w:color="auto"/>
      </w:divBdr>
    </w:div>
    <w:div w:id="2067533056">
      <w:bodyDiv w:val="1"/>
      <w:marLeft w:val="0"/>
      <w:marRight w:val="0"/>
      <w:marTop w:val="0"/>
      <w:marBottom w:val="0"/>
      <w:divBdr>
        <w:top w:val="none" w:sz="0" w:space="0" w:color="auto"/>
        <w:left w:val="none" w:sz="0" w:space="0" w:color="auto"/>
        <w:bottom w:val="none" w:sz="0" w:space="0" w:color="auto"/>
        <w:right w:val="none" w:sz="0" w:space="0" w:color="auto"/>
      </w:divBdr>
    </w:div>
    <w:div w:id="2068914035">
      <w:bodyDiv w:val="1"/>
      <w:marLeft w:val="0"/>
      <w:marRight w:val="0"/>
      <w:marTop w:val="0"/>
      <w:marBottom w:val="0"/>
      <w:divBdr>
        <w:top w:val="none" w:sz="0" w:space="0" w:color="auto"/>
        <w:left w:val="none" w:sz="0" w:space="0" w:color="auto"/>
        <w:bottom w:val="none" w:sz="0" w:space="0" w:color="auto"/>
        <w:right w:val="none" w:sz="0" w:space="0" w:color="auto"/>
      </w:divBdr>
      <w:divsChild>
        <w:div w:id="2035109803">
          <w:marLeft w:val="0"/>
          <w:marRight w:val="0"/>
          <w:marTop w:val="0"/>
          <w:marBottom w:val="0"/>
          <w:divBdr>
            <w:top w:val="none" w:sz="0" w:space="0" w:color="auto"/>
            <w:left w:val="none" w:sz="0" w:space="0" w:color="auto"/>
            <w:bottom w:val="none" w:sz="0" w:space="0" w:color="auto"/>
            <w:right w:val="none" w:sz="0" w:space="0" w:color="auto"/>
          </w:divBdr>
          <w:divsChild>
            <w:div w:id="1934432915">
              <w:marLeft w:val="0"/>
              <w:marRight w:val="0"/>
              <w:marTop w:val="0"/>
              <w:marBottom w:val="0"/>
              <w:divBdr>
                <w:top w:val="none" w:sz="0" w:space="0" w:color="auto"/>
                <w:left w:val="none" w:sz="0" w:space="0" w:color="auto"/>
                <w:bottom w:val="none" w:sz="0" w:space="0" w:color="auto"/>
                <w:right w:val="none" w:sz="0" w:space="0" w:color="auto"/>
              </w:divBdr>
              <w:divsChild>
                <w:div w:id="499540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918737">
      <w:bodyDiv w:val="1"/>
      <w:marLeft w:val="0"/>
      <w:marRight w:val="0"/>
      <w:marTop w:val="0"/>
      <w:marBottom w:val="0"/>
      <w:divBdr>
        <w:top w:val="none" w:sz="0" w:space="0" w:color="auto"/>
        <w:left w:val="none" w:sz="0" w:space="0" w:color="auto"/>
        <w:bottom w:val="none" w:sz="0" w:space="0" w:color="auto"/>
        <w:right w:val="none" w:sz="0" w:space="0" w:color="auto"/>
      </w:divBdr>
    </w:div>
    <w:div w:id="2070617576">
      <w:bodyDiv w:val="1"/>
      <w:marLeft w:val="0"/>
      <w:marRight w:val="0"/>
      <w:marTop w:val="0"/>
      <w:marBottom w:val="0"/>
      <w:divBdr>
        <w:top w:val="none" w:sz="0" w:space="0" w:color="auto"/>
        <w:left w:val="none" w:sz="0" w:space="0" w:color="auto"/>
        <w:bottom w:val="none" w:sz="0" w:space="0" w:color="auto"/>
        <w:right w:val="none" w:sz="0" w:space="0" w:color="auto"/>
      </w:divBdr>
    </w:div>
    <w:div w:id="2078237017">
      <w:bodyDiv w:val="1"/>
      <w:marLeft w:val="0"/>
      <w:marRight w:val="0"/>
      <w:marTop w:val="0"/>
      <w:marBottom w:val="0"/>
      <w:divBdr>
        <w:top w:val="none" w:sz="0" w:space="0" w:color="auto"/>
        <w:left w:val="none" w:sz="0" w:space="0" w:color="auto"/>
        <w:bottom w:val="none" w:sz="0" w:space="0" w:color="auto"/>
        <w:right w:val="none" w:sz="0" w:space="0" w:color="auto"/>
      </w:divBdr>
    </w:div>
    <w:div w:id="2079470376">
      <w:bodyDiv w:val="1"/>
      <w:marLeft w:val="0"/>
      <w:marRight w:val="0"/>
      <w:marTop w:val="0"/>
      <w:marBottom w:val="0"/>
      <w:divBdr>
        <w:top w:val="none" w:sz="0" w:space="0" w:color="auto"/>
        <w:left w:val="none" w:sz="0" w:space="0" w:color="auto"/>
        <w:bottom w:val="none" w:sz="0" w:space="0" w:color="auto"/>
        <w:right w:val="none" w:sz="0" w:space="0" w:color="auto"/>
      </w:divBdr>
    </w:div>
    <w:div w:id="2082755312">
      <w:bodyDiv w:val="1"/>
      <w:marLeft w:val="0"/>
      <w:marRight w:val="0"/>
      <w:marTop w:val="0"/>
      <w:marBottom w:val="0"/>
      <w:divBdr>
        <w:top w:val="none" w:sz="0" w:space="0" w:color="auto"/>
        <w:left w:val="none" w:sz="0" w:space="0" w:color="auto"/>
        <w:bottom w:val="none" w:sz="0" w:space="0" w:color="auto"/>
        <w:right w:val="none" w:sz="0" w:space="0" w:color="auto"/>
      </w:divBdr>
    </w:div>
    <w:div w:id="2084600057">
      <w:bodyDiv w:val="1"/>
      <w:marLeft w:val="0"/>
      <w:marRight w:val="0"/>
      <w:marTop w:val="0"/>
      <w:marBottom w:val="0"/>
      <w:divBdr>
        <w:top w:val="none" w:sz="0" w:space="0" w:color="auto"/>
        <w:left w:val="none" w:sz="0" w:space="0" w:color="auto"/>
        <w:bottom w:val="none" w:sz="0" w:space="0" w:color="auto"/>
        <w:right w:val="none" w:sz="0" w:space="0" w:color="auto"/>
      </w:divBdr>
    </w:div>
    <w:div w:id="2087721348">
      <w:bodyDiv w:val="1"/>
      <w:marLeft w:val="0"/>
      <w:marRight w:val="0"/>
      <w:marTop w:val="0"/>
      <w:marBottom w:val="0"/>
      <w:divBdr>
        <w:top w:val="none" w:sz="0" w:space="0" w:color="auto"/>
        <w:left w:val="none" w:sz="0" w:space="0" w:color="auto"/>
        <w:bottom w:val="none" w:sz="0" w:space="0" w:color="auto"/>
        <w:right w:val="none" w:sz="0" w:space="0" w:color="auto"/>
      </w:divBdr>
    </w:div>
    <w:div w:id="2089035474">
      <w:bodyDiv w:val="1"/>
      <w:marLeft w:val="0"/>
      <w:marRight w:val="0"/>
      <w:marTop w:val="0"/>
      <w:marBottom w:val="0"/>
      <w:divBdr>
        <w:top w:val="none" w:sz="0" w:space="0" w:color="auto"/>
        <w:left w:val="none" w:sz="0" w:space="0" w:color="auto"/>
        <w:bottom w:val="none" w:sz="0" w:space="0" w:color="auto"/>
        <w:right w:val="none" w:sz="0" w:space="0" w:color="auto"/>
      </w:divBdr>
    </w:div>
    <w:div w:id="2089228201">
      <w:bodyDiv w:val="1"/>
      <w:marLeft w:val="0"/>
      <w:marRight w:val="0"/>
      <w:marTop w:val="0"/>
      <w:marBottom w:val="0"/>
      <w:divBdr>
        <w:top w:val="none" w:sz="0" w:space="0" w:color="auto"/>
        <w:left w:val="none" w:sz="0" w:space="0" w:color="auto"/>
        <w:bottom w:val="none" w:sz="0" w:space="0" w:color="auto"/>
        <w:right w:val="none" w:sz="0" w:space="0" w:color="auto"/>
      </w:divBdr>
    </w:div>
    <w:div w:id="2089764805">
      <w:marLeft w:val="0"/>
      <w:marRight w:val="0"/>
      <w:marTop w:val="0"/>
      <w:marBottom w:val="0"/>
      <w:divBdr>
        <w:top w:val="none" w:sz="0" w:space="0" w:color="auto"/>
        <w:left w:val="none" w:sz="0" w:space="0" w:color="auto"/>
        <w:bottom w:val="none" w:sz="0" w:space="0" w:color="auto"/>
        <w:right w:val="none" w:sz="0" w:space="0" w:color="auto"/>
      </w:divBdr>
    </w:div>
    <w:div w:id="2093158340">
      <w:bodyDiv w:val="1"/>
      <w:marLeft w:val="0"/>
      <w:marRight w:val="0"/>
      <w:marTop w:val="0"/>
      <w:marBottom w:val="0"/>
      <w:divBdr>
        <w:top w:val="none" w:sz="0" w:space="0" w:color="auto"/>
        <w:left w:val="none" w:sz="0" w:space="0" w:color="auto"/>
        <w:bottom w:val="none" w:sz="0" w:space="0" w:color="auto"/>
        <w:right w:val="none" w:sz="0" w:space="0" w:color="auto"/>
      </w:divBdr>
    </w:div>
    <w:div w:id="2096318118">
      <w:bodyDiv w:val="1"/>
      <w:marLeft w:val="0"/>
      <w:marRight w:val="0"/>
      <w:marTop w:val="0"/>
      <w:marBottom w:val="0"/>
      <w:divBdr>
        <w:top w:val="none" w:sz="0" w:space="0" w:color="auto"/>
        <w:left w:val="none" w:sz="0" w:space="0" w:color="auto"/>
        <w:bottom w:val="none" w:sz="0" w:space="0" w:color="auto"/>
        <w:right w:val="none" w:sz="0" w:space="0" w:color="auto"/>
      </w:divBdr>
      <w:divsChild>
        <w:div w:id="1764254924">
          <w:marLeft w:val="0"/>
          <w:marRight w:val="0"/>
          <w:marTop w:val="0"/>
          <w:marBottom w:val="0"/>
          <w:divBdr>
            <w:top w:val="none" w:sz="0" w:space="0" w:color="auto"/>
            <w:left w:val="none" w:sz="0" w:space="0" w:color="auto"/>
            <w:bottom w:val="none" w:sz="0" w:space="0" w:color="auto"/>
            <w:right w:val="none" w:sz="0" w:space="0" w:color="auto"/>
          </w:divBdr>
          <w:divsChild>
            <w:div w:id="843974268">
              <w:marLeft w:val="0"/>
              <w:marRight w:val="0"/>
              <w:marTop w:val="0"/>
              <w:marBottom w:val="0"/>
              <w:divBdr>
                <w:top w:val="none" w:sz="0" w:space="0" w:color="auto"/>
                <w:left w:val="none" w:sz="0" w:space="0" w:color="auto"/>
                <w:bottom w:val="none" w:sz="0" w:space="0" w:color="auto"/>
                <w:right w:val="none" w:sz="0" w:space="0" w:color="auto"/>
              </w:divBdr>
            </w:div>
            <w:div w:id="905647341">
              <w:marLeft w:val="0"/>
              <w:marRight w:val="0"/>
              <w:marTop w:val="0"/>
              <w:marBottom w:val="0"/>
              <w:divBdr>
                <w:top w:val="none" w:sz="0" w:space="0" w:color="auto"/>
                <w:left w:val="none" w:sz="0" w:space="0" w:color="auto"/>
                <w:bottom w:val="none" w:sz="0" w:space="0" w:color="auto"/>
                <w:right w:val="none" w:sz="0" w:space="0" w:color="auto"/>
              </w:divBdr>
            </w:div>
            <w:div w:id="972173310">
              <w:marLeft w:val="0"/>
              <w:marRight w:val="0"/>
              <w:marTop w:val="0"/>
              <w:marBottom w:val="0"/>
              <w:divBdr>
                <w:top w:val="none" w:sz="0" w:space="0" w:color="auto"/>
                <w:left w:val="none" w:sz="0" w:space="0" w:color="auto"/>
                <w:bottom w:val="none" w:sz="0" w:space="0" w:color="auto"/>
                <w:right w:val="none" w:sz="0" w:space="0" w:color="auto"/>
              </w:divBdr>
            </w:div>
            <w:div w:id="1040084934">
              <w:marLeft w:val="0"/>
              <w:marRight w:val="0"/>
              <w:marTop w:val="0"/>
              <w:marBottom w:val="0"/>
              <w:divBdr>
                <w:top w:val="none" w:sz="0" w:space="0" w:color="auto"/>
                <w:left w:val="none" w:sz="0" w:space="0" w:color="auto"/>
                <w:bottom w:val="none" w:sz="0" w:space="0" w:color="auto"/>
                <w:right w:val="none" w:sz="0" w:space="0" w:color="auto"/>
              </w:divBdr>
            </w:div>
            <w:div w:id="1321040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554812">
      <w:bodyDiv w:val="1"/>
      <w:marLeft w:val="0"/>
      <w:marRight w:val="0"/>
      <w:marTop w:val="0"/>
      <w:marBottom w:val="0"/>
      <w:divBdr>
        <w:top w:val="none" w:sz="0" w:space="0" w:color="auto"/>
        <w:left w:val="none" w:sz="0" w:space="0" w:color="auto"/>
        <w:bottom w:val="none" w:sz="0" w:space="0" w:color="auto"/>
        <w:right w:val="none" w:sz="0" w:space="0" w:color="auto"/>
      </w:divBdr>
    </w:div>
    <w:div w:id="2099132869">
      <w:bodyDiv w:val="1"/>
      <w:marLeft w:val="0"/>
      <w:marRight w:val="0"/>
      <w:marTop w:val="0"/>
      <w:marBottom w:val="0"/>
      <w:divBdr>
        <w:top w:val="none" w:sz="0" w:space="0" w:color="auto"/>
        <w:left w:val="none" w:sz="0" w:space="0" w:color="auto"/>
        <w:bottom w:val="none" w:sz="0" w:space="0" w:color="auto"/>
        <w:right w:val="none" w:sz="0" w:space="0" w:color="auto"/>
      </w:divBdr>
    </w:div>
    <w:div w:id="2099329889">
      <w:bodyDiv w:val="1"/>
      <w:marLeft w:val="0"/>
      <w:marRight w:val="0"/>
      <w:marTop w:val="0"/>
      <w:marBottom w:val="0"/>
      <w:divBdr>
        <w:top w:val="none" w:sz="0" w:space="0" w:color="auto"/>
        <w:left w:val="none" w:sz="0" w:space="0" w:color="auto"/>
        <w:bottom w:val="none" w:sz="0" w:space="0" w:color="auto"/>
        <w:right w:val="none" w:sz="0" w:space="0" w:color="auto"/>
      </w:divBdr>
    </w:div>
    <w:div w:id="2101171395">
      <w:bodyDiv w:val="1"/>
      <w:marLeft w:val="0"/>
      <w:marRight w:val="0"/>
      <w:marTop w:val="0"/>
      <w:marBottom w:val="0"/>
      <w:divBdr>
        <w:top w:val="none" w:sz="0" w:space="0" w:color="auto"/>
        <w:left w:val="none" w:sz="0" w:space="0" w:color="auto"/>
        <w:bottom w:val="none" w:sz="0" w:space="0" w:color="auto"/>
        <w:right w:val="none" w:sz="0" w:space="0" w:color="auto"/>
      </w:divBdr>
    </w:div>
    <w:div w:id="2101366178">
      <w:bodyDiv w:val="1"/>
      <w:marLeft w:val="0"/>
      <w:marRight w:val="0"/>
      <w:marTop w:val="0"/>
      <w:marBottom w:val="0"/>
      <w:divBdr>
        <w:top w:val="none" w:sz="0" w:space="0" w:color="auto"/>
        <w:left w:val="none" w:sz="0" w:space="0" w:color="auto"/>
        <w:bottom w:val="none" w:sz="0" w:space="0" w:color="auto"/>
        <w:right w:val="none" w:sz="0" w:space="0" w:color="auto"/>
      </w:divBdr>
    </w:div>
    <w:div w:id="2107800740">
      <w:bodyDiv w:val="1"/>
      <w:marLeft w:val="0"/>
      <w:marRight w:val="0"/>
      <w:marTop w:val="0"/>
      <w:marBottom w:val="0"/>
      <w:divBdr>
        <w:top w:val="none" w:sz="0" w:space="0" w:color="auto"/>
        <w:left w:val="none" w:sz="0" w:space="0" w:color="auto"/>
        <w:bottom w:val="none" w:sz="0" w:space="0" w:color="auto"/>
        <w:right w:val="none" w:sz="0" w:space="0" w:color="auto"/>
      </w:divBdr>
    </w:div>
    <w:div w:id="2109693343">
      <w:bodyDiv w:val="1"/>
      <w:marLeft w:val="0"/>
      <w:marRight w:val="0"/>
      <w:marTop w:val="0"/>
      <w:marBottom w:val="0"/>
      <w:divBdr>
        <w:top w:val="none" w:sz="0" w:space="0" w:color="auto"/>
        <w:left w:val="none" w:sz="0" w:space="0" w:color="auto"/>
        <w:bottom w:val="none" w:sz="0" w:space="0" w:color="auto"/>
        <w:right w:val="none" w:sz="0" w:space="0" w:color="auto"/>
      </w:divBdr>
    </w:div>
    <w:div w:id="2111394371">
      <w:bodyDiv w:val="1"/>
      <w:marLeft w:val="0"/>
      <w:marRight w:val="0"/>
      <w:marTop w:val="0"/>
      <w:marBottom w:val="0"/>
      <w:divBdr>
        <w:top w:val="none" w:sz="0" w:space="0" w:color="auto"/>
        <w:left w:val="none" w:sz="0" w:space="0" w:color="auto"/>
        <w:bottom w:val="none" w:sz="0" w:space="0" w:color="auto"/>
        <w:right w:val="none" w:sz="0" w:space="0" w:color="auto"/>
      </w:divBdr>
    </w:div>
    <w:div w:id="2115199821">
      <w:bodyDiv w:val="1"/>
      <w:marLeft w:val="0"/>
      <w:marRight w:val="0"/>
      <w:marTop w:val="0"/>
      <w:marBottom w:val="0"/>
      <w:divBdr>
        <w:top w:val="none" w:sz="0" w:space="0" w:color="auto"/>
        <w:left w:val="none" w:sz="0" w:space="0" w:color="auto"/>
        <w:bottom w:val="none" w:sz="0" w:space="0" w:color="auto"/>
        <w:right w:val="none" w:sz="0" w:space="0" w:color="auto"/>
      </w:divBdr>
    </w:div>
    <w:div w:id="2120680165">
      <w:bodyDiv w:val="1"/>
      <w:marLeft w:val="0"/>
      <w:marRight w:val="0"/>
      <w:marTop w:val="0"/>
      <w:marBottom w:val="0"/>
      <w:divBdr>
        <w:top w:val="none" w:sz="0" w:space="0" w:color="auto"/>
        <w:left w:val="none" w:sz="0" w:space="0" w:color="auto"/>
        <w:bottom w:val="none" w:sz="0" w:space="0" w:color="auto"/>
        <w:right w:val="none" w:sz="0" w:space="0" w:color="auto"/>
      </w:divBdr>
    </w:div>
    <w:div w:id="2122530630">
      <w:bodyDiv w:val="1"/>
      <w:marLeft w:val="0"/>
      <w:marRight w:val="0"/>
      <w:marTop w:val="0"/>
      <w:marBottom w:val="0"/>
      <w:divBdr>
        <w:top w:val="none" w:sz="0" w:space="0" w:color="auto"/>
        <w:left w:val="none" w:sz="0" w:space="0" w:color="auto"/>
        <w:bottom w:val="none" w:sz="0" w:space="0" w:color="auto"/>
        <w:right w:val="none" w:sz="0" w:space="0" w:color="auto"/>
      </w:divBdr>
    </w:div>
    <w:div w:id="2126388627">
      <w:bodyDiv w:val="1"/>
      <w:marLeft w:val="0"/>
      <w:marRight w:val="0"/>
      <w:marTop w:val="0"/>
      <w:marBottom w:val="0"/>
      <w:divBdr>
        <w:top w:val="none" w:sz="0" w:space="0" w:color="auto"/>
        <w:left w:val="none" w:sz="0" w:space="0" w:color="auto"/>
        <w:bottom w:val="none" w:sz="0" w:space="0" w:color="auto"/>
        <w:right w:val="none" w:sz="0" w:space="0" w:color="auto"/>
      </w:divBdr>
    </w:div>
    <w:div w:id="2126850496">
      <w:bodyDiv w:val="1"/>
      <w:marLeft w:val="0"/>
      <w:marRight w:val="0"/>
      <w:marTop w:val="0"/>
      <w:marBottom w:val="0"/>
      <w:divBdr>
        <w:top w:val="none" w:sz="0" w:space="0" w:color="auto"/>
        <w:left w:val="none" w:sz="0" w:space="0" w:color="auto"/>
        <w:bottom w:val="none" w:sz="0" w:space="0" w:color="auto"/>
        <w:right w:val="none" w:sz="0" w:space="0" w:color="auto"/>
      </w:divBdr>
    </w:div>
    <w:div w:id="2130319094">
      <w:bodyDiv w:val="1"/>
      <w:marLeft w:val="0"/>
      <w:marRight w:val="0"/>
      <w:marTop w:val="0"/>
      <w:marBottom w:val="0"/>
      <w:divBdr>
        <w:top w:val="none" w:sz="0" w:space="0" w:color="auto"/>
        <w:left w:val="none" w:sz="0" w:space="0" w:color="auto"/>
        <w:bottom w:val="none" w:sz="0" w:space="0" w:color="auto"/>
        <w:right w:val="none" w:sz="0" w:space="0" w:color="auto"/>
      </w:divBdr>
    </w:div>
    <w:div w:id="2133208441">
      <w:bodyDiv w:val="1"/>
      <w:marLeft w:val="0"/>
      <w:marRight w:val="0"/>
      <w:marTop w:val="0"/>
      <w:marBottom w:val="0"/>
      <w:divBdr>
        <w:top w:val="none" w:sz="0" w:space="0" w:color="auto"/>
        <w:left w:val="none" w:sz="0" w:space="0" w:color="auto"/>
        <w:bottom w:val="none" w:sz="0" w:space="0" w:color="auto"/>
        <w:right w:val="none" w:sz="0" w:space="0" w:color="auto"/>
      </w:divBdr>
    </w:div>
    <w:div w:id="2137024501">
      <w:bodyDiv w:val="1"/>
      <w:marLeft w:val="0"/>
      <w:marRight w:val="0"/>
      <w:marTop w:val="0"/>
      <w:marBottom w:val="0"/>
      <w:divBdr>
        <w:top w:val="none" w:sz="0" w:space="0" w:color="auto"/>
        <w:left w:val="none" w:sz="0" w:space="0" w:color="auto"/>
        <w:bottom w:val="none" w:sz="0" w:space="0" w:color="auto"/>
        <w:right w:val="none" w:sz="0" w:space="0" w:color="auto"/>
      </w:divBdr>
    </w:div>
    <w:div w:id="2137523398">
      <w:bodyDiv w:val="1"/>
      <w:marLeft w:val="0"/>
      <w:marRight w:val="0"/>
      <w:marTop w:val="0"/>
      <w:marBottom w:val="0"/>
      <w:divBdr>
        <w:top w:val="none" w:sz="0" w:space="0" w:color="auto"/>
        <w:left w:val="none" w:sz="0" w:space="0" w:color="auto"/>
        <w:bottom w:val="none" w:sz="0" w:space="0" w:color="auto"/>
        <w:right w:val="none" w:sz="0" w:space="0" w:color="auto"/>
      </w:divBdr>
    </w:div>
    <w:div w:id="2140830375">
      <w:bodyDiv w:val="1"/>
      <w:marLeft w:val="0"/>
      <w:marRight w:val="0"/>
      <w:marTop w:val="0"/>
      <w:marBottom w:val="0"/>
      <w:divBdr>
        <w:top w:val="none" w:sz="0" w:space="0" w:color="auto"/>
        <w:left w:val="none" w:sz="0" w:space="0" w:color="auto"/>
        <w:bottom w:val="none" w:sz="0" w:space="0" w:color="auto"/>
        <w:right w:val="none" w:sz="0" w:space="0" w:color="auto"/>
      </w:divBdr>
    </w:div>
    <w:div w:id="2142460317">
      <w:bodyDiv w:val="1"/>
      <w:marLeft w:val="0"/>
      <w:marRight w:val="0"/>
      <w:marTop w:val="0"/>
      <w:marBottom w:val="0"/>
      <w:divBdr>
        <w:top w:val="none" w:sz="0" w:space="0" w:color="auto"/>
        <w:left w:val="none" w:sz="0" w:space="0" w:color="auto"/>
        <w:bottom w:val="none" w:sz="0" w:space="0" w:color="auto"/>
        <w:right w:val="none" w:sz="0" w:space="0" w:color="auto"/>
      </w:divBdr>
    </w:div>
    <w:div w:id="2144348083">
      <w:bodyDiv w:val="1"/>
      <w:marLeft w:val="0"/>
      <w:marRight w:val="0"/>
      <w:marTop w:val="0"/>
      <w:marBottom w:val="0"/>
      <w:divBdr>
        <w:top w:val="none" w:sz="0" w:space="0" w:color="auto"/>
        <w:left w:val="none" w:sz="0" w:space="0" w:color="auto"/>
        <w:bottom w:val="none" w:sz="0" w:space="0" w:color="auto"/>
        <w:right w:val="none" w:sz="0" w:space="0" w:color="auto"/>
      </w:divBdr>
    </w:div>
    <w:div w:id="2144688567">
      <w:bodyDiv w:val="1"/>
      <w:marLeft w:val="0"/>
      <w:marRight w:val="0"/>
      <w:marTop w:val="0"/>
      <w:marBottom w:val="0"/>
      <w:divBdr>
        <w:top w:val="none" w:sz="0" w:space="0" w:color="auto"/>
        <w:left w:val="none" w:sz="0" w:space="0" w:color="auto"/>
        <w:bottom w:val="none" w:sz="0" w:space="0" w:color="auto"/>
        <w:right w:val="none" w:sz="0" w:space="0" w:color="auto"/>
      </w:divBdr>
    </w:div>
    <w:div w:id="214500268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image" Target="media/image2.png"/><Relationship Id="rId26"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image" Target="media/image5.png"/><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image" Target="media/image1.png"/><Relationship Id="rId25" Type="http://schemas.microsoft.com/office/2018/08/relationships/commentsExtensible" Target="commentsExtensible.xml"/><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image" Target="media/image4.png"/><Relationship Id="rId29"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6/09/relationships/commentsIds" Target="commentsIds.xml"/><Relationship Id="rId32" Type="http://schemas.microsoft.com/office/2011/relationships/people" Target="people.xml"/><Relationship Id="rId5" Type="http://schemas.openxmlformats.org/officeDocument/2006/relationships/customXml" Target="../customXml/item5.xml"/><Relationship Id="rId15" Type="http://schemas.openxmlformats.org/officeDocument/2006/relationships/header" Target="header2.xml"/><Relationship Id="rId23" Type="http://schemas.microsoft.com/office/2011/relationships/commentsExtended" Target="commentsExtended.xml"/><Relationship Id="rId28" Type="http://schemas.openxmlformats.org/officeDocument/2006/relationships/footer" Target="footer5.xml"/><Relationship Id="rId10" Type="http://schemas.openxmlformats.org/officeDocument/2006/relationships/footnotes" Target="footnotes.xml"/><Relationship Id="rId19" Type="http://schemas.openxmlformats.org/officeDocument/2006/relationships/image" Target="media/image3.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2.xml"/><Relationship Id="rId22" Type="http://schemas.openxmlformats.org/officeDocument/2006/relationships/comments" Target="comments.xml"/><Relationship Id="rId27" Type="http://schemas.openxmlformats.org/officeDocument/2006/relationships/footer" Target="footer4.xml"/><Relationship Id="rId30" Type="http://schemas.openxmlformats.org/officeDocument/2006/relationships/footer" Target="footer6.xml"/><Relationship Id="rId8" Type="http://schemas.openxmlformats.org/officeDocument/2006/relationships/settings" Target="settings.xml"/></Relationships>
</file>

<file path=word/_rels/footnotes.xml.rels><?xml version="1.0" encoding="UTF-8" standalone="yes"?>
<Relationships xmlns="http://schemas.openxmlformats.org/package/2006/relationships"><Relationship Id="rId1" Type="http://schemas.openxmlformats.org/officeDocument/2006/relationships/hyperlink" Target="https://stackexchange.com/sites?view=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go:docsCustomData xmlns:go="http://customooxmlschemas.google.com/" roundtripDataSignature="AMtx7mjqaUwqXdNxNoeynZTkdue2TedzhQ==">AMUW2mX/HNYtgznB3Qy3YKoALp+EAfh4eCvFWC7Z9XCpCIcTVqpRHgDjFe+pnsbAM2si4jDNmWqHwj3e5nDw62olTzGsm0SRjHqe2AK7dkiJcYHtBTceqkhI7vVd6ZL9jZqcnKtyQ88h</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A5F9E884AAE377468F77D389D2104A32" ma:contentTypeVersion="13" ma:contentTypeDescription="Create a new document." ma:contentTypeScope="" ma:versionID="27ff3405b9e2e70a7fe031e1e37cfa2d">
  <xsd:schema xmlns:xsd="http://www.w3.org/2001/XMLSchema" xmlns:xs="http://www.w3.org/2001/XMLSchema" xmlns:p="http://schemas.microsoft.com/office/2006/metadata/properties" xmlns:ns2="cd9432f9-fb79-4bde-881f-8c7772ec4b20" xmlns:ns3="03a67363-0174-4e84-b0b0-03441103e3b4" targetNamespace="http://schemas.microsoft.com/office/2006/metadata/properties" ma:root="true" ma:fieldsID="1409592f0387481b9ac09b14a657ed46" ns2:_="" ns3:_="">
    <xsd:import namespace="cd9432f9-fb79-4bde-881f-8c7772ec4b20"/>
    <xsd:import namespace="03a67363-0174-4e84-b0b0-03441103e3b4"/>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SearchPropertie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9432f9-fb79-4bde-881f-8c7772ec4b2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c7e7a4b-f39d-4b45-a94f-a4b0d09f27a7"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03a67363-0174-4e84-b0b0-03441103e3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091b6627-a503-4d50-a4f5-777010fc68f2}" ma:internalName="TaxCatchAll" ma:showField="CatchAllData" ma:web="03a67363-0174-4e84-b0b0-03441103e3b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cd9432f9-fb79-4bde-881f-8c7772ec4b20">
      <Terms xmlns="http://schemas.microsoft.com/office/infopath/2007/PartnerControls"/>
    </lcf76f155ced4ddcb4097134ff3c332f>
    <TaxCatchAll xmlns="03a67363-0174-4e84-b0b0-03441103e3b4" xsi:nil="true"/>
  </documentManagement>
</p:properties>
</file>

<file path=customXml/itemProps1.xml><?xml version="1.0" encoding="utf-8"?>
<ds:datastoreItem xmlns:ds="http://schemas.openxmlformats.org/officeDocument/2006/customXml" ds:itemID="{125702F5-96F2-418B-9276-DCC0F670CFF2}">
  <ds:schemaRefs>
    <ds:schemaRef ds:uri="http://schemas.openxmlformats.org/officeDocument/2006/bibliography"/>
  </ds:schemaRefs>
</ds:datastoreItem>
</file>

<file path=customXml/itemProps2.xml><?xml version="1.0" encoding="utf-8"?>
<ds:datastoreItem xmlns:ds="http://schemas.openxmlformats.org/officeDocument/2006/customXml" ds:itemID="{6763C4E7-5DE3-4A9E-AAA5-A97D818F1070}">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CFCF26B9-6B64-473F-99C9-52736985FD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9432f9-fb79-4bde-881f-8c7772ec4b20"/>
    <ds:schemaRef ds:uri="03a67363-0174-4e84-b0b0-03441103e3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6769D9BC-A07A-4819-9817-79693100A9C2}">
  <ds:schemaRefs>
    <ds:schemaRef ds:uri="http://schemas.microsoft.com/office/2006/metadata/properties"/>
    <ds:schemaRef ds:uri="http://schemas.microsoft.com/office/infopath/2007/PartnerControls"/>
    <ds:schemaRef ds:uri="cd9432f9-fb79-4bde-881f-8c7772ec4b20"/>
    <ds:schemaRef ds:uri="03a67363-0174-4e84-b0b0-03441103e3b4"/>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55</Pages>
  <Words>52458</Words>
  <Characters>299015</Characters>
  <Application>Microsoft Office Word</Application>
  <DocSecurity>0</DocSecurity>
  <Lines>2491</Lines>
  <Paragraphs>701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350772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Dylan CHEN</dc:creator>
  <cp:keywords/>
  <dc:description/>
  <cp:lastModifiedBy>Dylan CHEN</cp:lastModifiedBy>
  <cp:revision>3</cp:revision>
  <cp:lastPrinted>2026-08-27T03:20:00Z</cp:lastPrinted>
  <dcterms:created xsi:type="dcterms:W3CDTF">2026-08-29T02:02:00Z</dcterms:created>
  <dcterms:modified xsi:type="dcterms:W3CDTF">2026-08-29T06:47:00Z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0x010100A5F9E884AAE377468F77D389D2104A32</vt:lpwstr>
  </property>
  <property fmtid="{D5CDD505-2E9C-101B-9397-08002B2CF9AE}" pid="3" name="ZOTERO_PREF_1">
    <vt:lpwstr>&lt;data data-version="3" zotero-version="9.0.6"&gt;&lt;session id="m72zElp0"/&gt;&lt;style id="http://www.zotero.org/styles/dylancsl-misq" hasBibliography="1" bibliographyStyleHasBeenSet="1"/&gt;&lt;prefs&gt;&lt;pref name="fieldType" value="Field"/&gt;&lt;/prefs&gt;&lt;/data&gt;</vt:lpwstr>
  </property>
  <property fmtid="{D5CDD505-2E9C-101B-9397-08002B2CF9AE}" pid="4" name="GrammarlyDocumentId">
    <vt:lpwstr>769f0359da22d125e6184100a619a29a8d8be09beb06f34b8b5e635954fe814c</vt:lpwstr>
  </property>
  <property fmtid="{D5CDD505-2E9C-101B-9397-08002B2CF9AE}" pid="5" name="Mendeley Document_1">
    <vt:lpwstr>True</vt:lpwstr>
  </property>
  <property fmtid="{D5CDD505-2E9C-101B-9397-08002B2CF9AE}" pid="6" name="Mendeley User Name_1">
    <vt:lpwstr>xin.li.phd@gmail.com@www.mendeley.com</vt:lpwstr>
  </property>
  <property fmtid="{D5CDD505-2E9C-101B-9397-08002B2CF9AE}" pid="7" name="Mendeley Citation Style_1">
    <vt:lpwstr>http://www.zotero.org/styles/apa</vt:lpwstr>
  </property>
  <property fmtid="{D5CDD505-2E9C-101B-9397-08002B2CF9AE}" pid="8" name="Mendeley Recent Style Id 0_1">
    <vt:lpwstr>http://www.zotero.org/styles/academy-of-management-journal</vt:lpwstr>
  </property>
  <property fmtid="{D5CDD505-2E9C-101B-9397-08002B2CF9AE}" pid="9" name="Mendeley Recent Style Name 0_1">
    <vt:lpwstr>Academy of Management Journal</vt:lpwstr>
  </property>
  <property fmtid="{D5CDD505-2E9C-101B-9397-08002B2CF9AE}" pid="10" name="Mendeley Recent Style Id 1_1">
    <vt:lpwstr>http://www.zotero.org/styles/american-sociological-association</vt:lpwstr>
  </property>
  <property fmtid="{D5CDD505-2E9C-101B-9397-08002B2CF9AE}" pid="11" name="Mendeley Recent Style Name 1_1">
    <vt:lpwstr>American Sociological Association 6th/7th edition</vt:lpwstr>
  </property>
  <property fmtid="{D5CDD505-2E9C-101B-9397-08002B2CF9AE}" pid="12" name="Mendeley Recent Style Id 2_1">
    <vt:lpwstr>http://www.zotero.org/styles/ieee</vt:lpwstr>
  </property>
  <property fmtid="{D5CDD505-2E9C-101B-9397-08002B2CF9AE}" pid="13" name="Mendeley Recent Style Name 2_1">
    <vt:lpwstr>IEEE</vt:lpwstr>
  </property>
  <property fmtid="{D5CDD505-2E9C-101B-9397-08002B2CF9AE}" pid="14" name="Mendeley Recent Style Id 3_1">
    <vt:lpwstr>http://www.zotero.org/styles/informs-journal-on-computing</vt:lpwstr>
  </property>
  <property fmtid="{D5CDD505-2E9C-101B-9397-08002B2CF9AE}" pid="15" name="Mendeley Recent Style Name 3_1">
    <vt:lpwstr>INFORMS Journal on Computing</vt:lpwstr>
  </property>
  <property fmtid="{D5CDD505-2E9C-101B-9397-08002B2CF9AE}" pid="16" name="Mendeley Recent Style Id 4_1">
    <vt:lpwstr>https://csl.mendeley.com/styles/166441951/institute-for-operations-research-and-the-management-sciences-2</vt:lpwstr>
  </property>
  <property fmtid="{D5CDD505-2E9C-101B-9397-08002B2CF9AE}" pid="17" name="Mendeley Recent Style Name 4_1">
    <vt:lpwstr>INFORMS w/ doi</vt:lpwstr>
  </property>
  <property fmtid="{D5CDD505-2E9C-101B-9397-08002B2CF9AE}" pid="18" name="Mendeley Recent Style Id 5_1">
    <vt:lpwstr>http://www.zotero.org/styles/information-systems-research</vt:lpwstr>
  </property>
  <property fmtid="{D5CDD505-2E9C-101B-9397-08002B2CF9AE}" pid="19" name="Mendeley Recent Style Name 5_1">
    <vt:lpwstr>Information Systems Research</vt:lpwstr>
  </property>
  <property fmtid="{D5CDD505-2E9C-101B-9397-08002B2CF9AE}" pid="20" name="Mendeley Recent Style Id 6_1">
    <vt:lpwstr>http://www.zotero.org/styles/journal-of-marketing</vt:lpwstr>
  </property>
  <property fmtid="{D5CDD505-2E9C-101B-9397-08002B2CF9AE}" pid="21" name="Mendeley Recent Style Name 6_1">
    <vt:lpwstr>Journal of Marketing</vt:lpwstr>
  </property>
  <property fmtid="{D5CDD505-2E9C-101B-9397-08002B2CF9AE}" pid="22" name="Mendeley Recent Style Id 7_1">
    <vt:lpwstr>http://www.zotero.org/styles/journal-of-operations-management</vt:lpwstr>
  </property>
  <property fmtid="{D5CDD505-2E9C-101B-9397-08002B2CF9AE}" pid="23" name="Mendeley Recent Style Name 7_1">
    <vt:lpwstr>Journal of Operations Management</vt:lpwstr>
  </property>
  <property fmtid="{D5CDD505-2E9C-101B-9397-08002B2CF9AE}" pid="24" name="Mendeley Recent Style Id 8_1">
    <vt:lpwstr>http://www.zotero.org/styles/mis-quarterly</vt:lpwstr>
  </property>
  <property fmtid="{D5CDD505-2E9C-101B-9397-08002B2CF9AE}" pid="25" name="Mendeley Recent Style Name 8_1">
    <vt:lpwstr>MIS Quarterly</vt:lpwstr>
  </property>
  <property fmtid="{D5CDD505-2E9C-101B-9397-08002B2CF9AE}" pid="26" name="Mendeley Recent Style Id 9_1">
    <vt:lpwstr>http://www.zotero.org/styles/modern-humanities-research-association</vt:lpwstr>
  </property>
  <property fmtid="{D5CDD505-2E9C-101B-9397-08002B2CF9AE}" pid="27" name="Mendeley Recent Style Name 9_1">
    <vt:lpwstr>Modern Humanities Research Association 3rd edition (note with bibliography)</vt:lpwstr>
  </property>
</Properties>
</file>