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07B1" w14:textId="77777777" w:rsidR="00D90C83" w:rsidRPr="00522DE1" w:rsidRDefault="00D90C83" w:rsidP="00D90C83">
      <w:pPr>
        <w:spacing w:before="120" w:after="120"/>
        <w:jc w:val="center"/>
        <w:rPr>
          <w:sz w:val="28"/>
          <w:szCs w:val="28"/>
        </w:rPr>
      </w:pPr>
      <w:bookmarkStart w:id="0" w:name="_Hlk89941996"/>
      <w:r w:rsidRPr="00522DE1">
        <w:rPr>
          <w:sz w:val="28"/>
          <w:szCs w:val="28"/>
        </w:rPr>
        <w:t>Response to the Editor and Reviewer Comments</w:t>
      </w:r>
    </w:p>
    <w:p w14:paraId="1B220272" w14:textId="3600F0DA" w:rsidR="00D90C83" w:rsidRPr="00522DE1" w:rsidRDefault="00D90C83" w:rsidP="00D90C83">
      <w:pPr>
        <w:spacing w:before="120" w:after="120"/>
        <w:jc w:val="center"/>
        <w:rPr>
          <w:sz w:val="28"/>
          <w:szCs w:val="28"/>
        </w:rPr>
      </w:pPr>
      <w:r w:rsidRPr="00522DE1">
        <w:rPr>
          <w:b/>
          <w:sz w:val="28"/>
          <w:szCs w:val="28"/>
        </w:rPr>
        <w:t>2025-RA-20071</w:t>
      </w:r>
      <w:r w:rsidR="00AD2B6D" w:rsidRPr="00522DE1">
        <w:rPr>
          <w:b/>
          <w:sz w:val="28"/>
          <w:szCs w:val="28"/>
        </w:rPr>
        <w:t>.R1</w:t>
      </w:r>
    </w:p>
    <w:p w14:paraId="02C48D89" w14:textId="538FF480" w:rsidR="00D90C83" w:rsidRPr="00522DE1" w:rsidRDefault="00D90C83" w:rsidP="00D90C83">
      <w:pPr>
        <w:spacing w:before="120" w:after="120" w:line="360" w:lineRule="auto"/>
        <w:jc w:val="center"/>
        <w:rPr>
          <w:b/>
          <w:sz w:val="28"/>
          <w:szCs w:val="28"/>
        </w:rPr>
      </w:pPr>
      <w:r w:rsidRPr="00522DE1">
        <w:rPr>
          <w:b/>
          <w:sz w:val="28"/>
          <w:szCs w:val="28"/>
        </w:rPr>
        <w:t>Content, Source, and Position: The Impacts of Platform-</w:t>
      </w:r>
      <w:r w:rsidR="0053089A" w:rsidRPr="00522DE1">
        <w:rPr>
          <w:b/>
          <w:sz w:val="28"/>
          <w:szCs w:val="28"/>
        </w:rPr>
        <w:t>S</w:t>
      </w:r>
      <w:r w:rsidRPr="00522DE1">
        <w:rPr>
          <w:b/>
          <w:sz w:val="28"/>
          <w:szCs w:val="28"/>
        </w:rPr>
        <w:t>pecific Internal Generative AI on Online Q&amp;A Communities</w:t>
      </w:r>
    </w:p>
    <w:p w14:paraId="50867DD9" w14:textId="29209143" w:rsidR="00D90C83" w:rsidRPr="00522DE1" w:rsidRDefault="00D90C83" w:rsidP="003D599D">
      <w:pPr>
        <w:pStyle w:val="NormalWeb"/>
        <w:spacing w:before="120" w:after="120"/>
      </w:pPr>
      <w:r w:rsidRPr="00522DE1">
        <w:t>We deeply appreciate the opportunity for major revision and are committed to addressing all concerns with the rigor.</w:t>
      </w:r>
      <w:r w:rsidR="00441F5D" w:rsidRPr="00522DE1">
        <w:t xml:space="preserve"> </w:t>
      </w:r>
      <w:r w:rsidRPr="00522DE1">
        <w:t>Following the editors</w:t>
      </w:r>
      <w:r w:rsidR="00F41AD7" w:rsidRPr="00522DE1">
        <w:t>’</w:t>
      </w:r>
      <w:r w:rsidRPr="00522DE1">
        <w:t xml:space="preserve"> and reviewers</w:t>
      </w:r>
      <w:r w:rsidR="00F41AD7" w:rsidRPr="00522DE1">
        <w:t>’</w:t>
      </w:r>
      <w:r w:rsidRPr="00522DE1">
        <w:t xml:space="preserve"> guidance, we have fundamentally strengthened the paper in the following areas:</w:t>
      </w:r>
    </w:p>
    <w:p w14:paraId="0881D167" w14:textId="5B062C52" w:rsidR="00D321AE" w:rsidRDefault="00D86AAD" w:rsidP="00D86AAD">
      <w:pPr>
        <w:pStyle w:val="NormalWeb"/>
        <w:numPr>
          <w:ilvl w:val="0"/>
          <w:numId w:val="60"/>
        </w:numPr>
        <w:spacing w:before="120" w:after="120"/>
        <w:rPr>
          <w:ins w:id="1" w:author="Xin Li" w:date="2026-03-28T07:41:00Z" w16du:dateUtc="2026-03-27T23:41:00Z"/>
        </w:rPr>
      </w:pPr>
      <w:r w:rsidRPr="00522DE1">
        <w:t xml:space="preserve">We </w:t>
      </w:r>
      <w:r w:rsidR="00D241ED">
        <w:t xml:space="preserve">have simplified the story and </w:t>
      </w:r>
      <w:proofErr w:type="spellStart"/>
      <w:ins w:id="2" w:author="Xin Li" w:date="2026-03-28T07:41:00Z" w16du:dateUtc="2026-03-27T23:41:00Z">
        <w:r w:rsidR="00D321AE">
          <w:t>focuse</w:t>
        </w:r>
        <w:proofErr w:type="spellEnd"/>
        <w:r w:rsidR="00D321AE">
          <w:t xml:space="preserve"> on how AI answer </w:t>
        </w:r>
        <w:proofErr w:type="gramStart"/>
        <w:r w:rsidR="00D321AE">
          <w:t>compete</w:t>
        </w:r>
        <w:proofErr w:type="gramEnd"/>
        <w:r w:rsidR="00D321AE">
          <w:t xml:space="preserve"> with</w:t>
        </w:r>
      </w:ins>
      <w:ins w:id="3" w:author="Xin Li" w:date="2026-03-28T07:42:00Z" w16du:dateUtc="2026-03-27T23:42:00Z">
        <w:r w:rsidR="00D321AE">
          <w:t>,</w:t>
        </w:r>
      </w:ins>
      <w:ins w:id="4" w:author="Xin Li" w:date="2026-03-28T07:41:00Z" w16du:dateUtc="2026-03-27T23:41:00Z">
        <w:r w:rsidR="00D321AE">
          <w:t xml:space="preserve"> crowd out</w:t>
        </w:r>
      </w:ins>
      <w:ins w:id="5" w:author="Xin Li" w:date="2026-03-28T07:42:00Z" w16du:dateUtc="2026-03-27T23:42:00Z">
        <w:r w:rsidR="00D321AE">
          <w:t>, and trigger the innovation of</w:t>
        </w:r>
      </w:ins>
      <w:ins w:id="6" w:author="Xin Li" w:date="2026-03-28T07:41:00Z" w16du:dateUtc="2026-03-27T23:41:00Z">
        <w:r w:rsidR="00D321AE">
          <w:t xml:space="preserve"> human answerers. </w:t>
        </w:r>
      </w:ins>
      <w:ins w:id="7" w:author="Xin Li" w:date="2026-03-28T07:42:00Z" w16du:dateUtc="2026-03-27T23:42:00Z">
        <w:r w:rsidR="00D321AE">
          <w:t xml:space="preserve">We </w:t>
        </w:r>
        <w:proofErr w:type="spellStart"/>
        <w:r w:rsidR="00D321AE">
          <w:t>downtone</w:t>
        </w:r>
        <w:proofErr w:type="spellEnd"/>
        <w:r w:rsidR="00D321AE">
          <w:t xml:space="preserve"> the discussion on likes</w:t>
        </w:r>
      </w:ins>
      <w:ins w:id="8" w:author="Xin Li" w:date="2026-03-28T07:43:00Z" w16du:dateUtc="2026-03-27T23:43:00Z">
        <w:r w:rsidR="00D321AE">
          <w:t xml:space="preserve"> and pos</w:t>
        </w:r>
      </w:ins>
      <w:ins w:id="9" w:author="Xin Li" w:date="2026-03-28T07:44:00Z" w16du:dateUtc="2026-03-27T23:44:00Z">
        <w:r w:rsidR="00D321AE">
          <w:t xml:space="preserve">ition, </w:t>
        </w:r>
      </w:ins>
      <w:ins w:id="10" w:author="Xin Li" w:date="2026-03-28T07:43:00Z" w16du:dateUtc="2026-03-27T23:43:00Z">
        <w:r w:rsidR="00D321AE">
          <w:t xml:space="preserve">which we found </w:t>
        </w:r>
      </w:ins>
      <w:ins w:id="11" w:author="Xin Li" w:date="2026-03-28T07:44:00Z" w16du:dateUtc="2026-03-27T23:44:00Z">
        <w:r w:rsidR="00D321AE">
          <w:t xml:space="preserve">are not unique to AI. </w:t>
        </w:r>
      </w:ins>
    </w:p>
    <w:p w14:paraId="00583A85" w14:textId="420CCB8C" w:rsidR="00D86AAD" w:rsidRPr="00522DE1" w:rsidRDefault="00D241ED" w:rsidP="00D86AAD">
      <w:pPr>
        <w:pStyle w:val="NormalWeb"/>
        <w:numPr>
          <w:ilvl w:val="0"/>
          <w:numId w:val="60"/>
        </w:numPr>
        <w:spacing w:before="120" w:after="120"/>
      </w:pPr>
      <w:r>
        <w:t xml:space="preserve">built an overarching framework based on </w:t>
      </w:r>
      <w:r w:rsidR="00D86AAD" w:rsidRPr="00522DE1">
        <w:t xml:space="preserve">the xxx theory </w:t>
      </w:r>
      <w:r>
        <w:t xml:space="preserve">and </w:t>
      </w:r>
      <w:proofErr w:type="spellStart"/>
      <w:r>
        <w:t>yyy</w:t>
      </w:r>
      <w:proofErr w:type="spellEnd"/>
      <w:r>
        <w:t xml:space="preserve"> theory to direct </w:t>
      </w:r>
      <w:r w:rsidR="00D86AAD" w:rsidRPr="00522DE1">
        <w:t xml:space="preserve">the </w:t>
      </w:r>
      <w:ins w:id="12" w:author="Xin Li" w:date="2026-03-28T07:44:00Z" w16du:dateUtc="2026-03-27T23:44:00Z">
        <w:r w:rsidR="00D321AE">
          <w:t xml:space="preserve">development of the </w:t>
        </w:r>
      </w:ins>
      <w:r w:rsidR="00D86AAD" w:rsidRPr="00522DE1">
        <w:t>paper</w:t>
      </w:r>
    </w:p>
    <w:p w14:paraId="45C7466D" w14:textId="77777777" w:rsidR="00D86AAD" w:rsidRPr="00522DE1" w:rsidRDefault="00021F0B" w:rsidP="00021F0B">
      <w:pPr>
        <w:pStyle w:val="NormalWeb"/>
        <w:numPr>
          <w:ilvl w:val="0"/>
          <w:numId w:val="60"/>
        </w:numPr>
        <w:spacing w:before="120" w:after="120"/>
      </w:pPr>
      <w:r w:rsidRPr="00522DE1">
        <w:t xml:space="preserve">We have </w:t>
      </w:r>
      <w:proofErr w:type="spellStart"/>
      <w:r w:rsidRPr="00522DE1">
        <w:t>strenghtern</w:t>
      </w:r>
      <w:proofErr w:type="spellEnd"/>
      <w:r w:rsidRPr="00522DE1">
        <w:t xml:space="preserve"> the mechanism </w:t>
      </w:r>
    </w:p>
    <w:p w14:paraId="60A08774" w14:textId="330E6C4E" w:rsidR="00FF53CD" w:rsidRPr="00522DE1" w:rsidRDefault="006302D4" w:rsidP="00FF53CD">
      <w:pPr>
        <w:pStyle w:val="NormalWeb"/>
        <w:rPr>
          <w:rFonts w:eastAsiaTheme="minorEastAsia"/>
        </w:rPr>
      </w:pPr>
      <w:r w:rsidRPr="00522DE1">
        <w:t>We have also carefully addressed all additional concerns raised by the reviewers. Below, we present our detailed itemized responses to each comment. We hope the review panel finds the paper significantly improved from the previous version.</w:t>
      </w:r>
      <w:r w:rsidR="00FF53CD" w:rsidRPr="00522DE1">
        <w:t xml:space="preserve"> </w:t>
      </w:r>
    </w:p>
    <w:p w14:paraId="093008EA" w14:textId="546E1A91" w:rsidR="006302D4" w:rsidRPr="00522DE1" w:rsidRDefault="00FF53CD" w:rsidP="006302D4">
      <w:pPr>
        <w:pStyle w:val="NormalWeb"/>
      </w:pPr>
      <w:r w:rsidRPr="00522DE1">
        <w:t>To facilitate the review process, we have prepared a comprehensive Online Appendix (https://researchbox.org/5255&amp;PEER_REVIEW_passcode=UFACJZ) containing additional analyses, robustness checks, and supplementary materials that address the review panel’s comments. While the main manuscript presents our core findings and primary analyses, the Online Appendix provides complementary evidence that further supports the robustness of our results.</w:t>
      </w:r>
    </w:p>
    <w:tbl>
      <w:tblPr>
        <w:tblStyle w:val="TableGrid"/>
        <w:tblW w:w="0" w:type="auto"/>
        <w:tblLook w:val="04A0" w:firstRow="1" w:lastRow="0" w:firstColumn="1" w:lastColumn="0" w:noHBand="0" w:noVBand="1"/>
      </w:tblPr>
      <w:tblGrid>
        <w:gridCol w:w="895"/>
        <w:gridCol w:w="2700"/>
        <w:gridCol w:w="3060"/>
        <w:gridCol w:w="2695"/>
      </w:tblGrid>
      <w:tr w:rsidR="00231DD2" w:rsidRPr="00522DE1" w14:paraId="0404CE87" w14:textId="2C03B883" w:rsidTr="000B34A9">
        <w:tc>
          <w:tcPr>
            <w:tcW w:w="895" w:type="dxa"/>
          </w:tcPr>
          <w:p w14:paraId="203DA7EA" w14:textId="731A47DB" w:rsidR="00231DD2" w:rsidRPr="00522DE1" w:rsidRDefault="00231DD2" w:rsidP="00231DD2">
            <w:pPr>
              <w:pStyle w:val="NormalWeb"/>
              <w:jc w:val="center"/>
              <w:rPr>
                <w:b/>
                <w:bCs/>
              </w:rPr>
            </w:pPr>
            <w:r w:rsidRPr="00522DE1">
              <w:rPr>
                <w:b/>
                <w:bCs/>
              </w:rPr>
              <w:t>#</w:t>
            </w:r>
          </w:p>
        </w:tc>
        <w:tc>
          <w:tcPr>
            <w:tcW w:w="2700" w:type="dxa"/>
          </w:tcPr>
          <w:p w14:paraId="140D70CC" w14:textId="4061F9C7" w:rsidR="00231DD2" w:rsidRPr="00522DE1" w:rsidRDefault="00231DD2" w:rsidP="00231DD2">
            <w:pPr>
              <w:pStyle w:val="NormalWeb"/>
              <w:jc w:val="center"/>
              <w:rPr>
                <w:b/>
                <w:bCs/>
              </w:rPr>
            </w:pPr>
            <w:r w:rsidRPr="00522DE1">
              <w:rPr>
                <w:b/>
                <w:bCs/>
              </w:rPr>
              <w:t>Summary</w:t>
            </w:r>
          </w:p>
        </w:tc>
        <w:tc>
          <w:tcPr>
            <w:tcW w:w="3060" w:type="dxa"/>
          </w:tcPr>
          <w:p w14:paraId="785F8882" w14:textId="0999995D" w:rsidR="00231DD2" w:rsidRPr="00522DE1" w:rsidRDefault="00231DD2" w:rsidP="00231DD2">
            <w:pPr>
              <w:pStyle w:val="NormalWeb"/>
              <w:jc w:val="center"/>
              <w:rPr>
                <w:b/>
                <w:bCs/>
              </w:rPr>
            </w:pPr>
            <w:r w:rsidRPr="00522DE1">
              <w:rPr>
                <w:b/>
                <w:bCs/>
              </w:rPr>
              <w:t>Concerns</w:t>
            </w:r>
          </w:p>
        </w:tc>
        <w:tc>
          <w:tcPr>
            <w:tcW w:w="2695" w:type="dxa"/>
          </w:tcPr>
          <w:p w14:paraId="25CA3ADB" w14:textId="65AB99A7" w:rsidR="00231DD2" w:rsidRPr="00522DE1" w:rsidRDefault="00231DD2" w:rsidP="00231DD2">
            <w:pPr>
              <w:pStyle w:val="NormalWeb"/>
              <w:jc w:val="center"/>
              <w:rPr>
                <w:b/>
                <w:bCs/>
              </w:rPr>
            </w:pPr>
            <w:r w:rsidRPr="00522DE1">
              <w:rPr>
                <w:b/>
                <w:bCs/>
              </w:rPr>
              <w:t>To do</w:t>
            </w:r>
          </w:p>
        </w:tc>
      </w:tr>
      <w:tr w:rsidR="003D4073" w:rsidRPr="00522DE1" w:rsidDel="00406972" w14:paraId="15A5F2CE" w14:textId="6AFB008B" w:rsidTr="000B34A9">
        <w:tc>
          <w:tcPr>
            <w:tcW w:w="895" w:type="dxa"/>
          </w:tcPr>
          <w:p w14:paraId="4134CA34" w14:textId="7C2F2145" w:rsidR="003D4073" w:rsidDel="00406972" w:rsidRDefault="003D4073" w:rsidP="00DE05B8">
            <w:pPr>
              <w:pStyle w:val="NormalWeb"/>
            </w:pPr>
            <w:r w:rsidDel="00406972">
              <w:t>R2-8</w:t>
            </w:r>
          </w:p>
        </w:tc>
        <w:tc>
          <w:tcPr>
            <w:tcW w:w="2700" w:type="dxa"/>
          </w:tcPr>
          <w:p w14:paraId="213DFFEA" w14:textId="53166131" w:rsidR="003D4073" w:rsidDel="00406972" w:rsidRDefault="003D4073" w:rsidP="00DE05B8">
            <w:pPr>
              <w:pStyle w:val="NormalWeb"/>
            </w:pPr>
            <w:r w:rsidDel="00406972">
              <w:t xml:space="preserve">Clarification </w:t>
            </w:r>
          </w:p>
        </w:tc>
        <w:tc>
          <w:tcPr>
            <w:tcW w:w="3060" w:type="dxa"/>
          </w:tcPr>
          <w:p w14:paraId="628F715F" w14:textId="1C9B76F6" w:rsidR="003D4073" w:rsidDel="00406972" w:rsidRDefault="003D4073" w:rsidP="00DE05B8">
            <w:pPr>
              <w:pStyle w:val="NormalWeb"/>
              <w:spacing w:before="0" w:beforeAutospacing="0" w:after="0" w:afterAutospacing="0"/>
            </w:pPr>
          </w:p>
        </w:tc>
        <w:tc>
          <w:tcPr>
            <w:tcW w:w="2695" w:type="dxa"/>
          </w:tcPr>
          <w:p w14:paraId="33FD40A6" w14:textId="4AD8A6FB" w:rsidR="003D4073" w:rsidRPr="00522DE1" w:rsidDel="00406972" w:rsidRDefault="005E6416" w:rsidP="00DE05B8">
            <w:pPr>
              <w:pStyle w:val="NormalWeb"/>
              <w:spacing w:before="0" w:beforeAutospacing="0" w:after="0" w:afterAutospacing="0"/>
            </w:pPr>
            <w:r>
              <w:t>Done</w:t>
            </w:r>
          </w:p>
        </w:tc>
      </w:tr>
      <w:tr w:rsidR="005D4D04" w:rsidRPr="00522DE1" w14:paraId="1CBCF51B" w14:textId="77777777" w:rsidTr="000B34A9">
        <w:tc>
          <w:tcPr>
            <w:tcW w:w="895" w:type="dxa"/>
          </w:tcPr>
          <w:p w14:paraId="319F7D1D" w14:textId="77777777" w:rsidR="005D4D04" w:rsidRDefault="005D4D04" w:rsidP="00F85568">
            <w:pPr>
              <w:pStyle w:val="NormalWeb"/>
            </w:pPr>
            <w:r>
              <w:t>R2-14</w:t>
            </w:r>
          </w:p>
        </w:tc>
        <w:tc>
          <w:tcPr>
            <w:tcW w:w="2700" w:type="dxa"/>
          </w:tcPr>
          <w:p w14:paraId="4E8F89D7" w14:textId="77777777" w:rsidR="005D4D04" w:rsidRDefault="005D4D04" w:rsidP="00F85568">
            <w:pPr>
              <w:pStyle w:val="NormalWeb"/>
            </w:pPr>
            <w:r>
              <w:t>Analysis</w:t>
            </w:r>
          </w:p>
        </w:tc>
        <w:tc>
          <w:tcPr>
            <w:tcW w:w="3060" w:type="dxa"/>
          </w:tcPr>
          <w:p w14:paraId="73A7E1CE" w14:textId="77777777" w:rsidR="005D4D04" w:rsidRDefault="005D4D04" w:rsidP="00F85568">
            <w:pPr>
              <w:pStyle w:val="NormalWeb"/>
              <w:spacing w:before="0" w:beforeAutospacing="0" w:after="0" w:afterAutospacing="0"/>
            </w:pPr>
            <w:r>
              <w:t>Statistical test</w:t>
            </w:r>
          </w:p>
        </w:tc>
        <w:tc>
          <w:tcPr>
            <w:tcW w:w="2695" w:type="dxa"/>
          </w:tcPr>
          <w:p w14:paraId="0A8EA0D6" w14:textId="7567B3DD" w:rsidR="005D4D04" w:rsidRPr="00522DE1" w:rsidRDefault="00A243CD" w:rsidP="00F85568">
            <w:pPr>
              <w:pStyle w:val="NormalWeb"/>
              <w:spacing w:before="0" w:beforeAutospacing="0" w:after="0" w:afterAutospacing="0"/>
            </w:pPr>
            <w:r>
              <w:t>Done</w:t>
            </w:r>
          </w:p>
        </w:tc>
      </w:tr>
      <w:tr w:rsidR="00EB6634" w:rsidRPr="00522DE1" w14:paraId="1980A481" w14:textId="77777777" w:rsidTr="000B34A9">
        <w:tc>
          <w:tcPr>
            <w:tcW w:w="895" w:type="dxa"/>
          </w:tcPr>
          <w:p w14:paraId="580632B8" w14:textId="45A8FE72" w:rsidR="00EB6634" w:rsidRDefault="00EB6634" w:rsidP="00F85568">
            <w:pPr>
              <w:pStyle w:val="NormalWeb"/>
            </w:pPr>
            <w:r>
              <w:t>R2-17</w:t>
            </w:r>
          </w:p>
        </w:tc>
        <w:tc>
          <w:tcPr>
            <w:tcW w:w="2700" w:type="dxa"/>
          </w:tcPr>
          <w:p w14:paraId="00D49E08" w14:textId="4B5FA7C6" w:rsidR="00EB6634" w:rsidRDefault="00EB6634" w:rsidP="00F85568">
            <w:pPr>
              <w:pStyle w:val="NormalWeb"/>
            </w:pPr>
            <w:r>
              <w:t>Analysis</w:t>
            </w:r>
          </w:p>
        </w:tc>
        <w:tc>
          <w:tcPr>
            <w:tcW w:w="3060" w:type="dxa"/>
          </w:tcPr>
          <w:p w14:paraId="77BF3C92" w14:textId="14DCF095" w:rsidR="00EB6634" w:rsidRDefault="00EB6634" w:rsidP="00F85568">
            <w:pPr>
              <w:pStyle w:val="NormalWeb"/>
              <w:spacing w:before="0" w:beforeAutospacing="0" w:after="0" w:afterAutospacing="0"/>
            </w:pPr>
            <w:r>
              <w:t>Regress # to 1st</w:t>
            </w:r>
          </w:p>
        </w:tc>
        <w:tc>
          <w:tcPr>
            <w:tcW w:w="2695" w:type="dxa"/>
          </w:tcPr>
          <w:p w14:paraId="7E83988F" w14:textId="610070D3" w:rsidR="00EB6634" w:rsidRPr="00522DE1" w:rsidRDefault="004B3847" w:rsidP="00F85568">
            <w:pPr>
              <w:pStyle w:val="NormalWeb"/>
              <w:spacing w:before="0" w:beforeAutospacing="0" w:after="0" w:afterAutospacing="0"/>
            </w:pPr>
            <w:r>
              <w:t>Done</w:t>
            </w:r>
          </w:p>
        </w:tc>
      </w:tr>
      <w:tr w:rsidR="004B3847" w:rsidRPr="00522DE1" w14:paraId="7EF0CD9B" w14:textId="77777777" w:rsidTr="006644FA">
        <w:tc>
          <w:tcPr>
            <w:tcW w:w="895" w:type="dxa"/>
          </w:tcPr>
          <w:p w14:paraId="17851A88" w14:textId="6A5FCD63" w:rsidR="004B3847" w:rsidRDefault="004B3847" w:rsidP="00F85568">
            <w:pPr>
              <w:pStyle w:val="NormalWeb"/>
            </w:pPr>
            <w:r>
              <w:t>R2-21</w:t>
            </w:r>
          </w:p>
        </w:tc>
        <w:tc>
          <w:tcPr>
            <w:tcW w:w="2700" w:type="dxa"/>
          </w:tcPr>
          <w:p w14:paraId="685786BB" w14:textId="77777777" w:rsidR="004B3847" w:rsidRDefault="004B3847" w:rsidP="00F85568">
            <w:pPr>
              <w:pStyle w:val="NormalWeb"/>
            </w:pPr>
          </w:p>
        </w:tc>
        <w:tc>
          <w:tcPr>
            <w:tcW w:w="3060" w:type="dxa"/>
          </w:tcPr>
          <w:p w14:paraId="00D89E09" w14:textId="77777777" w:rsidR="004B3847" w:rsidRDefault="004B3847" w:rsidP="00F85568">
            <w:pPr>
              <w:pStyle w:val="NormalWeb"/>
              <w:spacing w:before="0" w:beforeAutospacing="0" w:after="0" w:afterAutospacing="0"/>
            </w:pPr>
          </w:p>
        </w:tc>
        <w:tc>
          <w:tcPr>
            <w:tcW w:w="2695" w:type="dxa"/>
          </w:tcPr>
          <w:p w14:paraId="11337A8A" w14:textId="77777777" w:rsidR="004B3847" w:rsidRDefault="004B3847" w:rsidP="00F85568">
            <w:pPr>
              <w:pStyle w:val="NormalWeb"/>
              <w:spacing w:before="0" w:beforeAutospacing="0" w:after="0" w:afterAutospacing="0"/>
            </w:pPr>
          </w:p>
        </w:tc>
      </w:tr>
      <w:tr w:rsidR="004B3847" w:rsidRPr="00522DE1" w14:paraId="16603B3A" w14:textId="77777777" w:rsidTr="006644FA">
        <w:tc>
          <w:tcPr>
            <w:tcW w:w="895" w:type="dxa"/>
          </w:tcPr>
          <w:p w14:paraId="7EBF7479" w14:textId="0CAC8165" w:rsidR="004B3847" w:rsidRDefault="004B3847" w:rsidP="00F85568">
            <w:pPr>
              <w:pStyle w:val="NormalWeb"/>
            </w:pPr>
            <w:r>
              <w:t>R2-22</w:t>
            </w:r>
          </w:p>
        </w:tc>
        <w:tc>
          <w:tcPr>
            <w:tcW w:w="2700" w:type="dxa"/>
          </w:tcPr>
          <w:p w14:paraId="11E43408" w14:textId="77777777" w:rsidR="004B3847" w:rsidRDefault="004B3847" w:rsidP="00F85568">
            <w:pPr>
              <w:pStyle w:val="NormalWeb"/>
            </w:pPr>
          </w:p>
        </w:tc>
        <w:tc>
          <w:tcPr>
            <w:tcW w:w="3060" w:type="dxa"/>
          </w:tcPr>
          <w:p w14:paraId="7AACC3EF" w14:textId="77777777" w:rsidR="004B3847" w:rsidRDefault="004B3847" w:rsidP="00F85568">
            <w:pPr>
              <w:pStyle w:val="NormalWeb"/>
              <w:spacing w:before="0" w:beforeAutospacing="0" w:after="0" w:afterAutospacing="0"/>
            </w:pPr>
          </w:p>
        </w:tc>
        <w:tc>
          <w:tcPr>
            <w:tcW w:w="2695" w:type="dxa"/>
          </w:tcPr>
          <w:p w14:paraId="50E5AE65" w14:textId="7DED37C3" w:rsidR="004B3847" w:rsidRDefault="004B3847" w:rsidP="00F85568">
            <w:pPr>
              <w:pStyle w:val="NormalWeb"/>
              <w:spacing w:before="0" w:beforeAutospacing="0" w:after="0" w:afterAutospacing="0"/>
            </w:pPr>
            <w:r>
              <w:t>Done</w:t>
            </w:r>
          </w:p>
        </w:tc>
      </w:tr>
      <w:tr w:rsidR="004B3847" w:rsidRPr="00522DE1" w14:paraId="26CDE005" w14:textId="77777777" w:rsidTr="006644FA">
        <w:tc>
          <w:tcPr>
            <w:tcW w:w="895" w:type="dxa"/>
          </w:tcPr>
          <w:p w14:paraId="5D91F08E" w14:textId="245315D3" w:rsidR="004B3847" w:rsidRDefault="004B3847" w:rsidP="00F85568">
            <w:pPr>
              <w:pStyle w:val="NormalWeb"/>
            </w:pPr>
            <w:r>
              <w:t>R2-23</w:t>
            </w:r>
          </w:p>
        </w:tc>
        <w:tc>
          <w:tcPr>
            <w:tcW w:w="2700" w:type="dxa"/>
          </w:tcPr>
          <w:p w14:paraId="42C6594B" w14:textId="77777777" w:rsidR="004B3847" w:rsidRDefault="004B3847" w:rsidP="00F85568">
            <w:pPr>
              <w:pStyle w:val="NormalWeb"/>
            </w:pPr>
          </w:p>
        </w:tc>
        <w:tc>
          <w:tcPr>
            <w:tcW w:w="3060" w:type="dxa"/>
          </w:tcPr>
          <w:p w14:paraId="4E5C66B1" w14:textId="77777777" w:rsidR="004B3847" w:rsidRDefault="004B3847" w:rsidP="00F85568">
            <w:pPr>
              <w:pStyle w:val="NormalWeb"/>
              <w:spacing w:before="0" w:beforeAutospacing="0" w:after="0" w:afterAutospacing="0"/>
            </w:pPr>
          </w:p>
        </w:tc>
        <w:tc>
          <w:tcPr>
            <w:tcW w:w="2695" w:type="dxa"/>
          </w:tcPr>
          <w:p w14:paraId="49DC62FA" w14:textId="52E9C2EC" w:rsidR="004B3847" w:rsidRDefault="000B7F20" w:rsidP="00F85568">
            <w:pPr>
              <w:pStyle w:val="NormalWeb"/>
              <w:spacing w:before="0" w:beforeAutospacing="0" w:after="0" w:afterAutospacing="0"/>
            </w:pPr>
            <w:r>
              <w:t>Done</w:t>
            </w:r>
          </w:p>
        </w:tc>
      </w:tr>
      <w:tr w:rsidR="004B3847" w:rsidRPr="00522DE1" w14:paraId="71FFE84C" w14:textId="77777777" w:rsidTr="006644FA">
        <w:tc>
          <w:tcPr>
            <w:tcW w:w="895" w:type="dxa"/>
          </w:tcPr>
          <w:p w14:paraId="3A159528" w14:textId="71614755" w:rsidR="004B3847" w:rsidRDefault="004B3847" w:rsidP="00F85568">
            <w:pPr>
              <w:pStyle w:val="NormalWeb"/>
            </w:pPr>
            <w:r>
              <w:t>R2-24</w:t>
            </w:r>
          </w:p>
        </w:tc>
        <w:tc>
          <w:tcPr>
            <w:tcW w:w="2700" w:type="dxa"/>
          </w:tcPr>
          <w:p w14:paraId="6907EFB4" w14:textId="77777777" w:rsidR="004B3847" w:rsidRDefault="004B3847" w:rsidP="00F85568">
            <w:pPr>
              <w:pStyle w:val="NormalWeb"/>
            </w:pPr>
          </w:p>
        </w:tc>
        <w:tc>
          <w:tcPr>
            <w:tcW w:w="3060" w:type="dxa"/>
          </w:tcPr>
          <w:p w14:paraId="7083B3DD" w14:textId="77777777" w:rsidR="004B3847" w:rsidRDefault="004B3847" w:rsidP="00F85568">
            <w:pPr>
              <w:pStyle w:val="NormalWeb"/>
              <w:spacing w:before="0" w:beforeAutospacing="0" w:after="0" w:afterAutospacing="0"/>
            </w:pPr>
          </w:p>
        </w:tc>
        <w:tc>
          <w:tcPr>
            <w:tcW w:w="2695" w:type="dxa"/>
          </w:tcPr>
          <w:p w14:paraId="07981F92" w14:textId="0CA6CF06" w:rsidR="004B3847" w:rsidRDefault="00715613" w:rsidP="00F85568">
            <w:pPr>
              <w:pStyle w:val="NormalWeb"/>
              <w:spacing w:before="0" w:beforeAutospacing="0" w:after="0" w:afterAutospacing="0"/>
            </w:pPr>
            <w:r>
              <w:t>Done</w:t>
            </w:r>
          </w:p>
        </w:tc>
      </w:tr>
      <w:tr w:rsidR="0043348F" w:rsidRPr="00522DE1" w:rsidDel="00406972" w14:paraId="5EE310F7" w14:textId="77777777" w:rsidTr="00ED2E59">
        <w:tc>
          <w:tcPr>
            <w:tcW w:w="895" w:type="dxa"/>
          </w:tcPr>
          <w:p w14:paraId="45B76467" w14:textId="77777777" w:rsidR="0043348F" w:rsidDel="00406972" w:rsidRDefault="0043348F" w:rsidP="00ED2E59">
            <w:pPr>
              <w:pStyle w:val="NormalWeb"/>
            </w:pPr>
            <w:r w:rsidDel="00406972">
              <w:t>R3-9</w:t>
            </w:r>
          </w:p>
        </w:tc>
        <w:tc>
          <w:tcPr>
            <w:tcW w:w="2700" w:type="dxa"/>
          </w:tcPr>
          <w:p w14:paraId="2793AA39" w14:textId="77777777" w:rsidR="0043348F" w:rsidDel="00406972" w:rsidRDefault="0043348F" w:rsidP="00ED2E59">
            <w:pPr>
              <w:pStyle w:val="NormalWeb"/>
            </w:pPr>
            <w:r w:rsidDel="00406972">
              <w:t>Correct</w:t>
            </w:r>
          </w:p>
        </w:tc>
        <w:tc>
          <w:tcPr>
            <w:tcW w:w="3060" w:type="dxa"/>
          </w:tcPr>
          <w:p w14:paraId="66F60846" w14:textId="77777777" w:rsidR="0043348F" w:rsidDel="00406972" w:rsidRDefault="0043348F" w:rsidP="00ED2E59">
            <w:pPr>
              <w:pStyle w:val="NormalWeb"/>
              <w:spacing w:before="0" w:beforeAutospacing="0" w:after="0" w:afterAutospacing="0"/>
            </w:pPr>
          </w:p>
        </w:tc>
        <w:tc>
          <w:tcPr>
            <w:tcW w:w="2695" w:type="dxa"/>
          </w:tcPr>
          <w:p w14:paraId="07A84EC8" w14:textId="77777777" w:rsidR="0043348F" w:rsidRPr="00522DE1" w:rsidDel="00406972" w:rsidRDefault="0043348F" w:rsidP="00ED2E59">
            <w:pPr>
              <w:pStyle w:val="NormalWeb"/>
              <w:spacing w:before="0" w:beforeAutospacing="0" w:after="0" w:afterAutospacing="0"/>
            </w:pPr>
            <w:r w:rsidDel="00406972">
              <w:rPr>
                <w:rFonts w:hint="eastAsia"/>
              </w:rPr>
              <w:t>Done</w:t>
            </w:r>
          </w:p>
        </w:tc>
      </w:tr>
      <w:tr w:rsidR="00611517" w:rsidRPr="00522DE1" w14:paraId="14E2779A" w14:textId="77777777" w:rsidTr="000B34A9">
        <w:tc>
          <w:tcPr>
            <w:tcW w:w="895" w:type="dxa"/>
          </w:tcPr>
          <w:p w14:paraId="77B9117F" w14:textId="089CADB0" w:rsidR="00611517" w:rsidRDefault="00611517" w:rsidP="00F85568">
            <w:pPr>
              <w:pStyle w:val="NormalWeb"/>
            </w:pPr>
            <w:r>
              <w:t>R3-10</w:t>
            </w:r>
          </w:p>
        </w:tc>
        <w:tc>
          <w:tcPr>
            <w:tcW w:w="2700" w:type="dxa"/>
          </w:tcPr>
          <w:p w14:paraId="11E13B09" w14:textId="1F9C0959" w:rsidR="00611517" w:rsidRDefault="00611517" w:rsidP="00F85568">
            <w:pPr>
              <w:pStyle w:val="NormalWeb"/>
            </w:pPr>
            <w:r>
              <w:t>Analysis</w:t>
            </w:r>
          </w:p>
        </w:tc>
        <w:tc>
          <w:tcPr>
            <w:tcW w:w="3060" w:type="dxa"/>
          </w:tcPr>
          <w:p w14:paraId="08A29287" w14:textId="77777777" w:rsidR="00611517" w:rsidRDefault="00611517" w:rsidP="00F85568">
            <w:pPr>
              <w:pStyle w:val="NormalWeb"/>
              <w:spacing w:before="0" w:beforeAutospacing="0" w:after="0" w:afterAutospacing="0"/>
            </w:pPr>
          </w:p>
        </w:tc>
        <w:tc>
          <w:tcPr>
            <w:tcW w:w="2695" w:type="dxa"/>
          </w:tcPr>
          <w:p w14:paraId="5FDBF8BE" w14:textId="3253CA10" w:rsidR="00611517" w:rsidRPr="00522DE1" w:rsidRDefault="0043348F" w:rsidP="00F85568">
            <w:pPr>
              <w:pStyle w:val="NormalWeb"/>
              <w:spacing w:before="0" w:beforeAutospacing="0" w:after="0" w:afterAutospacing="0"/>
            </w:pPr>
            <w:del w:id="13" w:author="Xin Li" w:date="2026-03-28T09:19:00Z" w16du:dateUtc="2026-03-28T01:19:00Z">
              <w:r w:rsidDel="00DA1CD8">
                <w:delText>Done</w:delText>
              </w:r>
            </w:del>
            <w:ins w:id="14" w:author="Xin Li" w:date="2026-03-28T09:20:00Z" w16du:dateUtc="2026-03-28T01:20:00Z">
              <w:r w:rsidR="00DA1CD8">
                <w:t>[Check my comments]</w:t>
              </w:r>
            </w:ins>
          </w:p>
        </w:tc>
      </w:tr>
      <w:tr w:rsidR="0043348F" w:rsidRPr="00522DE1" w14:paraId="38AE58D2" w14:textId="77777777" w:rsidTr="00FF56D0">
        <w:tc>
          <w:tcPr>
            <w:tcW w:w="895" w:type="dxa"/>
          </w:tcPr>
          <w:p w14:paraId="77C99F32" w14:textId="77777777" w:rsidR="0043348F" w:rsidRDefault="0043348F" w:rsidP="00FF56D0">
            <w:pPr>
              <w:pStyle w:val="NormalWeb"/>
            </w:pPr>
            <w:r>
              <w:t>R3-11</w:t>
            </w:r>
          </w:p>
        </w:tc>
        <w:tc>
          <w:tcPr>
            <w:tcW w:w="2700" w:type="dxa"/>
          </w:tcPr>
          <w:p w14:paraId="0CED3681" w14:textId="77777777" w:rsidR="0043348F" w:rsidRDefault="0043348F" w:rsidP="00FF56D0">
            <w:pPr>
              <w:pStyle w:val="NormalWeb"/>
            </w:pPr>
            <w:proofErr w:type="spellStart"/>
            <w:r>
              <w:t>Clarficatin</w:t>
            </w:r>
            <w:proofErr w:type="spellEnd"/>
          </w:p>
        </w:tc>
        <w:tc>
          <w:tcPr>
            <w:tcW w:w="3060" w:type="dxa"/>
          </w:tcPr>
          <w:p w14:paraId="0350B7BA" w14:textId="77777777" w:rsidR="0043348F" w:rsidRDefault="0043348F" w:rsidP="00FF56D0">
            <w:pPr>
              <w:pStyle w:val="NormalWeb"/>
              <w:spacing w:before="0" w:beforeAutospacing="0" w:after="0" w:afterAutospacing="0"/>
            </w:pPr>
          </w:p>
        </w:tc>
        <w:tc>
          <w:tcPr>
            <w:tcW w:w="2695" w:type="dxa"/>
          </w:tcPr>
          <w:p w14:paraId="4AA50B46" w14:textId="77777777" w:rsidR="0043348F" w:rsidRPr="00522DE1" w:rsidRDefault="0043348F" w:rsidP="00FF56D0">
            <w:pPr>
              <w:pStyle w:val="NormalWeb"/>
              <w:spacing w:before="0" w:beforeAutospacing="0" w:after="0" w:afterAutospacing="0"/>
            </w:pPr>
            <w:r>
              <w:t>Done</w:t>
            </w:r>
          </w:p>
        </w:tc>
      </w:tr>
      <w:tr w:rsidR="00940068" w:rsidRPr="00522DE1" w14:paraId="4FA95FEE" w14:textId="77777777" w:rsidTr="000B34A9">
        <w:tc>
          <w:tcPr>
            <w:tcW w:w="895" w:type="dxa"/>
          </w:tcPr>
          <w:p w14:paraId="462C17D7" w14:textId="77777777" w:rsidR="00940068" w:rsidRPr="00522DE1" w:rsidRDefault="00940068" w:rsidP="00940068">
            <w:pPr>
              <w:pStyle w:val="NormalWeb"/>
            </w:pPr>
            <w:r w:rsidRPr="00522DE1">
              <w:t>SE-3; R1-5</w:t>
            </w:r>
          </w:p>
        </w:tc>
        <w:tc>
          <w:tcPr>
            <w:tcW w:w="2700" w:type="dxa"/>
          </w:tcPr>
          <w:p w14:paraId="249B6F92" w14:textId="77777777" w:rsidR="00940068" w:rsidRPr="00522DE1" w:rsidRDefault="00940068" w:rsidP="00940068">
            <w:pPr>
              <w:pStyle w:val="NormalWeb"/>
            </w:pPr>
            <w:r w:rsidRPr="00522DE1">
              <w:t>Difference from Su 2023</w:t>
            </w:r>
          </w:p>
        </w:tc>
        <w:tc>
          <w:tcPr>
            <w:tcW w:w="3060" w:type="dxa"/>
          </w:tcPr>
          <w:p w14:paraId="7A14040F" w14:textId="1AB7F37A" w:rsidR="00940068" w:rsidRPr="00522DE1" w:rsidRDefault="00940068" w:rsidP="00940068">
            <w:pPr>
              <w:pStyle w:val="NormalWeb"/>
            </w:pPr>
          </w:p>
        </w:tc>
        <w:tc>
          <w:tcPr>
            <w:tcW w:w="2695" w:type="dxa"/>
          </w:tcPr>
          <w:p w14:paraId="6CECB359" w14:textId="1E043E01" w:rsidR="00940068" w:rsidRPr="00522DE1" w:rsidRDefault="00940068" w:rsidP="00940068">
            <w:pPr>
              <w:pStyle w:val="NormalWeb"/>
            </w:pPr>
          </w:p>
        </w:tc>
      </w:tr>
      <w:tr w:rsidR="00715613" w:rsidRPr="00522DE1" w14:paraId="51EAC6B9" w14:textId="77777777" w:rsidTr="000B34A9">
        <w:trPr>
          <w:trHeight w:val="1430"/>
        </w:trPr>
        <w:tc>
          <w:tcPr>
            <w:tcW w:w="895" w:type="dxa"/>
          </w:tcPr>
          <w:p w14:paraId="405D9CBF" w14:textId="77777777" w:rsidR="00715613" w:rsidRPr="00522DE1" w:rsidRDefault="00715613" w:rsidP="001817B3">
            <w:pPr>
              <w:pStyle w:val="NormalWeb"/>
            </w:pPr>
            <w:r w:rsidRPr="00522DE1">
              <w:lastRenderedPageBreak/>
              <w:t>SE-5</w:t>
            </w:r>
          </w:p>
        </w:tc>
        <w:tc>
          <w:tcPr>
            <w:tcW w:w="2700" w:type="dxa"/>
          </w:tcPr>
          <w:p w14:paraId="62532201" w14:textId="77777777" w:rsidR="00715613" w:rsidRPr="00522DE1" w:rsidRDefault="00715613" w:rsidP="001817B3">
            <w:pPr>
              <w:pStyle w:val="NormalWeb"/>
            </w:pPr>
            <w:r w:rsidRPr="00522DE1">
              <w:t>Three-path</w:t>
            </w:r>
          </w:p>
        </w:tc>
        <w:tc>
          <w:tcPr>
            <w:tcW w:w="3060" w:type="dxa"/>
          </w:tcPr>
          <w:p w14:paraId="2A4C594E" w14:textId="77777777" w:rsidR="00715613" w:rsidRPr="000B34A9" w:rsidRDefault="00715613" w:rsidP="001817B3">
            <w:pPr>
              <w:pStyle w:val="NormalWeb"/>
              <w:numPr>
                <w:ilvl w:val="0"/>
                <w:numId w:val="61"/>
              </w:numPr>
              <w:rPr>
                <w:strike/>
              </w:rPr>
            </w:pPr>
            <w:r w:rsidRPr="000B34A9">
              <w:rPr>
                <w:strike/>
              </w:rPr>
              <w:t xml:space="preserve">Incentive: IGAI alter value of human and expected reward </w:t>
            </w:r>
          </w:p>
          <w:p w14:paraId="4E0AD01D" w14:textId="77777777" w:rsidR="00715613" w:rsidRPr="001817B3" w:rsidRDefault="00715613" w:rsidP="001817B3">
            <w:pPr>
              <w:pStyle w:val="NormalWeb"/>
              <w:numPr>
                <w:ilvl w:val="0"/>
                <w:numId w:val="61"/>
              </w:numPr>
              <w:rPr>
                <w:strike/>
              </w:rPr>
            </w:pPr>
            <w:r w:rsidRPr="001817B3">
              <w:rPr>
                <w:strike/>
              </w:rPr>
              <w:t>Authority: Evidence AI is higher authority</w:t>
            </w:r>
          </w:p>
          <w:p w14:paraId="0FDECD04" w14:textId="77777777" w:rsidR="00715613" w:rsidRPr="00522DE1" w:rsidRDefault="00715613" w:rsidP="001817B3">
            <w:pPr>
              <w:pStyle w:val="NormalWeb"/>
              <w:numPr>
                <w:ilvl w:val="0"/>
                <w:numId w:val="61"/>
              </w:numPr>
            </w:pPr>
            <w:r w:rsidRPr="00522DE1">
              <w:t>Competition between human and AI</w:t>
            </w:r>
          </w:p>
        </w:tc>
        <w:tc>
          <w:tcPr>
            <w:tcW w:w="2695" w:type="dxa"/>
          </w:tcPr>
          <w:p w14:paraId="716BDC2E" w14:textId="77777777" w:rsidR="00715613" w:rsidRPr="00522DE1" w:rsidRDefault="00715613" w:rsidP="001817B3">
            <w:pPr>
              <w:pStyle w:val="NormalWeb"/>
            </w:pPr>
          </w:p>
        </w:tc>
      </w:tr>
      <w:tr w:rsidR="00940068" w:rsidRPr="00522DE1" w14:paraId="3F72342D" w14:textId="5A409F0D" w:rsidTr="000B34A9">
        <w:tc>
          <w:tcPr>
            <w:tcW w:w="895" w:type="dxa"/>
          </w:tcPr>
          <w:p w14:paraId="4773C8B7" w14:textId="777DBAAF" w:rsidR="00940068" w:rsidRPr="00522DE1" w:rsidRDefault="00940068" w:rsidP="00940068">
            <w:pPr>
              <w:pStyle w:val="NormalWeb"/>
            </w:pPr>
            <w:r w:rsidRPr="00522DE1">
              <w:t>SE-1; R1-7</w:t>
            </w:r>
            <w:r>
              <w:t>; R2-1; R2-2; R3-7</w:t>
            </w:r>
          </w:p>
        </w:tc>
        <w:tc>
          <w:tcPr>
            <w:tcW w:w="2700" w:type="dxa"/>
          </w:tcPr>
          <w:p w14:paraId="212263FC" w14:textId="60765EF4" w:rsidR="00940068" w:rsidRPr="00522DE1" w:rsidRDefault="00940068" w:rsidP="00940068">
            <w:pPr>
              <w:pStyle w:val="NormalWeb"/>
            </w:pPr>
            <w:proofErr w:type="spellStart"/>
            <w:r w:rsidRPr="00522DE1">
              <w:t>Over arching</w:t>
            </w:r>
            <w:proofErr w:type="spellEnd"/>
            <w:r w:rsidRPr="00522DE1">
              <w:t xml:space="preserve"> theory</w:t>
            </w:r>
          </w:p>
        </w:tc>
        <w:tc>
          <w:tcPr>
            <w:tcW w:w="3060" w:type="dxa"/>
          </w:tcPr>
          <w:p w14:paraId="3FE7ECBF" w14:textId="6FE1E781" w:rsidR="00940068" w:rsidRPr="00522DE1" w:rsidRDefault="00DA16A7" w:rsidP="00940068">
            <w:pPr>
              <w:pStyle w:val="NormalWeb"/>
            </w:pPr>
            <w:r>
              <w:t>R</w:t>
            </w:r>
            <w:r w:rsidR="00940068" w:rsidRPr="00522DE1">
              <w:t>1: dual process theory not OK</w:t>
            </w:r>
          </w:p>
        </w:tc>
        <w:tc>
          <w:tcPr>
            <w:tcW w:w="2695" w:type="dxa"/>
          </w:tcPr>
          <w:p w14:paraId="7C22981A" w14:textId="2C9C0310" w:rsidR="00940068" w:rsidRPr="00522DE1" w:rsidRDefault="00940068" w:rsidP="00940068">
            <w:pPr>
              <w:pStyle w:val="NormalWeb"/>
            </w:pPr>
            <w:r w:rsidRPr="00522DE1">
              <w:t xml:space="preserve"> </w:t>
            </w:r>
          </w:p>
        </w:tc>
      </w:tr>
      <w:tr w:rsidR="00940068" w:rsidRPr="00522DE1" w14:paraId="359F32E5" w14:textId="56320A3D" w:rsidTr="000B34A9">
        <w:tc>
          <w:tcPr>
            <w:tcW w:w="895" w:type="dxa"/>
          </w:tcPr>
          <w:p w14:paraId="1B48858E" w14:textId="3F44AB0E" w:rsidR="00940068" w:rsidRPr="00522DE1" w:rsidRDefault="00940068" w:rsidP="00940068">
            <w:pPr>
              <w:pStyle w:val="NormalWeb"/>
            </w:pPr>
            <w:r w:rsidRPr="00522DE1">
              <w:t>SE-2; AE-2</w:t>
            </w:r>
            <w:r>
              <w:t xml:space="preserve">; R1-12; R2-3; R2-15; R3-1 </w:t>
            </w:r>
          </w:p>
        </w:tc>
        <w:tc>
          <w:tcPr>
            <w:tcW w:w="2700" w:type="dxa"/>
          </w:tcPr>
          <w:p w14:paraId="403775ED" w14:textId="61F7F398" w:rsidR="00940068" w:rsidRPr="00522DE1" w:rsidRDefault="00940068" w:rsidP="00940068">
            <w:pPr>
              <w:pStyle w:val="NormalWeb"/>
            </w:pPr>
            <w:r w:rsidRPr="00522DE1">
              <w:t>Content Effect</w:t>
            </w:r>
          </w:p>
        </w:tc>
        <w:tc>
          <w:tcPr>
            <w:tcW w:w="3060" w:type="dxa"/>
          </w:tcPr>
          <w:p w14:paraId="5EB5C06D" w14:textId="6164AF17" w:rsidR="00940068" w:rsidRPr="00522DE1" w:rsidRDefault="00940068" w:rsidP="00940068">
            <w:pPr>
              <w:pStyle w:val="NormalWeb"/>
              <w:spacing w:before="0" w:beforeAutospacing="0" w:after="0" w:afterAutospacing="0"/>
            </w:pPr>
            <w:r w:rsidRPr="00522DE1">
              <w:t>R1:</w:t>
            </w:r>
            <w:r>
              <w:t xml:space="preserve"> What is length</w:t>
            </w:r>
          </w:p>
          <w:p w14:paraId="23C44B05" w14:textId="253390E0" w:rsidR="00940068" w:rsidRDefault="00940068" w:rsidP="00940068">
            <w:pPr>
              <w:pStyle w:val="NormalWeb"/>
              <w:spacing w:before="0" w:beforeAutospacing="0" w:after="0" w:afterAutospacing="0"/>
            </w:pPr>
            <w:r w:rsidRPr="00522DE1">
              <w:t>R2:</w:t>
            </w:r>
            <w:r>
              <w:t>AI is worse than human</w:t>
            </w:r>
          </w:p>
          <w:p w14:paraId="663FEB0E" w14:textId="1A82DFB4" w:rsidR="00940068" w:rsidRPr="00522DE1" w:rsidRDefault="00940068" w:rsidP="00940068">
            <w:pPr>
              <w:pStyle w:val="NormalWeb"/>
              <w:spacing w:before="0" w:beforeAutospacing="0" w:after="0" w:afterAutospacing="0"/>
            </w:pPr>
            <w:r>
              <w:t>R2: AI is not higher quality</w:t>
            </w:r>
          </w:p>
          <w:p w14:paraId="79B58D36" w14:textId="3085D94E" w:rsidR="00940068" w:rsidRPr="00522DE1" w:rsidRDefault="00940068" w:rsidP="00940068">
            <w:pPr>
              <w:pStyle w:val="NormalWeb"/>
              <w:spacing w:before="0" w:beforeAutospacing="0" w:after="0" w:afterAutospacing="0"/>
            </w:pPr>
            <w:r w:rsidRPr="00522DE1">
              <w:t>R3:</w:t>
            </w:r>
            <w:r>
              <w:rPr>
                <w:rFonts w:hint="eastAsia"/>
              </w:rPr>
              <w:t xml:space="preserve"> </w:t>
            </w:r>
            <w:r>
              <w:t>length is not quality</w:t>
            </w:r>
          </w:p>
          <w:p w14:paraId="48385EF2" w14:textId="02BB9BA5" w:rsidR="00940068" w:rsidRPr="00522DE1" w:rsidRDefault="00940068" w:rsidP="00940068">
            <w:pPr>
              <w:pStyle w:val="NormalWeb"/>
              <w:spacing w:before="0" w:beforeAutospacing="0" w:after="0" w:afterAutospacing="0"/>
            </w:pPr>
            <w:r w:rsidRPr="00522DE1">
              <w:t>AE: show AI has higher quality</w:t>
            </w:r>
          </w:p>
        </w:tc>
        <w:tc>
          <w:tcPr>
            <w:tcW w:w="2695" w:type="dxa"/>
          </w:tcPr>
          <w:p w14:paraId="11E639DD" w14:textId="77777777" w:rsidR="00940068" w:rsidRDefault="00940068" w:rsidP="00940068">
            <w:pPr>
              <w:pStyle w:val="NormalWeb"/>
              <w:spacing w:before="0" w:beforeAutospacing="0" w:after="0" w:afterAutospacing="0"/>
            </w:pPr>
          </w:p>
          <w:p w14:paraId="177A4C0D" w14:textId="47817A8F" w:rsidR="00940068" w:rsidRDefault="00940068" w:rsidP="00D241ED">
            <w:pPr>
              <w:pStyle w:val="NormalWeb"/>
              <w:spacing w:before="0" w:beforeAutospacing="0" w:after="0" w:afterAutospacing="0"/>
            </w:pPr>
            <w:r>
              <w:t>Better than some</w:t>
            </w:r>
          </w:p>
          <w:p w14:paraId="58BFBC79" w14:textId="77777777" w:rsidR="00940068" w:rsidRPr="00522DE1" w:rsidRDefault="00940068" w:rsidP="00940068">
            <w:pPr>
              <w:pStyle w:val="NormalWeb"/>
            </w:pPr>
          </w:p>
        </w:tc>
      </w:tr>
      <w:tr w:rsidR="00940068" w:rsidRPr="00522DE1" w14:paraId="4D38D8BF" w14:textId="4EAE4087" w:rsidTr="000B34A9">
        <w:tc>
          <w:tcPr>
            <w:tcW w:w="895" w:type="dxa"/>
          </w:tcPr>
          <w:p w14:paraId="377051E2" w14:textId="41BCC846" w:rsidR="00940068" w:rsidRPr="00522DE1" w:rsidRDefault="00940068" w:rsidP="00940068">
            <w:pPr>
              <w:pStyle w:val="NormalWeb"/>
            </w:pPr>
            <w:r w:rsidRPr="00522DE1">
              <w:t>SE-2; AE-3</w:t>
            </w:r>
            <w:r>
              <w:t>; R1-13; R17; R3-2</w:t>
            </w:r>
          </w:p>
        </w:tc>
        <w:tc>
          <w:tcPr>
            <w:tcW w:w="2700" w:type="dxa"/>
          </w:tcPr>
          <w:p w14:paraId="5226073A" w14:textId="6C54E8F0" w:rsidR="00940068" w:rsidRPr="00522DE1" w:rsidRDefault="00940068" w:rsidP="00940068">
            <w:pPr>
              <w:pStyle w:val="NormalWeb"/>
            </w:pPr>
            <w:r w:rsidRPr="00522DE1">
              <w:t>Position Effect</w:t>
            </w:r>
          </w:p>
        </w:tc>
        <w:tc>
          <w:tcPr>
            <w:tcW w:w="3060" w:type="dxa"/>
          </w:tcPr>
          <w:p w14:paraId="340B119D" w14:textId="799D1C58" w:rsidR="00940068" w:rsidRDefault="00940068" w:rsidP="00940068">
            <w:pPr>
              <w:pStyle w:val="NormalWeb"/>
              <w:spacing w:before="0" w:beforeAutospacing="0" w:after="0" w:afterAutospacing="0"/>
              <w:rPr>
                <w:vertAlign w:val="superscript"/>
              </w:rPr>
            </w:pPr>
            <w:r>
              <w:t>R1: Why care about absolute 1</w:t>
            </w:r>
            <w:r w:rsidRPr="00D241ED">
              <w:rPr>
                <w:vertAlign w:val="superscript"/>
              </w:rPr>
              <w:t>st</w:t>
            </w:r>
          </w:p>
          <w:p w14:paraId="1FB4E128" w14:textId="77777777" w:rsidR="00940068" w:rsidRDefault="00940068" w:rsidP="00940068">
            <w:pPr>
              <w:pStyle w:val="NormalWeb"/>
              <w:spacing w:before="0" w:beforeAutospacing="0" w:after="0" w:afterAutospacing="0"/>
            </w:pPr>
            <w:r>
              <w:t xml:space="preserve">R2: effect neglectable </w:t>
            </w:r>
          </w:p>
          <w:p w14:paraId="0A9EC770" w14:textId="77777777" w:rsidR="00940068" w:rsidRDefault="00940068" w:rsidP="00940068">
            <w:pPr>
              <w:pStyle w:val="NormalWeb"/>
              <w:spacing w:before="0" w:beforeAutospacing="0" w:after="0" w:afterAutospacing="0"/>
            </w:pPr>
            <w:r>
              <w:t>R2: regress # with high_1</w:t>
            </w:r>
            <w:r w:rsidRPr="00D241ED">
              <w:rPr>
                <w:vertAlign w:val="superscript"/>
              </w:rPr>
              <w:t>st</w:t>
            </w:r>
          </w:p>
          <w:p w14:paraId="6B022B02" w14:textId="29D0D001" w:rsidR="00940068" w:rsidRPr="00522DE1" w:rsidRDefault="00940068" w:rsidP="00D241ED">
            <w:pPr>
              <w:pStyle w:val="NormalWeb"/>
              <w:spacing w:before="0" w:beforeAutospacing="0" w:after="0" w:afterAutospacing="0"/>
            </w:pPr>
            <w:r>
              <w:t>R3: why 1</w:t>
            </w:r>
            <w:r w:rsidRPr="00D241ED">
              <w:rPr>
                <w:vertAlign w:val="superscript"/>
              </w:rPr>
              <w:t>st</w:t>
            </w:r>
            <w:r>
              <w:t xml:space="preserve"> </w:t>
            </w:r>
          </w:p>
        </w:tc>
        <w:tc>
          <w:tcPr>
            <w:tcW w:w="2695" w:type="dxa"/>
          </w:tcPr>
          <w:p w14:paraId="56F23B3F" w14:textId="77777777" w:rsidR="00940068" w:rsidRDefault="00940068" w:rsidP="00940068">
            <w:pPr>
              <w:pStyle w:val="NormalWeb"/>
              <w:spacing w:before="0" w:beforeAutospacing="0" w:after="0" w:afterAutospacing="0"/>
            </w:pPr>
          </w:p>
          <w:p w14:paraId="0DEE5B54" w14:textId="46697675" w:rsidR="00940068" w:rsidRPr="00522DE1" w:rsidRDefault="00940068" w:rsidP="00D241ED">
            <w:pPr>
              <w:pStyle w:val="NormalWeb"/>
              <w:spacing w:before="0" w:beforeAutospacing="0" w:after="0" w:afterAutospacing="0"/>
            </w:pPr>
            <w:r>
              <w:t>ok</w:t>
            </w:r>
          </w:p>
        </w:tc>
      </w:tr>
      <w:tr w:rsidR="00940068" w:rsidRPr="00522DE1" w14:paraId="7668B21E" w14:textId="0C3268A8" w:rsidTr="000B34A9">
        <w:tc>
          <w:tcPr>
            <w:tcW w:w="895" w:type="dxa"/>
          </w:tcPr>
          <w:p w14:paraId="40400E32" w14:textId="413F1862" w:rsidR="00940068" w:rsidRPr="00522DE1" w:rsidRDefault="00940068" w:rsidP="00940068">
            <w:pPr>
              <w:pStyle w:val="NormalWeb"/>
            </w:pPr>
            <w:r w:rsidRPr="00522DE1">
              <w:t>SE-2; AE-4; R1-6</w:t>
            </w:r>
            <w:r>
              <w:t>; R1-14; F2-18; R3-3</w:t>
            </w:r>
          </w:p>
        </w:tc>
        <w:tc>
          <w:tcPr>
            <w:tcW w:w="2700" w:type="dxa"/>
          </w:tcPr>
          <w:p w14:paraId="746D6D1A" w14:textId="7105CB5A" w:rsidR="00940068" w:rsidRPr="00522DE1" w:rsidRDefault="00940068" w:rsidP="00940068">
            <w:pPr>
              <w:pStyle w:val="NormalWeb"/>
            </w:pPr>
            <w:r w:rsidRPr="00522DE1">
              <w:t>Source Effect</w:t>
            </w:r>
          </w:p>
        </w:tc>
        <w:tc>
          <w:tcPr>
            <w:tcW w:w="3060" w:type="dxa"/>
          </w:tcPr>
          <w:p w14:paraId="28DDFE46" w14:textId="73F7D3B4" w:rsidR="00940068" w:rsidRDefault="00940068" w:rsidP="00940068">
            <w:pPr>
              <w:pStyle w:val="NormalWeb"/>
              <w:spacing w:before="0" w:beforeAutospacing="0" w:after="0" w:afterAutospacing="0"/>
            </w:pPr>
            <w:r w:rsidRPr="00522DE1">
              <w:t xml:space="preserve">R1: </w:t>
            </w:r>
            <w:proofErr w:type="spellStart"/>
            <w:r w:rsidRPr="00522DE1">
              <w:t>Contr</w:t>
            </w:r>
            <w:r>
              <w:t>o</w:t>
            </w:r>
            <w:r w:rsidRPr="00522DE1">
              <w:t>dict</w:t>
            </w:r>
            <w:proofErr w:type="spellEnd"/>
            <w:r w:rsidRPr="00522DE1">
              <w:t xml:space="preserve"> with the ban policy</w:t>
            </w:r>
          </w:p>
          <w:p w14:paraId="2EE5E548" w14:textId="53681FC9" w:rsidR="00940068" w:rsidRPr="00522DE1" w:rsidRDefault="00940068" w:rsidP="00940068">
            <w:pPr>
              <w:pStyle w:val="NormalWeb"/>
              <w:spacing w:before="0" w:beforeAutospacing="0" w:after="0" w:afterAutospacing="0"/>
            </w:pPr>
            <w:r>
              <w:t>R2: GAI authority is not AI authority</w:t>
            </w:r>
          </w:p>
          <w:p w14:paraId="344CE2D8" w14:textId="77777777" w:rsidR="00940068" w:rsidRDefault="00940068" w:rsidP="00940068">
            <w:pPr>
              <w:pStyle w:val="NormalWeb"/>
              <w:spacing w:before="0" w:beforeAutospacing="0" w:after="0" w:afterAutospacing="0"/>
            </w:pPr>
            <w:r>
              <w:t xml:space="preserve">R2: Residual </w:t>
            </w:r>
            <w:proofErr w:type="spellStart"/>
            <w:r>
              <w:t>can not</w:t>
            </w:r>
            <w:proofErr w:type="spellEnd"/>
            <w:r>
              <w:t xml:space="preserve"> be used</w:t>
            </w:r>
          </w:p>
          <w:p w14:paraId="24FF6F97" w14:textId="2502518A" w:rsidR="00940068" w:rsidRPr="00522DE1" w:rsidRDefault="00940068" w:rsidP="00D241ED">
            <w:pPr>
              <w:pStyle w:val="NormalWeb"/>
              <w:spacing w:before="0" w:beforeAutospacing="0" w:after="0" w:afterAutospacing="0"/>
            </w:pPr>
            <w:r>
              <w:t xml:space="preserve">R3: Residual </w:t>
            </w:r>
            <w:proofErr w:type="spellStart"/>
            <w:r>
              <w:t>can not</w:t>
            </w:r>
            <w:proofErr w:type="spellEnd"/>
            <w:r>
              <w:t xml:space="preserve"> be used</w:t>
            </w:r>
          </w:p>
        </w:tc>
        <w:tc>
          <w:tcPr>
            <w:tcW w:w="2695" w:type="dxa"/>
          </w:tcPr>
          <w:p w14:paraId="7F189689" w14:textId="77777777" w:rsidR="00940068" w:rsidRPr="00522DE1" w:rsidRDefault="00940068" w:rsidP="00D241ED">
            <w:pPr>
              <w:pStyle w:val="NormalWeb"/>
              <w:spacing w:before="0" w:beforeAutospacing="0" w:after="0" w:afterAutospacing="0"/>
            </w:pPr>
            <w:r w:rsidRPr="00522DE1">
              <w:t>Yes. Agree</w:t>
            </w:r>
          </w:p>
          <w:p w14:paraId="04E59EEC" w14:textId="69254870" w:rsidR="00940068" w:rsidRPr="00522DE1" w:rsidRDefault="00940068" w:rsidP="00D241ED">
            <w:pPr>
              <w:pStyle w:val="NormalWeb"/>
              <w:spacing w:before="0" w:beforeAutospacing="0" w:after="0" w:afterAutospacing="0"/>
            </w:pPr>
          </w:p>
        </w:tc>
      </w:tr>
      <w:tr w:rsidR="00940068" w:rsidRPr="00522DE1" w14:paraId="41819AD0" w14:textId="77777777" w:rsidTr="000B34A9">
        <w:tc>
          <w:tcPr>
            <w:tcW w:w="895" w:type="dxa"/>
          </w:tcPr>
          <w:p w14:paraId="69467AC2" w14:textId="79C6DA0D" w:rsidR="00940068" w:rsidRPr="00522DE1" w:rsidRDefault="00940068" w:rsidP="00940068">
            <w:pPr>
              <w:pStyle w:val="NormalWeb"/>
            </w:pPr>
            <w:r>
              <w:t>R3-4</w:t>
            </w:r>
          </w:p>
        </w:tc>
        <w:tc>
          <w:tcPr>
            <w:tcW w:w="2700" w:type="dxa"/>
          </w:tcPr>
          <w:p w14:paraId="4FE04A01" w14:textId="69BFB385" w:rsidR="00940068" w:rsidRPr="00522DE1" w:rsidRDefault="00940068" w:rsidP="00940068">
            <w:pPr>
              <w:pStyle w:val="NormalWeb"/>
            </w:pPr>
            <w:proofErr w:type="spellStart"/>
            <w:r>
              <w:t>Attentin</w:t>
            </w:r>
            <w:proofErr w:type="spellEnd"/>
            <w:r>
              <w:t xml:space="preserve"> diversion</w:t>
            </w:r>
          </w:p>
        </w:tc>
        <w:tc>
          <w:tcPr>
            <w:tcW w:w="3060" w:type="dxa"/>
          </w:tcPr>
          <w:p w14:paraId="6A83E6EC" w14:textId="4933D8C1" w:rsidR="00940068" w:rsidRPr="00522DE1" w:rsidRDefault="00940068" w:rsidP="00940068">
            <w:pPr>
              <w:pStyle w:val="NormalWeb"/>
              <w:spacing w:before="0" w:beforeAutospacing="0" w:after="0" w:afterAutospacing="0"/>
            </w:pPr>
            <w:r>
              <w:t>Hard to conclude</w:t>
            </w:r>
          </w:p>
        </w:tc>
        <w:tc>
          <w:tcPr>
            <w:tcW w:w="2695" w:type="dxa"/>
          </w:tcPr>
          <w:p w14:paraId="613ECE6A" w14:textId="77777777" w:rsidR="00940068" w:rsidRPr="00522DE1" w:rsidRDefault="00940068" w:rsidP="00940068">
            <w:pPr>
              <w:pStyle w:val="NormalWeb"/>
              <w:spacing w:before="0" w:beforeAutospacing="0" w:after="0" w:afterAutospacing="0"/>
            </w:pPr>
          </w:p>
        </w:tc>
      </w:tr>
      <w:tr w:rsidR="00940068" w:rsidRPr="00522DE1" w14:paraId="1C7DE46A" w14:textId="77777777" w:rsidTr="000B34A9">
        <w:tc>
          <w:tcPr>
            <w:tcW w:w="895" w:type="dxa"/>
          </w:tcPr>
          <w:p w14:paraId="3B566B98" w14:textId="4432C2EC" w:rsidR="00940068" w:rsidRPr="00522DE1" w:rsidRDefault="00940068" w:rsidP="00940068">
            <w:pPr>
              <w:pStyle w:val="NormalWeb"/>
            </w:pPr>
            <w:r w:rsidRPr="00522DE1">
              <w:t>R1-8</w:t>
            </w:r>
            <w:r>
              <w:t>; R2-6; R3-5</w:t>
            </w:r>
          </w:p>
        </w:tc>
        <w:tc>
          <w:tcPr>
            <w:tcW w:w="2700" w:type="dxa"/>
          </w:tcPr>
          <w:p w14:paraId="7D6A82C1" w14:textId="268CD664" w:rsidR="00940068" w:rsidRPr="00522DE1" w:rsidRDefault="00940068" w:rsidP="00940068">
            <w:pPr>
              <w:pStyle w:val="NormalWeb"/>
            </w:pPr>
            <w:r w:rsidRPr="00522DE1">
              <w:t xml:space="preserve">Quality </w:t>
            </w:r>
            <w:proofErr w:type="gramStart"/>
            <w:r w:rsidRPr="00522DE1">
              <w:t>degrade</w:t>
            </w:r>
            <w:proofErr w:type="gramEnd"/>
          </w:p>
        </w:tc>
        <w:tc>
          <w:tcPr>
            <w:tcW w:w="3060" w:type="dxa"/>
          </w:tcPr>
          <w:p w14:paraId="391292FD" w14:textId="77777777" w:rsidR="00940068" w:rsidRDefault="00940068" w:rsidP="00940068">
            <w:pPr>
              <w:pStyle w:val="NormalWeb"/>
              <w:spacing w:before="0" w:beforeAutospacing="0" w:after="0" w:afterAutospacing="0"/>
            </w:pPr>
            <w:r w:rsidRPr="00522DE1">
              <w:t xml:space="preserve">R1: not </w:t>
            </w:r>
            <w:proofErr w:type="spellStart"/>
            <w:r w:rsidRPr="00522DE1">
              <w:t>distingurisable</w:t>
            </w:r>
            <w:proofErr w:type="spellEnd"/>
            <w:r w:rsidRPr="00522DE1">
              <w:t xml:space="preserve"> </w:t>
            </w:r>
          </w:p>
          <w:p w14:paraId="04C8FF3F" w14:textId="77777777" w:rsidR="00940068" w:rsidRDefault="00940068" w:rsidP="00940068">
            <w:pPr>
              <w:pStyle w:val="NormalWeb"/>
              <w:spacing w:before="0" w:beforeAutospacing="0" w:after="0" w:afterAutospacing="0"/>
            </w:pPr>
            <w:r>
              <w:t xml:space="preserve">R2: </w:t>
            </w:r>
            <w:proofErr w:type="spellStart"/>
            <w:r>
              <w:t>recogion</w:t>
            </w:r>
            <w:proofErr w:type="spellEnd"/>
            <w:r>
              <w:t xml:space="preserve"> is absolute </w:t>
            </w:r>
          </w:p>
          <w:p w14:paraId="7A2717ED" w14:textId="4086D79D" w:rsidR="00940068" w:rsidRPr="00522DE1" w:rsidRDefault="00940068" w:rsidP="00940068">
            <w:pPr>
              <w:pStyle w:val="NormalWeb"/>
              <w:spacing w:before="0" w:beforeAutospacing="0" w:after="0" w:afterAutospacing="0"/>
            </w:pPr>
            <w:r>
              <w:t>R3:</w:t>
            </w:r>
            <w:r>
              <w:rPr>
                <w:rFonts w:hint="eastAsia"/>
              </w:rPr>
              <w:t xml:space="preserve"> </w:t>
            </w:r>
            <w:proofErr w:type="spellStart"/>
            <w:r>
              <w:t>can not</w:t>
            </w:r>
            <w:proofErr w:type="spellEnd"/>
            <w:r>
              <w:t xml:space="preserve"> rule out</w:t>
            </w:r>
          </w:p>
        </w:tc>
        <w:tc>
          <w:tcPr>
            <w:tcW w:w="2695" w:type="dxa"/>
          </w:tcPr>
          <w:p w14:paraId="2E4B57BB" w14:textId="67697EAD" w:rsidR="00940068" w:rsidRDefault="00940068" w:rsidP="00940068">
            <w:pPr>
              <w:pStyle w:val="NormalWeb"/>
              <w:spacing w:before="0" w:beforeAutospacing="0" w:after="0" w:afterAutospacing="0"/>
            </w:pPr>
            <w:r w:rsidRPr="00522DE1">
              <w:t>Merge</w:t>
            </w:r>
          </w:p>
          <w:p w14:paraId="48CDDC01" w14:textId="212848E9" w:rsidR="00940068" w:rsidRPr="00522DE1" w:rsidRDefault="00940068" w:rsidP="00940068">
            <w:pPr>
              <w:pStyle w:val="NormalWeb"/>
              <w:spacing w:before="0" w:beforeAutospacing="0" w:after="0" w:afterAutospacing="0"/>
            </w:pPr>
            <w:r>
              <w:t>NO</w:t>
            </w:r>
          </w:p>
        </w:tc>
      </w:tr>
      <w:tr w:rsidR="00940068" w:rsidRPr="00522DE1" w14:paraId="5F183C55" w14:textId="77777777" w:rsidTr="000B34A9">
        <w:tc>
          <w:tcPr>
            <w:tcW w:w="895" w:type="dxa"/>
          </w:tcPr>
          <w:p w14:paraId="5D565491" w14:textId="2ACF7754" w:rsidR="00940068" w:rsidRPr="00522DE1" w:rsidRDefault="00940068" w:rsidP="00940068">
            <w:pPr>
              <w:pStyle w:val="NormalWeb"/>
            </w:pPr>
            <w:r>
              <w:t>R1-9; R3-6</w:t>
            </w:r>
          </w:p>
        </w:tc>
        <w:tc>
          <w:tcPr>
            <w:tcW w:w="2700" w:type="dxa"/>
          </w:tcPr>
          <w:p w14:paraId="53F73270" w14:textId="45F87845" w:rsidR="00940068" w:rsidRPr="00522DE1" w:rsidRDefault="00940068" w:rsidP="00940068">
            <w:pPr>
              <w:pStyle w:val="NormalWeb"/>
            </w:pPr>
            <w:r w:rsidRPr="00522DE1">
              <w:t>elevated expectations</w:t>
            </w:r>
          </w:p>
        </w:tc>
        <w:tc>
          <w:tcPr>
            <w:tcW w:w="3060" w:type="dxa"/>
          </w:tcPr>
          <w:p w14:paraId="061EDB58" w14:textId="77777777" w:rsidR="00940068" w:rsidRPr="00522DE1" w:rsidRDefault="00940068" w:rsidP="00940068">
            <w:pPr>
              <w:pStyle w:val="NormalWeb"/>
              <w:spacing w:before="0" w:beforeAutospacing="0" w:after="0" w:afterAutospacing="0"/>
            </w:pPr>
            <w:r w:rsidRPr="00522DE1">
              <w:t xml:space="preserve">R1: </w:t>
            </w:r>
            <w:proofErr w:type="spellStart"/>
            <w:r w:rsidRPr="00522DE1">
              <w:t>Contridict</w:t>
            </w:r>
            <w:proofErr w:type="spellEnd"/>
            <w:r w:rsidRPr="00522DE1">
              <w:t xml:space="preserve"> with the ban policy</w:t>
            </w:r>
          </w:p>
          <w:p w14:paraId="4D56E4E1" w14:textId="1C1F33CF" w:rsidR="00940068" w:rsidRPr="00522DE1" w:rsidRDefault="00940068" w:rsidP="00940068">
            <w:pPr>
              <w:pStyle w:val="NormalWeb"/>
              <w:spacing w:before="0" w:beforeAutospacing="0" w:after="0" w:afterAutospacing="0"/>
            </w:pPr>
            <w:r>
              <w:t xml:space="preserve">R3: answer quality as moderating </w:t>
            </w:r>
          </w:p>
        </w:tc>
        <w:tc>
          <w:tcPr>
            <w:tcW w:w="2695" w:type="dxa"/>
          </w:tcPr>
          <w:p w14:paraId="19975EB0" w14:textId="77777777" w:rsidR="00940068" w:rsidRPr="00522DE1" w:rsidRDefault="00940068" w:rsidP="00940068">
            <w:pPr>
              <w:pStyle w:val="NormalWeb"/>
              <w:spacing w:before="0" w:beforeAutospacing="0" w:after="0" w:afterAutospacing="0"/>
            </w:pPr>
          </w:p>
        </w:tc>
      </w:tr>
      <w:tr w:rsidR="00715613" w:rsidRPr="00522DE1" w14:paraId="45F7EB78" w14:textId="77777777" w:rsidTr="000C29E7">
        <w:tc>
          <w:tcPr>
            <w:tcW w:w="895" w:type="dxa"/>
          </w:tcPr>
          <w:p w14:paraId="0381E5A3" w14:textId="77777777" w:rsidR="00715613" w:rsidRDefault="00715613" w:rsidP="000C29E7">
            <w:pPr>
              <w:pStyle w:val="NormalWeb"/>
            </w:pPr>
            <w:r>
              <w:t>R2-25</w:t>
            </w:r>
          </w:p>
        </w:tc>
        <w:tc>
          <w:tcPr>
            <w:tcW w:w="2700" w:type="dxa"/>
          </w:tcPr>
          <w:p w14:paraId="29533FB6" w14:textId="77777777" w:rsidR="00715613" w:rsidRDefault="00715613" w:rsidP="000C29E7">
            <w:pPr>
              <w:pStyle w:val="NormalWeb"/>
            </w:pPr>
          </w:p>
        </w:tc>
        <w:tc>
          <w:tcPr>
            <w:tcW w:w="3060" w:type="dxa"/>
          </w:tcPr>
          <w:p w14:paraId="79BFE402" w14:textId="77777777" w:rsidR="00715613" w:rsidRDefault="00715613" w:rsidP="000C29E7">
            <w:pPr>
              <w:pStyle w:val="NormalWeb"/>
              <w:spacing w:before="0" w:beforeAutospacing="0" w:after="0" w:afterAutospacing="0"/>
            </w:pPr>
          </w:p>
        </w:tc>
        <w:tc>
          <w:tcPr>
            <w:tcW w:w="2695" w:type="dxa"/>
          </w:tcPr>
          <w:p w14:paraId="519B1816" w14:textId="77777777" w:rsidR="00715613" w:rsidRDefault="00715613" w:rsidP="000C29E7">
            <w:pPr>
              <w:pStyle w:val="NormalWeb"/>
              <w:spacing w:before="0" w:beforeAutospacing="0" w:after="0" w:afterAutospacing="0"/>
            </w:pPr>
          </w:p>
        </w:tc>
      </w:tr>
      <w:tr w:rsidR="00715613" w:rsidRPr="00522DE1" w14:paraId="7F36502A" w14:textId="77777777" w:rsidTr="000C29E7">
        <w:tc>
          <w:tcPr>
            <w:tcW w:w="895" w:type="dxa"/>
          </w:tcPr>
          <w:p w14:paraId="53112E83" w14:textId="77777777" w:rsidR="00715613" w:rsidRDefault="00715613" w:rsidP="000C29E7">
            <w:pPr>
              <w:pStyle w:val="NormalWeb"/>
            </w:pPr>
            <w:r>
              <w:t>R3-6</w:t>
            </w:r>
          </w:p>
        </w:tc>
        <w:tc>
          <w:tcPr>
            <w:tcW w:w="2700" w:type="dxa"/>
          </w:tcPr>
          <w:p w14:paraId="55324236" w14:textId="77777777" w:rsidR="00715613" w:rsidRDefault="00715613" w:rsidP="000C29E7">
            <w:pPr>
              <w:pStyle w:val="NormalWeb"/>
            </w:pPr>
            <w:r>
              <w:t>Analysis</w:t>
            </w:r>
          </w:p>
        </w:tc>
        <w:tc>
          <w:tcPr>
            <w:tcW w:w="3060" w:type="dxa"/>
          </w:tcPr>
          <w:p w14:paraId="0422FDAB" w14:textId="77777777" w:rsidR="00715613" w:rsidRDefault="00715613" w:rsidP="000C29E7">
            <w:pPr>
              <w:pStyle w:val="NormalWeb"/>
              <w:spacing w:before="0" w:beforeAutospacing="0" w:after="0" w:afterAutospacing="0"/>
            </w:pPr>
          </w:p>
        </w:tc>
        <w:tc>
          <w:tcPr>
            <w:tcW w:w="2695" w:type="dxa"/>
          </w:tcPr>
          <w:p w14:paraId="4D6A39C0" w14:textId="77777777" w:rsidR="00715613" w:rsidRPr="00522DE1" w:rsidRDefault="00715613" w:rsidP="000C29E7">
            <w:pPr>
              <w:pStyle w:val="NormalWeb"/>
              <w:spacing w:before="0" w:beforeAutospacing="0" w:after="0" w:afterAutospacing="0"/>
            </w:pPr>
          </w:p>
        </w:tc>
      </w:tr>
      <w:tr w:rsidR="00715613" w:rsidRPr="00522DE1" w14:paraId="1587449A" w14:textId="77777777" w:rsidTr="00377DFF">
        <w:tc>
          <w:tcPr>
            <w:tcW w:w="895" w:type="dxa"/>
          </w:tcPr>
          <w:p w14:paraId="5893E707" w14:textId="77777777" w:rsidR="00715613" w:rsidRDefault="00715613" w:rsidP="00377DFF">
            <w:pPr>
              <w:pStyle w:val="NormalWeb"/>
            </w:pPr>
            <w:r>
              <w:t>R1-16</w:t>
            </w:r>
          </w:p>
        </w:tc>
        <w:tc>
          <w:tcPr>
            <w:tcW w:w="2700" w:type="dxa"/>
          </w:tcPr>
          <w:p w14:paraId="3D12E3E4" w14:textId="77777777" w:rsidR="00715613" w:rsidRDefault="00715613" w:rsidP="00377DFF">
            <w:pPr>
              <w:pStyle w:val="NormalWeb"/>
            </w:pPr>
            <w:r>
              <w:t>Analysis</w:t>
            </w:r>
          </w:p>
        </w:tc>
        <w:tc>
          <w:tcPr>
            <w:tcW w:w="3060" w:type="dxa"/>
          </w:tcPr>
          <w:p w14:paraId="18BD6E55" w14:textId="77777777" w:rsidR="00715613" w:rsidRDefault="00715613" w:rsidP="00377DFF">
            <w:pPr>
              <w:pStyle w:val="NormalWeb"/>
              <w:spacing w:before="0" w:beforeAutospacing="0" w:after="0" w:afterAutospacing="0"/>
            </w:pPr>
            <w:r>
              <w:t>C</w:t>
            </w:r>
            <w:r>
              <w:rPr>
                <w:rFonts w:hint="eastAsia"/>
              </w:rPr>
              <w:t xml:space="preserve">omment </w:t>
            </w:r>
            <w:r>
              <w:t>sentiment</w:t>
            </w:r>
          </w:p>
        </w:tc>
        <w:tc>
          <w:tcPr>
            <w:tcW w:w="2695" w:type="dxa"/>
          </w:tcPr>
          <w:p w14:paraId="363E77D0" w14:textId="77777777" w:rsidR="00715613" w:rsidRPr="00522DE1" w:rsidRDefault="00715613" w:rsidP="00377DFF">
            <w:pPr>
              <w:pStyle w:val="NormalWeb"/>
              <w:spacing w:before="0" w:beforeAutospacing="0" w:after="0" w:afterAutospacing="0"/>
            </w:pPr>
          </w:p>
        </w:tc>
      </w:tr>
      <w:tr w:rsidR="00715613" w:rsidRPr="00522DE1" w14:paraId="63F6A755" w14:textId="77777777" w:rsidTr="00377DFF">
        <w:tc>
          <w:tcPr>
            <w:tcW w:w="895" w:type="dxa"/>
          </w:tcPr>
          <w:p w14:paraId="015F79DA" w14:textId="77777777" w:rsidR="00715613" w:rsidRDefault="00715613" w:rsidP="00377DFF">
            <w:pPr>
              <w:pStyle w:val="NormalWeb"/>
            </w:pPr>
            <w:r>
              <w:t>R3-1</w:t>
            </w:r>
          </w:p>
        </w:tc>
        <w:tc>
          <w:tcPr>
            <w:tcW w:w="2700" w:type="dxa"/>
          </w:tcPr>
          <w:p w14:paraId="46D2529F" w14:textId="77777777" w:rsidR="00715613" w:rsidRDefault="00715613" w:rsidP="00377DFF">
            <w:pPr>
              <w:pStyle w:val="NormalWeb"/>
            </w:pPr>
            <w:r>
              <w:t>Analysis</w:t>
            </w:r>
          </w:p>
        </w:tc>
        <w:tc>
          <w:tcPr>
            <w:tcW w:w="3060" w:type="dxa"/>
          </w:tcPr>
          <w:p w14:paraId="0DB880F9" w14:textId="77777777" w:rsidR="00715613" w:rsidRDefault="00715613" w:rsidP="00377DFF">
            <w:pPr>
              <w:pStyle w:val="NormalWeb"/>
              <w:spacing w:before="0" w:beforeAutospacing="0" w:after="0" w:afterAutospacing="0"/>
            </w:pPr>
            <w:r>
              <w:t>Causal mediation analysis</w:t>
            </w:r>
          </w:p>
        </w:tc>
        <w:tc>
          <w:tcPr>
            <w:tcW w:w="2695" w:type="dxa"/>
          </w:tcPr>
          <w:p w14:paraId="7A387BEA" w14:textId="77777777" w:rsidR="00715613" w:rsidRPr="00522DE1" w:rsidRDefault="00715613" w:rsidP="00377DFF">
            <w:pPr>
              <w:pStyle w:val="NormalWeb"/>
              <w:spacing w:before="0" w:beforeAutospacing="0" w:after="0" w:afterAutospacing="0"/>
            </w:pPr>
          </w:p>
        </w:tc>
      </w:tr>
      <w:tr w:rsidR="00715613" w:rsidRPr="00522DE1" w14:paraId="1AAC814D" w14:textId="77777777" w:rsidTr="00377DFF">
        <w:tc>
          <w:tcPr>
            <w:tcW w:w="895" w:type="dxa"/>
          </w:tcPr>
          <w:p w14:paraId="087E544E" w14:textId="77777777" w:rsidR="00715613" w:rsidRDefault="00715613" w:rsidP="00377DFF">
            <w:pPr>
              <w:pStyle w:val="NormalWeb"/>
            </w:pPr>
            <w:r>
              <w:t>R2-26</w:t>
            </w:r>
          </w:p>
        </w:tc>
        <w:tc>
          <w:tcPr>
            <w:tcW w:w="2700" w:type="dxa"/>
          </w:tcPr>
          <w:p w14:paraId="7174E171" w14:textId="77777777" w:rsidR="00715613" w:rsidRDefault="00715613" w:rsidP="00377DFF">
            <w:pPr>
              <w:pStyle w:val="NormalWeb"/>
            </w:pPr>
            <w:r>
              <w:t>Discussion</w:t>
            </w:r>
          </w:p>
        </w:tc>
        <w:tc>
          <w:tcPr>
            <w:tcW w:w="3060" w:type="dxa"/>
          </w:tcPr>
          <w:p w14:paraId="2BF9933B" w14:textId="77777777" w:rsidR="00715613" w:rsidRDefault="00715613" w:rsidP="00377DFF">
            <w:pPr>
              <w:pStyle w:val="NormalWeb"/>
              <w:spacing w:before="0" w:beforeAutospacing="0" w:after="0" w:afterAutospacing="0"/>
            </w:pPr>
            <w:r>
              <w:t>XXXX</w:t>
            </w:r>
          </w:p>
        </w:tc>
        <w:tc>
          <w:tcPr>
            <w:tcW w:w="2695" w:type="dxa"/>
          </w:tcPr>
          <w:p w14:paraId="2091F68F" w14:textId="77777777" w:rsidR="00715613" w:rsidRPr="00522DE1" w:rsidRDefault="00715613" w:rsidP="00377DFF">
            <w:pPr>
              <w:pStyle w:val="NormalWeb"/>
              <w:spacing w:before="0" w:beforeAutospacing="0" w:after="0" w:afterAutospacing="0"/>
            </w:pPr>
          </w:p>
        </w:tc>
      </w:tr>
      <w:tr w:rsidR="00940068" w:rsidRPr="00522DE1" w14:paraId="634A6168" w14:textId="77777777" w:rsidTr="000B34A9">
        <w:tc>
          <w:tcPr>
            <w:tcW w:w="895" w:type="dxa"/>
          </w:tcPr>
          <w:p w14:paraId="5C028FCC" w14:textId="0C785281" w:rsidR="00940068" w:rsidRDefault="00940068" w:rsidP="00940068">
            <w:pPr>
              <w:pStyle w:val="NormalWeb"/>
            </w:pPr>
            <w:r>
              <w:t xml:space="preserve">R1-10; R2-10; R1-17; </w:t>
            </w:r>
            <w:r>
              <w:lastRenderedPageBreak/>
              <w:t>R2-7; R3-8</w:t>
            </w:r>
          </w:p>
        </w:tc>
        <w:tc>
          <w:tcPr>
            <w:tcW w:w="2700" w:type="dxa"/>
          </w:tcPr>
          <w:p w14:paraId="695365FD" w14:textId="374ED375" w:rsidR="00940068" w:rsidRPr="00522DE1" w:rsidRDefault="00940068" w:rsidP="00940068">
            <w:pPr>
              <w:pStyle w:val="NormalWeb"/>
            </w:pPr>
            <w:r>
              <w:lastRenderedPageBreak/>
              <w:t>data</w:t>
            </w:r>
          </w:p>
        </w:tc>
        <w:tc>
          <w:tcPr>
            <w:tcW w:w="3060" w:type="dxa"/>
          </w:tcPr>
          <w:p w14:paraId="3843C619" w14:textId="77777777" w:rsidR="00940068" w:rsidRDefault="00940068" w:rsidP="00940068">
            <w:pPr>
              <w:pStyle w:val="NormalWeb"/>
              <w:spacing w:before="0" w:beforeAutospacing="0" w:after="0" w:afterAutospacing="0"/>
            </w:pPr>
            <w:r>
              <w:t>AI rank 1</w:t>
            </w:r>
            <w:r w:rsidRPr="00D241ED">
              <w:rPr>
                <w:vertAlign w:val="superscript"/>
              </w:rPr>
              <w:t>st</w:t>
            </w:r>
            <w:r>
              <w:t>?</w:t>
            </w:r>
          </w:p>
          <w:p w14:paraId="3F7C95CB" w14:textId="12268607" w:rsidR="00940068" w:rsidRPr="00522DE1" w:rsidRDefault="00940068" w:rsidP="00940068">
            <w:pPr>
              <w:pStyle w:val="NormalWeb"/>
              <w:spacing w:before="0" w:beforeAutospacing="0" w:after="0" w:afterAutospacing="0"/>
            </w:pPr>
            <w:r>
              <w:t>Sample restriction</w:t>
            </w:r>
          </w:p>
        </w:tc>
        <w:tc>
          <w:tcPr>
            <w:tcW w:w="2695" w:type="dxa"/>
          </w:tcPr>
          <w:p w14:paraId="298B6264" w14:textId="77777777" w:rsidR="00940068" w:rsidRPr="00522DE1" w:rsidRDefault="00940068" w:rsidP="00940068">
            <w:pPr>
              <w:pStyle w:val="NormalWeb"/>
              <w:spacing w:before="0" w:beforeAutospacing="0" w:after="0" w:afterAutospacing="0"/>
            </w:pPr>
          </w:p>
        </w:tc>
      </w:tr>
      <w:tr w:rsidR="00940068" w:rsidRPr="00522DE1" w14:paraId="1F51EB29" w14:textId="77777777" w:rsidTr="000B34A9">
        <w:tc>
          <w:tcPr>
            <w:tcW w:w="895" w:type="dxa"/>
          </w:tcPr>
          <w:p w14:paraId="547D56B9" w14:textId="730028D1" w:rsidR="00940068" w:rsidRDefault="00940068" w:rsidP="00940068">
            <w:pPr>
              <w:pStyle w:val="NormalWeb"/>
            </w:pPr>
            <w:r>
              <w:t>R2-12</w:t>
            </w:r>
          </w:p>
        </w:tc>
        <w:tc>
          <w:tcPr>
            <w:tcW w:w="2700" w:type="dxa"/>
          </w:tcPr>
          <w:p w14:paraId="6774CEF2" w14:textId="6F84EC15" w:rsidR="00940068" w:rsidRDefault="00940068" w:rsidP="00940068">
            <w:pPr>
              <w:pStyle w:val="NormalWeb"/>
            </w:pPr>
            <w:r>
              <w:t>identification</w:t>
            </w:r>
          </w:p>
        </w:tc>
        <w:tc>
          <w:tcPr>
            <w:tcW w:w="3060" w:type="dxa"/>
          </w:tcPr>
          <w:p w14:paraId="07340EA8" w14:textId="37B9864F" w:rsidR="00940068" w:rsidRDefault="00940068" w:rsidP="00940068">
            <w:pPr>
              <w:pStyle w:val="NormalWeb"/>
              <w:spacing w:before="0" w:beforeAutospacing="0" w:after="0" w:afterAutospacing="0"/>
            </w:pPr>
            <w:r>
              <w:t>Random effect</w:t>
            </w:r>
          </w:p>
        </w:tc>
        <w:tc>
          <w:tcPr>
            <w:tcW w:w="2695" w:type="dxa"/>
          </w:tcPr>
          <w:p w14:paraId="7322F65B" w14:textId="77777777" w:rsidR="00940068" w:rsidRPr="00522DE1" w:rsidRDefault="00940068" w:rsidP="00940068">
            <w:pPr>
              <w:pStyle w:val="NormalWeb"/>
              <w:spacing w:before="0" w:beforeAutospacing="0" w:after="0" w:afterAutospacing="0"/>
            </w:pPr>
          </w:p>
        </w:tc>
      </w:tr>
      <w:tr w:rsidR="00940068" w:rsidRPr="00522DE1" w14:paraId="6E8EB69F" w14:textId="2F4CFC43" w:rsidTr="000B34A9">
        <w:tc>
          <w:tcPr>
            <w:tcW w:w="895" w:type="dxa"/>
          </w:tcPr>
          <w:p w14:paraId="43CB672D" w14:textId="55157C5E" w:rsidR="00940068" w:rsidRPr="00522DE1" w:rsidRDefault="00940068" w:rsidP="00940068">
            <w:pPr>
              <w:pStyle w:val="NormalWeb"/>
            </w:pPr>
            <w:r w:rsidRPr="00522DE1">
              <w:t>SE-4</w:t>
            </w:r>
          </w:p>
        </w:tc>
        <w:tc>
          <w:tcPr>
            <w:tcW w:w="2700" w:type="dxa"/>
          </w:tcPr>
          <w:p w14:paraId="6D420C1A" w14:textId="1610F239" w:rsidR="00940068" w:rsidRPr="00522DE1" w:rsidRDefault="00940068" w:rsidP="00940068">
            <w:pPr>
              <w:pStyle w:val="NormalWeb"/>
            </w:pPr>
            <w:r w:rsidRPr="00522DE1">
              <w:t>Conversation with Lit.</w:t>
            </w:r>
          </w:p>
        </w:tc>
        <w:tc>
          <w:tcPr>
            <w:tcW w:w="3060" w:type="dxa"/>
          </w:tcPr>
          <w:p w14:paraId="19D72AB9" w14:textId="77777777" w:rsidR="00940068" w:rsidRPr="00522DE1" w:rsidRDefault="00940068" w:rsidP="00940068">
            <w:pPr>
              <w:pStyle w:val="NormalWeb"/>
            </w:pPr>
          </w:p>
        </w:tc>
        <w:tc>
          <w:tcPr>
            <w:tcW w:w="2695" w:type="dxa"/>
          </w:tcPr>
          <w:p w14:paraId="37765F79" w14:textId="77777777" w:rsidR="00940068" w:rsidRPr="00522DE1" w:rsidRDefault="00940068" w:rsidP="00940068">
            <w:pPr>
              <w:pStyle w:val="NormalWeb"/>
            </w:pPr>
          </w:p>
        </w:tc>
      </w:tr>
      <w:tr w:rsidR="00940068" w:rsidRPr="00522DE1" w14:paraId="0434486C" w14:textId="77777777" w:rsidTr="000B34A9">
        <w:tc>
          <w:tcPr>
            <w:tcW w:w="895" w:type="dxa"/>
          </w:tcPr>
          <w:p w14:paraId="63455BED" w14:textId="4FC1B410" w:rsidR="00940068" w:rsidRPr="00522DE1" w:rsidRDefault="00940068" w:rsidP="00940068">
            <w:pPr>
              <w:pStyle w:val="NormalWeb"/>
            </w:pPr>
            <w:r w:rsidRPr="00522DE1">
              <w:t>R1-1</w:t>
            </w:r>
          </w:p>
        </w:tc>
        <w:tc>
          <w:tcPr>
            <w:tcW w:w="2700" w:type="dxa"/>
          </w:tcPr>
          <w:p w14:paraId="76E48F07" w14:textId="61A72B66" w:rsidR="00940068" w:rsidRPr="00522DE1" w:rsidRDefault="00940068" w:rsidP="00940068">
            <w:pPr>
              <w:pStyle w:val="NormalWeb"/>
            </w:pPr>
            <w:r w:rsidRPr="00522DE1">
              <w:t>Motivation</w:t>
            </w:r>
          </w:p>
        </w:tc>
        <w:tc>
          <w:tcPr>
            <w:tcW w:w="3060" w:type="dxa"/>
          </w:tcPr>
          <w:p w14:paraId="394FEA04" w14:textId="407DA084" w:rsidR="00940068" w:rsidRPr="00522DE1" w:rsidRDefault="00940068" w:rsidP="00940068">
            <w:pPr>
              <w:pStyle w:val="NormalWeb"/>
            </w:pPr>
            <w:r w:rsidRPr="00522DE1">
              <w:t>Argue internal GenAI is different from external GenAI</w:t>
            </w:r>
          </w:p>
        </w:tc>
        <w:tc>
          <w:tcPr>
            <w:tcW w:w="2695" w:type="dxa"/>
          </w:tcPr>
          <w:p w14:paraId="49D179A3" w14:textId="2E499637" w:rsidR="00940068" w:rsidRPr="00522DE1" w:rsidRDefault="00940068" w:rsidP="00940068">
            <w:pPr>
              <w:pStyle w:val="NormalWeb"/>
            </w:pPr>
          </w:p>
        </w:tc>
      </w:tr>
      <w:tr w:rsidR="00940068" w:rsidRPr="00522DE1" w14:paraId="491BC170" w14:textId="77777777" w:rsidTr="000B34A9">
        <w:tc>
          <w:tcPr>
            <w:tcW w:w="895" w:type="dxa"/>
          </w:tcPr>
          <w:p w14:paraId="1DB5F411" w14:textId="30C7F8BE" w:rsidR="00940068" w:rsidRPr="00522DE1" w:rsidRDefault="00940068" w:rsidP="00940068">
            <w:pPr>
              <w:pStyle w:val="NormalWeb"/>
            </w:pPr>
            <w:r w:rsidRPr="00522DE1">
              <w:t>R1-3; R1-4</w:t>
            </w:r>
          </w:p>
        </w:tc>
        <w:tc>
          <w:tcPr>
            <w:tcW w:w="2700" w:type="dxa"/>
          </w:tcPr>
          <w:p w14:paraId="6860EDD7" w14:textId="00D2F134" w:rsidR="00940068" w:rsidRPr="00522DE1" w:rsidRDefault="00940068" w:rsidP="00940068">
            <w:pPr>
              <w:pStyle w:val="NormalWeb"/>
            </w:pPr>
            <w:r w:rsidRPr="00522DE1">
              <w:t>Objective</w:t>
            </w:r>
          </w:p>
        </w:tc>
        <w:tc>
          <w:tcPr>
            <w:tcW w:w="3060" w:type="dxa"/>
          </w:tcPr>
          <w:p w14:paraId="69913DC0" w14:textId="6AD83F55" w:rsidR="00940068" w:rsidRPr="00522DE1" w:rsidRDefault="00940068" w:rsidP="00940068">
            <w:pPr>
              <w:pStyle w:val="NormalWeb"/>
            </w:pPr>
            <w:r w:rsidRPr="00522DE1">
              <w:t>Is external GenAI removed?</w:t>
            </w:r>
          </w:p>
        </w:tc>
        <w:tc>
          <w:tcPr>
            <w:tcW w:w="2695" w:type="dxa"/>
          </w:tcPr>
          <w:p w14:paraId="03FAD721" w14:textId="459BFAF5" w:rsidR="00940068" w:rsidRPr="00522DE1" w:rsidRDefault="00940068" w:rsidP="00940068">
            <w:pPr>
              <w:pStyle w:val="NormalWeb"/>
            </w:pPr>
            <w:r w:rsidRPr="00522DE1">
              <w:t>two AI have different effect</w:t>
            </w:r>
          </w:p>
        </w:tc>
      </w:tr>
      <w:tr w:rsidR="00940068" w:rsidRPr="00522DE1" w14:paraId="050B647B" w14:textId="77777777" w:rsidTr="000B34A9">
        <w:tc>
          <w:tcPr>
            <w:tcW w:w="895" w:type="dxa"/>
          </w:tcPr>
          <w:p w14:paraId="117871FE" w14:textId="77777777" w:rsidR="00940068" w:rsidRPr="00522DE1" w:rsidRDefault="00940068" w:rsidP="00940068">
            <w:pPr>
              <w:pStyle w:val="NormalWeb"/>
            </w:pPr>
          </w:p>
        </w:tc>
        <w:tc>
          <w:tcPr>
            <w:tcW w:w="2700" w:type="dxa"/>
          </w:tcPr>
          <w:p w14:paraId="54B9CCB4" w14:textId="77777777" w:rsidR="00940068" w:rsidRPr="00522DE1" w:rsidRDefault="00940068" w:rsidP="00940068">
            <w:pPr>
              <w:pStyle w:val="NormalWeb"/>
            </w:pPr>
          </w:p>
        </w:tc>
        <w:tc>
          <w:tcPr>
            <w:tcW w:w="3060" w:type="dxa"/>
          </w:tcPr>
          <w:p w14:paraId="76EEEE67" w14:textId="77777777" w:rsidR="00940068" w:rsidRPr="00522DE1" w:rsidRDefault="00940068" w:rsidP="00940068">
            <w:pPr>
              <w:pStyle w:val="NormalWeb"/>
            </w:pPr>
          </w:p>
        </w:tc>
        <w:tc>
          <w:tcPr>
            <w:tcW w:w="2695" w:type="dxa"/>
          </w:tcPr>
          <w:p w14:paraId="473CDD87" w14:textId="77777777" w:rsidR="00940068" w:rsidRPr="00522DE1" w:rsidRDefault="00940068" w:rsidP="00940068">
            <w:pPr>
              <w:pStyle w:val="NormalWeb"/>
            </w:pPr>
          </w:p>
        </w:tc>
      </w:tr>
    </w:tbl>
    <w:p w14:paraId="009EBB53" w14:textId="77777777" w:rsidR="00FF53CD" w:rsidRPr="00522DE1" w:rsidRDefault="00FF53CD" w:rsidP="00D90C83">
      <w:pPr>
        <w:spacing w:before="120" w:after="120"/>
        <w:jc w:val="center"/>
        <w:rPr>
          <w:b/>
        </w:rPr>
      </w:pPr>
      <w:r w:rsidRPr="00522DE1">
        <w:rPr>
          <w:b/>
        </w:rPr>
        <w:br w:type="page"/>
      </w:r>
    </w:p>
    <w:p w14:paraId="25EA1DB5" w14:textId="7A6719F6" w:rsidR="00D90C83" w:rsidRPr="00522DE1" w:rsidRDefault="00D90C83" w:rsidP="00D90C83">
      <w:pPr>
        <w:spacing w:before="120" w:after="120"/>
        <w:jc w:val="center"/>
      </w:pPr>
      <w:r w:rsidRPr="00522DE1">
        <w:rPr>
          <w:b/>
        </w:rPr>
        <w:lastRenderedPageBreak/>
        <w:t>SE Comments</w:t>
      </w:r>
    </w:p>
    <w:p w14:paraId="21827C3A" w14:textId="383F34EB" w:rsidR="00D90C83" w:rsidRPr="00522DE1" w:rsidRDefault="00732B3F" w:rsidP="00D90C83">
      <w:pPr>
        <w:widowControl w:val="0"/>
        <w:autoSpaceDE w:val="0"/>
        <w:spacing w:before="120" w:after="120"/>
        <w:jc w:val="both"/>
        <w:outlineLvl w:val="0"/>
        <w:rPr>
          <w:rFonts w:eastAsia="SimSun"/>
          <w:b/>
          <w:bCs/>
          <w:kern w:val="2"/>
        </w:rPr>
      </w:pPr>
      <w:r w:rsidRPr="00522DE1">
        <w:rPr>
          <w:rFonts w:eastAsia="SimSun"/>
          <w:b/>
          <w:bCs/>
          <w:kern w:val="2"/>
        </w:rPr>
        <w:t>*</w:t>
      </w:r>
      <w:r w:rsidR="00D90C83" w:rsidRPr="00522DE1">
        <w:rPr>
          <w:rFonts w:eastAsia="SimSun"/>
          <w:b/>
          <w:bCs/>
          <w:kern w:val="2"/>
        </w:rPr>
        <w:t>SE-0</w:t>
      </w:r>
    </w:p>
    <w:p w14:paraId="1C367F44" w14:textId="794971D2"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To evaluate your work, I worked with the same Associate Editor and review panel to </w:t>
      </w:r>
      <w:proofErr w:type="spellStart"/>
      <w:r w:rsidRPr="00522DE1">
        <w:rPr>
          <w:rFonts w:eastAsia="SimSun"/>
          <w:i/>
          <w:iCs/>
          <w:kern w:val="2"/>
        </w:rPr>
        <w:t>evaulate</w:t>
      </w:r>
      <w:proofErr w:type="spellEnd"/>
      <w:r w:rsidRPr="00522DE1">
        <w:rPr>
          <w:rFonts w:eastAsia="SimSun"/>
          <w:i/>
          <w:iCs/>
          <w:kern w:val="2"/>
        </w:rPr>
        <w:t xml:space="preserv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F41AD7" w:rsidRPr="00522DE1">
        <w:rPr>
          <w:rFonts w:eastAsia="SimSun"/>
          <w:i/>
          <w:iCs/>
          <w:kern w:val="2"/>
        </w:rPr>
        <w:t>’</w:t>
      </w:r>
      <w:r w:rsidRPr="00522DE1">
        <w:rPr>
          <w:rFonts w:eastAsia="SimSun"/>
          <w:i/>
          <w:iCs/>
          <w:kern w:val="2"/>
        </w:rPr>
        <w:t xml:space="preserve">s report </w:t>
      </w:r>
      <w:proofErr w:type="gramStart"/>
      <w:r w:rsidRPr="00522DE1">
        <w:rPr>
          <w:rFonts w:eastAsia="SimSun"/>
          <w:i/>
          <w:iCs/>
          <w:kern w:val="2"/>
        </w:rPr>
        <w:t>in particular reflects</w:t>
      </w:r>
      <w:proofErr w:type="gramEnd"/>
      <w:r w:rsidRPr="00522DE1">
        <w:rPr>
          <w:rFonts w:eastAsia="SimSun"/>
          <w:i/>
          <w:iCs/>
          <w:kern w:val="2"/>
        </w:rPr>
        <w:t xml:space="preserve"> a careful reading of the manuscript, the revision document, and the reviewers</w:t>
      </w:r>
      <w:r w:rsidR="00F41AD7" w:rsidRPr="00522DE1">
        <w:rPr>
          <w:rFonts w:eastAsia="SimSun"/>
          <w:i/>
          <w:iCs/>
          <w:kern w:val="2"/>
        </w:rPr>
        <w:t>’</w:t>
      </w:r>
      <w:r w:rsidRPr="00522DE1">
        <w:rPr>
          <w:rFonts w:eastAsia="SimSun"/>
          <w:i/>
          <w:iCs/>
          <w:kern w:val="2"/>
        </w:rPr>
        <w:t xml:space="preserve"> comments, as well as thoughtful reflection on how best to proceed.</w:t>
      </w:r>
    </w:p>
    <w:p w14:paraId="7B1149A8" w14:textId="173247E5"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also want to acknowledge the Associate Editor</w:t>
      </w:r>
      <w:r w:rsidR="00F41AD7" w:rsidRPr="00522DE1">
        <w:rPr>
          <w:rFonts w:eastAsia="SimSun"/>
          <w:i/>
          <w:iCs/>
          <w:kern w:val="2"/>
        </w:rPr>
        <w:t>’</w:t>
      </w:r>
      <w:r w:rsidRPr="00522DE1">
        <w:rPr>
          <w:rFonts w:eastAsia="SimSun"/>
          <w:i/>
          <w:iCs/>
          <w:kern w:val="2"/>
        </w:rPr>
        <w:t>s reluctance to recommend that the manuscript move forward in the review process. Their report reflects a sincere effort to balance the promise of the research with the review team</w:t>
      </w:r>
      <w:r w:rsidR="00F41AD7" w:rsidRPr="00522DE1">
        <w:rPr>
          <w:rFonts w:eastAsia="SimSun"/>
          <w:i/>
          <w:iCs/>
          <w:kern w:val="2"/>
        </w:rPr>
        <w:t>’</w:t>
      </w:r>
      <w:r w:rsidRPr="00522DE1">
        <w:rPr>
          <w:rFonts w:eastAsia="SimSun"/>
          <w:i/>
          <w:iCs/>
          <w:kern w:val="2"/>
        </w:rPr>
        <w:t>s concerns. I appreciate that deliberation and the care taken in reaching their recommendation.</w:t>
      </w:r>
    </w:p>
    <w:p w14:paraId="7C504298" w14:textId="2954A6FA"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team</w:t>
      </w:r>
      <w:r w:rsidR="00F41AD7" w:rsidRPr="00522DE1">
        <w:rPr>
          <w:rFonts w:eastAsia="SimSun"/>
          <w:i/>
          <w:iCs/>
          <w:kern w:val="2"/>
        </w:rPr>
        <w:t>’</w:t>
      </w:r>
      <w:r w:rsidRPr="00522DE1">
        <w:rPr>
          <w:rFonts w:eastAsia="SimSun"/>
          <w:i/>
          <w:iCs/>
          <w:kern w:val="2"/>
        </w:rPr>
        <w:t>s assessment remains mixed, with most reviewers continuing to express significant concerns about the manuscript. However, after carefully reviewing the revision, the Associate Editor</w:t>
      </w:r>
      <w:r w:rsidR="00F41AD7" w:rsidRPr="00522DE1">
        <w:rPr>
          <w:rFonts w:eastAsia="SimSun"/>
          <w:i/>
          <w:iCs/>
          <w:kern w:val="2"/>
        </w:rPr>
        <w:t>’</w:t>
      </w:r>
      <w:r w:rsidRPr="00522DE1">
        <w:rPr>
          <w:rFonts w:eastAsia="SimSun"/>
          <w:i/>
          <w:iCs/>
          <w:kern w:val="2"/>
        </w:rPr>
        <w:t>s report, and the reviewers</w:t>
      </w:r>
      <w:r w:rsidR="00F41AD7" w:rsidRPr="00522DE1">
        <w:rPr>
          <w:rFonts w:eastAsia="SimSun"/>
          <w:i/>
          <w:iCs/>
          <w:kern w:val="2"/>
        </w:rPr>
        <w:t>’</w:t>
      </w:r>
      <w:r w:rsidRPr="00522DE1">
        <w:rPr>
          <w:rFonts w:eastAsia="SimSun"/>
          <w:i/>
          <w:iCs/>
          <w:kern w:val="2"/>
        </w:rPr>
        <w:t xml:space="preserve"> comments, I found myself reluctant to reject the paper. The author team has addressed many of the panel</w:t>
      </w:r>
      <w:r w:rsidR="00F41AD7" w:rsidRPr="00522DE1">
        <w:rPr>
          <w:rFonts w:eastAsia="SimSun"/>
          <w:i/>
          <w:iCs/>
          <w:kern w:val="2"/>
        </w:rPr>
        <w:t>’</w:t>
      </w:r>
      <w:r w:rsidRPr="00522DE1">
        <w:rPr>
          <w:rFonts w:eastAsia="SimSun"/>
          <w:i/>
          <w:iCs/>
          <w:kern w:val="2"/>
        </w:rPr>
        <w:t>s empirical concerns. However, they have not made sufficient progress in addressing the panel</w:t>
      </w:r>
      <w:r w:rsidR="00F41AD7" w:rsidRPr="00522DE1">
        <w:rPr>
          <w:rFonts w:eastAsia="SimSun"/>
          <w:i/>
          <w:iCs/>
          <w:kern w:val="2"/>
        </w:rPr>
        <w:t>’</w:t>
      </w:r>
      <w:r w:rsidRPr="00522DE1">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Accordingly, I am willing to offer one additional revision opportunity.</w:t>
      </w:r>
    </w:p>
    <w:p w14:paraId="674CA7BC" w14:textId="2DA8A6DD"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522DE1" w:rsidRDefault="00D90C83" w:rsidP="00D90C83">
      <w:pPr>
        <w:widowControl w:val="0"/>
        <w:autoSpaceDE w:val="0"/>
        <w:autoSpaceDN w:val="0"/>
        <w:adjustRightInd w:val="0"/>
        <w:spacing w:before="120" w:after="120"/>
        <w:rPr>
          <w:rFonts w:eastAsia="SimSun"/>
          <w:i/>
          <w:iCs/>
          <w:kern w:val="2"/>
        </w:rPr>
      </w:pPr>
      <w:r w:rsidRPr="00522DE1">
        <w:rPr>
          <w:rFonts w:eastAsia="SimSun"/>
          <w:b/>
          <w:bCs/>
          <w:i/>
          <w:iCs/>
          <w:kern w:val="2"/>
          <w:u w:val="single"/>
        </w:rPr>
        <w:t>Response</w:t>
      </w:r>
    </w:p>
    <w:p w14:paraId="17BD616A" w14:textId="0767D978" w:rsidR="00D90C83" w:rsidRPr="00522DE1" w:rsidRDefault="00730BAC" w:rsidP="00D613AF">
      <w:pPr>
        <w:spacing w:before="100" w:beforeAutospacing="1"/>
      </w:pPr>
      <w:r w:rsidRPr="00522DE1">
        <w:t xml:space="preserve">We sincerely thank the </w:t>
      </w:r>
      <w:r w:rsidR="00021F0B" w:rsidRPr="00522DE1">
        <w:t xml:space="preserve">review panel </w:t>
      </w:r>
      <w:r w:rsidRPr="00522DE1">
        <w:t>for the recognition of our progress on the empirical dimensions</w:t>
      </w:r>
      <w:r w:rsidR="00021F0B" w:rsidRPr="00522DE1">
        <w:t xml:space="preserve"> and the </w:t>
      </w:r>
      <w:proofErr w:type="spellStart"/>
      <w:r w:rsidR="00021F0B" w:rsidRPr="00522DE1">
        <w:t>oppontunity</w:t>
      </w:r>
      <w:proofErr w:type="spellEnd"/>
      <w:r w:rsidR="00021F0B" w:rsidRPr="00522DE1">
        <w:t xml:space="preserve"> to revise the paper</w:t>
      </w:r>
      <w:r w:rsidRPr="00522DE1">
        <w:t>. We are fully committed to addressing these theoretical concerns substantively and demonstrating a convincing explanation of the mechanisms underlying our findings in this revision</w:t>
      </w:r>
      <w:r w:rsidR="00D90C83" w:rsidRPr="00522DE1">
        <w:t>.</w:t>
      </w:r>
    </w:p>
    <w:p w14:paraId="574ED934" w14:textId="77777777" w:rsidR="00D90C83" w:rsidRPr="00522DE1" w:rsidRDefault="00D90C83" w:rsidP="00D90C83">
      <w:pPr>
        <w:spacing w:before="120" w:after="120"/>
      </w:pPr>
      <w:r w:rsidRPr="00522DE1">
        <w:t>---------------------------------------------------------------------------------------------------------------------</w:t>
      </w:r>
    </w:p>
    <w:p w14:paraId="06EF747D" w14:textId="784C9D91"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SE-1</w:t>
      </w:r>
    </w:p>
    <w:p w14:paraId="393A75E8" w14:textId="77777777" w:rsidR="00021F0B" w:rsidRPr="00522DE1" w:rsidRDefault="00021F0B" w:rsidP="00021F0B">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Associate Editor has done an excellent job summarizing the review team’s concerns. Rather than repeating their detailed discussion, I will highlight the issues I believe are essential to address in the revision.</w:t>
      </w:r>
    </w:p>
    <w:p w14:paraId="1F2E5D32" w14:textId="3041A094"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First, the paper must establish a clearer and stronger theoretical foundation.</w:t>
      </w:r>
    </w:p>
    <w:p w14:paraId="0BE7DF33" w14:textId="2114A66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The central issue identified by the Associate Editor and all three reviewers is that the </w:t>
      </w:r>
      <w:r w:rsidRPr="00522DE1">
        <w:rPr>
          <w:rFonts w:eastAsia="SimSun"/>
          <w:i/>
          <w:iCs/>
          <w:kern w:val="2"/>
        </w:rPr>
        <w:lastRenderedPageBreak/>
        <w:t>manuscript currently documents empirical patterns without providing a sufficiently convincing theoretical explanation of what mechanisms are generating those patterns.</w:t>
      </w:r>
    </w:p>
    <w:p w14:paraId="603D8684" w14:textId="579C451F"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Currently, the manuscript relies on three proposed mechanisms: content effect, source effect, and position effect. Reviewer 2 questions whether the selection of these mechanisms is theoretically justified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overarching theoretical framework explaining why these mechanisms should operate together.</w:t>
      </w:r>
    </w:p>
    <w:p w14:paraId="7CEDFC8E" w14:textId="3B3A8389"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requires more than refining the discussion of the three effects. The paper must articulate:</w:t>
      </w:r>
    </w:p>
    <w:p w14:paraId="577DA741"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underlying theoretical problem the study addresses</w:t>
      </w:r>
    </w:p>
    <w:p w14:paraId="0A864F1E"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mechanism or mechanisms through which internal GenAI alters contributor behavior</w:t>
      </w:r>
    </w:p>
    <w:p w14:paraId="5D564579" w14:textId="1034234A"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how the proposed mechanisms follow from existing theory</w:t>
      </w:r>
    </w:p>
    <w:p w14:paraId="055B68C4" w14:textId="00CE94E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Put simply, the paper must move from describing empirical regularities to explaining the behavioral processes that generate those regularities.</w:t>
      </w:r>
    </w:p>
    <w:p w14:paraId="2B5495A9" w14:textId="3964731D" w:rsidR="00D90C83"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Please note that, because MISQ prioritizes theoretical contributions, this concern must be substantively addressed in this revision. I view this as the </w:t>
      </w:r>
      <w:r w:rsidR="00F41AD7" w:rsidRPr="00522DE1">
        <w:rPr>
          <w:rFonts w:eastAsia="SimSun"/>
          <w:i/>
          <w:iCs/>
          <w:kern w:val="2"/>
        </w:rPr>
        <w:t>“</w:t>
      </w:r>
      <w:r w:rsidRPr="00522DE1">
        <w:rPr>
          <w:rFonts w:eastAsia="SimSun"/>
          <w:i/>
          <w:iCs/>
          <w:kern w:val="2"/>
        </w:rPr>
        <w:t>paper-breaker</w:t>
      </w:r>
      <w:r w:rsidR="00F41AD7" w:rsidRPr="00522DE1">
        <w:rPr>
          <w:rFonts w:eastAsia="SimSun"/>
          <w:i/>
          <w:iCs/>
          <w:kern w:val="2"/>
        </w:rPr>
        <w:t>”</w:t>
      </w:r>
      <w:r w:rsidRPr="00522DE1">
        <w:rPr>
          <w:rFonts w:eastAsia="SimSun"/>
          <w:i/>
          <w:iCs/>
          <w:kern w:val="2"/>
        </w:rPr>
        <w:t xml:space="preserve"> - if you can</w:t>
      </w:r>
      <w:r w:rsidR="00F41AD7" w:rsidRPr="00522DE1">
        <w:rPr>
          <w:rFonts w:eastAsia="SimSun"/>
          <w:i/>
          <w:iCs/>
          <w:kern w:val="2"/>
        </w:rPr>
        <w:t>’</w:t>
      </w:r>
      <w:r w:rsidRPr="00522DE1">
        <w:rPr>
          <w:rFonts w:eastAsia="SimSun"/>
          <w:i/>
          <w:iCs/>
          <w:kern w:val="2"/>
        </w:rPr>
        <w:t xml:space="preserve">t address the concern about the theoretical foundation, then the paper </w:t>
      </w:r>
      <w:proofErr w:type="spellStart"/>
      <w:r w:rsidRPr="00522DE1">
        <w:rPr>
          <w:rFonts w:eastAsia="SimSun"/>
          <w:i/>
          <w:iCs/>
          <w:kern w:val="2"/>
        </w:rPr>
        <w:t>can not</w:t>
      </w:r>
      <w:proofErr w:type="spellEnd"/>
      <w:r w:rsidRPr="00522DE1">
        <w:rPr>
          <w:rFonts w:eastAsia="SimSun"/>
          <w:i/>
          <w:iCs/>
          <w:kern w:val="2"/>
        </w:rPr>
        <w:t xml:space="preserve"> advance to another round of review</w:t>
      </w:r>
      <w:r w:rsidR="00D90C83" w:rsidRPr="00522DE1">
        <w:rPr>
          <w:rFonts w:eastAsia="SimSun"/>
          <w:i/>
          <w:iCs/>
          <w:kern w:val="2"/>
        </w:rPr>
        <w:t>.</w:t>
      </w:r>
    </w:p>
    <w:p w14:paraId="66FE3B5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01E7D0" w14:textId="5D524C92" w:rsidR="004E087A" w:rsidRPr="00522DE1" w:rsidRDefault="00D86AAD" w:rsidP="00D86AAD">
      <w:pPr>
        <w:spacing w:after="120"/>
      </w:pPr>
      <w:r w:rsidRPr="00522DE1">
        <w:t>Following the suggestion of the review panel, we have chosen XXX theory as the overarching theory to direct our exploration of the problem.</w:t>
      </w:r>
    </w:p>
    <w:p w14:paraId="6FA599C9" w14:textId="627B408A" w:rsidR="00D86AAD" w:rsidRPr="00522DE1" w:rsidRDefault="00D86AAD" w:rsidP="00D241ED">
      <w:pPr>
        <w:spacing w:after="120"/>
      </w:pPr>
      <w:r w:rsidRPr="00522DE1">
        <w:t xml:space="preserve">The xxx theory </w:t>
      </w:r>
    </w:p>
    <w:p w14:paraId="512C3475" w14:textId="77777777" w:rsidR="00D86AAD" w:rsidRPr="00522DE1" w:rsidRDefault="00D86AAD" w:rsidP="00D241ED"/>
    <w:p w14:paraId="1C5C9622" w14:textId="77777777" w:rsidR="00D90C83" w:rsidRPr="00522DE1" w:rsidRDefault="00D90C83" w:rsidP="00D90C83">
      <w:pPr>
        <w:spacing w:before="120" w:after="120"/>
      </w:pPr>
      <w:r w:rsidRPr="00522DE1">
        <w:t>---------------------------------------------------------------------------------------------------------------------</w:t>
      </w:r>
    </w:p>
    <w:p w14:paraId="26F8452F" w14:textId="438716C9"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SE-2</w:t>
      </w:r>
    </w:p>
    <w:p w14:paraId="741B55F1" w14:textId="59F7F3D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Second, the empirical tests of the mechanisms must more directly support the theoretical explanation.</w:t>
      </w:r>
    </w:p>
    <w:p w14:paraId="088603DD" w14:textId="449C684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Many of the reviewers</w:t>
      </w:r>
      <w:r w:rsidR="00F41AD7" w:rsidRPr="00522DE1">
        <w:rPr>
          <w:rFonts w:eastAsia="SimSun"/>
          <w:i/>
          <w:iCs/>
          <w:kern w:val="2"/>
        </w:rPr>
        <w:t>’</w:t>
      </w:r>
      <w:r w:rsidRPr="00522DE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lastRenderedPageBreak/>
        <w:t>For example:</w:t>
      </w:r>
    </w:p>
    <w:p w14:paraId="200C4178" w14:textId="485CF8C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Reviewer 1 and Reviewer 3 both question whether the analysis in Section 6.3.1.1 provides convincing evidence for the proposed content effect, noting that answer length alone is not a reliable measure of answer quality.</w:t>
      </w:r>
    </w:p>
    <w:p w14:paraId="3AEFFC00" w14:textId="1E2F904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and Reviewer 3 raise concerns about the operationalization of the position effect, particularly the use of the </w:t>
      </w:r>
      <w:r w:rsidR="00F41AD7" w:rsidRPr="00522DE1">
        <w:rPr>
          <w:rFonts w:eastAsia="SimSun"/>
          <w:i/>
          <w:iCs/>
          <w:kern w:val="2"/>
        </w:rPr>
        <w:t>“</w:t>
      </w:r>
      <w:r w:rsidRPr="00522DE1">
        <w:rPr>
          <w:rFonts w:eastAsia="SimSun"/>
          <w:i/>
          <w:iCs/>
          <w:kern w:val="2"/>
        </w:rPr>
        <w:t>first-position seeker</w:t>
      </w:r>
      <w:r w:rsidR="00F41AD7" w:rsidRPr="00522DE1">
        <w:rPr>
          <w:rFonts w:eastAsia="SimSun"/>
          <w:i/>
          <w:iCs/>
          <w:kern w:val="2"/>
        </w:rPr>
        <w:t>”</w:t>
      </w:r>
      <w:r w:rsidRPr="00522DE1">
        <w:rPr>
          <w:rFonts w:eastAsia="SimSun"/>
          <w:i/>
          <w:iCs/>
          <w:kern w:val="2"/>
        </w:rPr>
        <w:t xml:space="preserve"> construct and its connection to the underlying theoretical logic.</w:t>
      </w:r>
    </w:p>
    <w:p w14:paraId="4E0280BA" w14:textId="1073CE9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All three reviewers question the inference of the source effect, noting that attributing residual treatment effects to an AI authority mechanism is not justified unless other plausible mechanisms have been ruled out.</w:t>
      </w:r>
    </w:p>
    <w:p w14:paraId="1C6CC779" w14:textId="087F232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522DE1">
        <w:rPr>
          <w:rFonts w:eastAsia="SimSun"/>
          <w:i/>
          <w:iCs/>
          <w:kern w:val="2"/>
        </w:rPr>
        <w:t> </w:t>
      </w:r>
    </w:p>
    <w:p w14:paraId="4166631B"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C7DEB1B" w14:textId="77777777" w:rsidR="00E71F2A" w:rsidRPr="00522DE1" w:rsidRDefault="00E71F2A" w:rsidP="00D90C83">
      <w:pPr>
        <w:spacing w:before="120" w:after="120"/>
      </w:pPr>
    </w:p>
    <w:p w14:paraId="59F9C952" w14:textId="1851FDAF" w:rsidR="00D90C83" w:rsidRPr="00522DE1" w:rsidRDefault="00D90C83" w:rsidP="00D90C83">
      <w:pPr>
        <w:spacing w:before="120" w:after="120"/>
      </w:pPr>
      <w:r w:rsidRPr="00522DE1">
        <w:t>---------------------------------------------------------------------------------------------------------------------</w:t>
      </w:r>
    </w:p>
    <w:p w14:paraId="5EAD2C13" w14:textId="03643127"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 xml:space="preserve">SE-3 </w:t>
      </w:r>
    </w:p>
    <w:p w14:paraId="12DC36D3" w14:textId="39F07BD2"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Third, the manuscript must more clearly situate its findings relative to prior work.</w:t>
      </w:r>
    </w:p>
    <w:p w14:paraId="3C6964A9" w14:textId="4B9DC6AC"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Several reviewers raise concerns about the paper</w:t>
      </w:r>
      <w:r w:rsidR="00F41AD7" w:rsidRPr="00522DE1">
        <w:rPr>
          <w:rFonts w:eastAsia="SimSun"/>
          <w:i/>
          <w:iCs/>
          <w:kern w:val="2"/>
        </w:rPr>
        <w:t>’</w:t>
      </w:r>
      <w:r w:rsidRPr="00522DE1">
        <w:rPr>
          <w:rFonts w:eastAsia="SimSun"/>
          <w:i/>
          <w:iCs/>
          <w:kern w:val="2"/>
        </w:rPr>
        <w:t>s positioning relative to existing literature, particularly Su et al. (2023).</w:t>
      </w:r>
    </w:p>
    <w:p w14:paraId="797E0BC3" w14:textId="132B3D5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46186D09"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clarification is important for establishing the paper</w:t>
      </w:r>
      <w:r w:rsidR="00F41AD7" w:rsidRPr="00522DE1">
        <w:rPr>
          <w:rFonts w:eastAsia="SimSun"/>
          <w:i/>
          <w:iCs/>
          <w:kern w:val="2"/>
        </w:rPr>
        <w:t>’</w:t>
      </w:r>
      <w:r w:rsidRPr="00522DE1">
        <w:rPr>
          <w:rFonts w:eastAsia="SimSun"/>
          <w:i/>
          <w:iCs/>
          <w:kern w:val="2"/>
        </w:rPr>
        <w:t>s contribution</w:t>
      </w:r>
      <w:r w:rsidR="00D90C83" w:rsidRPr="00522DE1">
        <w:rPr>
          <w:rFonts w:eastAsia="SimSun"/>
          <w:i/>
          <w:iCs/>
          <w:kern w:val="2"/>
        </w:rPr>
        <w:t>. </w:t>
      </w:r>
    </w:p>
    <w:p w14:paraId="47257B4C" w14:textId="35BE6A8D" w:rsidR="00425A79" w:rsidRPr="00522DE1" w:rsidRDefault="00D90C83" w:rsidP="00A77F5D">
      <w:pPr>
        <w:widowControl w:val="0"/>
        <w:autoSpaceDE w:val="0"/>
        <w:autoSpaceDN w:val="0"/>
        <w:adjustRightInd w:val="0"/>
        <w:spacing w:before="120" w:after="120"/>
        <w:jc w:val="both"/>
      </w:pPr>
      <w:r w:rsidRPr="00522DE1">
        <w:rPr>
          <w:rFonts w:eastAsia="SimSun"/>
          <w:b/>
          <w:bCs/>
          <w:i/>
          <w:iCs/>
          <w:kern w:val="2"/>
          <w:u w:val="single"/>
        </w:rPr>
        <w:t>Response</w:t>
      </w:r>
    </w:p>
    <w:p w14:paraId="75899620" w14:textId="0C7734BC" w:rsidR="00D86AAD" w:rsidRPr="00522DE1" w:rsidRDefault="00D86AAD" w:rsidP="00D241ED">
      <w:pPr>
        <w:spacing w:after="120"/>
      </w:pPr>
      <w:r w:rsidRPr="00522DE1">
        <w:t xml:space="preserve">Following the suggestion of the review panel, we have further </w:t>
      </w:r>
      <w:proofErr w:type="spellStart"/>
      <w:r w:rsidRPr="00522DE1">
        <w:t>distingurished</w:t>
      </w:r>
      <w:proofErr w:type="spellEnd"/>
      <w:r w:rsidRPr="00522DE1">
        <w:t xml:space="preserve">  our paper with Su 2023</w:t>
      </w:r>
    </w:p>
    <w:p w14:paraId="5B226A3B" w14:textId="77777777" w:rsidR="00E71F2A" w:rsidRPr="00522DE1" w:rsidRDefault="00E71F2A" w:rsidP="00D90C83">
      <w:pPr>
        <w:spacing w:before="120" w:after="120"/>
      </w:pPr>
    </w:p>
    <w:p w14:paraId="3AF48129" w14:textId="59CAFB95" w:rsidR="00D90C83" w:rsidRPr="00522DE1" w:rsidRDefault="00D90C83" w:rsidP="00D90C83">
      <w:pPr>
        <w:spacing w:before="120" w:after="120"/>
      </w:pPr>
      <w:r w:rsidRPr="00522DE1">
        <w:t>---------------------------------------------------------------------------------------------------------------------</w:t>
      </w:r>
    </w:p>
    <w:p w14:paraId="510BC627" w14:textId="40F0D8CA"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SE-4</w:t>
      </w:r>
    </w:p>
    <w:p w14:paraId="3A7C3256" w14:textId="5AE2ADE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Fourth, the manuscript should clarify the relationship between theory and empirical findings.</w:t>
      </w:r>
    </w:p>
    <w:p w14:paraId="2CF983ED" w14:textId="6BB6B24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raises a concern that the theoretical development may have been shaped after </w:t>
      </w:r>
      <w:r w:rsidRPr="00522DE1">
        <w:rPr>
          <w:rFonts w:eastAsia="SimSun"/>
          <w:i/>
          <w:iCs/>
          <w:kern w:val="2"/>
        </w:rPr>
        <w:lastRenderedPageBreak/>
        <w:t>the empirical results were observed. Whether or not that characterization is accurate, the manuscript should clarify the logical ordering between theory and empirical analysis.</w:t>
      </w:r>
    </w:p>
    <w:p w14:paraId="4BBDB237" w14:textId="7B46F1C9"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particular, the revision should explicitly acknowledge alternative theoretical predictions that exist in the literature. Some prior work suggests that AI-generated answers could increase rather than decrease human participation. Addressing these alternative possibilities directly will strengthen the credibility of the theoretical argument.</w:t>
      </w:r>
    </w:p>
    <w:p w14:paraId="476ABEF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16E6102" w14:textId="1302916B" w:rsidR="00E71F2A" w:rsidRPr="00522DE1" w:rsidRDefault="00FA4F97" w:rsidP="00D90C83">
      <w:pPr>
        <w:spacing w:before="120" w:after="120"/>
      </w:pPr>
      <w:r w:rsidRPr="00522DE1">
        <w:t>Following the suggestion of the review panel, we have put our discussion into the conversation with the prior studies. Specifically</w:t>
      </w:r>
    </w:p>
    <w:p w14:paraId="3115ADFA" w14:textId="45365BD9" w:rsidR="00D90C83" w:rsidRPr="00522DE1" w:rsidRDefault="00D90C83" w:rsidP="00D90C83">
      <w:pPr>
        <w:spacing w:before="120" w:after="120"/>
      </w:pPr>
      <w:r w:rsidRPr="00522DE1">
        <w:t>---------------------------------------------------------------------------------------------------------------------</w:t>
      </w:r>
    </w:p>
    <w:p w14:paraId="27C00FE3" w14:textId="72B98B75"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SE-5</w:t>
      </w:r>
    </w:p>
    <w:p w14:paraId="34D8C1FB" w14:textId="1281D2C4" w:rsidR="00E71F2A" w:rsidRPr="00522DE1" w:rsidRDefault="00E71F2A" w:rsidP="00E71F2A">
      <w:pPr>
        <w:widowControl w:val="0"/>
        <w:autoSpaceDE w:val="0"/>
        <w:autoSpaceDN w:val="0"/>
        <w:adjustRightInd w:val="0"/>
        <w:spacing w:before="120" w:after="120"/>
        <w:ind w:leftChars="200" w:left="480"/>
        <w:rPr>
          <w:rFonts w:eastAsia="SimSun"/>
          <w:i/>
          <w:iCs/>
          <w:kern w:val="2"/>
        </w:rPr>
      </w:pPr>
      <w:proofErr w:type="gramStart"/>
      <w:r w:rsidRPr="00522DE1">
        <w:rPr>
          <w:rFonts w:eastAsia="SimSun"/>
          <w:i/>
          <w:iCs/>
          <w:kern w:val="2"/>
        </w:rPr>
        <w:t>So</w:t>
      </w:r>
      <w:proofErr w:type="gramEnd"/>
      <w:r w:rsidRPr="00522DE1">
        <w:rPr>
          <w:rFonts w:eastAsia="SimSun"/>
          <w:i/>
          <w:iCs/>
          <w:kern w:val="2"/>
        </w:rPr>
        <w:t xml:space="preserve"> what to do? Given the strength and breadth of objections to your work?</w:t>
      </w:r>
    </w:p>
    <w:p w14:paraId="79A60ACB" w14:textId="6D2D79F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package suggests several directions to strengthen the paper</w:t>
      </w:r>
      <w:r w:rsidR="00F41AD7" w:rsidRPr="00522DE1">
        <w:rPr>
          <w:rFonts w:eastAsia="SimSun"/>
          <w:i/>
          <w:iCs/>
          <w:kern w:val="2"/>
        </w:rPr>
        <w:t>’</w:t>
      </w:r>
      <w:r w:rsidRPr="00522DE1">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522DE1" w:rsidRDefault="00E71F2A" w:rsidP="00E71F2A">
      <w:pPr>
        <w:widowControl w:val="0"/>
        <w:autoSpaceDE w:val="0"/>
        <w:autoSpaceDN w:val="0"/>
        <w:adjustRightInd w:val="0"/>
        <w:spacing w:before="120" w:after="120"/>
        <w:ind w:leftChars="200" w:left="480"/>
        <w:rPr>
          <w:rFonts w:eastAsia="SimSun"/>
          <w:i/>
          <w:iCs/>
          <w:kern w:val="2"/>
        </w:rPr>
      </w:pPr>
      <w:bookmarkStart w:id="15" w:name="OLE_LINK1"/>
      <w:r w:rsidRPr="00522DE1">
        <w:rPr>
          <w:rFonts w:eastAsia="SimSun"/>
          <w:i/>
          <w:iCs/>
          <w:kern w:val="2"/>
        </w:rPr>
        <w:t>A third direction is to frame the study more broadly as examining competition and complementarity between AI-generated and human-generated knowledge in digital communities. Such a framing could help explain when AI discourages human participation and when it might instead stimulate additional contributions.</w:t>
      </w:r>
    </w:p>
    <w:bookmarkEnd w:id="15"/>
    <w:p w14:paraId="0E2E368F" w14:textId="64CAC262"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522DE1">
        <w:rPr>
          <w:rFonts w:eastAsia="SimSun"/>
          <w:i/>
          <w:iCs/>
          <w:kern w:val="2"/>
        </w:rPr>
        <w:t>. </w:t>
      </w:r>
    </w:p>
    <w:p w14:paraId="1DEFBD2E"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1F6B39D" w14:textId="409BEDD8" w:rsidR="000619E2" w:rsidRPr="00522DE1" w:rsidRDefault="00332B94" w:rsidP="00D90C83">
      <w:pPr>
        <w:spacing w:before="120" w:after="120"/>
      </w:pPr>
      <w:r w:rsidRPr="00522DE1">
        <w:t>We app</w:t>
      </w:r>
      <w:r w:rsidR="00231DD2" w:rsidRPr="00522DE1">
        <w:t>reciate the suggestion of the SE. After thinking, we choose.</w:t>
      </w:r>
    </w:p>
    <w:p w14:paraId="46F7C542" w14:textId="1C41C386" w:rsidR="00D90C83" w:rsidRPr="00522DE1" w:rsidRDefault="00D90C83" w:rsidP="00D90C83">
      <w:pPr>
        <w:spacing w:before="120" w:after="120"/>
      </w:pPr>
      <w:r w:rsidRPr="00522DE1">
        <w:t>---------------------------------------------------------------------------------------------------------------------</w:t>
      </w:r>
    </w:p>
    <w:p w14:paraId="70CAF886" w14:textId="19579F12"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p>
    <w:p w14:paraId="508C08F0" w14:textId="77777777" w:rsidR="000619E2" w:rsidRPr="00522DE1" w:rsidRDefault="000619E2" w:rsidP="00FE3230">
      <w:pPr>
        <w:pStyle w:val="NormalWeb"/>
      </w:pPr>
    </w:p>
    <w:p w14:paraId="6B82F862" w14:textId="6A925E63" w:rsidR="00DC3066" w:rsidRPr="00522DE1" w:rsidRDefault="00DC3066" w:rsidP="00FE3230">
      <w:pPr>
        <w:pStyle w:val="NormalWeb"/>
      </w:pPr>
      <w:r w:rsidRPr="00522DE1">
        <w:rPr>
          <w:b/>
        </w:rPr>
        <w:br w:type="page"/>
      </w:r>
    </w:p>
    <w:p w14:paraId="6E010A07" w14:textId="517E4809" w:rsidR="00BD6E4E" w:rsidRPr="00522DE1" w:rsidRDefault="00BD6E4E" w:rsidP="00BD6E4E">
      <w:pPr>
        <w:spacing w:before="120" w:after="120"/>
        <w:jc w:val="center"/>
      </w:pPr>
      <w:r w:rsidRPr="00522DE1">
        <w:rPr>
          <w:b/>
        </w:rPr>
        <w:lastRenderedPageBreak/>
        <w:t>AE Comments</w:t>
      </w:r>
    </w:p>
    <w:p w14:paraId="38EAB27E" w14:textId="35BD3FA4" w:rsidR="00BD6E4E" w:rsidRPr="00522DE1" w:rsidRDefault="00732B3F" w:rsidP="00BD6E4E">
      <w:pPr>
        <w:widowControl w:val="0"/>
        <w:autoSpaceDE w:val="0"/>
        <w:spacing w:before="120" w:after="120"/>
        <w:jc w:val="both"/>
        <w:outlineLvl w:val="0"/>
        <w:rPr>
          <w:rFonts w:eastAsia="SimSun"/>
          <w:b/>
          <w:bCs/>
          <w:kern w:val="2"/>
        </w:rPr>
      </w:pPr>
      <w:r w:rsidRPr="00522DE1">
        <w:rPr>
          <w:rFonts w:eastAsia="SimSun"/>
          <w:b/>
          <w:bCs/>
          <w:kern w:val="2"/>
        </w:rPr>
        <w:t>*</w:t>
      </w:r>
      <w:r w:rsidR="00BD6E4E" w:rsidRPr="00522DE1">
        <w:rPr>
          <w:rFonts w:eastAsia="SimSun"/>
          <w:b/>
          <w:bCs/>
          <w:kern w:val="2"/>
        </w:rPr>
        <w:t>AE-0</w:t>
      </w:r>
    </w:p>
    <w:p w14:paraId="23D55C5B" w14:textId="6076F49A"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previously, the three reviewers once again did great jobs in objectively and constructively evaluating the revised paper. They commented on authors</w:t>
      </w:r>
      <w:r w:rsidR="00F41AD7" w:rsidRPr="00522DE1">
        <w:rPr>
          <w:rFonts w:eastAsia="SimSun"/>
          <w:i/>
          <w:iCs/>
          <w:kern w:val="2"/>
        </w:rPr>
        <w:t>’</w:t>
      </w:r>
      <w:r w:rsidRPr="00522DE1">
        <w:rPr>
          <w:rFonts w:eastAsia="SimSun"/>
          <w:i/>
          <w:iCs/>
          <w:kern w:val="2"/>
        </w:rPr>
        <w:t xml:space="preserve"> responses to the previous suggestions and pointed out remaining and new issues. The three reviewers</w:t>
      </w:r>
      <w:r w:rsidR="00F41AD7" w:rsidRPr="00522DE1">
        <w:rPr>
          <w:rFonts w:eastAsia="SimSun"/>
          <w:i/>
          <w:iCs/>
          <w:kern w:val="2"/>
        </w:rPr>
        <w:t>’</w:t>
      </w:r>
      <w:r w:rsidRPr="00522DE1">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75E3E31B"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very carefully read the revised paper, the authors</w:t>
      </w:r>
      <w:r w:rsidR="00F41AD7" w:rsidRPr="00522DE1">
        <w:rPr>
          <w:rFonts w:eastAsia="SimSun"/>
          <w:i/>
          <w:iCs/>
          <w:kern w:val="2"/>
        </w:rPr>
        <w:t>’</w:t>
      </w:r>
      <w:r w:rsidRPr="00522DE1">
        <w:rPr>
          <w:rFonts w:eastAsia="SimSun"/>
          <w:i/>
          <w:iCs/>
          <w:kern w:val="2"/>
        </w:rPr>
        <w:t xml:space="preserve"> revision notes, and the referee reports. I commend the authors</w:t>
      </w:r>
      <w:r w:rsidR="00F41AD7" w:rsidRPr="00522DE1">
        <w:rPr>
          <w:rFonts w:eastAsia="SimSun"/>
          <w:i/>
          <w:iCs/>
          <w:kern w:val="2"/>
        </w:rPr>
        <w:t>’</w:t>
      </w:r>
      <w:r w:rsidRPr="00522DE1">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522DE1" w:rsidRDefault="00BD6E4E" w:rsidP="00BD6E4E">
      <w:pPr>
        <w:widowControl w:val="0"/>
        <w:autoSpaceDE w:val="0"/>
        <w:autoSpaceDN w:val="0"/>
        <w:adjustRightInd w:val="0"/>
        <w:spacing w:before="120" w:after="120"/>
        <w:rPr>
          <w:kern w:val="2"/>
        </w:rPr>
      </w:pPr>
      <w:r w:rsidRPr="00522DE1">
        <w:rPr>
          <w:rFonts w:eastAsia="SimSun"/>
          <w:b/>
          <w:bCs/>
          <w:i/>
          <w:iCs/>
          <w:kern w:val="2"/>
          <w:u w:val="single"/>
        </w:rPr>
        <w:t>Response</w:t>
      </w:r>
    </w:p>
    <w:p w14:paraId="26AE7D6B" w14:textId="4DF11B82" w:rsidR="00BD6E4E" w:rsidRPr="00522DE1" w:rsidRDefault="000619E2" w:rsidP="00BD6E4E">
      <w:pPr>
        <w:spacing w:before="120" w:beforeAutospacing="1" w:after="120" w:afterAutospacing="1"/>
      </w:pPr>
      <w:r w:rsidRPr="00522DE1">
        <w:t xml:space="preserve">We sincerely thank the Associate Editor for the thorough and careful evaluation of our revised manuscript, as well as the recognition of improvements in </w:t>
      </w:r>
      <w:r w:rsidR="00180499" w:rsidRPr="00522DE1">
        <w:t>empirical analysis</w:t>
      </w:r>
      <w:r w:rsidRPr="00522DE1">
        <w:t xml:space="preserve"> and literature</w:t>
      </w:r>
      <w:r w:rsidR="00180499" w:rsidRPr="00522DE1">
        <w:t xml:space="preserve"> review</w:t>
      </w:r>
      <w:r w:rsidRPr="00522DE1">
        <w:t xml:space="preserve">. We appreciate the </w:t>
      </w:r>
      <w:r w:rsidR="00180499" w:rsidRPr="00522DE1">
        <w:t xml:space="preserve">review panel’s further </w:t>
      </w:r>
      <w:proofErr w:type="gramStart"/>
      <w:r w:rsidR="00180499" w:rsidRPr="00522DE1">
        <w:t>comments</w:t>
      </w:r>
      <w:proofErr w:type="gramEnd"/>
      <w:r w:rsidR="00180499" w:rsidRPr="00522DE1">
        <w:t xml:space="preserve"> </w:t>
      </w:r>
      <w:r w:rsidRPr="00522DE1">
        <w:t xml:space="preserve">and we are committed to addressing these issues. </w:t>
      </w:r>
      <w:r w:rsidR="00180499" w:rsidRPr="00522DE1">
        <w:t xml:space="preserve">We hope the review panel finds </w:t>
      </w:r>
      <w:proofErr w:type="spellStart"/>
      <w:r w:rsidR="00180499" w:rsidRPr="00522DE1">
        <w:t>th</w:t>
      </w:r>
      <w:proofErr w:type="spellEnd"/>
      <w:r w:rsidR="00180499" w:rsidRPr="00522DE1">
        <w:t xml:space="preserve"> paper significantly improved. </w:t>
      </w:r>
    </w:p>
    <w:p w14:paraId="0F0E4A97" w14:textId="77777777" w:rsidR="00BD6E4E" w:rsidRPr="00522DE1" w:rsidRDefault="00BD6E4E" w:rsidP="00BD6E4E">
      <w:pPr>
        <w:widowControl w:val="0"/>
        <w:autoSpaceDE w:val="0"/>
        <w:autoSpaceDN w:val="0"/>
        <w:adjustRightInd w:val="0"/>
        <w:spacing w:before="120" w:after="120"/>
      </w:pPr>
      <w:r w:rsidRPr="00522DE1">
        <w:t>---------------------------------------------------------------------------------------------------------------------</w:t>
      </w:r>
    </w:p>
    <w:p w14:paraId="325038BB" w14:textId="35B9372C"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AE-1</w:t>
      </w:r>
      <w:r w:rsidR="000619E2" w:rsidRPr="00522DE1">
        <w:rPr>
          <w:rFonts w:eastAsia="SimSun"/>
          <w:b/>
          <w:bCs/>
          <w:kern w:val="2"/>
        </w:rPr>
        <w:t xml:space="preserve"> </w:t>
      </w:r>
    </w:p>
    <w:p w14:paraId="3A70EAA5" w14:textId="77777777" w:rsidR="00231DD2" w:rsidRPr="00522DE1" w:rsidRDefault="00231DD2" w:rsidP="00231DD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Nonetheless, I </w:t>
      </w:r>
      <w:proofErr w:type="gramStart"/>
      <w:r w:rsidRPr="00522DE1">
        <w:rPr>
          <w:rFonts w:eastAsia="SimSun"/>
          <w:i/>
          <w:iCs/>
          <w:kern w:val="2"/>
        </w:rPr>
        <w:t>have to</w:t>
      </w:r>
      <w:proofErr w:type="gramEnd"/>
      <w:r w:rsidRPr="00522DE1">
        <w:rPr>
          <w:rFonts w:eastAsia="SimSun"/>
          <w:i/>
          <w:iCs/>
          <w:kern w:val="2"/>
        </w:rPr>
        <w:t xml:space="preserve"> agree with the reviewers that key concerns linger, namely, regarding mechanism analysis and theorization, which in essence go hand in hand.</w:t>
      </w:r>
    </w:p>
    <w:p w14:paraId="7D48F857" w14:textId="153A60E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They need to be convinced of a plausible explanation of the underlying mechanism, supported by solid theories---ideally from a sound overarching theoretical framework. This paper appears to fall short in this regard unfortunately.</w:t>
      </w:r>
    </w:p>
    <w:p w14:paraId="606111FA" w14:textId="4F98980F"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Empirically, the analysis exploring the mechanism is somewhat flawed and hence unconvincing, as all three reviewers unanimously pointed out and I summarize in detail below. It then loops back to the issue of lacking a convincing theoretical framework, as all three reviewers complain. R2 questioned the approach here appears to be </w:t>
      </w:r>
      <w:proofErr w:type="spellStart"/>
      <w:r w:rsidRPr="00522DE1">
        <w:rPr>
          <w:rFonts w:eastAsia="SimSun"/>
          <w:i/>
          <w:iCs/>
          <w:kern w:val="2"/>
        </w:rPr>
        <w:t>HARKing</w:t>
      </w:r>
      <w:proofErr w:type="spellEnd"/>
      <w:r w:rsidRPr="00522DE1">
        <w:rPr>
          <w:rFonts w:eastAsia="SimSun"/>
          <w:i/>
          <w:iCs/>
          <w:kern w:val="2"/>
        </w:rPr>
        <w:t xml:space="preserve"> (i.e., hypothesizing after results are known). Such inadequacy further leads to the doubts on the discrepancy between the main effects found here and those reported in the literature (e.g., see R1</w:t>
      </w:r>
      <w:r w:rsidR="00F41AD7" w:rsidRPr="00522DE1">
        <w:rPr>
          <w:rFonts w:eastAsia="SimSun"/>
          <w:i/>
          <w:iCs/>
          <w:kern w:val="2"/>
        </w:rPr>
        <w:t>’</w:t>
      </w:r>
      <w:r w:rsidRPr="00522DE1">
        <w:rPr>
          <w:rFonts w:eastAsia="SimSun"/>
          <w:i/>
          <w:iCs/>
          <w:kern w:val="2"/>
        </w:rPr>
        <w:t>s comments on Su et al, 2023).</w:t>
      </w:r>
    </w:p>
    <w:p w14:paraId="0A24331E"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01CB2F6" w14:textId="47E86B19" w:rsidR="00573871" w:rsidRPr="00522DE1" w:rsidRDefault="00AE3F37" w:rsidP="00D241ED">
      <w:pPr>
        <w:pStyle w:val="Paragraph"/>
      </w:pPr>
      <w:r w:rsidRPr="00522DE1">
        <w:lastRenderedPageBreak/>
        <w:t xml:space="preserve">Following the suggestion of the review panel, we have improved both the mechanism identification and </w:t>
      </w:r>
      <w:proofErr w:type="spellStart"/>
      <w:r w:rsidRPr="00522DE1">
        <w:t>theretical</w:t>
      </w:r>
      <w:proofErr w:type="spellEnd"/>
      <w:r w:rsidRPr="00522DE1">
        <w:t xml:space="preserve"> basis of the paper.</w:t>
      </w:r>
    </w:p>
    <w:p w14:paraId="3A395051" w14:textId="77777777" w:rsidR="00BD6E4E" w:rsidRPr="00522DE1" w:rsidRDefault="00BD6E4E" w:rsidP="00BD6E4E">
      <w:pPr>
        <w:pStyle w:val="NormalWeb"/>
        <w:spacing w:before="120" w:after="120"/>
      </w:pPr>
      <w:r w:rsidRPr="00522DE1">
        <w:t>---------------------------------------------------------------------------------------------------------------------</w:t>
      </w:r>
    </w:p>
    <w:p w14:paraId="43CB06F9" w14:textId="40E06425"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AE-2</w:t>
      </w:r>
      <w:r w:rsidR="000619E2" w:rsidRPr="00522DE1">
        <w:rPr>
          <w:rFonts w:eastAsia="SimSun"/>
          <w:b/>
          <w:bCs/>
          <w:kern w:val="2"/>
        </w:rPr>
        <w:t xml:space="preserve"> (content effect)</w:t>
      </w:r>
    </w:p>
    <w:p w14:paraId="5D7D0B7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Mechanism driving reduction in human answers</w:t>
      </w:r>
    </w:p>
    <w:p w14:paraId="212DC34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 Content effect</w:t>
      </w:r>
    </w:p>
    <w:p w14:paraId="3D7A9211" w14:textId="0BC34A3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As all three reviewers pointed out and I also agree, the fact that AI answers have higher quality than human answers </w:t>
      </w:r>
      <w:proofErr w:type="gramStart"/>
      <w:r w:rsidRPr="00522DE1">
        <w:rPr>
          <w:rFonts w:eastAsia="SimSun"/>
          <w:i/>
          <w:iCs/>
          <w:kern w:val="2"/>
        </w:rPr>
        <w:t>has</w:t>
      </w:r>
      <w:proofErr w:type="gramEnd"/>
      <w:r w:rsidRPr="00522DE1">
        <w:rPr>
          <w:rFonts w:eastAsia="SimSun"/>
          <w:i/>
          <w:iCs/>
          <w:kern w:val="2"/>
        </w:rPr>
        <w:t xml:space="preserve">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522DE1">
        <w:rPr>
          <w:rFonts w:eastAsia="SimSun"/>
          <w:i/>
          <w:iCs/>
          <w:kern w:val="2"/>
        </w:rPr>
        <w:t>.</w:t>
      </w:r>
    </w:p>
    <w:p w14:paraId="03AE6C74"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222ABD18" w14:textId="5E0213B7" w:rsidR="00F704D9" w:rsidRPr="00522DE1" w:rsidRDefault="00F30EA2" w:rsidP="00447A8A">
      <w:pPr>
        <w:pStyle w:val="NormalWeb"/>
        <w:ind w:left="720" w:hanging="720"/>
      </w:pPr>
      <w:r w:rsidRPr="00522DE1" w:rsidDel="00F30EA2">
        <w:t xml:space="preserve"> </w:t>
      </w:r>
    </w:p>
    <w:p w14:paraId="15CD8EC5" w14:textId="77777777" w:rsidR="00BD6E4E" w:rsidRPr="00522DE1" w:rsidRDefault="00BD6E4E" w:rsidP="00BD6E4E">
      <w:pPr>
        <w:widowControl w:val="0"/>
        <w:autoSpaceDE w:val="0"/>
        <w:autoSpaceDN w:val="0"/>
        <w:adjustRightInd w:val="0"/>
        <w:spacing w:before="120" w:after="120"/>
        <w:jc w:val="both"/>
      </w:pPr>
      <w:r w:rsidRPr="00522DE1">
        <w:t>---------------------------------------------------------------------------------------------------------------------</w:t>
      </w:r>
    </w:p>
    <w:p w14:paraId="09EAE8E5" w14:textId="06C511B0"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AE-3</w:t>
      </w:r>
      <w:r w:rsidR="000619E2" w:rsidRPr="00522DE1">
        <w:rPr>
          <w:rFonts w:eastAsia="SimSun"/>
          <w:b/>
          <w:bCs/>
          <w:kern w:val="2"/>
        </w:rPr>
        <w:t xml:space="preserve"> (position effect)</w:t>
      </w:r>
    </w:p>
    <w:p w14:paraId="096D31F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(b) Position effect</w:t>
      </w:r>
    </w:p>
    <w:p w14:paraId="13F55E0E" w14:textId="7D64D364"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All three reviewers have issues with the approach surrounding </w:t>
      </w:r>
      <w:r w:rsidR="00F41AD7" w:rsidRPr="00522DE1">
        <w:rPr>
          <w:rFonts w:eastAsia="SimSun"/>
          <w:i/>
          <w:iCs/>
          <w:kern w:val="2"/>
        </w:rPr>
        <w:t>“</w:t>
      </w:r>
      <w:r w:rsidRPr="00522DE1">
        <w:rPr>
          <w:rFonts w:eastAsia="SimSun"/>
          <w:i/>
          <w:iCs/>
          <w:kern w:val="2"/>
        </w:rPr>
        <w:t>first-position seekers</w:t>
      </w:r>
      <w:r w:rsidR="00F41AD7" w:rsidRPr="00522DE1">
        <w:rPr>
          <w:rFonts w:eastAsia="SimSun"/>
          <w:i/>
          <w:iCs/>
          <w:kern w:val="2"/>
        </w:rPr>
        <w:t>”</w:t>
      </w:r>
      <w:r w:rsidRPr="00522DE1">
        <w:rPr>
          <w:rFonts w:eastAsia="SimSun"/>
          <w:i/>
          <w:iCs/>
          <w:kern w:val="2"/>
        </w:rPr>
        <w:t xml:space="preserve"> for exploring the position effect. See R1</w:t>
      </w:r>
      <w:r w:rsidR="00F41AD7" w:rsidRPr="00522DE1">
        <w:rPr>
          <w:rFonts w:eastAsia="SimSun"/>
          <w:i/>
          <w:iCs/>
          <w:kern w:val="2"/>
        </w:rPr>
        <w:t>’</w:t>
      </w:r>
      <w:r w:rsidRPr="00522DE1">
        <w:rPr>
          <w:rFonts w:eastAsia="SimSun"/>
          <w:i/>
          <w:iCs/>
          <w:kern w:val="2"/>
        </w:rPr>
        <w:t>s comments on page 4, R2</w:t>
      </w:r>
      <w:r w:rsidR="00F41AD7" w:rsidRPr="00522DE1">
        <w:rPr>
          <w:rFonts w:eastAsia="SimSun"/>
          <w:i/>
          <w:iCs/>
          <w:kern w:val="2"/>
        </w:rPr>
        <w:t>’</w:t>
      </w:r>
      <w:r w:rsidRPr="00522DE1">
        <w:rPr>
          <w:rFonts w:eastAsia="SimSun"/>
          <w:i/>
          <w:iCs/>
          <w:kern w:val="2"/>
        </w:rPr>
        <w:t>s point 5 on the last page, and R3</w:t>
      </w:r>
      <w:r w:rsidR="00F41AD7" w:rsidRPr="00522DE1">
        <w:rPr>
          <w:rFonts w:eastAsia="SimSun"/>
          <w:i/>
          <w:iCs/>
          <w:kern w:val="2"/>
        </w:rPr>
        <w:t>’</w:t>
      </w:r>
      <w:r w:rsidRPr="00522DE1">
        <w:rPr>
          <w:rFonts w:eastAsia="SimSun"/>
          <w:i/>
          <w:iCs/>
          <w:kern w:val="2"/>
        </w:rPr>
        <w:t xml:space="preserve"> comments in (b)</w:t>
      </w:r>
      <w:r w:rsidR="00BD6E4E" w:rsidRPr="00522DE1">
        <w:rPr>
          <w:rFonts w:eastAsia="SimSun"/>
          <w:i/>
          <w:iCs/>
          <w:kern w:val="2"/>
        </w:rPr>
        <w:t>.</w:t>
      </w:r>
    </w:p>
    <w:p w14:paraId="4725EFCA"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1F850064" w14:textId="77777777" w:rsidR="000619E2" w:rsidRPr="00522DE1" w:rsidRDefault="000619E2" w:rsidP="00BD6E4E">
      <w:pPr>
        <w:pStyle w:val="NormalWeb"/>
      </w:pPr>
    </w:p>
    <w:p w14:paraId="6E6CF297" w14:textId="77777777" w:rsidR="00BD6E4E" w:rsidRPr="00522DE1" w:rsidRDefault="00BD6E4E" w:rsidP="00BD6E4E">
      <w:pPr>
        <w:widowControl w:val="0"/>
        <w:autoSpaceDE w:val="0"/>
        <w:autoSpaceDN w:val="0"/>
        <w:adjustRightInd w:val="0"/>
        <w:spacing w:before="120" w:after="120"/>
        <w:jc w:val="both"/>
      </w:pPr>
      <w:r w:rsidRPr="00522DE1">
        <w:t>---------------------------------------------------------------------------------------------------------------------</w:t>
      </w:r>
    </w:p>
    <w:p w14:paraId="64A38510" w14:textId="1C1DDE3D"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AE-4</w:t>
      </w:r>
      <w:r w:rsidR="000619E2" w:rsidRPr="00522DE1">
        <w:rPr>
          <w:rFonts w:eastAsia="SimSun"/>
          <w:b/>
          <w:bCs/>
          <w:kern w:val="2"/>
        </w:rPr>
        <w:t xml:space="preserve"> (source effect)</w:t>
      </w:r>
    </w:p>
    <w:p w14:paraId="4202E058"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(c) Source effect</w:t>
      </w:r>
    </w:p>
    <w:p w14:paraId="61714036" w14:textId="471AB2D6"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As all three reviewers questioned and I feel </w:t>
      </w:r>
      <w:proofErr w:type="gramStart"/>
      <w:r w:rsidRPr="00522DE1">
        <w:rPr>
          <w:rFonts w:eastAsia="SimSun"/>
          <w:i/>
          <w:iCs/>
          <w:kern w:val="2"/>
        </w:rPr>
        <w:t>very much the same way</w:t>
      </w:r>
      <w:proofErr w:type="gramEnd"/>
      <w:r w:rsidRPr="00522DE1">
        <w:rPr>
          <w:rFonts w:eastAsia="SimSun"/>
          <w:i/>
          <w:iCs/>
          <w:kern w:val="2"/>
        </w:rPr>
        <w:t xml:space="preserve">, the analysis leading to the conclusion on the </w:t>
      </w:r>
      <w:r w:rsidR="00F41AD7" w:rsidRPr="00522DE1">
        <w:rPr>
          <w:rFonts w:eastAsia="SimSun"/>
          <w:i/>
          <w:iCs/>
          <w:kern w:val="2"/>
        </w:rPr>
        <w:t>“</w:t>
      </w:r>
      <w:r w:rsidRPr="00522DE1">
        <w:rPr>
          <w:rFonts w:eastAsia="SimSun"/>
          <w:i/>
          <w:iCs/>
          <w:kern w:val="2"/>
        </w:rPr>
        <w:t>source effect</w:t>
      </w:r>
      <w:r w:rsidR="00F41AD7" w:rsidRPr="00522DE1">
        <w:rPr>
          <w:rFonts w:eastAsia="SimSun"/>
          <w:i/>
          <w:iCs/>
          <w:kern w:val="2"/>
        </w:rPr>
        <w:t>”</w:t>
      </w:r>
      <w:r w:rsidRPr="00522DE1">
        <w:rPr>
          <w:rFonts w:eastAsia="SimSun"/>
          <w:i/>
          <w:iCs/>
          <w:kern w:val="2"/>
        </w:rPr>
        <w:t xml:space="preserve"> of AI-generated answers appears to be the most unsound. Simply attributing all the remaining effects of AI answers on the decrease of human answers other than the (questionable) content and position effects to the </w:t>
      </w:r>
      <w:r w:rsidR="00F41AD7" w:rsidRPr="00522DE1">
        <w:rPr>
          <w:rFonts w:eastAsia="SimSun"/>
          <w:i/>
          <w:iCs/>
          <w:kern w:val="2"/>
        </w:rPr>
        <w:t>“</w:t>
      </w:r>
      <w:r w:rsidRPr="00522DE1">
        <w:rPr>
          <w:rFonts w:eastAsia="SimSun"/>
          <w:i/>
          <w:iCs/>
          <w:kern w:val="2"/>
        </w:rPr>
        <w:t>source effect</w:t>
      </w:r>
      <w:r w:rsidR="00F41AD7" w:rsidRPr="00522DE1">
        <w:rPr>
          <w:rFonts w:eastAsia="SimSun"/>
          <w:i/>
          <w:iCs/>
          <w:kern w:val="2"/>
        </w:rPr>
        <w:t>”</w:t>
      </w:r>
      <w:r w:rsidRPr="00522DE1">
        <w:rPr>
          <w:rFonts w:eastAsia="SimSun"/>
          <w:i/>
          <w:iCs/>
          <w:kern w:val="2"/>
        </w:rPr>
        <w:t xml:space="preserve"> and interpreting it as a heightened perceived authority users give to AI answers seem too hasty and unjustified. On the very contrary, the large proportion of the </w:t>
      </w:r>
      <w:r w:rsidRPr="00522DE1">
        <w:rPr>
          <w:rFonts w:eastAsia="SimSun"/>
          <w:i/>
          <w:iCs/>
          <w:kern w:val="2"/>
        </w:rPr>
        <w:lastRenderedPageBreak/>
        <w:t>unexplained residual effects (i.e., 54%) indicates there are very likely unmodeled alternative mechanism at work. See R1</w:t>
      </w:r>
      <w:r w:rsidR="00F41AD7" w:rsidRPr="00522DE1">
        <w:rPr>
          <w:rFonts w:eastAsia="SimSun"/>
          <w:i/>
          <w:iCs/>
          <w:kern w:val="2"/>
        </w:rPr>
        <w:t>’</w:t>
      </w:r>
      <w:r w:rsidRPr="00522DE1">
        <w:rPr>
          <w:rFonts w:eastAsia="SimSun"/>
          <w:i/>
          <w:iCs/>
          <w:kern w:val="2"/>
        </w:rPr>
        <w:t>s last point on page 4, R2</w:t>
      </w:r>
      <w:r w:rsidR="00F41AD7" w:rsidRPr="00522DE1">
        <w:rPr>
          <w:rFonts w:eastAsia="SimSun"/>
          <w:i/>
          <w:iCs/>
          <w:kern w:val="2"/>
        </w:rPr>
        <w:t>’</w:t>
      </w:r>
      <w:r w:rsidRPr="00522DE1">
        <w:rPr>
          <w:rFonts w:eastAsia="SimSun"/>
          <w:i/>
          <w:iCs/>
          <w:kern w:val="2"/>
        </w:rPr>
        <w:t>s comments on R2-20, and R3</w:t>
      </w:r>
      <w:r w:rsidR="00F41AD7" w:rsidRPr="00522DE1">
        <w:rPr>
          <w:rFonts w:eastAsia="SimSun"/>
          <w:i/>
          <w:iCs/>
          <w:kern w:val="2"/>
        </w:rPr>
        <w:t>’</w:t>
      </w:r>
      <w:r w:rsidRPr="00522DE1">
        <w:rPr>
          <w:rFonts w:eastAsia="SimSun"/>
          <w:i/>
          <w:iCs/>
          <w:kern w:val="2"/>
        </w:rPr>
        <w:t>s comments in (c).</w:t>
      </w:r>
    </w:p>
    <w:p w14:paraId="70349A8A" w14:textId="111C7286"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It becomes more questionable when considered in connection with the above points in (a) that AI answers may not necessarily have higher content quality and users may hold skepticism toward AI answers. The results in 7.1 that such authority effect does not exist for high-quality human answers further adds to the doubt about whether the perceived authority of AI answers really exists or not. As R2 rightly pointed out, it is unsubstantiated to extrapolate prior findings on users</w:t>
      </w:r>
      <w:r w:rsidR="00F41AD7" w:rsidRPr="00522DE1">
        <w:rPr>
          <w:rFonts w:eastAsia="SimSun"/>
          <w:i/>
          <w:iCs/>
          <w:kern w:val="2"/>
        </w:rPr>
        <w:t>’</w:t>
      </w:r>
      <w:r w:rsidRPr="00522DE1">
        <w:rPr>
          <w:rFonts w:eastAsia="SimSun"/>
          <w:i/>
          <w:iCs/>
          <w:kern w:val="2"/>
        </w:rPr>
        <w:t xml:space="preserve"> trust on predictive AI to support the claim on users</w:t>
      </w:r>
      <w:r w:rsidR="00F41AD7" w:rsidRPr="00522DE1">
        <w:rPr>
          <w:rFonts w:eastAsia="SimSun"/>
          <w:i/>
          <w:iCs/>
          <w:kern w:val="2"/>
        </w:rPr>
        <w:t>’</w:t>
      </w:r>
      <w:r w:rsidRPr="00522DE1">
        <w:rPr>
          <w:rFonts w:eastAsia="SimSun"/>
          <w:i/>
          <w:iCs/>
          <w:kern w:val="2"/>
        </w:rPr>
        <w:t xml:space="preserve"> trust on generative AI, because the latter may appear less reliable in nature due to issues like hallucination</w:t>
      </w:r>
      <w:r w:rsidR="00BD6E4E" w:rsidRPr="00522DE1">
        <w:rPr>
          <w:rFonts w:eastAsia="SimSun"/>
          <w:i/>
          <w:iCs/>
          <w:kern w:val="2"/>
        </w:rPr>
        <w:t>.</w:t>
      </w:r>
    </w:p>
    <w:p w14:paraId="2D199745"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36B04BCD" w14:textId="3976A222" w:rsidR="00DC3066" w:rsidRPr="00522DE1" w:rsidRDefault="00DC3066" w:rsidP="00D613AF">
      <w:pPr>
        <w:pStyle w:val="NormalWeb"/>
        <w:spacing w:before="0" w:beforeAutospacing="0" w:after="0" w:afterAutospacing="0"/>
        <w:ind w:left="720" w:hanging="720"/>
      </w:pPr>
    </w:p>
    <w:p w14:paraId="42230925" w14:textId="77777777" w:rsidR="00BD6E4E" w:rsidRPr="00522DE1" w:rsidRDefault="00BD6E4E" w:rsidP="00BD6E4E">
      <w:pPr>
        <w:widowControl w:val="0"/>
        <w:autoSpaceDE w:val="0"/>
        <w:autoSpaceDN w:val="0"/>
        <w:adjustRightInd w:val="0"/>
        <w:spacing w:before="120" w:after="120"/>
        <w:jc w:val="both"/>
      </w:pPr>
      <w:r w:rsidRPr="00522DE1">
        <w:t>---------------------------------------------------------------------------------------------------------------------</w:t>
      </w:r>
    </w:p>
    <w:p w14:paraId="55229E5E" w14:textId="294187B1"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AE-5</w:t>
      </w:r>
      <w:r w:rsidR="000619E2" w:rsidRPr="00522DE1">
        <w:rPr>
          <w:rFonts w:eastAsia="SimSun"/>
          <w:b/>
          <w:bCs/>
          <w:kern w:val="2"/>
        </w:rPr>
        <w:t xml:space="preserve"> (viewer recognition mechanism)</w:t>
      </w:r>
    </w:p>
    <w:p w14:paraId="3C368D1F" w14:textId="3E09D45D"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2. Mechanism driving reduction in viewer recognition</w:t>
      </w:r>
    </w:p>
    <w:p w14:paraId="2C225264" w14:textId="4773234B"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522DE1">
        <w:rPr>
          <w:rFonts w:eastAsia="SimSun"/>
          <w:i/>
          <w:iCs/>
          <w:kern w:val="2"/>
        </w:rPr>
        <w:t>.</w:t>
      </w:r>
    </w:p>
    <w:p w14:paraId="3BBFA2CA"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9B03D86" w14:textId="51FF4F57" w:rsidR="00330986" w:rsidRPr="00522DE1" w:rsidRDefault="00330986" w:rsidP="00BD6E4E">
      <w:pPr>
        <w:pStyle w:val="NormalWeb"/>
      </w:pPr>
    </w:p>
    <w:p w14:paraId="1EBA3A3F" w14:textId="77777777" w:rsidR="00BD6E4E" w:rsidRPr="00522DE1" w:rsidRDefault="00BD6E4E" w:rsidP="00BD6E4E">
      <w:pPr>
        <w:widowControl w:val="0"/>
        <w:autoSpaceDE w:val="0"/>
        <w:autoSpaceDN w:val="0"/>
        <w:adjustRightInd w:val="0"/>
        <w:spacing w:before="120" w:after="120"/>
        <w:jc w:val="both"/>
      </w:pPr>
      <w:r w:rsidRPr="00522DE1">
        <w:t>---------------------------------------------------------------------------------------------------------------------</w:t>
      </w:r>
    </w:p>
    <w:p w14:paraId="69593264" w14:textId="4C047E23"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AE-6</w:t>
      </w:r>
      <w:r w:rsidR="000619E2" w:rsidRPr="00522DE1">
        <w:rPr>
          <w:rFonts w:eastAsia="SimSun"/>
          <w:b/>
          <w:bCs/>
          <w:kern w:val="2"/>
        </w:rPr>
        <w:t xml:space="preserve"> (data </w:t>
      </w:r>
      <w:proofErr w:type="spellStart"/>
      <w:r w:rsidR="000619E2" w:rsidRPr="00522DE1">
        <w:rPr>
          <w:rFonts w:eastAsia="SimSun"/>
          <w:b/>
          <w:bCs/>
          <w:kern w:val="2"/>
        </w:rPr>
        <w:t>intergrity</w:t>
      </w:r>
      <w:proofErr w:type="spellEnd"/>
      <w:r w:rsidR="000619E2" w:rsidRPr="00522DE1">
        <w:rPr>
          <w:rFonts w:eastAsia="SimSun"/>
          <w:b/>
          <w:bCs/>
          <w:kern w:val="2"/>
        </w:rPr>
        <w:t>)</w:t>
      </w:r>
    </w:p>
    <w:p w14:paraId="1DEF1D51" w14:textId="1A22D7A3" w:rsidR="00BD6E4E" w:rsidRPr="00522DE1" w:rsidRDefault="000619E2" w:rsidP="00BD6E4E">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addition, reviewers also pointed out some remaining data integrity issues, for example, R1</w:t>
      </w:r>
      <w:r w:rsidR="00F41AD7" w:rsidRPr="00522DE1">
        <w:rPr>
          <w:rFonts w:eastAsia="SimSun"/>
          <w:i/>
          <w:iCs/>
          <w:kern w:val="2"/>
        </w:rPr>
        <w:t>’</w:t>
      </w:r>
      <w:r w:rsidRPr="00522DE1">
        <w:rPr>
          <w:rFonts w:eastAsia="SimSun"/>
          <w:i/>
          <w:iCs/>
          <w:kern w:val="2"/>
        </w:rPr>
        <w:t>s first comment on page 4, R2</w:t>
      </w:r>
      <w:r w:rsidR="00F41AD7" w:rsidRPr="00522DE1">
        <w:rPr>
          <w:rFonts w:eastAsia="SimSun"/>
          <w:i/>
          <w:iCs/>
          <w:kern w:val="2"/>
        </w:rPr>
        <w:t>’</w:t>
      </w:r>
      <w:r w:rsidRPr="00522DE1">
        <w:rPr>
          <w:rFonts w:eastAsia="SimSun"/>
          <w:i/>
          <w:iCs/>
          <w:kern w:val="2"/>
        </w:rPr>
        <w:t>s comments on R2-7, R2-8, and R-16</w:t>
      </w:r>
      <w:r w:rsidR="00BD6E4E" w:rsidRPr="00522DE1">
        <w:rPr>
          <w:rFonts w:eastAsia="SimSun"/>
          <w:i/>
          <w:iCs/>
          <w:kern w:val="2"/>
        </w:rPr>
        <w:t>.</w:t>
      </w:r>
    </w:p>
    <w:p w14:paraId="794470FB"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4FB54CA" w14:textId="6D9CB704" w:rsidR="00F30EA2" w:rsidRPr="00522DE1" w:rsidRDefault="00F30EA2" w:rsidP="00617DB5">
      <w:pPr>
        <w:pStyle w:val="NormalWeb"/>
        <w:spacing w:before="0" w:beforeAutospacing="0" w:after="0" w:afterAutospacing="0"/>
        <w:ind w:left="720" w:hanging="720"/>
      </w:pPr>
    </w:p>
    <w:p w14:paraId="235C5B6C" w14:textId="77777777" w:rsidR="00BD6E4E" w:rsidRPr="00522DE1" w:rsidRDefault="00BD6E4E" w:rsidP="00BD6E4E">
      <w:pPr>
        <w:spacing w:before="120" w:after="120"/>
      </w:pPr>
      <w:r w:rsidRPr="00522DE1">
        <w:t>---------------------------------------------------------------------------------------------------------------------</w:t>
      </w:r>
    </w:p>
    <w:p w14:paraId="292BF89B" w14:textId="25D916FB"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AE-7</w:t>
      </w:r>
    </w:p>
    <w:p w14:paraId="6BFC3976" w14:textId="24CCA0B2" w:rsidR="00D456DC" w:rsidRPr="00522DE1" w:rsidRDefault="00D456DC" w:rsidP="00D456D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F41AD7" w:rsidRPr="00522DE1">
        <w:rPr>
          <w:rFonts w:eastAsia="SimSun"/>
          <w:i/>
          <w:iCs/>
          <w:kern w:val="2"/>
        </w:rPr>
        <w:t>’</w:t>
      </w:r>
      <w:r w:rsidRPr="00522DE1">
        <w:rPr>
          <w:rFonts w:eastAsia="SimSun"/>
          <w:i/>
          <w:iCs/>
          <w:kern w:val="2"/>
        </w:rPr>
        <w:t xml:space="preserve"> comments and deliberating for a long while, I feel it is probably in the best interest of both </w:t>
      </w:r>
      <w:r w:rsidRPr="00522DE1">
        <w:rPr>
          <w:rFonts w:eastAsia="SimSun"/>
          <w:i/>
          <w:iCs/>
          <w:kern w:val="2"/>
        </w:rPr>
        <w:lastRenderedPageBreak/>
        <w:t>the authors and the review team to call it quits at this point.</w:t>
      </w:r>
    </w:p>
    <w:p w14:paraId="16ED18E5" w14:textId="05D4A02D" w:rsidR="00BD6E4E" w:rsidRPr="00522DE1" w:rsidRDefault="00D456DC" w:rsidP="00D456DC">
      <w:pPr>
        <w:widowControl w:val="0"/>
        <w:autoSpaceDE w:val="0"/>
        <w:autoSpaceDN w:val="0"/>
        <w:adjustRightInd w:val="0"/>
        <w:spacing w:before="120" w:after="120"/>
        <w:ind w:leftChars="200" w:left="480"/>
        <w:rPr>
          <w:rFonts w:eastAsia="SimSun"/>
          <w:i/>
          <w:iCs/>
          <w:kern w:val="2"/>
        </w:rPr>
      </w:pPr>
      <w:proofErr w:type="gramStart"/>
      <w:r w:rsidRPr="00522DE1">
        <w:rPr>
          <w:rFonts w:eastAsia="SimSun"/>
          <w:i/>
          <w:iCs/>
          <w:kern w:val="2"/>
        </w:rPr>
        <w:t>This being said, I</w:t>
      </w:r>
      <w:proofErr w:type="gramEnd"/>
      <w:r w:rsidRPr="00522DE1">
        <w:rPr>
          <w:rFonts w:eastAsia="SimSun"/>
          <w:i/>
          <w:iCs/>
          <w:kern w:val="2"/>
        </w:rPr>
        <w:t xml:space="preserve">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C84913B" w14:textId="1903A32B" w:rsidR="00BD6E4E" w:rsidRPr="00522DE1" w:rsidRDefault="00D456DC" w:rsidP="00BD6E4E">
      <w:pPr>
        <w:pStyle w:val="NormalWeb"/>
      </w:pPr>
      <w:r w:rsidRPr="00522DE1">
        <w:t>We deeply appreciate the Associate Editor</w:t>
      </w:r>
      <w:r w:rsidR="00F41AD7" w:rsidRPr="00522DE1">
        <w:t>’</w:t>
      </w:r>
      <w:r w:rsidRPr="00522DE1">
        <w:t>s thoughtful deliberation and candid assessment of our manuscript</w:t>
      </w:r>
      <w:r w:rsidR="00F41AD7" w:rsidRPr="00522DE1">
        <w:t>’</w:t>
      </w:r>
      <w:r w:rsidRPr="00522DE1">
        <w:t>s challenges, as well as the encouragement to continue pursuing this research despite the recommendation. We are grateful for the recognition that the randomized field experiment represents valuable data with potential for meaningful contribution. The Associate Editor</w:t>
      </w:r>
      <w:r w:rsidR="00F41AD7" w:rsidRPr="00522DE1">
        <w:t>’</w:t>
      </w:r>
      <w:r w:rsidRPr="00522DE1">
        <w:t>s guidance to think more deeply about the mechanisms at work and how they reconcile with existing theories provides a clear direction for our revision efforts. We are committed to investing the time and intellectual effort necessary to develop a more convincing theoretical account that transforms our empirical observations into meaningful new knowledge.</w:t>
      </w:r>
    </w:p>
    <w:p w14:paraId="44C45043" w14:textId="77777777" w:rsidR="00BD6E4E" w:rsidRPr="00522DE1" w:rsidRDefault="00BD6E4E" w:rsidP="00BD6E4E">
      <w:pPr>
        <w:spacing w:before="120" w:after="120"/>
      </w:pPr>
      <w:r w:rsidRPr="00522DE1">
        <w:t>---------------------------------------------------------------------------------------------------------------------</w:t>
      </w:r>
    </w:p>
    <w:p w14:paraId="09393A61" w14:textId="77777777" w:rsidR="0006127D" w:rsidRPr="00522DE1" w:rsidRDefault="0006127D">
      <w:pPr>
        <w:spacing w:after="160" w:line="259" w:lineRule="auto"/>
        <w:rPr>
          <w:b/>
        </w:rPr>
      </w:pPr>
      <w:r w:rsidRPr="00522DE1">
        <w:rPr>
          <w:b/>
        </w:rPr>
        <w:br w:type="page"/>
      </w:r>
    </w:p>
    <w:p w14:paraId="1B28302E" w14:textId="1D8670DF" w:rsidR="00043DD6" w:rsidRPr="00522DE1" w:rsidRDefault="00043DD6" w:rsidP="00AD58F3">
      <w:pPr>
        <w:spacing w:before="120" w:after="120"/>
        <w:jc w:val="center"/>
      </w:pPr>
      <w:r w:rsidRPr="00522DE1">
        <w:rPr>
          <w:b/>
        </w:rPr>
        <w:lastRenderedPageBreak/>
        <w:t>Reviewer 1 Comments</w:t>
      </w:r>
    </w:p>
    <w:p w14:paraId="77D7E7F6" w14:textId="13CC1D59" w:rsidR="00901DE6" w:rsidRPr="00522DE1" w:rsidRDefault="00997C5F" w:rsidP="00683A26">
      <w:pPr>
        <w:pStyle w:val="Heading1"/>
      </w:pPr>
      <w:r w:rsidRPr="00522DE1">
        <w:t>*</w:t>
      </w:r>
      <w:r w:rsidR="00901DE6" w:rsidRPr="00522DE1">
        <w:t>R1-0</w:t>
      </w:r>
    </w:p>
    <w:p w14:paraId="70BC300A" w14:textId="3886FED3" w:rsidR="000353C6" w:rsidRPr="00522DE1" w:rsidRDefault="00470249" w:rsidP="001C1388">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you for revising and resubmitting the paper. Although I appreciate the authors</w:t>
      </w:r>
      <w:r w:rsidR="00F41AD7" w:rsidRPr="00522DE1">
        <w:rPr>
          <w:rFonts w:eastAsia="SimSun"/>
          <w:i/>
          <w:iCs/>
          <w:kern w:val="2"/>
        </w:rPr>
        <w:t>’</w:t>
      </w:r>
      <w:r w:rsidRPr="00522DE1">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522DE1" w:rsidRDefault="00901DE6"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098E810" w14:textId="1FEB8CD9" w:rsidR="00C508DB" w:rsidRPr="00522DE1" w:rsidRDefault="00470249" w:rsidP="00AE3F37">
      <w:pPr>
        <w:pStyle w:val="Paragraph"/>
      </w:pPr>
      <w:r w:rsidRPr="00522DE1">
        <w:t>We sincerely thank Reviewer 1 for the continued engagement with our manuscript and the recognition of our revision efforts. We appreciate the reviewer</w:t>
      </w:r>
      <w:r w:rsidR="00F41AD7" w:rsidRPr="00522DE1">
        <w:t>’</w:t>
      </w:r>
      <w:r w:rsidRPr="00522DE1">
        <w:t>s commitment to helping us improve the rigor, clarity, and overall contribution of this work. The detailed comments provided offer valuable guidance for addressing the remaining major issues. We are grateful for the constructive spirit of the review and will carefully address each point raised.</w:t>
      </w:r>
    </w:p>
    <w:p w14:paraId="28029397" w14:textId="77777777" w:rsidR="00470787" w:rsidRPr="00522DE1" w:rsidRDefault="00653DDB" w:rsidP="00470787">
      <w:pPr>
        <w:spacing w:before="120" w:after="120"/>
      </w:pPr>
      <w:r w:rsidRPr="00522DE1">
        <w:t>---------------------------------------------------------------------------------------------------------------------</w:t>
      </w:r>
    </w:p>
    <w:p w14:paraId="05E4C154" w14:textId="49A4E557" w:rsidR="00470787" w:rsidRPr="00522DE1" w:rsidRDefault="00470787" w:rsidP="00683A26">
      <w:pPr>
        <w:pStyle w:val="Heading1"/>
      </w:pPr>
      <w:r w:rsidRPr="00522DE1">
        <w:t>R1-1</w:t>
      </w:r>
      <w:r w:rsidR="00EB480F" w:rsidRPr="00522DE1">
        <w:t xml:space="preserve"> (motivation)</w:t>
      </w:r>
    </w:p>
    <w:p w14:paraId="58EB1908" w14:textId="1BB865A6"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In the opening paragraphs of the introduction, the authors distinguish internal from external GenAI largely from a researcher</w:t>
      </w:r>
      <w:r w:rsidR="00F41AD7" w:rsidRPr="00522DE1">
        <w:rPr>
          <w:rFonts w:eastAsia="SimSun"/>
          <w:i/>
          <w:iCs/>
          <w:kern w:val="2"/>
        </w:rPr>
        <w:t>’</w:t>
      </w:r>
      <w:r w:rsidRPr="00522DE1">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w:t>
      </w:r>
      <w:proofErr w:type="gramStart"/>
      <w:r w:rsidRPr="00522DE1">
        <w:rPr>
          <w:rFonts w:eastAsia="SimSun"/>
          <w:i/>
          <w:iCs/>
          <w:kern w:val="2"/>
        </w:rPr>
        <w:t>is</w:t>
      </w:r>
      <w:proofErr w:type="gramEnd"/>
      <w:r w:rsidRPr="00522DE1">
        <w:rPr>
          <w:rFonts w:eastAsia="SimSun"/>
          <w:i/>
          <w:iCs/>
          <w:kern w:val="2"/>
        </w:rPr>
        <w:t xml:space="preserve"> not that internal GenAI is easier for researchers to study, but that it represents a fundamentally different sociotechnical and governance arrangement from external GenAI. The former involves platform control, explicit labeling, institutional endorsement, and altered legitimacy and accountability</w:t>
      </w:r>
      <w:r w:rsidRPr="00522DE1">
        <w:rPr>
          <w:rFonts w:eastAsia="SimSun"/>
          <w:i/>
          <w:iCs/>
          <w:kern w:val="2"/>
          <w:highlight w:val="yellow"/>
        </w:rPr>
        <w:t>. I encourage the authors to reframe the motivation around these substantive differences and use the data-access advantages as supporting justification rather than the primary motivation for the research question</w:t>
      </w:r>
      <w:r w:rsidRPr="00522DE1">
        <w:rPr>
          <w:rFonts w:eastAsia="SimSun"/>
          <w:i/>
          <w:iCs/>
          <w:kern w:val="2"/>
        </w:rPr>
        <w:t>.</w:t>
      </w:r>
    </w:p>
    <w:p w14:paraId="1D036FE8" w14:textId="77777777" w:rsidR="00470787" w:rsidRPr="00522DE1" w:rsidRDefault="00470787" w:rsidP="0047078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5F853D5" w14:textId="3BDCF87C" w:rsidR="00EB480F" w:rsidRPr="00522DE1" w:rsidRDefault="00FF53CD" w:rsidP="00470787">
      <w:pPr>
        <w:spacing w:before="120" w:after="120"/>
      </w:pPr>
      <w:r w:rsidRPr="00522DE1">
        <w:t xml:space="preserve">We agree with the reviewer that Internal GenAI represents fundamental differences to platform due its </w:t>
      </w:r>
      <w:proofErr w:type="spellStart"/>
      <w:r w:rsidRPr="00522DE1">
        <w:t>internarity</w:t>
      </w:r>
      <w:proofErr w:type="spellEnd"/>
      <w:r w:rsidRPr="00522DE1">
        <w:t xml:space="preserve"> to the organization. Study it can better understand how AI interact with human within the boundary of platform.</w:t>
      </w:r>
    </w:p>
    <w:p w14:paraId="63B4CBA7" w14:textId="05033146" w:rsidR="00FF53CD" w:rsidRPr="00522DE1" w:rsidRDefault="00FF53CD" w:rsidP="00470787">
      <w:pPr>
        <w:spacing w:before="120" w:after="120"/>
      </w:pPr>
      <w:r w:rsidRPr="00522DE1">
        <w:t>In the revision, we have better articulated the motivation of the paper.</w:t>
      </w:r>
    </w:p>
    <w:p w14:paraId="4D02DCDF" w14:textId="29D90743" w:rsidR="00470787" w:rsidRPr="00522DE1" w:rsidRDefault="00470787" w:rsidP="00470787">
      <w:pPr>
        <w:spacing w:before="120" w:after="120"/>
      </w:pPr>
      <w:r w:rsidRPr="00522DE1">
        <w:t>---------------------------------------------------------------------------------------------------------------------</w:t>
      </w:r>
    </w:p>
    <w:p w14:paraId="62E8429F" w14:textId="14536B96" w:rsidR="00653DDB" w:rsidRPr="00522DE1" w:rsidRDefault="00653DDB" w:rsidP="00683A26">
      <w:pPr>
        <w:pStyle w:val="Heading1"/>
      </w:pPr>
      <w:r w:rsidRPr="00522DE1">
        <w:t>R1</w:t>
      </w:r>
      <w:r w:rsidR="007C60A7" w:rsidRPr="00522DE1">
        <w:t>-</w:t>
      </w:r>
      <w:r w:rsidR="00A453B3" w:rsidRPr="00522DE1">
        <w:t>2</w:t>
      </w:r>
    </w:p>
    <w:p w14:paraId="35855A35" w14:textId="4F4BA3B0" w:rsidR="00F25ED7" w:rsidRPr="00522DE1" w:rsidRDefault="00EB480F" w:rsidP="009D530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 for providing additional contextual details, such as the platform</w:t>
      </w:r>
      <w:r w:rsidR="00F41AD7" w:rsidRPr="00522DE1">
        <w:rPr>
          <w:rFonts w:eastAsia="SimSun"/>
          <w:i/>
          <w:iCs/>
          <w:kern w:val="2"/>
        </w:rPr>
        <w:t>’</w:t>
      </w:r>
      <w:r w:rsidRPr="00522DE1">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522DE1" w:rsidRDefault="00653DDB" w:rsidP="00653DD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8FCE5B3" w14:textId="6A5EA131" w:rsidR="00EB480F" w:rsidRPr="00522DE1" w:rsidRDefault="00157BF1" w:rsidP="00653DDB">
      <w:pPr>
        <w:spacing w:before="120" w:after="120"/>
      </w:pPr>
      <w:r w:rsidRPr="00522DE1">
        <w:t xml:space="preserve">Thank you for </w:t>
      </w:r>
      <w:r w:rsidR="00FF53CD" w:rsidRPr="00522DE1">
        <w:t>the comment</w:t>
      </w:r>
      <w:r w:rsidRPr="00522DE1">
        <w:t xml:space="preserve">. We have now incorporated the announcement </w:t>
      </w:r>
      <w:r w:rsidR="00DB6DFB" w:rsidRPr="00522DE1">
        <w:t xml:space="preserve">link </w:t>
      </w:r>
      <w:r w:rsidRPr="00522DE1">
        <w:t xml:space="preserve">into the manuscript. </w:t>
      </w:r>
    </w:p>
    <w:p w14:paraId="77010C30" w14:textId="1705EA5E" w:rsidR="00653DDB" w:rsidRPr="00522DE1" w:rsidRDefault="00653DDB" w:rsidP="00653DDB">
      <w:pPr>
        <w:spacing w:before="120" w:after="120"/>
      </w:pPr>
      <w:r w:rsidRPr="00522DE1">
        <w:t>---------------------------------------------------------------------------------------------------------------------</w:t>
      </w:r>
    </w:p>
    <w:p w14:paraId="47F5567C" w14:textId="677ECAA6" w:rsidR="001C1388" w:rsidRPr="00522DE1" w:rsidRDefault="001C1388" w:rsidP="00683A26">
      <w:pPr>
        <w:pStyle w:val="Heading1"/>
      </w:pPr>
      <w:r w:rsidRPr="00522DE1">
        <w:lastRenderedPageBreak/>
        <w:t>R1-</w:t>
      </w:r>
      <w:r w:rsidR="00D2443D" w:rsidRPr="00522DE1">
        <w:t>3</w:t>
      </w:r>
      <w:r w:rsidR="00E34212" w:rsidRPr="00522DE1">
        <w:t xml:space="preserve"> (objective)</w:t>
      </w:r>
    </w:p>
    <w:p w14:paraId="476DE9F2" w14:textId="2C3F17B3"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the response letter, the authors note that SegmentFault instituted policies discouraging or restricting the use of external GenAI tools.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F41AD7" w:rsidRPr="00522DE1">
        <w:rPr>
          <w:rFonts w:eastAsia="SimSun"/>
          <w:i/>
          <w:iCs/>
          <w:kern w:val="2"/>
        </w:rPr>
        <w:t>“</w:t>
      </w:r>
      <w:r w:rsidRPr="00522DE1">
        <w:rPr>
          <w:rFonts w:eastAsia="SimSun"/>
          <w:i/>
          <w:iCs/>
          <w:kern w:val="2"/>
        </w:rPr>
        <w:t>external GenAI availability,</w:t>
      </w:r>
      <w:r w:rsidR="00F41AD7" w:rsidRPr="00522DE1">
        <w:rPr>
          <w:rFonts w:eastAsia="SimSun"/>
          <w:i/>
          <w:iCs/>
          <w:kern w:val="2"/>
        </w:rPr>
        <w:t>”</w:t>
      </w:r>
      <w:r w:rsidRPr="00522DE1">
        <w:rPr>
          <w:rFonts w:eastAsia="SimSun"/>
          <w:i/>
          <w:iCs/>
          <w:kern w:val="2"/>
        </w:rPr>
        <w:t xml:space="preserve"> and the interpretation and generalizability of the findings change</w:t>
      </w:r>
      <w:r w:rsidRPr="000B34A9">
        <w:rPr>
          <w:rFonts w:eastAsia="SimSun"/>
          <w:i/>
          <w:iCs/>
          <w:kern w:val="2"/>
          <w:highlight w:val="yellow"/>
        </w:rPr>
        <w:t>. The authors should clarify the extent and enforcement of this policy</w:t>
      </w:r>
      <w:r w:rsidRPr="00522DE1">
        <w:rPr>
          <w:rFonts w:eastAsia="SimSun"/>
          <w:i/>
          <w:iCs/>
          <w:kern w:val="2"/>
        </w:rPr>
        <w:t xml:space="preserve"> and align the paper</w:t>
      </w:r>
      <w:r w:rsidR="00F41AD7" w:rsidRPr="00522DE1">
        <w:rPr>
          <w:rFonts w:eastAsia="SimSun"/>
          <w:i/>
          <w:iCs/>
          <w:kern w:val="2"/>
        </w:rPr>
        <w:t>’</w:t>
      </w:r>
      <w:r w:rsidRPr="00522DE1">
        <w:rPr>
          <w:rFonts w:eastAsia="SimSun"/>
          <w:i/>
          <w:iCs/>
          <w:kern w:val="2"/>
        </w:rPr>
        <w:t>s framing and claimed contribution accordingly.</w:t>
      </w:r>
    </w:p>
    <w:p w14:paraId="1782647A" w14:textId="0E18032E" w:rsidR="001C1388" w:rsidRPr="00522DE1" w:rsidRDefault="001C1388" w:rsidP="001C1388">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4A12B87" w14:textId="74CD2E80" w:rsidR="00E34212" w:rsidRPr="00522DE1" w:rsidRDefault="00E34212" w:rsidP="00D241ED">
      <w:pPr>
        <w:pStyle w:val="Paragraph"/>
      </w:pPr>
      <w:r w:rsidRPr="00522DE1">
        <w:t xml:space="preserve">We appreciate the reviewer’s comment. Per the review panel’s suggestion in the last round, our paper elaborates that what we identify is the internal GenAI effect given </w:t>
      </w:r>
      <w:r w:rsidR="00EB480F" w:rsidRPr="00522DE1">
        <w:t>external GenAI</w:t>
      </w:r>
      <w:r w:rsidRPr="00522DE1">
        <w:t>’s</w:t>
      </w:r>
      <w:r w:rsidR="00EB480F" w:rsidRPr="00522DE1">
        <w:t xml:space="preserve"> availability. </w:t>
      </w:r>
      <w:r w:rsidRPr="00522DE1">
        <w:t xml:space="preserve">While we emphasize on the community’s attitude toward external GenAI to explain one of the reasons they bring Internal GenAI into the platform, it should be noted that it is almost impossible to </w:t>
      </w:r>
      <w:r w:rsidR="00EB480F" w:rsidRPr="00522DE1">
        <w:t>prevent user from using ChatGPT</w:t>
      </w:r>
      <w:r w:rsidRPr="00522DE1">
        <w:t xml:space="preserve"> or learning from ChatGPT before making posts</w:t>
      </w:r>
      <w:r w:rsidR="00EB480F" w:rsidRPr="00522DE1">
        <w:t xml:space="preserve">. </w:t>
      </w:r>
      <w:r w:rsidRPr="00522DE1">
        <w:t xml:space="preserve">In this regard, our identified effect is still internal GenAI’s effective given the availability of external GenAI (in a way similar as corporate cell phone’s impact given personal cellphone). </w:t>
      </w:r>
    </w:p>
    <w:p w14:paraId="4EEF4D9A" w14:textId="0BB05A4F" w:rsidR="00005563" w:rsidRPr="00522DE1" w:rsidRDefault="00E34212" w:rsidP="00D241ED">
      <w:pPr>
        <w:pStyle w:val="Paragraph"/>
      </w:pPr>
      <w:r w:rsidRPr="00522DE1">
        <w:t xml:space="preserve">In the </w:t>
      </w:r>
      <w:proofErr w:type="spellStart"/>
      <w:r w:rsidRPr="00522DE1">
        <w:t>revisision</w:t>
      </w:r>
      <w:proofErr w:type="spellEnd"/>
      <w:r w:rsidRPr="00522DE1">
        <w:t>, we have clarified this point</w:t>
      </w:r>
      <w:r w:rsidR="00EB480F" w:rsidRPr="00522DE1">
        <w:t>.</w:t>
      </w:r>
    </w:p>
    <w:p w14:paraId="64367307" w14:textId="77777777" w:rsidR="001C1388" w:rsidRPr="00522DE1" w:rsidRDefault="001C1388" w:rsidP="001C1388">
      <w:pPr>
        <w:spacing w:before="120" w:after="120"/>
      </w:pPr>
      <w:r w:rsidRPr="00522DE1">
        <w:t>---------------------------------------------------------------------------------------------------------------------</w:t>
      </w:r>
    </w:p>
    <w:p w14:paraId="24DFDFBE" w14:textId="70709A10" w:rsidR="00EC4343" w:rsidRPr="00522DE1" w:rsidRDefault="00EC4343" w:rsidP="00683A26">
      <w:pPr>
        <w:pStyle w:val="Heading1"/>
      </w:pPr>
      <w:r w:rsidRPr="00522DE1">
        <w:t>R1-4</w:t>
      </w:r>
    </w:p>
    <w:p w14:paraId="3B973365" w14:textId="2225EC1F" w:rsidR="00EC4343" w:rsidRPr="00522DE1" w:rsidRDefault="00B866F7" w:rsidP="00EC434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A related concern is the apparent inconsistency between the platform</w:t>
      </w:r>
      <w:r w:rsidR="00F41AD7" w:rsidRPr="00522DE1">
        <w:rPr>
          <w:rFonts w:eastAsia="SimSun"/>
          <w:i/>
          <w:iCs/>
          <w:kern w:val="2"/>
        </w:rPr>
        <w:t>’</w:t>
      </w:r>
      <w:r w:rsidRPr="00522DE1">
        <w:rPr>
          <w:rFonts w:eastAsia="SimSun"/>
          <w:i/>
          <w:iCs/>
          <w:kern w:val="2"/>
        </w:rPr>
        <w:t>s restriction of external GenAI and its later deployment of its own internal GenAI. According to the policy link cited in the response letter, the restriction on tools such as ChatGPT is motivated largely by concerns about inaccuracy and hallucination. This raises an important question: why would users view the platform</w:t>
      </w:r>
      <w:r w:rsidR="00F41AD7" w:rsidRPr="00522DE1">
        <w:rPr>
          <w:rFonts w:eastAsia="SimSun"/>
          <w:i/>
          <w:iCs/>
          <w:kern w:val="2"/>
        </w:rPr>
        <w:t>’</w:t>
      </w:r>
      <w:r w:rsidRPr="00522DE1">
        <w:rPr>
          <w:rFonts w:eastAsia="SimSun"/>
          <w:i/>
          <w:iCs/>
          <w:kern w:val="2"/>
        </w:rPr>
        <w:t>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The authors should clarify how the platform justified this distinction to users and discuss whether governance inconsistency or user resentment could contribute to the observed effects, as well as what this implies for the generalizability of the findings.</w:t>
      </w:r>
    </w:p>
    <w:p w14:paraId="5300CF5B" w14:textId="6E12B45B" w:rsidR="00FA15EA"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38ADDB6" w14:textId="0785514F" w:rsidR="00B866F7" w:rsidRPr="00522DE1" w:rsidRDefault="00E34212" w:rsidP="00DB6DFB">
      <w:pPr>
        <w:pStyle w:val="Paragraph"/>
      </w:pPr>
      <w:r w:rsidRPr="00522DE1">
        <w:t xml:space="preserve">As many new </w:t>
      </w:r>
      <w:proofErr w:type="gramStart"/>
      <w:r w:rsidRPr="00522DE1">
        <w:t>technologies</w:t>
      </w:r>
      <w:proofErr w:type="gramEnd"/>
      <w:r w:rsidRPr="00522DE1">
        <w:t xml:space="preserve"> adoption, the platform shows a resistance – adoption path. </w:t>
      </w:r>
      <w:proofErr w:type="gramStart"/>
      <w:r w:rsidRPr="00522DE1">
        <w:t>In order to</w:t>
      </w:r>
      <w:proofErr w:type="gramEnd"/>
      <w:r w:rsidRPr="00522DE1">
        <w:t xml:space="preserve"> compete with external GenAI, they </w:t>
      </w:r>
      <w:r w:rsidR="00DB6DFB" w:rsidRPr="00522DE1">
        <w:t xml:space="preserve">put forward two instruments: 1) ban external GenAI, 2) make internal GenAI. While the first instrument </w:t>
      </w:r>
      <w:proofErr w:type="spellStart"/>
      <w:r w:rsidR="00DB6DFB" w:rsidRPr="00522DE1">
        <w:t>can not</w:t>
      </w:r>
      <w:proofErr w:type="spellEnd"/>
      <w:r w:rsidR="00DB6DFB" w:rsidRPr="00522DE1">
        <w:t xml:space="preserve"> be enforced since it is done by users, the second instrument is under the full control of the platform. Our study is on the second instrument, which is 10 months after the first instrument.  </w:t>
      </w:r>
    </w:p>
    <w:p w14:paraId="3EF69D3A" w14:textId="208CF78D" w:rsidR="00727036" w:rsidRPr="00522DE1" w:rsidRDefault="00DB6DFB" w:rsidP="00D241ED">
      <w:pPr>
        <w:pStyle w:val="Paragraph"/>
      </w:pPr>
      <w:r w:rsidRPr="00522DE1">
        <w:t xml:space="preserve">While one may question if the identified effect would be the same as a platform without the external GenAI exclusion, we argue that internal GenAI and external GenAI have different mechanisms paths to impact the platform (according to both the literature and our study). External GenAI attracts demand, which is immune from the availability of internal GenAI. </w:t>
      </w:r>
      <w:r w:rsidRPr="00522DE1">
        <w:lastRenderedPageBreak/>
        <w:t xml:space="preserve">External GenAI’s impact on supply is through human and thus lack of AI identification. Its use may affect content effect but </w:t>
      </w:r>
      <w:proofErr w:type="spellStart"/>
      <w:r w:rsidRPr="00522DE1">
        <w:t>can not</w:t>
      </w:r>
      <w:proofErr w:type="spellEnd"/>
      <w:r w:rsidRPr="00522DE1">
        <w:t xml:space="preserve"> affect the position effect and source effect. We elaborate on these points in the discussion.</w:t>
      </w:r>
    </w:p>
    <w:p w14:paraId="0F97A61B" w14:textId="77777777" w:rsidR="00FC38A4" w:rsidRPr="00522DE1" w:rsidRDefault="00EC4343" w:rsidP="00683A26">
      <w:pPr>
        <w:spacing w:before="120" w:after="120"/>
      </w:pPr>
      <w:r w:rsidRPr="00522DE1">
        <w:t>---------------------------------------------------------------------------------------------------------------------</w:t>
      </w:r>
    </w:p>
    <w:p w14:paraId="64CE3AE4" w14:textId="6CFFD8E4" w:rsidR="00EC4343" w:rsidRPr="00522DE1" w:rsidRDefault="00992A99" w:rsidP="00683A26">
      <w:pPr>
        <w:pStyle w:val="Heading1"/>
      </w:pPr>
      <w:ins w:id="16" w:author="Xin Li" w:date="2026-03-28T09:07:00Z" w16du:dateUtc="2026-03-28T01:07:00Z">
        <w:r>
          <w:t>*</w:t>
        </w:r>
      </w:ins>
      <w:r w:rsidR="00EC4343" w:rsidRPr="00522DE1">
        <w:t>R1-5</w:t>
      </w:r>
      <w:del w:id="17" w:author="Xin Li" w:date="2026-03-28T09:07:00Z" w16du:dateUtc="2026-03-28T01:07:00Z">
        <w:r w:rsidR="008A74D4" w:rsidRPr="00522DE1" w:rsidDel="00992A99">
          <w:delText xml:space="preserve"> (Su)</w:delText>
        </w:r>
      </w:del>
    </w:p>
    <w:p w14:paraId="486C11C7" w14:textId="6A70BB53" w:rsidR="00DE7E96"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w:t>
      </w:r>
      <w:r w:rsidR="00F41AD7" w:rsidRPr="00522DE1">
        <w:rPr>
          <w:rFonts w:eastAsia="SimSun"/>
          <w:i/>
          <w:iCs/>
          <w:kern w:val="2"/>
        </w:rPr>
        <w:t>’</w:t>
      </w:r>
      <w:r w:rsidRPr="00522DE1">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69F1E9A8" w:rsidR="00DE7E96" w:rsidRPr="00522DE1" w:rsidRDefault="00DE7E96" w:rsidP="00D241ED">
      <w:pPr>
        <w:ind w:left="480"/>
        <w:rPr>
          <w:rFonts w:eastAsia="SimSun"/>
        </w:rPr>
      </w:pPr>
      <w:r w:rsidRPr="00522DE1">
        <w:rPr>
          <w:rFonts w:eastAsia="SimSun"/>
          <w:i/>
          <w:iCs/>
          <w:kern w:val="2"/>
        </w:rPr>
        <w:t xml:space="preserve">The claim that Quora is a </w:t>
      </w:r>
      <w:r w:rsidR="00F41AD7" w:rsidRPr="00522DE1">
        <w:rPr>
          <w:rFonts w:eastAsia="SimSun"/>
          <w:i/>
          <w:iCs/>
          <w:kern w:val="2"/>
        </w:rPr>
        <w:t>“</w:t>
      </w:r>
      <w:proofErr w:type="gramStart"/>
      <w:r w:rsidRPr="00522DE1">
        <w:rPr>
          <w:rFonts w:eastAsia="SimSun"/>
          <w:i/>
          <w:iCs/>
          <w:kern w:val="2"/>
        </w:rPr>
        <w:t>general-interest</w:t>
      </w:r>
      <w:proofErr w:type="gramEnd"/>
      <w:r w:rsidR="00F41AD7" w:rsidRPr="00522DE1">
        <w:rPr>
          <w:rFonts w:eastAsia="SimSun"/>
          <w:i/>
          <w:iCs/>
          <w:kern w:val="2"/>
        </w:rPr>
        <w:t>”</w:t>
      </w:r>
      <w:r w:rsidRPr="00522DE1">
        <w:rPr>
          <w:rFonts w:eastAsia="SimSun"/>
          <w:i/>
          <w:iCs/>
          <w:kern w:val="2"/>
        </w:rPr>
        <w:t xml:space="preserve"> platform whereas the present study focuses on technical users is overstated. </w:t>
      </w:r>
      <w:r w:rsidRPr="00522DE1">
        <w:rPr>
          <w:rFonts w:eastAsia="SimSun"/>
          <w:i/>
          <w:iCs/>
          <w:kern w:val="2"/>
          <w:highlight w:val="yellow"/>
        </w:rPr>
        <w:t>Quora does host IT- and technology-focused communities, and Su et al. explicitly analyze objective versus subjective questions and expert versus non-expert contributors</w:t>
      </w:r>
      <w:r w:rsidRPr="00522DE1">
        <w:rPr>
          <w:rFonts w:eastAsia="SimSun"/>
          <w:i/>
          <w:iCs/>
          <w:kern w:val="2"/>
        </w:rPr>
        <w:t>. Thus, differences in user composition alone cannot explain the opposite findings.</w:t>
      </w:r>
    </w:p>
    <w:p w14:paraId="50F90637" w14:textId="369D3266" w:rsidR="00DE7E96" w:rsidRPr="00D241ED" w:rsidRDefault="00DE7E96" w:rsidP="00D241ED">
      <w:pPr>
        <w:widowControl w:val="0"/>
        <w:autoSpaceDE w:val="0"/>
        <w:autoSpaceDN w:val="0"/>
        <w:adjustRightInd w:val="0"/>
        <w:spacing w:before="120" w:after="120"/>
        <w:ind w:left="480"/>
        <w:jc w:val="both"/>
        <w:rPr>
          <w:rFonts w:eastAsia="SimSun"/>
          <w:i/>
          <w:iCs/>
          <w:kern w:val="2"/>
        </w:rPr>
      </w:pPr>
      <w:r w:rsidRPr="00D241ED">
        <w:rPr>
          <w:rFonts w:eastAsia="SimSun"/>
          <w:i/>
          <w:iCs/>
          <w:kern w:val="2"/>
        </w:rPr>
        <w:t xml:space="preserve">In the response letter and revised paper, the authors repeatedly claim that in Su et al. (2023), AI-generated answers arrive </w:t>
      </w:r>
      <w:r w:rsidR="00F41AD7" w:rsidRPr="00D241ED">
        <w:rPr>
          <w:rFonts w:eastAsia="SimSun"/>
          <w:i/>
          <w:iCs/>
          <w:kern w:val="2"/>
        </w:rPr>
        <w:t>“</w:t>
      </w:r>
      <w:r w:rsidRPr="00D241ED">
        <w:rPr>
          <w:rFonts w:eastAsia="SimSun"/>
          <w:i/>
          <w:iCs/>
          <w:kern w:val="2"/>
        </w:rPr>
        <w:t>approximately three months after a question is posted.</w:t>
      </w:r>
      <w:r w:rsidR="00F41AD7" w:rsidRPr="00D241ED">
        <w:rPr>
          <w:rFonts w:eastAsia="SimSun"/>
          <w:i/>
          <w:iCs/>
          <w:kern w:val="2"/>
        </w:rPr>
        <w:t>”</w:t>
      </w:r>
      <w:r w:rsidRPr="00D241ED">
        <w:rPr>
          <w:rFonts w:eastAsia="SimSun"/>
          <w:i/>
          <w:iCs/>
          <w:kern w:val="2"/>
        </w:rPr>
        <w:t xml:space="preserve"> </w:t>
      </w:r>
      <w:r w:rsidRPr="00D241ED">
        <w:rPr>
          <w:rFonts w:eastAsia="SimSun"/>
          <w:i/>
          <w:iCs/>
          <w:kern w:val="2"/>
          <w:highlight w:val="yellow"/>
        </w:rPr>
        <w:t>I could not find support for this statement</w:t>
      </w:r>
      <w:r w:rsidRPr="00D241ED">
        <w:rPr>
          <w:rFonts w:eastAsia="SimSun"/>
          <w:i/>
          <w:iCs/>
          <w:kern w:val="2"/>
        </w:rPr>
        <w:t>. In Su et al., the three-month period refers to the observation window before and after the policy launch, not to a delay between question posting and AI answer arrival.</w:t>
      </w:r>
    </w:p>
    <w:p w14:paraId="66EAAB8F" w14:textId="51C6C178" w:rsidR="00B34B10"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even if one were to assume a delay, it is unclear why this would fundamentally alter contributor incentives. </w:t>
      </w:r>
      <w:r w:rsidRPr="00522DE1">
        <w:rPr>
          <w:rFonts w:eastAsia="SimSun"/>
          <w:i/>
          <w:iCs/>
          <w:kern w:val="2"/>
          <w:highlight w:val="yellow"/>
        </w:rPr>
        <w:t>Su et al. conduct a controlled online experiment that holds timing constant and still finds positive effects of AI answers.</w:t>
      </w:r>
      <w:r w:rsidRPr="00522DE1">
        <w:rPr>
          <w:rFonts w:eastAsia="SimSun"/>
          <w:i/>
          <w:iCs/>
          <w:kern w:val="2"/>
        </w:rPr>
        <w:t xml:space="preserve"> Moreover, human answerers rarely respond immediately after question posting; what matters is whether an AI answer is visible and salient at the time contributors consider answering. </w:t>
      </w:r>
      <w:proofErr w:type="gramStart"/>
      <w:r w:rsidRPr="00522DE1">
        <w:rPr>
          <w:rFonts w:eastAsia="SimSun"/>
          <w:i/>
          <w:iCs/>
          <w:kern w:val="2"/>
        </w:rPr>
        <w:t>As long as</w:t>
      </w:r>
      <w:proofErr w:type="gramEnd"/>
      <w:r w:rsidRPr="00522DE1">
        <w:rPr>
          <w:rFonts w:eastAsia="SimSun"/>
          <w:i/>
          <w:iCs/>
          <w:kern w:val="2"/>
        </w:rPr>
        <w:t xml:space="preserve"> the AI answer occupies a prominent position in the answer section, it should affect human contribution decisions regardless of whether it appears immediately or later.</w:t>
      </w:r>
    </w:p>
    <w:p w14:paraId="0F6400C0" w14:textId="49AEC912"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FE2B172" w14:textId="77777777" w:rsidR="00CB7BB9" w:rsidRPr="00522DE1" w:rsidRDefault="00CB7BB9" w:rsidP="000B34A9">
      <w:pPr>
        <w:pStyle w:val="Paragraph"/>
      </w:pPr>
      <w:r w:rsidRPr="00936DC3">
        <w:t>We thank the reviewer for this rigorous critique. We have substantially revised our explanation and now organize our differentiation from Su et al. (2023) around three fundamental distinctions</w:t>
      </w:r>
      <w:r>
        <w:rPr>
          <w:rFonts w:hint="eastAsia"/>
        </w:rPr>
        <w:t>:</w:t>
      </w:r>
    </w:p>
    <w:p w14:paraId="06BE2A0D" w14:textId="1B203475" w:rsidR="00CB7BB9" w:rsidRPr="00522DE1" w:rsidRDefault="00CB7BB9" w:rsidP="00CB7BB9">
      <w:pPr>
        <w:pStyle w:val="Paragraph"/>
      </w:pPr>
      <w:r>
        <w:rPr>
          <w:rStyle w:val="Strong"/>
        </w:rPr>
        <w:t>First, the platforms differ fundamentally in community</w:t>
      </w:r>
      <w:r>
        <w:rPr>
          <w:rStyle w:val="Strong"/>
          <w:rFonts w:hint="eastAsia"/>
        </w:rPr>
        <w:t xml:space="preserve"> culture.</w:t>
      </w:r>
      <w:r>
        <w:t xml:space="preserve"> </w:t>
      </w:r>
      <w:r w:rsidRPr="00522DE1">
        <w:t>We agree that Quora contains both objective and subjective contents. We want to emphasize that the two platforms have difference in community culture.</w:t>
      </w:r>
      <w:r w:rsidRPr="0093245B">
        <w:t xml:space="preserve"> </w:t>
      </w:r>
      <w:r>
        <w:t>Quora primarily serves casual, everyday topics. Questions like "What did Marilyn Monroe carry in her coffin?" and "What is the best small business to start in Gambia?" illustrate its conversational orientation.</w:t>
      </w:r>
      <w:r>
        <w:rPr>
          <w:vertAlign w:val="superscript"/>
        </w:rPr>
        <w:t>1</w:t>
      </w:r>
      <w:r>
        <w:t xml:space="preserve"> Oliveira et al. (2018) document that Quora exhibits significantly more "conversation ingredients" than Stack Overflow. SegmentFault, like Stack Overflow, operates under an efficiency-oriented philosophy, and </w:t>
      </w:r>
      <w:r w:rsidR="000B34A9">
        <w:t>see for correct answers for each question. T</w:t>
      </w:r>
      <w:r>
        <w:t>his difference creates distinct contributor incentives</w:t>
      </w:r>
      <w:r>
        <w:rPr>
          <w:rFonts w:hint="eastAsia"/>
        </w:rPr>
        <w:t xml:space="preserve"> when AI providing answers</w:t>
      </w:r>
      <w:r>
        <w:t>.</w:t>
      </w:r>
      <w:r>
        <w:rPr>
          <w:rFonts w:hint="eastAsia"/>
        </w:rPr>
        <w:t xml:space="preserve"> </w:t>
      </w:r>
      <w:r w:rsidRPr="00522DE1">
        <w:t xml:space="preserve">We re-elaborate this in the paper. </w:t>
      </w:r>
    </w:p>
    <w:p w14:paraId="485FDAB6" w14:textId="05264279" w:rsidR="00CB7BB9" w:rsidRPr="00522DE1" w:rsidRDefault="00CB7BB9" w:rsidP="000B34A9">
      <w:pPr>
        <w:pStyle w:val="Paragraph"/>
      </w:pPr>
      <w:r>
        <w:rPr>
          <w:rStyle w:val="Strong"/>
        </w:rPr>
        <w:t xml:space="preserve">Second, </w:t>
      </w:r>
      <w:r w:rsidR="00992A99">
        <w:rPr>
          <w:rStyle w:val="Strong"/>
        </w:rPr>
        <w:t xml:space="preserve">experiment setting </w:t>
      </w:r>
      <w:r>
        <w:rPr>
          <w:rStyle w:val="Strong"/>
        </w:rPr>
        <w:t>differs.</w:t>
      </w:r>
      <w:r>
        <w:t xml:space="preserve"> </w:t>
      </w:r>
      <w:r w:rsidRPr="00522DE1">
        <w:t>We apologize our mis-</w:t>
      </w:r>
      <w:proofErr w:type="spellStart"/>
      <w:r w:rsidRPr="00522DE1">
        <w:t>interpretion</w:t>
      </w:r>
      <w:proofErr w:type="spellEnd"/>
      <w:r w:rsidRPr="00522DE1">
        <w:t xml:space="preserve"> of the “three-month period” in the previous version and appreciate the reviewer for pointing this out. </w:t>
      </w:r>
      <w:r w:rsidR="00992A99">
        <w:t xml:space="preserve">In </w:t>
      </w:r>
      <w:r>
        <w:rPr>
          <w:rFonts w:hint="eastAsia"/>
        </w:rPr>
        <w:t>Su et al.</w:t>
      </w:r>
      <w:r w:rsidR="00992A99">
        <w:t xml:space="preserve"> (2025) </w:t>
      </w:r>
      <w:r>
        <w:t xml:space="preserve">AI answers were </w:t>
      </w:r>
      <w:r w:rsidR="00992A99">
        <w:t xml:space="preserve">provided </w:t>
      </w:r>
      <w:r w:rsidR="00992A99">
        <w:rPr>
          <w:b/>
          <w:bCs/>
        </w:rPr>
        <w:t xml:space="preserve">to </w:t>
      </w:r>
      <w:r w:rsidRPr="00417031">
        <w:rPr>
          <w:b/>
          <w:bCs/>
        </w:rPr>
        <w:t>existing questions</w:t>
      </w:r>
      <w:r>
        <w:t xml:space="preserve"> </w:t>
      </w:r>
      <w:r w:rsidR="00992A99">
        <w:t xml:space="preserve">through batch processing </w:t>
      </w:r>
      <w:r>
        <w:t>rather than deployment upon posting</w:t>
      </w:r>
      <w:r w:rsidR="00992A99">
        <w:t>s</w:t>
      </w:r>
      <w:r w:rsidR="00992A99" w:rsidRPr="00992A99">
        <w:t xml:space="preserve"> </w:t>
      </w:r>
      <w:r w:rsidR="00992A99">
        <w:t>instantaneously after their generation</w:t>
      </w:r>
      <w:r w:rsidRPr="00522DE1">
        <w:t xml:space="preserve">. As a result, </w:t>
      </w:r>
      <w:r w:rsidR="00992A99">
        <w:t xml:space="preserve">AI answers may reactivate </w:t>
      </w:r>
      <w:r w:rsidRPr="00522DE1">
        <w:t xml:space="preserve">old questions on Quora </w:t>
      </w:r>
      <w:r w:rsidR="00992A99">
        <w:t xml:space="preserve">and trigger more </w:t>
      </w:r>
      <w:r w:rsidRPr="00522DE1">
        <w:t xml:space="preserve">human participation. </w:t>
      </w:r>
      <w:r>
        <w:t xml:space="preserve">In our experiment, AI </w:t>
      </w:r>
      <w:r>
        <w:lastRenderedPageBreak/>
        <w:t xml:space="preserve">answers appeared instantaneously </w:t>
      </w:r>
      <w:r w:rsidR="00992A99">
        <w:t>after posting</w:t>
      </w:r>
      <w:r>
        <w:t xml:space="preserve">. </w:t>
      </w:r>
      <w:r w:rsidR="00992A99">
        <w:t xml:space="preserve">Human answerers respond under this prior condition. This timing difference may trigger different </w:t>
      </w:r>
      <w:r w:rsidR="00992A99" w:rsidRPr="000B34A9">
        <w:t>behaviors</w:t>
      </w:r>
      <w:r w:rsidR="00992A99">
        <w:t xml:space="preserve"> of human answerers</w:t>
      </w:r>
      <w:r>
        <w:t>.</w:t>
      </w:r>
    </w:p>
    <w:p w14:paraId="30753FCF" w14:textId="3CD9639C" w:rsidR="00371AD5" w:rsidRPr="00522DE1" w:rsidRDefault="000B34A9" w:rsidP="000B34A9">
      <w:pPr>
        <w:pStyle w:val="Paragraph"/>
      </w:pPr>
      <w:r>
        <w:rPr>
          <w:b/>
          <w:bCs/>
        </w:rPr>
        <w:t xml:space="preserve">Richer </w:t>
      </w:r>
      <w:r w:rsidR="00371AD5" w:rsidRPr="00522DE1">
        <w:rPr>
          <w:rStyle w:val="Strong"/>
        </w:rPr>
        <w:t xml:space="preserve">Theoretical </w:t>
      </w:r>
      <w:r>
        <w:rPr>
          <w:rStyle w:val="Strong"/>
        </w:rPr>
        <w:t>Finding</w:t>
      </w:r>
      <w:r w:rsidR="00371AD5" w:rsidRPr="00522DE1">
        <w:rPr>
          <w:rStyle w:val="Strong"/>
        </w:rPr>
        <w:t>: The Label Effect Under Different Boundary Conditions</w:t>
      </w:r>
    </w:p>
    <w:p w14:paraId="32403DBF" w14:textId="3053D891" w:rsidR="000B34A9" w:rsidRDefault="00992A99" w:rsidP="000B34A9">
      <w:pPr>
        <w:pStyle w:val="Paragraph"/>
      </w:pPr>
      <w:r>
        <w:t xml:space="preserve">Due to these differences, we find different while </w:t>
      </w:r>
      <w:proofErr w:type="spellStart"/>
      <w:r>
        <w:t>complentary</w:t>
      </w:r>
      <w:proofErr w:type="spellEnd"/>
      <w:r>
        <w:t xml:space="preserve"> results from </w:t>
      </w:r>
      <w:r w:rsidR="00371AD5" w:rsidRPr="00522DE1">
        <w:t>Su et al.</w:t>
      </w:r>
      <w:r>
        <w:t xml:space="preserve"> (2025). Specifically</w:t>
      </w:r>
      <w:r w:rsidR="00371AD5" w:rsidRPr="00522DE1">
        <w:t>, Su et al.</w:t>
      </w:r>
      <w:r w:rsidR="000B34A9">
        <w:t xml:space="preserve"> (2025) </w:t>
      </w:r>
      <w:r>
        <w:t xml:space="preserve">only </w:t>
      </w:r>
      <w:r w:rsidR="00371AD5" w:rsidRPr="00522DE1">
        <w:t>found the AI label</w:t>
      </w:r>
      <w:r w:rsidR="000B34A9">
        <w:t xml:space="preserve"> effect in driving </w:t>
      </w:r>
      <w:r w:rsidR="00371AD5" w:rsidRPr="00522DE1">
        <w:t xml:space="preserve">human contributions. </w:t>
      </w:r>
      <w:r w:rsidR="000B34A9">
        <w:t>They did not find the content quality matters.</w:t>
      </w:r>
    </w:p>
    <w:p w14:paraId="2A3C943C" w14:textId="4E5AE782" w:rsidR="000B34A9" w:rsidRDefault="000B34A9" w:rsidP="000B34A9">
      <w:pPr>
        <w:pStyle w:val="Paragraph"/>
      </w:pPr>
      <w:r>
        <w:t xml:space="preserve">Going beyond Su et al.’s findings, we not only find AI </w:t>
      </w:r>
      <w:proofErr w:type="spellStart"/>
      <w:r>
        <w:t>lable’s</w:t>
      </w:r>
      <w:proofErr w:type="spellEnd"/>
      <w:r>
        <w:t xml:space="preserve"> effect but also find that AI label’s effect mostly </w:t>
      </w:r>
      <w:proofErr w:type="gramStart"/>
      <w:r>
        <w:t>work</w:t>
      </w:r>
      <w:proofErr w:type="gramEnd"/>
      <w:r>
        <w:t xml:space="preserve"> with content quality (in a platform seeking for correct answers) in deterring human answerers’ participation in </w:t>
      </w:r>
      <w:proofErr w:type="gramStart"/>
      <w:r>
        <w:t>an</w:t>
      </w:r>
      <w:proofErr w:type="gramEnd"/>
      <w:r>
        <w:t xml:space="preserve"> question. Moreover, we also find that AI able can trigger human innovation, which </w:t>
      </w:r>
      <w:proofErr w:type="spellStart"/>
      <w:r>
        <w:t>alignes</w:t>
      </w:r>
      <w:proofErr w:type="spellEnd"/>
      <w:r>
        <w:t xml:space="preserve"> with Su et al. (2025).</w:t>
      </w:r>
    </w:p>
    <w:p w14:paraId="079F6D4D" w14:textId="77777777" w:rsidR="00371AD5" w:rsidRDefault="00371AD5" w:rsidP="000B34A9">
      <w:pPr>
        <w:pStyle w:val="Paragraph"/>
      </w:pPr>
      <w:r w:rsidRPr="00522DE1">
        <w:t>This reconciliation transforms an apparent contradiction into a theoretical contribution: both studies reveal the power of AI labels as peripheral cues, while jointly identifying the boundary conditions that determine the direction of their effects.</w:t>
      </w:r>
    </w:p>
    <w:p w14:paraId="7B277C6F" w14:textId="17485C0E" w:rsidR="000B34A9" w:rsidRDefault="000B34A9" w:rsidP="000B34A9">
      <w:pPr>
        <w:pStyle w:val="Paragraph"/>
      </w:pPr>
      <w:r>
        <w:t xml:space="preserve">The revisions are mainly </w:t>
      </w:r>
      <w:proofErr w:type="spellStart"/>
      <w:r>
        <w:t>refected</w:t>
      </w:r>
      <w:proofErr w:type="spellEnd"/>
      <w:r>
        <w:t xml:space="preserve"> in Section XXX.</w:t>
      </w:r>
    </w:p>
    <w:p w14:paraId="3851F938" w14:textId="77777777" w:rsidR="000B34A9" w:rsidRPr="00522DE1" w:rsidRDefault="000B34A9" w:rsidP="000B34A9">
      <w:pPr>
        <w:pStyle w:val="Paragraph"/>
      </w:pPr>
    </w:p>
    <w:p w14:paraId="0A30DF85" w14:textId="73E8379D" w:rsidR="00371AD5" w:rsidRPr="00522DE1" w:rsidRDefault="00371AD5" w:rsidP="000B34A9">
      <w:pPr>
        <w:pStyle w:val="Paragraph"/>
      </w:pPr>
      <w:r w:rsidRPr="00522DE1">
        <w:rPr>
          <w:rStyle w:val="Strong"/>
        </w:rPr>
        <w:t>Reference</w:t>
      </w:r>
    </w:p>
    <w:p w14:paraId="250AFF66" w14:textId="2EAA6E88" w:rsidR="007E6CAC" w:rsidRDefault="00371AD5" w:rsidP="000B34A9">
      <w:pPr>
        <w:pStyle w:val="Paragraph"/>
      </w:pPr>
      <w:r w:rsidRPr="00522DE1">
        <w:t xml:space="preserve">Oliveira, N., Muller, M., Andrade, N., &amp; Reinecke, K. (2018). The exchange in </w:t>
      </w:r>
      <w:proofErr w:type="spellStart"/>
      <w:r w:rsidRPr="00522DE1">
        <w:t>StackExchange</w:t>
      </w:r>
      <w:proofErr w:type="spellEnd"/>
      <w:r w:rsidRPr="00522DE1">
        <w:t xml:space="preserve">: Divergences between Stack Overflow and its culturally diverse participants. </w:t>
      </w:r>
      <w:r w:rsidRPr="00522DE1">
        <w:rPr>
          <w:rStyle w:val="Emphasis"/>
        </w:rPr>
        <w:t>Proceedings of the ACM on Human-Computer Interaction, 2</w:t>
      </w:r>
      <w:r w:rsidRPr="00522DE1">
        <w:t>(CSCW), 1-22.</w:t>
      </w:r>
    </w:p>
    <w:p w14:paraId="55490AB5" w14:textId="77777777" w:rsidR="00CB7BB9" w:rsidRPr="0099058F" w:rsidRDefault="00CB7BB9" w:rsidP="000B34A9">
      <w:pPr>
        <w:pStyle w:val="Paragraph"/>
      </w:pPr>
      <w:r>
        <w:rPr>
          <w:rFonts w:hAnsi="Symbol" w:hint="eastAsia"/>
        </w:rPr>
        <w:t>1.</w:t>
      </w:r>
      <w:r w:rsidRPr="0099058F">
        <w:t xml:space="preserve">  Examples from actual Quora content. See: </w:t>
      </w:r>
      <w:hyperlink r:id="rId8" w:tgtFrame="_blank" w:history="1">
        <w:r w:rsidRPr="0099058F">
          <w:rPr>
            <w:color w:val="0000FF"/>
            <w:u w:val="single"/>
          </w:rPr>
          <w:t>https://www.quora.com/What-did-Marilyn-Monroe-carry-in-her-coffin</w:t>
        </w:r>
      </w:hyperlink>
      <w:r w:rsidRPr="0099058F">
        <w:t xml:space="preserve"> and </w:t>
      </w:r>
      <w:hyperlink r:id="rId9" w:tgtFrame="_blank" w:history="1">
        <w:r w:rsidRPr="0099058F">
          <w:rPr>
            <w:color w:val="0000FF"/>
            <w:u w:val="single"/>
          </w:rPr>
          <w:t>https://www.quora.com/What-is-the-best-small-business-to-start-in-Gambia</w:t>
        </w:r>
      </w:hyperlink>
      <w:r w:rsidRPr="0099058F">
        <w:t xml:space="preserve"> </w:t>
      </w:r>
    </w:p>
    <w:p w14:paraId="6E2CA9C0" w14:textId="45C2F15D" w:rsidR="00CB7BB9" w:rsidDel="00992A99" w:rsidRDefault="00CB7BB9" w:rsidP="00CB7BB9">
      <w:pPr>
        <w:spacing w:before="100" w:beforeAutospacing="1" w:after="100" w:afterAutospacing="1"/>
        <w:rPr>
          <w:ins w:id="18" w:author="Dylan CHEN" w:date="2026-03-17T15:36:00Z" w16du:dateUtc="2026-03-17T07:36:00Z"/>
          <w:del w:id="19" w:author="Xin Li" w:date="2026-03-28T09:07:00Z" w16du:dateUtc="2026-03-28T01:07:00Z"/>
        </w:rPr>
      </w:pPr>
      <w:ins w:id="20" w:author="Dylan CHEN" w:date="2026-03-17T15:36:00Z" w16du:dateUtc="2026-03-17T07:36:00Z">
        <w:del w:id="21" w:author="Xin Li" w:date="2026-03-28T09:07:00Z" w16du:dateUtc="2026-03-28T01:07:00Z">
          <w:r w:rsidDel="00992A99">
            <w:rPr>
              <w:rFonts w:hAnsi="Symbol" w:hint="eastAsia"/>
            </w:rPr>
            <w:delText>2.</w:delText>
          </w:r>
          <w:r w:rsidRPr="0099058F" w:rsidDel="00992A99">
            <w:delText xml:space="preserve"> D'Angelo, A. (2024). TechCrunch interview; Lightspeed Ventures interview. See: </w:delText>
          </w:r>
          <w:r w:rsidRPr="0099058F" w:rsidDel="00992A99">
            <w:fldChar w:fldCharType="begin"/>
          </w:r>
          <w:r w:rsidRPr="00992A99" w:rsidDel="00992A99">
            <w:delInstrText>HYPERLINK "https://techcrunch.com/2024/05/06/adam-dangelo-quora-poe-open-ai/" \t "_blank"</w:delInstrText>
          </w:r>
          <w:r w:rsidRPr="0099058F" w:rsidDel="00992A99">
            <w:fldChar w:fldCharType="separate"/>
          </w:r>
          <w:r w:rsidRPr="00992A99" w:rsidDel="00992A99">
            <w:rPr>
              <w:color w:val="0000FF"/>
              <w:u w:val="single"/>
            </w:rPr>
            <w:delText>https://techcrunch.com/2024/05/06/adam-dangelo-quora-poe-open-ai/</w:delText>
          </w:r>
          <w:r w:rsidRPr="0099058F" w:rsidDel="00992A99">
            <w:fldChar w:fldCharType="end"/>
          </w:r>
          <w:r w:rsidRPr="0099058F" w:rsidDel="00992A99">
            <w:delText xml:space="preserve"> and </w:delText>
          </w:r>
          <w:r w:rsidRPr="0099058F" w:rsidDel="00992A99">
            <w:fldChar w:fldCharType="begin"/>
          </w:r>
          <w:r w:rsidRPr="0099058F" w:rsidDel="00992A99">
            <w:delInstrText>HYPERLINK "https://lsvp.com/event/highlights-from-gensf-featuring-adam-dangelo/" \t "_blank"</w:delInstrText>
          </w:r>
          <w:r w:rsidRPr="0099058F" w:rsidDel="00992A99">
            <w:fldChar w:fldCharType="separate"/>
          </w:r>
          <w:r w:rsidRPr="0099058F" w:rsidDel="00992A99">
            <w:rPr>
              <w:color w:val="0000FF"/>
              <w:u w:val="single"/>
            </w:rPr>
            <w:delText>https://lsvp.com/event/highlights-from-gensf-featuring-adam-dangelo/</w:delText>
          </w:r>
          <w:r w:rsidRPr="0099058F" w:rsidDel="00992A99">
            <w:fldChar w:fldCharType="end"/>
          </w:r>
          <w:r w:rsidRPr="0099058F" w:rsidDel="00992A99">
            <w:delText xml:space="preserve"> </w:delText>
          </w:r>
        </w:del>
      </w:ins>
    </w:p>
    <w:p w14:paraId="0DBAE0A6" w14:textId="147B568E" w:rsidR="00CB7BB9" w:rsidRPr="00522DE1" w:rsidDel="00992A99" w:rsidRDefault="00CB7BB9">
      <w:pPr>
        <w:rPr>
          <w:del w:id="22" w:author="Xin Li" w:date="2026-03-28T09:07:00Z" w16du:dateUtc="2026-03-28T01:07:00Z"/>
        </w:rPr>
        <w:pPrChange w:id="23" w:author="Dylan CHEN" w:date="2026-03-17T15:36:00Z" w16du:dateUtc="2026-03-17T07:36:00Z">
          <w:pPr>
            <w:pStyle w:val="NormalWeb"/>
          </w:pPr>
        </w:pPrChange>
      </w:pPr>
      <w:ins w:id="24" w:author="Dylan CHEN" w:date="2026-03-17T15:36:00Z" w16du:dateUtc="2026-03-17T07:36:00Z">
        <w:del w:id="25" w:author="Xin Li" w:date="2026-03-28T09:07:00Z" w16du:dateUtc="2026-03-28T01:07:00Z">
          <w:r w:rsidRPr="00F04691" w:rsidDel="00992A99">
            <w:delText>3.</w:delText>
          </w:r>
          <w:r w:rsidRPr="00F04691" w:rsidDel="00992A99">
            <w:tab/>
            <w:delText>D’Angelo, A. (2024). Introducing Poe. Quora Blog. See:</w:delText>
          </w:r>
          <w:r w:rsidDel="00992A99">
            <w:rPr>
              <w:rFonts w:hint="eastAsia"/>
            </w:rPr>
            <w:delText xml:space="preserve"> </w:delText>
          </w:r>
          <w:r w:rsidDel="00992A99">
            <w:fldChar w:fldCharType="begin"/>
          </w:r>
          <w:r w:rsidDel="00992A99">
            <w:delInstrText>HYPERLINK "</w:delInstrText>
          </w:r>
          <w:r w:rsidRPr="00F04691" w:rsidDel="00992A99">
            <w:delInstrText>https://quorablog.quora.com/Poe-</w:delInstrText>
          </w:r>
          <w:r w:rsidDel="00992A99">
            <w:rPr>
              <w:rFonts w:hint="eastAsia"/>
            </w:rPr>
            <w:delInstrText>1</w:delInstrText>
          </w:r>
          <w:r w:rsidDel="00992A99">
            <w:delInstrText>"</w:delInstrText>
          </w:r>
          <w:r w:rsidDel="00992A99">
            <w:fldChar w:fldCharType="separate"/>
          </w:r>
          <w:r w:rsidRPr="00984F8C" w:rsidDel="00992A99">
            <w:rPr>
              <w:rStyle w:val="Hyperlink"/>
            </w:rPr>
            <w:delText>https://quorablog.quora.com/Poe-1</w:delText>
          </w:r>
          <w:r w:rsidDel="00992A99">
            <w:fldChar w:fldCharType="end"/>
          </w:r>
          <w:r w:rsidDel="00992A99">
            <w:rPr>
              <w:rFonts w:hint="eastAsia"/>
            </w:rPr>
            <w:delText xml:space="preserve"> </w:delText>
          </w:r>
        </w:del>
      </w:ins>
    </w:p>
    <w:p w14:paraId="0993CF41" w14:textId="090F2AED" w:rsidR="00FC38A4" w:rsidRPr="00522DE1" w:rsidRDefault="00EC4343" w:rsidP="00E77B51">
      <w:pPr>
        <w:pStyle w:val="NormalWeb"/>
        <w:spacing w:before="120" w:after="120"/>
      </w:pPr>
      <w:r w:rsidRPr="00522DE1">
        <w:t>---------------------------------------------------------------------------------------------------------------------</w:t>
      </w:r>
    </w:p>
    <w:p w14:paraId="6F915FE1" w14:textId="3A54B761" w:rsidR="00EC4343" w:rsidRPr="00522DE1" w:rsidRDefault="00EC4343" w:rsidP="00683A26">
      <w:pPr>
        <w:pStyle w:val="Heading1"/>
      </w:pPr>
      <w:r w:rsidRPr="00522DE1">
        <w:t>R1-</w:t>
      </w:r>
      <w:r w:rsidR="009E43F2" w:rsidRPr="00522DE1">
        <w:t>6</w:t>
      </w:r>
      <w:r w:rsidR="008A74D4" w:rsidRPr="00522DE1">
        <w:t xml:space="preserve"> (source effect)</w:t>
      </w:r>
    </w:p>
    <w:p w14:paraId="649DEA9A" w14:textId="15D1E394"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have concerns about the theoretical coherence of Section 3.1, particularly regarding the source effect and the use of dual-process theory.</w:t>
      </w:r>
    </w:p>
    <w:p w14:paraId="37182D87" w14:textId="193DFF5F" w:rsidR="00EC4343" w:rsidRPr="00522DE1"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522DE1">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 it appears that users expressed substantial skepticism and dissatisfaction rather than unquestioned trust toward AI-generated answers.</w:t>
      </w:r>
    </w:p>
    <w:p w14:paraId="3597785F"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D751C72" w14:textId="614431D7" w:rsidR="002A32CB" w:rsidRPr="00522DE1" w:rsidRDefault="00740000" w:rsidP="00371AD5">
      <w:r w:rsidRPr="00522DE1">
        <w:t>Indeed, our finding is users take different positions from the platform and view AI answers more accurate. We want to highlight that this is 10 months after the ban policy and the platform also put a lot of expectations on their internal GenAI</w:t>
      </w:r>
    </w:p>
    <w:p w14:paraId="41DA3BC5" w14:textId="77777777" w:rsidR="00FC38A4" w:rsidRPr="00522DE1" w:rsidRDefault="00EC4343" w:rsidP="00683A26">
      <w:pPr>
        <w:spacing w:before="120" w:after="120"/>
        <w:rPr>
          <w:rFonts w:eastAsia="SimSun"/>
          <w:b/>
          <w:bCs/>
          <w:kern w:val="2"/>
        </w:rPr>
      </w:pPr>
      <w:r w:rsidRPr="00522DE1">
        <w:lastRenderedPageBreak/>
        <w:t>---------------------------------------------------------------------------------------------------------------------</w:t>
      </w:r>
      <w:r w:rsidRPr="00522DE1">
        <w:rPr>
          <w:rFonts w:eastAsia="SimSun"/>
          <w:b/>
          <w:bCs/>
          <w:kern w:val="2"/>
        </w:rPr>
        <w:t xml:space="preserve"> </w:t>
      </w:r>
    </w:p>
    <w:p w14:paraId="1F3B6AB0" w14:textId="0A31AE4A" w:rsidR="00EC4343" w:rsidRPr="00522DE1" w:rsidRDefault="00EC4343" w:rsidP="00683A26">
      <w:pPr>
        <w:pStyle w:val="Heading1"/>
      </w:pPr>
      <w:r w:rsidRPr="00522DE1">
        <w:t>R1-</w:t>
      </w:r>
      <w:r w:rsidR="0022012F" w:rsidRPr="00522DE1">
        <w:t>7</w:t>
      </w:r>
      <w:r w:rsidR="008A74D4" w:rsidRPr="00522DE1">
        <w:t xml:space="preserve"> (</w:t>
      </w:r>
      <w:r w:rsidR="00740000" w:rsidRPr="00522DE1">
        <w:t>theory</w:t>
      </w:r>
      <w:r w:rsidR="008A74D4" w:rsidRPr="00522DE1">
        <w:t xml:space="preserve"> – why dual-process)</w:t>
      </w:r>
    </w:p>
    <w:p w14:paraId="39DE8DE8" w14:textId="2ECE8C86" w:rsidR="00964E89"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Second, the attempt to integrate the content, source, and position effects using dual-process theories (e.g., central vs. peripheral routes) feels underdeveloped and somewhat stretched. It is unclear why specific effects should operate through </w:t>
      </w:r>
      <w:proofErr w:type="gramStart"/>
      <w:r w:rsidRPr="00522DE1">
        <w:rPr>
          <w:rFonts w:eastAsia="SimSun"/>
          <w:i/>
          <w:iCs/>
          <w:kern w:val="2"/>
          <w:lang w:val="en-US"/>
        </w:rPr>
        <w:t>particular cognitive</w:t>
      </w:r>
      <w:proofErr w:type="gramEnd"/>
      <w:r w:rsidRPr="00522DE1">
        <w:rPr>
          <w:rFonts w:eastAsia="SimSun"/>
          <w:i/>
          <w:iCs/>
          <w:kern w:val="2"/>
          <w:lang w:val="en-US"/>
        </w:rPr>
        <w:t xml:space="preserve"> routes, and no empirical evidence or established literature is provided to justify these mappings. Dual-process theories typically require clear conditions under which central versus peripheral processing dominates (e.g., motivation, ability, involvement), which are not articulated or tested here. As currently presented, the framework appears post hoc. The authors should either provide stronger theoretical and empirical justification for this integration or simplify the theorization to avoid overextension.</w:t>
      </w:r>
    </w:p>
    <w:p w14:paraId="40561AAB"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F7782C4" w14:textId="6C57C59C" w:rsidR="008A74D4" w:rsidRPr="00522DE1" w:rsidRDefault="00DA16A7" w:rsidP="00683A26">
      <w:pPr>
        <w:spacing w:before="120" w:after="120"/>
      </w:pPr>
      <w:r>
        <w:t xml:space="preserve">We agree with the reviewer that dual process is not a good theory to this paper. To address this concern, we revamp the paper and propose </w:t>
      </w:r>
      <w:r w:rsidR="000A29E3">
        <w:t xml:space="preserve">to use the xxx theory. </w:t>
      </w:r>
    </w:p>
    <w:p w14:paraId="121CC950" w14:textId="0FBC8CF0" w:rsidR="00FC38A4"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2DA7B3F6" w14:textId="0F616575" w:rsidR="00EC4343" w:rsidRPr="00522DE1" w:rsidRDefault="00EC4343" w:rsidP="00683A26">
      <w:pPr>
        <w:pStyle w:val="Heading1"/>
      </w:pPr>
      <w:r w:rsidRPr="00522DE1">
        <w:t>R1-</w:t>
      </w:r>
      <w:r w:rsidR="0022012F" w:rsidRPr="00522DE1">
        <w:t>8</w:t>
      </w:r>
      <w:r w:rsidR="00065421" w:rsidRPr="00522DE1">
        <w:t xml:space="preserve"> (</w:t>
      </w:r>
      <w:r w:rsidR="008E325B" w:rsidRPr="00522DE1">
        <w:t>quality degradation</w:t>
      </w:r>
      <w:r w:rsidR="00065421" w:rsidRPr="00522DE1">
        <w:t>)</w:t>
      </w:r>
    </w:p>
    <w:p w14:paraId="59096E37" w14:textId="1442057E"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find Section 3.2 conceptually problematic.</w:t>
      </w:r>
    </w:p>
    <w:p w14:paraId="5DA14809" w14:textId="3711C2F4" w:rsidR="008A74D4"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The distinction between the proposed mechanisms, expertise composition shift and reduced effort investment, is unclear.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0D807E36"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2EA1187" w14:textId="46C839D1" w:rsidR="008E325B" w:rsidRPr="00522DE1" w:rsidRDefault="00522DE1" w:rsidP="00683A26">
      <w:pPr>
        <w:spacing w:before="120" w:after="120"/>
      </w:pPr>
      <w:r w:rsidRPr="00522DE1">
        <w:t>We agree that the two mechanisms are not distinguishable and thus merged them</w:t>
      </w:r>
    </w:p>
    <w:p w14:paraId="7BA16E36" w14:textId="0033EBCF"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1D09CE82" w14:textId="72B77B9B" w:rsidR="00EC4343" w:rsidRPr="00522DE1" w:rsidRDefault="00EC4343" w:rsidP="00683A26">
      <w:pPr>
        <w:pStyle w:val="Heading1"/>
      </w:pPr>
      <w:r w:rsidRPr="00522DE1">
        <w:t>R1-</w:t>
      </w:r>
      <w:r w:rsidR="0022012F" w:rsidRPr="00522DE1">
        <w:t>9</w:t>
      </w:r>
      <w:r w:rsidR="00157BF1" w:rsidRPr="00522DE1">
        <w:t xml:space="preserve"> (elevated expectations)</w:t>
      </w:r>
    </w:p>
    <w:p w14:paraId="649C2DAB" w14:textId="6147FD7B" w:rsidR="00786259" w:rsidRPr="00522DE1" w:rsidRDefault="008E325B" w:rsidP="008E325B">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The elevated expectations mechanism again relies on the assumption that users perceive AI-generated answers as superior and norm-setting. This assumption is not well supported in the platform context,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7891FDC4"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16E2A6A" w14:textId="77777777" w:rsidR="00AF7A9E" w:rsidRPr="00522DE1" w:rsidRDefault="004F27FD" w:rsidP="00AF7A9E">
      <w:r w:rsidRPr="00522DE1">
        <w:t xml:space="preserve"> </w:t>
      </w:r>
      <w:r w:rsidR="00AF7A9E" w:rsidRPr="00522DE1">
        <w:t>Indeed, our finding is users take different positions from the platform and view AI answers more accurate. We want to highlight that this is 10 months after the ban policy and the platform also put a lot of expectations on their internal GenAI</w:t>
      </w:r>
    </w:p>
    <w:p w14:paraId="08E22566" w14:textId="7A5DD655" w:rsidR="0071692D" w:rsidRPr="00522DE1" w:rsidRDefault="0071692D" w:rsidP="005814DF">
      <w:pPr>
        <w:pStyle w:val="NormalWeb"/>
        <w:spacing w:before="120" w:after="120"/>
      </w:pPr>
    </w:p>
    <w:p w14:paraId="4E063230" w14:textId="77777777"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434FC46E" w14:textId="342CD7C9" w:rsidR="00B401F6" w:rsidRPr="00522DE1" w:rsidRDefault="00B401F6" w:rsidP="00683A26">
      <w:pPr>
        <w:pStyle w:val="Heading1"/>
      </w:pPr>
      <w:r w:rsidRPr="00522DE1">
        <w:t>R1-1</w:t>
      </w:r>
      <w:r w:rsidR="0022012F" w:rsidRPr="00522DE1">
        <w:t>0</w:t>
      </w:r>
      <w:r w:rsidR="00407505" w:rsidRPr="00522DE1">
        <w:t xml:space="preserve"> (5 mins)</w:t>
      </w:r>
    </w:p>
    <w:p w14:paraId="662F7FAF" w14:textId="159369A1" w:rsidR="00B401F6" w:rsidRPr="00522DE1"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In Section 4.1, the authors assert that AI-generated </w:t>
      </w:r>
      <w:r w:rsidRPr="00522DE1">
        <w:rPr>
          <w:rFonts w:eastAsia="SimSun"/>
          <w:i/>
          <w:iCs/>
          <w:kern w:val="2"/>
          <w:highlight w:val="yellow"/>
          <w:lang w:val="en-US"/>
        </w:rPr>
        <w:t xml:space="preserve">answers </w:t>
      </w:r>
      <w:r w:rsidR="00F41AD7" w:rsidRPr="00522DE1">
        <w:rPr>
          <w:rFonts w:eastAsia="SimSun"/>
          <w:i/>
          <w:iCs/>
          <w:kern w:val="2"/>
          <w:highlight w:val="yellow"/>
          <w:lang w:val="en-US"/>
        </w:rPr>
        <w:t>“</w:t>
      </w:r>
      <w:r w:rsidRPr="00522DE1">
        <w:rPr>
          <w:rFonts w:eastAsia="SimSun"/>
          <w:i/>
          <w:iCs/>
          <w:kern w:val="2"/>
          <w:highlight w:val="yellow"/>
          <w:lang w:val="en-US"/>
        </w:rPr>
        <w:t>typically occupy the first position for treated questions</w:t>
      </w:r>
      <w:r w:rsidR="00F41AD7" w:rsidRPr="00522DE1">
        <w:rPr>
          <w:rFonts w:eastAsia="SimSun"/>
          <w:i/>
          <w:iCs/>
          <w:kern w:val="2"/>
          <w:highlight w:val="yellow"/>
          <w:lang w:val="en-US"/>
        </w:rPr>
        <w:t>”</w:t>
      </w:r>
      <w:r w:rsidRPr="00522DE1">
        <w:rPr>
          <w:rFonts w:eastAsia="SimSun"/>
          <w:i/>
          <w:iCs/>
          <w:kern w:val="2"/>
          <w:lang w:val="en-US"/>
        </w:rPr>
        <w:t xml:space="preserve"> and that viewers </w:t>
      </w:r>
      <w:r w:rsidR="00F41AD7" w:rsidRPr="00522DE1">
        <w:rPr>
          <w:rFonts w:eastAsia="SimSun"/>
          <w:i/>
          <w:iCs/>
          <w:kern w:val="2"/>
          <w:lang w:val="en-US"/>
        </w:rPr>
        <w:t>“</w:t>
      </w:r>
      <w:r w:rsidRPr="00522DE1">
        <w:rPr>
          <w:rFonts w:eastAsia="SimSun"/>
          <w:i/>
          <w:iCs/>
          <w:kern w:val="2"/>
          <w:lang w:val="en-US"/>
        </w:rPr>
        <w:t>typically see this content before human-generated answers.</w:t>
      </w:r>
      <w:r w:rsidR="00F41AD7" w:rsidRPr="00522DE1">
        <w:rPr>
          <w:rFonts w:eastAsia="SimSun"/>
          <w:i/>
          <w:iCs/>
          <w:kern w:val="2"/>
          <w:lang w:val="en-US"/>
        </w:rPr>
        <w:t>”</w:t>
      </w:r>
      <w:r w:rsidRPr="00522DE1">
        <w:rPr>
          <w:rFonts w:eastAsia="SimSun"/>
          <w:i/>
          <w:iCs/>
          <w:kern w:val="2"/>
          <w:lang w:val="en-US"/>
        </w:rPr>
        <w:t xml:space="preserve"> It is unclear what </w:t>
      </w:r>
      <w:r w:rsidR="00F41AD7" w:rsidRPr="00522DE1">
        <w:rPr>
          <w:rFonts w:eastAsia="SimSun"/>
          <w:i/>
          <w:iCs/>
          <w:kern w:val="2"/>
          <w:lang w:val="en-US"/>
        </w:rPr>
        <w:t>“</w:t>
      </w:r>
      <w:r w:rsidRPr="00522DE1">
        <w:rPr>
          <w:rFonts w:eastAsia="SimSun"/>
          <w:i/>
          <w:iCs/>
          <w:kern w:val="2"/>
          <w:lang w:val="en-US"/>
        </w:rPr>
        <w:t>typically</w:t>
      </w:r>
      <w:r w:rsidR="00F41AD7" w:rsidRPr="00522DE1">
        <w:rPr>
          <w:rFonts w:eastAsia="SimSun"/>
          <w:i/>
          <w:iCs/>
          <w:kern w:val="2"/>
          <w:lang w:val="en-US"/>
        </w:rPr>
        <w:t>”</w:t>
      </w:r>
      <w:r w:rsidRPr="00522DE1">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522DE1">
        <w:rPr>
          <w:rFonts w:eastAsia="SimSun"/>
          <w:i/>
          <w:iCs/>
          <w:kern w:val="2"/>
          <w:lang w:val="en-US"/>
        </w:rPr>
        <w:t>.</w:t>
      </w:r>
    </w:p>
    <w:p w14:paraId="4742409A" w14:textId="77777777" w:rsidR="00B401F6" w:rsidRPr="00522DE1" w:rsidRDefault="00B401F6" w:rsidP="00B401F6">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94C2A6C" w14:textId="7907D40D" w:rsidR="00B97DB5" w:rsidRPr="00522DE1" w:rsidRDefault="00AF7A9E" w:rsidP="00B97DB5">
      <w:pPr>
        <w:rPr>
          <w:rFonts w:eastAsia="SimSun"/>
        </w:rPr>
      </w:pPr>
      <w:r>
        <w:rPr>
          <w:rFonts w:eastAsia="SimSun"/>
        </w:rPr>
        <w:t xml:space="preserve">Sorry for the confusion. The platform always put AI answers before human answers. Due to the need of time of answer generation, there is a small delay. But since the first human answer is posted XXX </w:t>
      </w:r>
      <w:proofErr w:type="spellStart"/>
      <w:r>
        <w:rPr>
          <w:rFonts w:eastAsia="SimSun"/>
        </w:rPr>
        <w:t>minunte</w:t>
      </w:r>
      <w:proofErr w:type="spellEnd"/>
      <w:r>
        <w:rPr>
          <w:rFonts w:eastAsia="SimSun"/>
        </w:rPr>
        <w:t xml:space="preserve"> one average. [make statistics] It will be faster than most humans .[check if webpage has time.]</w:t>
      </w:r>
    </w:p>
    <w:p w14:paraId="1958F37B" w14:textId="77777777" w:rsidR="005814DF" w:rsidRPr="00522DE1" w:rsidRDefault="00B401F6" w:rsidP="00683A26">
      <w:pPr>
        <w:spacing w:before="120" w:after="120"/>
        <w:rPr>
          <w:rFonts w:eastAsia="SimSun"/>
          <w:b/>
          <w:bCs/>
          <w:kern w:val="2"/>
        </w:rPr>
      </w:pPr>
      <w:r w:rsidRPr="00522DE1">
        <w:t>---------------------------------------------------------------------------------------------------------------------</w:t>
      </w:r>
      <w:r w:rsidRPr="00522DE1">
        <w:rPr>
          <w:rFonts w:eastAsia="SimSun"/>
          <w:b/>
          <w:bCs/>
          <w:kern w:val="2"/>
        </w:rPr>
        <w:t xml:space="preserve"> </w:t>
      </w:r>
    </w:p>
    <w:p w14:paraId="54803636" w14:textId="5F530925" w:rsidR="00F51D34" w:rsidRPr="00522DE1" w:rsidRDefault="00F51D34" w:rsidP="00683A26">
      <w:pPr>
        <w:pStyle w:val="Heading1"/>
      </w:pPr>
      <w:r w:rsidRPr="00522DE1">
        <w:t>R1-1</w:t>
      </w:r>
      <w:r w:rsidR="0022012F" w:rsidRPr="00522DE1">
        <w:t>1</w:t>
      </w:r>
    </w:p>
    <w:p w14:paraId="55ACA961" w14:textId="3BC8AD22" w:rsidR="00F51D34" w:rsidRPr="00522DE1" w:rsidRDefault="00E10111" w:rsidP="00F51D3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noticed inconsistencies in the reporting of key covariates across the main tables and the appendix. For example, Table 2 reports the average question length for the treatment group as 84.233 Chinese characters, whereas Table A1 reports a mean </w:t>
      </w:r>
      <w:r w:rsidR="00F41AD7" w:rsidRPr="00522DE1">
        <w:rPr>
          <w:rFonts w:eastAsia="SimSun"/>
          <w:i/>
          <w:iCs/>
          <w:kern w:val="2"/>
        </w:rPr>
        <w:t>“</w:t>
      </w:r>
      <w:r w:rsidRPr="00522DE1">
        <w:rPr>
          <w:rFonts w:eastAsia="SimSun"/>
          <w:i/>
          <w:iCs/>
          <w:kern w:val="2"/>
        </w:rPr>
        <w:t>log number of Chinese characters</w:t>
      </w:r>
      <w:r w:rsidR="00F41AD7" w:rsidRPr="00522DE1">
        <w:rPr>
          <w:rFonts w:eastAsia="SimSun"/>
          <w:i/>
          <w:iCs/>
          <w:kern w:val="2"/>
        </w:rPr>
        <w:t>”</w:t>
      </w:r>
      <w:r w:rsidRPr="00522DE1">
        <w:rPr>
          <w:rFonts w:eastAsia="SimSun"/>
          <w:i/>
          <w:iCs/>
          <w:kern w:val="2"/>
        </w:rPr>
        <w:t xml:space="preserve"> of 0.004; similarly, Table 2 reports an average questioner reputation of 334.484, while Table A1 reports a mean </w:t>
      </w:r>
      <w:r w:rsidR="00F41AD7" w:rsidRPr="00522DE1">
        <w:rPr>
          <w:rFonts w:eastAsia="SimSun"/>
          <w:i/>
          <w:iCs/>
          <w:kern w:val="2"/>
        </w:rPr>
        <w:t>“</w:t>
      </w:r>
      <w:r w:rsidRPr="00522DE1">
        <w:rPr>
          <w:rFonts w:eastAsia="SimSun"/>
          <w:i/>
          <w:iCs/>
          <w:kern w:val="2"/>
        </w:rPr>
        <w:t>log reputation score</w:t>
      </w:r>
      <w:r w:rsidR="00F41AD7" w:rsidRPr="00522DE1">
        <w:rPr>
          <w:rFonts w:eastAsia="SimSun"/>
          <w:i/>
          <w:iCs/>
          <w:kern w:val="2"/>
        </w:rPr>
        <w:t>”</w:t>
      </w:r>
      <w:r w:rsidRPr="00522DE1">
        <w:rPr>
          <w:rFonts w:eastAsia="SimSun"/>
          <w:i/>
          <w:iCs/>
          <w:kern w:val="2"/>
        </w:rPr>
        <w:t xml:space="preserve"> of 4.026. These values are not consistent under standard log transformations.</w:t>
      </w:r>
    </w:p>
    <w:p w14:paraId="5BEAE06D" w14:textId="77777777" w:rsidR="00F51D34" w:rsidRPr="00522DE1" w:rsidRDefault="00F51D34" w:rsidP="00F51D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E275350" w14:textId="2098A644" w:rsidR="00157BF1" w:rsidRPr="00522DE1" w:rsidRDefault="00157BF1" w:rsidP="00AE3F37">
      <w:pPr>
        <w:pStyle w:val="Paragraph"/>
      </w:pPr>
      <w:r w:rsidRPr="00522DE1">
        <w:t>We sincerely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522DE1" w:rsidRDefault="00F51D34" w:rsidP="00683A26">
      <w:pPr>
        <w:spacing w:before="120" w:after="120"/>
        <w:rPr>
          <w:rFonts w:eastAsia="SimSun"/>
          <w:b/>
          <w:bCs/>
          <w:kern w:val="2"/>
        </w:rPr>
      </w:pPr>
      <w:r w:rsidRPr="00522DE1">
        <w:t>---------------------------------------------------------------------------------------------------------------------</w:t>
      </w:r>
      <w:r w:rsidRPr="00522DE1">
        <w:rPr>
          <w:rFonts w:eastAsia="SimSun"/>
          <w:b/>
          <w:bCs/>
          <w:kern w:val="2"/>
        </w:rPr>
        <w:t xml:space="preserve"> </w:t>
      </w:r>
    </w:p>
    <w:p w14:paraId="3A61FEA6" w14:textId="03EC9E97" w:rsidR="000F2FD3" w:rsidRPr="00522DE1" w:rsidRDefault="000F2FD3" w:rsidP="00683A26">
      <w:pPr>
        <w:pStyle w:val="Heading1"/>
      </w:pPr>
      <w:r w:rsidRPr="00522DE1">
        <w:t>R1-1</w:t>
      </w:r>
      <w:r w:rsidR="0022012F" w:rsidRPr="00522DE1">
        <w:t>2</w:t>
      </w:r>
      <w:r w:rsidR="00157BF1" w:rsidRPr="00522DE1">
        <w:t xml:space="preserve"> (only length proxies)</w:t>
      </w:r>
    </w:p>
    <w:p w14:paraId="5C72F20E" w14:textId="4D9B31C5" w:rsidR="000F2FD3" w:rsidRPr="00522DE1" w:rsidRDefault="00E10111" w:rsidP="000F2FD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Section 6.3.1.1 uses </w:t>
      </w:r>
      <w:r w:rsidR="00F41AD7" w:rsidRPr="00522DE1">
        <w:rPr>
          <w:rFonts w:eastAsia="SimSun"/>
          <w:i/>
          <w:iCs/>
          <w:kern w:val="2"/>
        </w:rPr>
        <w:t>“</w:t>
      </w:r>
      <w:r w:rsidRPr="00522DE1">
        <w:rPr>
          <w:rFonts w:eastAsia="SimSun"/>
          <w:i/>
          <w:iCs/>
          <w:kern w:val="2"/>
        </w:rPr>
        <w:t>first answer length</w:t>
      </w:r>
      <w:r w:rsidR="00F41AD7" w:rsidRPr="00522DE1">
        <w:rPr>
          <w:rFonts w:eastAsia="SimSun"/>
          <w:i/>
          <w:iCs/>
          <w:kern w:val="2"/>
        </w:rPr>
        <w:t>”</w:t>
      </w:r>
      <w:r w:rsidRPr="00522DE1">
        <w:rPr>
          <w:rFonts w:eastAsia="SimSun"/>
          <w:i/>
          <w:iCs/>
          <w:kern w:val="2"/>
        </w:rPr>
        <w:t xml:space="preserve"> as a key variable in testing the content effect, but the definition is unclear.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522DE1" w:rsidRDefault="000F2FD3" w:rsidP="000F2FD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9425487" w14:textId="2D50BC13" w:rsidR="00EA064A" w:rsidRPr="00522DE1" w:rsidRDefault="008814E4" w:rsidP="00D241ED">
      <w:pPr>
        <w:pStyle w:val="Paragraph"/>
      </w:pPr>
      <w:r>
        <w:t>It is the length of AI/human answer.</w:t>
      </w:r>
    </w:p>
    <w:p w14:paraId="468D7684" w14:textId="77777777" w:rsidR="00192BF1" w:rsidRPr="00522DE1" w:rsidRDefault="000F2FD3" w:rsidP="00683A26">
      <w:pPr>
        <w:spacing w:before="120" w:after="120"/>
        <w:rPr>
          <w:rFonts w:eastAsia="SimSun"/>
          <w:b/>
          <w:bCs/>
          <w:kern w:val="2"/>
        </w:rPr>
      </w:pPr>
      <w:r w:rsidRPr="00522DE1">
        <w:t>---------------------------------------------------------------------------------------------------------------------</w:t>
      </w:r>
      <w:r w:rsidRPr="00522DE1">
        <w:rPr>
          <w:rFonts w:eastAsia="SimSun"/>
          <w:b/>
          <w:bCs/>
          <w:kern w:val="2"/>
        </w:rPr>
        <w:t xml:space="preserve"> </w:t>
      </w:r>
    </w:p>
    <w:p w14:paraId="76E909FB" w14:textId="1B2F3F98" w:rsidR="006D68EB" w:rsidRPr="00522DE1" w:rsidRDefault="006D68EB" w:rsidP="00683A26">
      <w:pPr>
        <w:pStyle w:val="Heading1"/>
      </w:pPr>
      <w:r w:rsidRPr="00522DE1">
        <w:lastRenderedPageBreak/>
        <w:t>R1-1</w:t>
      </w:r>
      <w:r w:rsidR="0022012F" w:rsidRPr="00522DE1">
        <w:t>3</w:t>
      </w:r>
      <w:r w:rsidR="00157BF1" w:rsidRPr="00522DE1">
        <w:t xml:space="preserve"> (position effect)</w:t>
      </w:r>
    </w:p>
    <w:p w14:paraId="2FC66AA4" w14:textId="0D5F7458"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find the logic surrounding </w:t>
      </w:r>
      <w:r w:rsidR="00F41AD7" w:rsidRPr="00522DE1">
        <w:rPr>
          <w:rFonts w:eastAsia="SimSun"/>
          <w:i/>
          <w:iCs/>
          <w:kern w:val="2"/>
        </w:rPr>
        <w:t>“</w:t>
      </w:r>
      <w:r w:rsidRPr="00522DE1">
        <w:rPr>
          <w:rFonts w:eastAsia="SimSun"/>
          <w:i/>
          <w:iCs/>
          <w:kern w:val="2"/>
        </w:rPr>
        <w:t>first-position seekers</w:t>
      </w:r>
      <w:r w:rsidR="00F41AD7" w:rsidRPr="00522DE1">
        <w:rPr>
          <w:rFonts w:eastAsia="SimSun"/>
          <w:i/>
          <w:iCs/>
          <w:kern w:val="2"/>
        </w:rPr>
        <w:t>”</w:t>
      </w:r>
      <w:r w:rsidRPr="00522DE1">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r w:rsidRPr="00522DE1">
        <w:rPr>
          <w:rFonts w:eastAsia="SimSun"/>
          <w:i/>
          <w:iCs/>
          <w:kern w:val="2"/>
          <w:highlight w:val="yellow"/>
        </w:rPr>
        <w:t xml:space="preserve">This interpretation implicitly assumes that first-position seekers care only about being </w:t>
      </w:r>
      <w:proofErr w:type="gramStart"/>
      <w:r w:rsidRPr="00522DE1">
        <w:rPr>
          <w:rFonts w:eastAsia="SimSun"/>
          <w:i/>
          <w:iCs/>
          <w:kern w:val="2"/>
          <w:highlight w:val="yellow"/>
        </w:rPr>
        <w:t>absolutely first</w:t>
      </w:r>
      <w:proofErr w:type="gramEnd"/>
      <w:r w:rsidRPr="00522DE1">
        <w:rPr>
          <w:rFonts w:eastAsia="SimSun"/>
          <w:i/>
          <w:iCs/>
          <w:kern w:val="2"/>
          <w:highlight w:val="yellow"/>
        </w:rPr>
        <w:t xml:space="preserve"> rather than first among human contributors</w:t>
      </w:r>
      <w:r w:rsidRPr="00522DE1">
        <w:rPr>
          <w:rFonts w:eastAsia="SimSun"/>
          <w:i/>
          <w:iCs/>
          <w:kern w:val="2"/>
        </w:rPr>
        <w:t>, which is neither theoretically justified nor empirically demonstrated.</w:t>
      </w:r>
    </w:p>
    <w:p w14:paraId="6530D233" w14:textId="25F83F86" w:rsidR="006D68EB"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522DE1">
        <w:rPr>
          <w:rFonts w:eastAsia="SimSun"/>
          <w:i/>
          <w:iCs/>
          <w:kern w:val="2"/>
          <w:highlight w:val="yellow"/>
        </w:rPr>
        <w:t>The paper does not explain why first-position seekers would systematically generate answers that invite further engagement.</w:t>
      </w:r>
      <w:r w:rsidRPr="00522DE1">
        <w:rPr>
          <w:rFonts w:eastAsia="SimSun"/>
          <w:i/>
          <w:iCs/>
          <w:kern w:val="2"/>
        </w:rPr>
        <w:t xml:space="preserve"> Are answers from these first-position seekers of low quality?</w:t>
      </w:r>
    </w:p>
    <w:p w14:paraId="1CFCDDA6" w14:textId="2B821158" w:rsidR="006D68EB" w:rsidRPr="00522DE1" w:rsidRDefault="006D68EB" w:rsidP="006D68E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910237" w14:textId="7C266CD9" w:rsidR="0097448C" w:rsidRDefault="001242EF" w:rsidP="00D613AF">
      <w:pPr>
        <w:pStyle w:val="NormalWeb"/>
        <w:spacing w:after="0" w:afterAutospacing="0"/>
      </w:pPr>
      <w:r>
        <w:t>[How about remove this effect?]</w:t>
      </w:r>
    </w:p>
    <w:p w14:paraId="268BA2E8" w14:textId="00C60B75" w:rsidR="001242EF" w:rsidRPr="00522DE1" w:rsidRDefault="00A37481" w:rsidP="00D613AF">
      <w:pPr>
        <w:pStyle w:val="NormalWeb"/>
        <w:spacing w:after="0" w:afterAutospacing="0"/>
      </w:pPr>
      <w:r>
        <w:t>[does first mover post a position occupier?]</w:t>
      </w:r>
      <w:r w:rsidR="001242EF">
        <w:t xml:space="preserve"> </w:t>
      </w:r>
    </w:p>
    <w:p w14:paraId="5995E6AA" w14:textId="77777777" w:rsidR="00192BF1" w:rsidRPr="00522DE1" w:rsidRDefault="006D68EB" w:rsidP="00683A26">
      <w:pPr>
        <w:spacing w:before="120" w:after="120"/>
        <w:rPr>
          <w:rFonts w:eastAsia="SimSun"/>
          <w:b/>
          <w:bCs/>
          <w:kern w:val="2"/>
        </w:rPr>
      </w:pPr>
      <w:r w:rsidRPr="00522DE1">
        <w:t>---------------------------------------------------------------------------------------------------------------------</w:t>
      </w:r>
      <w:r w:rsidRPr="00522DE1">
        <w:rPr>
          <w:rFonts w:eastAsia="SimSun"/>
          <w:b/>
          <w:bCs/>
          <w:kern w:val="2"/>
        </w:rPr>
        <w:t xml:space="preserve"> </w:t>
      </w:r>
    </w:p>
    <w:p w14:paraId="19C98F06" w14:textId="2215C1DC" w:rsidR="006D68EB" w:rsidRPr="00522DE1" w:rsidRDefault="006D68EB" w:rsidP="00683A26">
      <w:pPr>
        <w:pStyle w:val="Heading1"/>
      </w:pPr>
      <w:r w:rsidRPr="00522DE1">
        <w:t>R1-14</w:t>
      </w:r>
    </w:p>
    <w:p w14:paraId="2EF35A4D" w14:textId="035EFD04"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Section 6.3.1.3, the authors state that they control for the position effect when estimating the source effect, but it is unclear what specific variables constitute the </w:t>
      </w:r>
      <w:r w:rsidR="00F41AD7" w:rsidRPr="00522DE1">
        <w:rPr>
          <w:rFonts w:eastAsia="SimSun"/>
          <w:i/>
          <w:iCs/>
          <w:kern w:val="2"/>
        </w:rPr>
        <w:t>“</w:t>
      </w:r>
      <w:r w:rsidRPr="00522DE1">
        <w:rPr>
          <w:rFonts w:eastAsia="SimSun"/>
          <w:i/>
          <w:iCs/>
          <w:kern w:val="2"/>
        </w:rPr>
        <w:t>position effect controls</w:t>
      </w:r>
      <w:r w:rsidR="00F41AD7" w:rsidRPr="00522DE1">
        <w:rPr>
          <w:rFonts w:eastAsia="SimSun"/>
          <w:i/>
          <w:iCs/>
          <w:kern w:val="2"/>
        </w:rPr>
        <w:t>”</w:t>
      </w:r>
      <w:r w:rsidRPr="00522DE1">
        <w:rPr>
          <w:rFonts w:eastAsia="SimSun"/>
          <w:i/>
          <w:iCs/>
          <w:kern w:val="2"/>
        </w:rPr>
        <w:t xml:space="preserve"> and how they capture answer ordering or visibility.</w:t>
      </w:r>
    </w:p>
    <w:p w14:paraId="399E1D34" w14:textId="699F5BAE"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the claim that a remaining significant coefficient on the AI indicator constitutes evidence of a source effect is too strong. A residual AI effect could reflect other unmodeled mechanisms correlated with AI presence, </w:t>
      </w:r>
      <w:r w:rsidRPr="00522DE1">
        <w:rPr>
          <w:rFonts w:eastAsia="SimSun"/>
          <w:i/>
          <w:iCs/>
          <w:kern w:val="2"/>
          <w:highlight w:val="yellow"/>
        </w:rPr>
        <w:t>such as user discouragement or frustration induced by the platform</w:t>
      </w:r>
      <w:r w:rsidR="00F41AD7" w:rsidRPr="00522DE1">
        <w:rPr>
          <w:rFonts w:eastAsia="SimSun"/>
          <w:i/>
          <w:iCs/>
          <w:kern w:val="2"/>
          <w:highlight w:val="yellow"/>
        </w:rPr>
        <w:t>’</w:t>
      </w:r>
      <w:r w:rsidRPr="00522DE1">
        <w:rPr>
          <w:rFonts w:eastAsia="SimSun"/>
          <w:i/>
          <w:iCs/>
          <w:kern w:val="2"/>
          <w:highlight w:val="yellow"/>
        </w:rPr>
        <w:t>s restrictive policy toward external GenAI and negative user reactions to AI deployment</w:t>
      </w:r>
      <w:r w:rsidRPr="00522DE1">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522DE1" w:rsidRDefault="00192BF1" w:rsidP="00E1011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3DCC764" w14:textId="440EFF19" w:rsidR="00307690" w:rsidRPr="00522DE1" w:rsidRDefault="00307690" w:rsidP="00D613AF">
      <w:pPr>
        <w:pStyle w:val="NormalWeb"/>
        <w:spacing w:after="0" w:afterAutospacing="0"/>
      </w:pPr>
    </w:p>
    <w:p w14:paraId="54FCFA76" w14:textId="77777777" w:rsidR="00192BF1" w:rsidRPr="00522DE1" w:rsidRDefault="00192BF1" w:rsidP="00192BF1">
      <w:pPr>
        <w:spacing w:before="120" w:after="120"/>
        <w:rPr>
          <w:rFonts w:eastAsia="SimSun"/>
          <w:b/>
          <w:bCs/>
          <w:kern w:val="2"/>
        </w:rPr>
      </w:pPr>
      <w:r w:rsidRPr="00522DE1">
        <w:t>---------------------------------------------------------------------------------------------------------------------</w:t>
      </w:r>
      <w:r w:rsidRPr="00522DE1">
        <w:rPr>
          <w:rFonts w:eastAsia="SimSun"/>
          <w:b/>
          <w:bCs/>
          <w:kern w:val="2"/>
        </w:rPr>
        <w:t xml:space="preserve"> </w:t>
      </w:r>
    </w:p>
    <w:p w14:paraId="0821704A" w14:textId="0F92BE5D" w:rsidR="00192BF1" w:rsidRPr="00522DE1" w:rsidRDefault="00192BF1" w:rsidP="00192BF1">
      <w:pPr>
        <w:pStyle w:val="Heading1"/>
      </w:pPr>
      <w:r w:rsidRPr="00522DE1">
        <w:t>R1-15</w:t>
      </w:r>
    </w:p>
    <w:p w14:paraId="13853F11" w14:textId="294D4F8A" w:rsidR="00FF4147" w:rsidRPr="00522DE1" w:rsidRDefault="00FF4147" w:rsidP="00FF414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recommend reporting the results of the causal mediation analysis in a table and provide enough details about the implementation.</w:t>
      </w:r>
    </w:p>
    <w:p w14:paraId="4141D96C" w14:textId="77777777" w:rsidR="00425D04" w:rsidRPr="00522DE1" w:rsidRDefault="00425D04" w:rsidP="00425D0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A7167F4" w14:textId="770B9012" w:rsidR="00FF4147" w:rsidRPr="00522DE1" w:rsidRDefault="00157BF1" w:rsidP="00425D04">
      <w:pPr>
        <w:spacing w:before="120" w:after="120"/>
      </w:pPr>
      <w:r w:rsidRPr="00522DE1">
        <w:t xml:space="preserve">Thank you for this constructive suggestion. We have now included a dedicated table (Table [X]) presenting the results of our causal mediation analysis, along with expanded methodological </w:t>
      </w:r>
      <w:r w:rsidRPr="00522DE1">
        <w:lastRenderedPageBreak/>
        <w:t>details in Section [X] that specify the estimation procedures, identifying assumptions, and bootstrap inference approach employed.</w:t>
      </w:r>
    </w:p>
    <w:p w14:paraId="07220244"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EBD9EEE" w14:textId="2F8129D6" w:rsidR="00DE33BC" w:rsidRPr="00522DE1" w:rsidRDefault="00DE33BC" w:rsidP="00DE33BC">
      <w:pPr>
        <w:pStyle w:val="Heading1"/>
      </w:pPr>
      <w:r w:rsidRPr="00522DE1">
        <w:t>R1-16 (comment sentiment)</w:t>
      </w:r>
    </w:p>
    <w:p w14:paraId="0B86DB18"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Section 6.3.2.1, the authors use comment volume to rule out attention diversion. While this is informative, under the elevated expectations mechanism, comments may become more critical or negative rather than fewer. </w:t>
      </w:r>
      <w:r w:rsidRPr="00522DE1">
        <w:rPr>
          <w:rFonts w:eastAsia="SimSun"/>
          <w:i/>
          <w:iCs/>
          <w:kern w:val="2"/>
          <w:highlight w:val="yellow"/>
        </w:rPr>
        <w:t>Comment sentiment</w:t>
      </w:r>
      <w:r w:rsidRPr="00522DE1">
        <w:rPr>
          <w:rFonts w:eastAsia="SimSun"/>
          <w:i/>
          <w:iCs/>
          <w:kern w:val="2"/>
        </w:rPr>
        <w:t>, not just volume, would therefore be more informative.</w:t>
      </w:r>
    </w:p>
    <w:p w14:paraId="4F8FD7E6" w14:textId="77777777" w:rsidR="00DE33BC" w:rsidRDefault="00DE33BC" w:rsidP="00DE33BC">
      <w:pPr>
        <w:widowControl w:val="0"/>
        <w:autoSpaceDE w:val="0"/>
        <w:autoSpaceDN w:val="0"/>
        <w:adjustRightInd w:val="0"/>
        <w:spacing w:before="120" w:after="120"/>
        <w:jc w:val="both"/>
        <w:rPr>
          <w:ins w:id="26" w:author="Dylan CHEN" w:date="2026-03-20T16:38:00Z" w16du:dateUtc="2026-03-20T08:38:00Z"/>
          <w:rFonts w:eastAsia="SimSun"/>
          <w:b/>
          <w:bCs/>
          <w:i/>
          <w:iCs/>
          <w:kern w:val="2"/>
          <w:u w:val="single"/>
        </w:rPr>
      </w:pPr>
      <w:r w:rsidRPr="00522DE1">
        <w:rPr>
          <w:rFonts w:eastAsia="SimSun"/>
          <w:b/>
          <w:bCs/>
          <w:i/>
          <w:iCs/>
          <w:kern w:val="2"/>
          <w:u w:val="single"/>
        </w:rPr>
        <w:t>Response</w:t>
      </w:r>
    </w:p>
    <w:p w14:paraId="7735F09D" w14:textId="77777777" w:rsidR="0037431D" w:rsidRDefault="0037431D">
      <w:pPr>
        <w:pStyle w:val="Paragraph"/>
        <w:rPr>
          <w:ins w:id="27" w:author="Dylan CHEN" w:date="2026-03-20T16:45:00Z" w16du:dateUtc="2026-03-20T08:45:00Z"/>
        </w:rPr>
        <w:pPrChange w:id="28" w:author="Dylan CHEN" w:date="2026-03-20T16:45:00Z" w16du:dateUtc="2026-03-20T08:45:00Z">
          <w:pPr>
            <w:pStyle w:val="NormalWeb"/>
          </w:pPr>
        </w:pPrChange>
      </w:pPr>
      <w:ins w:id="29" w:author="Dylan CHEN" w:date="2026-03-20T16:45:00Z" w16du:dateUtc="2026-03-20T08:45:00Z">
        <w:r>
          <w:t>We thank the reviewer for this insightful suggestion. The logic that elevated expectations may manifest through more critical or negative comments, rather than fewer comments, is compelling. We conducted the suggested analysis, though two data limitations constrain its statistical power. First, platform observations reveal minimal sentiment variation in comments on this technical Q&amp;A community; users typically focus on functional clarifications rather than evaluative judgments. Second, a substantial proportion of answers receive zero comments, and this analysis conditions on the subset with at least one comment, which further reduces sample size.</w:t>
        </w:r>
      </w:ins>
    </w:p>
    <w:p w14:paraId="5B096E35" w14:textId="3C21D603" w:rsidR="00BE7CD1" w:rsidRDefault="0037431D" w:rsidP="00466F7D">
      <w:pPr>
        <w:pStyle w:val="Paragraph"/>
        <w:rPr>
          <w:ins w:id="30" w:author="Dylan CHEN" w:date="2026-03-20T16:47:00Z" w16du:dateUtc="2026-03-20T08:47:00Z"/>
        </w:rPr>
      </w:pPr>
      <w:ins w:id="31" w:author="Dylan CHEN" w:date="2026-03-20T16:45:00Z" w16du:dateUtc="2026-03-20T08:45:00Z">
        <w:r>
          <w:t xml:space="preserve">Despite these constraints, we constructed two sentiment measures using established Chinese NLP tools. For </w:t>
        </w:r>
        <w:proofErr w:type="spellStart"/>
        <w:r>
          <w:t>SnowNLP</w:t>
        </w:r>
        <w:proofErr w:type="spellEnd"/>
        <w:r>
          <w:t xml:space="preserve">, which returns a continuous sentiment score between 0 and 1, we classify a comment as negative when its score falls below 0.5. For </w:t>
        </w:r>
        <w:proofErr w:type="spellStart"/>
        <w:r>
          <w:t>CnSenti</w:t>
        </w:r>
        <w:proofErr w:type="spellEnd"/>
        <w:r>
          <w:t xml:space="preserve">, which separately counts positive and negative sentiment words within each comment, we classify a comment as negative when its negative word count exceeds its positive word count. As shown in the </w:t>
        </w:r>
      </w:ins>
      <w:ins w:id="32" w:author="Dylan CHEN" w:date="2026-03-20T16:47:00Z" w16du:dateUtc="2026-03-20T08:47:00Z">
        <w:r w:rsidR="00BE7CD1">
          <w:rPr>
            <w:rFonts w:hint="eastAsia"/>
          </w:rPr>
          <w:t>Table R1-16</w:t>
        </w:r>
      </w:ins>
      <w:ins w:id="33" w:author="Dylan CHEN" w:date="2026-03-20T16:45:00Z" w16du:dateUtc="2026-03-20T08:45:00Z">
        <w:r>
          <w:t xml:space="preserve"> below, the coefficients on AI are positive under both measures, suggesting a directional pattern consistent with the elevated expectations mechanism, though neither reaches statistical significance.</w:t>
        </w:r>
      </w:ins>
    </w:p>
    <w:p w14:paraId="00EC5AE9" w14:textId="77777777" w:rsidR="00BE7CD1" w:rsidRDefault="00BE7CD1">
      <w:pPr>
        <w:pStyle w:val="Paragraph"/>
        <w:rPr>
          <w:ins w:id="34" w:author="Dylan CHEN" w:date="2026-03-20T16:45:00Z" w16du:dateUtc="2026-03-20T08:45:00Z"/>
        </w:rPr>
        <w:pPrChange w:id="35" w:author="Dylan CHEN" w:date="2026-03-20T16:45:00Z" w16du:dateUtc="2026-03-20T08:45:00Z">
          <w:pPr>
            <w:pStyle w:val="NormalWeb"/>
          </w:pPr>
        </w:pPrChange>
      </w:pPr>
    </w:p>
    <w:p w14:paraId="603BE1E7" w14:textId="031044C4" w:rsidR="0037431D" w:rsidRDefault="00BE7CD1">
      <w:pPr>
        <w:pStyle w:val="TableFiguretitle"/>
        <w:rPr>
          <w:ins w:id="36" w:author="Dylan CHEN" w:date="2026-03-20T16:45:00Z" w16du:dateUtc="2026-03-20T08:45:00Z"/>
        </w:rPr>
        <w:pPrChange w:id="37" w:author="Dylan CHEN" w:date="2026-03-20T16:47:00Z" w16du:dateUtc="2026-03-20T08:47:00Z">
          <w:pPr>
            <w:pStyle w:val="NormalWeb"/>
          </w:pPr>
        </w:pPrChange>
      </w:pPr>
      <w:ins w:id="38" w:author="Dylan CHEN" w:date="2026-03-20T16:46:00Z" w16du:dateUtc="2026-03-20T08:46:00Z">
        <w:r>
          <w:t xml:space="preserve">Table </w:t>
        </w:r>
      </w:ins>
      <w:ins w:id="39" w:author="Dylan CHEN" w:date="2026-03-20T16:47:00Z" w16du:dateUtc="2026-03-20T08:47:00Z">
        <w:r>
          <w:rPr>
            <w:rFonts w:hint="eastAsia"/>
          </w:rPr>
          <w:t>R1-16</w:t>
        </w:r>
      </w:ins>
      <w:ins w:id="40" w:author="Dylan CHEN" w:date="2026-03-20T16:46:00Z" w16du:dateUtc="2026-03-20T08:46:00Z">
        <w:r>
          <w:t>. Effect of AI Answers on the Number of Negative Comments Received by Human Answers</w:t>
        </w:r>
      </w:ins>
    </w:p>
    <w:tbl>
      <w:tblPr>
        <w:tblW w:w="5000" w:type="pct"/>
        <w:jc w:val="center"/>
        <w:tblLayout w:type="fixed"/>
        <w:tblLook w:val="04A0" w:firstRow="1" w:lastRow="0" w:firstColumn="1" w:lastColumn="0" w:noHBand="0" w:noVBand="1"/>
      </w:tblPr>
      <w:tblGrid>
        <w:gridCol w:w="2338"/>
        <w:gridCol w:w="3375"/>
        <w:gridCol w:w="3647"/>
      </w:tblGrid>
      <w:tr w:rsidR="00466F7D" w14:paraId="3E7DED91" w14:textId="77777777" w:rsidTr="00417031">
        <w:trPr>
          <w:trHeight w:val="320"/>
          <w:jc w:val="center"/>
          <w:ins w:id="41" w:author="Dylan CHEN" w:date="2026-03-20T16:45:00Z"/>
        </w:trPr>
        <w:tc>
          <w:tcPr>
            <w:tcW w:w="1580" w:type="dxa"/>
            <w:tcBorders>
              <w:top w:val="single" w:sz="4" w:space="0" w:color="auto"/>
              <w:left w:val="nil"/>
              <w:bottom w:val="nil"/>
              <w:right w:val="nil"/>
            </w:tcBorders>
            <w:noWrap/>
            <w:hideMark/>
          </w:tcPr>
          <w:p w14:paraId="66CA5440" w14:textId="77777777" w:rsidR="00466F7D" w:rsidRDefault="00466F7D" w:rsidP="00417031">
            <w:pPr>
              <w:rPr>
                <w:ins w:id="42" w:author="Dylan CHEN" w:date="2026-03-20T16:45:00Z" w16du:dateUtc="2026-03-20T08:45:00Z"/>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Default="00466F7D" w:rsidP="00417031">
            <w:pPr>
              <w:jc w:val="center"/>
              <w:rPr>
                <w:ins w:id="43" w:author="Dylan CHEN" w:date="2026-03-20T16:45:00Z" w16du:dateUtc="2026-03-20T08:45:00Z"/>
                <w:sz w:val="20"/>
                <w:szCs w:val="20"/>
              </w:rPr>
            </w:pPr>
            <w:ins w:id="44" w:author="Dylan CHEN" w:date="2026-03-20T16:45:00Z" w16du:dateUtc="2026-03-20T08:45:00Z">
              <w:r>
                <w:rPr>
                  <w:sz w:val="20"/>
                  <w:szCs w:val="20"/>
                </w:rPr>
                <w:t>(1)</w:t>
              </w:r>
            </w:ins>
          </w:p>
        </w:tc>
        <w:tc>
          <w:tcPr>
            <w:tcW w:w="2464" w:type="dxa"/>
            <w:tcBorders>
              <w:top w:val="single" w:sz="4" w:space="0" w:color="auto"/>
              <w:left w:val="nil"/>
              <w:bottom w:val="nil"/>
              <w:right w:val="nil"/>
            </w:tcBorders>
            <w:noWrap/>
            <w:hideMark/>
          </w:tcPr>
          <w:p w14:paraId="0A782707" w14:textId="77777777" w:rsidR="00466F7D" w:rsidRDefault="00466F7D" w:rsidP="00417031">
            <w:pPr>
              <w:jc w:val="center"/>
              <w:rPr>
                <w:ins w:id="45" w:author="Dylan CHEN" w:date="2026-03-20T16:45:00Z" w16du:dateUtc="2026-03-20T08:45:00Z"/>
                <w:sz w:val="20"/>
                <w:szCs w:val="20"/>
              </w:rPr>
            </w:pPr>
            <w:ins w:id="46" w:author="Dylan CHEN" w:date="2026-03-20T16:45:00Z" w16du:dateUtc="2026-03-20T08:45:00Z">
              <w:r>
                <w:rPr>
                  <w:sz w:val="20"/>
                  <w:szCs w:val="20"/>
                </w:rPr>
                <w:t>(1)</w:t>
              </w:r>
            </w:ins>
          </w:p>
        </w:tc>
      </w:tr>
      <w:tr w:rsidR="00466F7D" w14:paraId="0B2CD8F7" w14:textId="77777777" w:rsidTr="00417031">
        <w:trPr>
          <w:trHeight w:val="360"/>
          <w:jc w:val="center"/>
          <w:ins w:id="47" w:author="Dylan CHEN" w:date="2026-03-20T16:45:00Z"/>
        </w:trPr>
        <w:tc>
          <w:tcPr>
            <w:tcW w:w="1580" w:type="dxa"/>
            <w:tcBorders>
              <w:top w:val="nil"/>
              <w:left w:val="nil"/>
              <w:bottom w:val="nil"/>
              <w:right w:val="nil"/>
            </w:tcBorders>
            <w:noWrap/>
            <w:hideMark/>
          </w:tcPr>
          <w:p w14:paraId="000FAC18" w14:textId="77777777" w:rsidR="00466F7D" w:rsidRDefault="00466F7D" w:rsidP="00417031">
            <w:pPr>
              <w:jc w:val="right"/>
              <w:rPr>
                <w:ins w:id="48" w:author="Dylan CHEN" w:date="2026-03-20T16:45:00Z" w16du:dateUtc="2026-03-20T08:45:00Z"/>
                <w:color w:val="000000"/>
                <w:sz w:val="20"/>
                <w:szCs w:val="20"/>
              </w:rPr>
            </w:pPr>
            <w:ins w:id="49" w:author="Dylan CHEN" w:date="2026-03-20T16:45:00Z" w16du:dateUtc="2026-03-20T08:45:00Z">
              <w:r>
                <w:rPr>
                  <w:color w:val="000000"/>
                  <w:sz w:val="20"/>
                  <w:szCs w:val="20"/>
                </w:rPr>
                <w:t xml:space="preserve">DV: </w:t>
              </w:r>
            </w:ins>
          </w:p>
        </w:tc>
        <w:tc>
          <w:tcPr>
            <w:tcW w:w="2280" w:type="dxa"/>
            <w:tcBorders>
              <w:top w:val="nil"/>
              <w:left w:val="nil"/>
              <w:bottom w:val="single" w:sz="4" w:space="0" w:color="auto"/>
              <w:right w:val="nil"/>
            </w:tcBorders>
            <w:noWrap/>
            <w:hideMark/>
          </w:tcPr>
          <w:p w14:paraId="7449D514" w14:textId="77777777" w:rsidR="00466F7D" w:rsidRPr="00417031" w:rsidRDefault="00466F7D" w:rsidP="00417031">
            <w:pPr>
              <w:jc w:val="center"/>
              <w:rPr>
                <w:ins w:id="50" w:author="Dylan CHEN" w:date="2026-03-20T16:45:00Z" w16du:dateUtc="2026-03-20T08:45:00Z"/>
                <w:i/>
                <w:color w:val="000000"/>
                <w:sz w:val="20"/>
                <w:szCs w:val="20"/>
              </w:rPr>
            </w:pPr>
            <w:proofErr w:type="spellStart"/>
            <w:ins w:id="51" w:author="Dylan CHEN" w:date="2026-03-20T16:45:00Z" w16du:dateUtc="2026-03-20T08:45:00Z">
              <w:r w:rsidRPr="00417031">
                <w:rPr>
                  <w:i/>
                  <w:color w:val="000000"/>
                  <w:sz w:val="20"/>
                  <w:szCs w:val="20"/>
                </w:rPr>
                <w:t>negCommentNum_cnsenti</w:t>
              </w:r>
              <w:r w:rsidRPr="00417031">
                <w:rPr>
                  <w:i/>
                  <w:color w:val="000000"/>
                  <w:sz w:val="20"/>
                  <w:szCs w:val="20"/>
                  <w:vertAlign w:val="subscript"/>
                </w:rPr>
                <w:t>j</w:t>
              </w:r>
              <w:proofErr w:type="spellEnd"/>
            </w:ins>
          </w:p>
        </w:tc>
        <w:tc>
          <w:tcPr>
            <w:tcW w:w="2464" w:type="dxa"/>
            <w:tcBorders>
              <w:top w:val="nil"/>
              <w:left w:val="nil"/>
              <w:bottom w:val="single" w:sz="4" w:space="0" w:color="auto"/>
              <w:right w:val="nil"/>
            </w:tcBorders>
            <w:noWrap/>
            <w:hideMark/>
          </w:tcPr>
          <w:p w14:paraId="4F806198" w14:textId="77777777" w:rsidR="00466F7D" w:rsidRPr="00417031" w:rsidRDefault="00466F7D" w:rsidP="00417031">
            <w:pPr>
              <w:jc w:val="center"/>
              <w:rPr>
                <w:ins w:id="52" w:author="Dylan CHEN" w:date="2026-03-20T16:45:00Z" w16du:dateUtc="2026-03-20T08:45:00Z"/>
                <w:i/>
                <w:color w:val="000000"/>
                <w:sz w:val="20"/>
                <w:szCs w:val="20"/>
              </w:rPr>
            </w:pPr>
            <w:proofErr w:type="spellStart"/>
            <w:ins w:id="53" w:author="Dylan CHEN" w:date="2026-03-20T16:45:00Z" w16du:dateUtc="2026-03-20T08:45:00Z">
              <w:r w:rsidRPr="00417031">
                <w:rPr>
                  <w:i/>
                  <w:color w:val="000000"/>
                  <w:sz w:val="20"/>
                  <w:szCs w:val="20"/>
                </w:rPr>
                <w:t>negCommentNum_snowNLP</w:t>
              </w:r>
              <w:r w:rsidRPr="00417031">
                <w:rPr>
                  <w:i/>
                  <w:color w:val="000000"/>
                  <w:sz w:val="20"/>
                  <w:szCs w:val="20"/>
                  <w:vertAlign w:val="subscript"/>
                </w:rPr>
                <w:t>j</w:t>
              </w:r>
              <w:proofErr w:type="spellEnd"/>
            </w:ins>
          </w:p>
        </w:tc>
      </w:tr>
      <w:tr w:rsidR="00466F7D" w14:paraId="3BF46CDA" w14:textId="77777777" w:rsidTr="00417031">
        <w:trPr>
          <w:trHeight w:val="320"/>
          <w:jc w:val="center"/>
          <w:ins w:id="54" w:author="Dylan CHEN" w:date="2026-03-20T16:45:00Z"/>
        </w:trPr>
        <w:tc>
          <w:tcPr>
            <w:tcW w:w="1580" w:type="dxa"/>
            <w:vMerge w:val="restart"/>
            <w:tcBorders>
              <w:top w:val="nil"/>
              <w:left w:val="nil"/>
              <w:bottom w:val="single" w:sz="4" w:space="0" w:color="000000"/>
              <w:right w:val="nil"/>
            </w:tcBorders>
            <w:noWrap/>
            <w:hideMark/>
          </w:tcPr>
          <w:p w14:paraId="528C3FEA" w14:textId="77777777" w:rsidR="00466F7D" w:rsidRPr="00417031" w:rsidRDefault="00466F7D" w:rsidP="00417031">
            <w:pPr>
              <w:rPr>
                <w:ins w:id="55" w:author="Dylan CHEN" w:date="2026-03-20T16:45:00Z" w16du:dateUtc="2026-03-20T08:45:00Z"/>
                <w:i/>
                <w:iCs/>
                <w:color w:val="000000"/>
                <w:sz w:val="20"/>
                <w:szCs w:val="20"/>
              </w:rPr>
            </w:pPr>
            <w:ins w:id="56" w:author="Dylan CHEN" w:date="2026-03-20T16:45:00Z" w16du:dateUtc="2026-03-20T08:45:00Z">
              <w:r w:rsidRPr="00417031">
                <w:rPr>
                  <w:i/>
                  <w:iCs/>
                  <w:color w:val="000000"/>
                  <w:sz w:val="20"/>
                  <w:szCs w:val="20"/>
                </w:rPr>
                <w:t>AI</w:t>
              </w:r>
              <w:r w:rsidRPr="00417031">
                <w:rPr>
                  <w:i/>
                  <w:iCs/>
                  <w:color w:val="000000"/>
                  <w:sz w:val="20"/>
                  <w:szCs w:val="20"/>
                  <w:vertAlign w:val="subscript"/>
                </w:rPr>
                <w:t>i</w:t>
              </w:r>
            </w:ins>
          </w:p>
        </w:tc>
        <w:tc>
          <w:tcPr>
            <w:tcW w:w="2280" w:type="dxa"/>
            <w:tcBorders>
              <w:top w:val="nil"/>
              <w:left w:val="nil"/>
              <w:bottom w:val="nil"/>
              <w:right w:val="nil"/>
            </w:tcBorders>
            <w:noWrap/>
            <w:hideMark/>
          </w:tcPr>
          <w:p w14:paraId="697CD915" w14:textId="77777777" w:rsidR="00466F7D" w:rsidRDefault="00466F7D" w:rsidP="00417031">
            <w:pPr>
              <w:jc w:val="center"/>
              <w:rPr>
                <w:ins w:id="57" w:author="Dylan CHEN" w:date="2026-03-20T16:45:00Z" w16du:dateUtc="2026-03-20T08:45:00Z"/>
                <w:color w:val="000000"/>
                <w:sz w:val="20"/>
                <w:szCs w:val="20"/>
              </w:rPr>
            </w:pPr>
            <w:ins w:id="58" w:author="Dylan CHEN" w:date="2026-03-20T16:45:00Z" w16du:dateUtc="2026-03-20T08:45:00Z">
              <w:r>
                <w:rPr>
                  <w:color w:val="000000"/>
                  <w:sz w:val="20"/>
                  <w:szCs w:val="20"/>
                </w:rPr>
                <w:t>0.061</w:t>
              </w:r>
            </w:ins>
          </w:p>
        </w:tc>
        <w:tc>
          <w:tcPr>
            <w:tcW w:w="2464" w:type="dxa"/>
            <w:tcBorders>
              <w:top w:val="nil"/>
              <w:left w:val="nil"/>
              <w:bottom w:val="nil"/>
              <w:right w:val="nil"/>
            </w:tcBorders>
            <w:noWrap/>
            <w:hideMark/>
          </w:tcPr>
          <w:p w14:paraId="75A0FC1A" w14:textId="77777777" w:rsidR="00466F7D" w:rsidRDefault="00466F7D" w:rsidP="00417031">
            <w:pPr>
              <w:jc w:val="center"/>
              <w:rPr>
                <w:ins w:id="59" w:author="Dylan CHEN" w:date="2026-03-20T16:45:00Z" w16du:dateUtc="2026-03-20T08:45:00Z"/>
                <w:color w:val="000000"/>
                <w:sz w:val="20"/>
                <w:szCs w:val="20"/>
              </w:rPr>
            </w:pPr>
            <w:ins w:id="60" w:author="Dylan CHEN" w:date="2026-03-20T16:45:00Z" w16du:dateUtc="2026-03-20T08:45:00Z">
              <w:r>
                <w:rPr>
                  <w:color w:val="000000"/>
                  <w:sz w:val="20"/>
                  <w:szCs w:val="20"/>
                </w:rPr>
                <w:t>0.001</w:t>
              </w:r>
            </w:ins>
          </w:p>
        </w:tc>
      </w:tr>
      <w:tr w:rsidR="00466F7D" w14:paraId="5F7559CF" w14:textId="77777777" w:rsidTr="00417031">
        <w:trPr>
          <w:trHeight w:val="340"/>
          <w:jc w:val="center"/>
          <w:ins w:id="61" w:author="Dylan CHEN" w:date="2026-03-20T16:45:00Z"/>
        </w:trPr>
        <w:tc>
          <w:tcPr>
            <w:tcW w:w="1580" w:type="dxa"/>
            <w:vMerge/>
            <w:tcBorders>
              <w:top w:val="nil"/>
              <w:left w:val="nil"/>
              <w:bottom w:val="single" w:sz="4" w:space="0" w:color="000000"/>
              <w:right w:val="nil"/>
            </w:tcBorders>
            <w:hideMark/>
          </w:tcPr>
          <w:p w14:paraId="2B00C754" w14:textId="77777777" w:rsidR="00466F7D" w:rsidRDefault="00466F7D" w:rsidP="00417031">
            <w:pPr>
              <w:rPr>
                <w:ins w:id="62" w:author="Dylan CHEN" w:date="2026-03-20T16:45:00Z" w16du:dateUtc="2026-03-20T08:45:00Z"/>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Default="00466F7D" w:rsidP="00417031">
            <w:pPr>
              <w:jc w:val="center"/>
              <w:rPr>
                <w:ins w:id="63" w:author="Dylan CHEN" w:date="2026-03-20T16:45:00Z" w16du:dateUtc="2026-03-20T08:45:00Z"/>
                <w:color w:val="000000"/>
                <w:sz w:val="20"/>
                <w:szCs w:val="20"/>
              </w:rPr>
            </w:pPr>
            <w:ins w:id="64" w:author="Dylan CHEN" w:date="2026-03-20T16:45:00Z" w16du:dateUtc="2026-03-20T08:45:00Z">
              <w:r>
                <w:rPr>
                  <w:color w:val="000000"/>
                  <w:sz w:val="20"/>
                  <w:szCs w:val="20"/>
                </w:rPr>
                <w:t>(0.037)</w:t>
              </w:r>
            </w:ins>
          </w:p>
        </w:tc>
        <w:tc>
          <w:tcPr>
            <w:tcW w:w="2464" w:type="dxa"/>
            <w:tcBorders>
              <w:top w:val="nil"/>
              <w:left w:val="nil"/>
              <w:bottom w:val="single" w:sz="4" w:space="0" w:color="auto"/>
              <w:right w:val="nil"/>
            </w:tcBorders>
            <w:noWrap/>
            <w:hideMark/>
          </w:tcPr>
          <w:p w14:paraId="09C180C2" w14:textId="77777777" w:rsidR="00466F7D" w:rsidRDefault="00466F7D" w:rsidP="00417031">
            <w:pPr>
              <w:jc w:val="center"/>
              <w:rPr>
                <w:ins w:id="65" w:author="Dylan CHEN" w:date="2026-03-20T16:45:00Z" w16du:dateUtc="2026-03-20T08:45:00Z"/>
                <w:color w:val="000000"/>
                <w:sz w:val="20"/>
                <w:szCs w:val="20"/>
              </w:rPr>
            </w:pPr>
            <w:ins w:id="66" w:author="Dylan CHEN" w:date="2026-03-20T16:45:00Z" w16du:dateUtc="2026-03-20T08:45:00Z">
              <w:r>
                <w:rPr>
                  <w:color w:val="000000"/>
                  <w:sz w:val="20"/>
                  <w:szCs w:val="20"/>
                </w:rPr>
                <w:t>(0.084)</w:t>
              </w:r>
            </w:ins>
          </w:p>
        </w:tc>
      </w:tr>
      <w:tr w:rsidR="00466F7D" w14:paraId="333687C3" w14:textId="77777777" w:rsidTr="00417031">
        <w:trPr>
          <w:trHeight w:val="340"/>
          <w:jc w:val="center"/>
          <w:ins w:id="67" w:author="Dylan CHEN" w:date="2026-03-20T16:45:00Z"/>
        </w:trPr>
        <w:tc>
          <w:tcPr>
            <w:tcW w:w="1580" w:type="dxa"/>
            <w:tcBorders>
              <w:top w:val="nil"/>
              <w:left w:val="nil"/>
              <w:bottom w:val="nil"/>
              <w:right w:val="nil"/>
            </w:tcBorders>
            <w:noWrap/>
            <w:hideMark/>
          </w:tcPr>
          <w:p w14:paraId="3403310B" w14:textId="77777777" w:rsidR="00466F7D" w:rsidRDefault="00466F7D" w:rsidP="00417031">
            <w:pPr>
              <w:rPr>
                <w:ins w:id="68" w:author="Dylan CHEN" w:date="2026-03-20T16:45:00Z" w16du:dateUtc="2026-03-20T08:45:00Z"/>
                <w:sz w:val="20"/>
                <w:szCs w:val="20"/>
              </w:rPr>
            </w:pPr>
            <w:ins w:id="69" w:author="Dylan CHEN" w:date="2026-03-20T16:45:00Z" w16du:dateUtc="2026-03-20T08:45:00Z">
              <w:r>
                <w:rPr>
                  <w:sz w:val="20"/>
                  <w:szCs w:val="20"/>
                </w:rPr>
                <w:t>other controls</w:t>
              </w:r>
            </w:ins>
          </w:p>
        </w:tc>
        <w:tc>
          <w:tcPr>
            <w:tcW w:w="2280" w:type="dxa"/>
            <w:tcBorders>
              <w:top w:val="nil"/>
              <w:left w:val="nil"/>
              <w:bottom w:val="nil"/>
              <w:right w:val="nil"/>
            </w:tcBorders>
            <w:noWrap/>
            <w:hideMark/>
          </w:tcPr>
          <w:p w14:paraId="797D3A79" w14:textId="77777777" w:rsidR="00466F7D" w:rsidRDefault="00466F7D" w:rsidP="00417031">
            <w:pPr>
              <w:jc w:val="center"/>
              <w:rPr>
                <w:ins w:id="70" w:author="Dylan CHEN" w:date="2026-03-20T16:45:00Z" w16du:dateUtc="2026-03-20T08:45:00Z"/>
                <w:sz w:val="20"/>
                <w:szCs w:val="20"/>
              </w:rPr>
            </w:pPr>
            <w:ins w:id="71" w:author="Dylan CHEN" w:date="2026-03-20T16:45:00Z" w16du:dateUtc="2026-03-20T08:45:00Z">
              <w:r>
                <w:rPr>
                  <w:sz w:val="20"/>
                  <w:szCs w:val="20"/>
                </w:rPr>
                <w:t>√</w:t>
              </w:r>
            </w:ins>
          </w:p>
        </w:tc>
        <w:tc>
          <w:tcPr>
            <w:tcW w:w="2464" w:type="dxa"/>
            <w:tcBorders>
              <w:top w:val="nil"/>
              <w:left w:val="nil"/>
              <w:bottom w:val="nil"/>
              <w:right w:val="nil"/>
            </w:tcBorders>
            <w:noWrap/>
            <w:hideMark/>
          </w:tcPr>
          <w:p w14:paraId="54393F19" w14:textId="77777777" w:rsidR="00466F7D" w:rsidRDefault="00466F7D" w:rsidP="00417031">
            <w:pPr>
              <w:jc w:val="center"/>
              <w:rPr>
                <w:ins w:id="72" w:author="Dylan CHEN" w:date="2026-03-20T16:45:00Z" w16du:dateUtc="2026-03-20T08:45:00Z"/>
                <w:sz w:val="20"/>
                <w:szCs w:val="20"/>
              </w:rPr>
            </w:pPr>
            <w:ins w:id="73" w:author="Dylan CHEN" w:date="2026-03-20T16:45:00Z" w16du:dateUtc="2026-03-20T08:45:00Z">
              <w:r>
                <w:rPr>
                  <w:sz w:val="20"/>
                  <w:szCs w:val="20"/>
                </w:rPr>
                <w:t>√</w:t>
              </w:r>
            </w:ins>
          </w:p>
        </w:tc>
      </w:tr>
      <w:tr w:rsidR="00466F7D" w14:paraId="06705AAD" w14:textId="77777777" w:rsidTr="00417031">
        <w:trPr>
          <w:trHeight w:val="360"/>
          <w:jc w:val="center"/>
          <w:ins w:id="74" w:author="Dylan CHEN" w:date="2026-03-20T16:45:00Z"/>
        </w:trPr>
        <w:tc>
          <w:tcPr>
            <w:tcW w:w="1580" w:type="dxa"/>
            <w:tcBorders>
              <w:top w:val="nil"/>
              <w:left w:val="nil"/>
              <w:bottom w:val="single" w:sz="4" w:space="0" w:color="auto"/>
              <w:right w:val="nil"/>
            </w:tcBorders>
            <w:noWrap/>
            <w:hideMark/>
          </w:tcPr>
          <w:p w14:paraId="4E0309F9" w14:textId="77777777" w:rsidR="00466F7D" w:rsidRDefault="00466F7D" w:rsidP="00417031">
            <w:pPr>
              <w:rPr>
                <w:ins w:id="75" w:author="Dylan CHEN" w:date="2026-03-20T16:45:00Z" w16du:dateUtc="2026-03-20T08:45:00Z"/>
                <w:sz w:val="20"/>
                <w:szCs w:val="20"/>
              </w:rPr>
            </w:pPr>
            <w:ins w:id="76" w:author="Dylan CHEN" w:date="2026-03-20T16:45:00Z" w16du:dateUtc="2026-03-20T08:45:00Z">
              <w:r>
                <w:rPr>
                  <w:sz w:val="20"/>
                  <w:szCs w:val="20"/>
                </w:rPr>
                <w:t>answer timing FE</w:t>
              </w:r>
            </w:ins>
          </w:p>
        </w:tc>
        <w:tc>
          <w:tcPr>
            <w:tcW w:w="2280" w:type="dxa"/>
            <w:tcBorders>
              <w:top w:val="nil"/>
              <w:left w:val="nil"/>
              <w:bottom w:val="single" w:sz="4" w:space="0" w:color="auto"/>
              <w:right w:val="nil"/>
            </w:tcBorders>
            <w:noWrap/>
            <w:hideMark/>
          </w:tcPr>
          <w:p w14:paraId="65A26FE5" w14:textId="77777777" w:rsidR="00466F7D" w:rsidRDefault="00466F7D" w:rsidP="00417031">
            <w:pPr>
              <w:jc w:val="center"/>
              <w:rPr>
                <w:ins w:id="77" w:author="Dylan CHEN" w:date="2026-03-20T16:45:00Z" w16du:dateUtc="2026-03-20T08:45:00Z"/>
                <w:color w:val="000000"/>
                <w:sz w:val="20"/>
                <w:szCs w:val="20"/>
              </w:rPr>
            </w:pPr>
            <w:ins w:id="78" w:author="Dylan CHEN" w:date="2026-03-20T16:45:00Z" w16du:dateUtc="2026-03-20T08:45:00Z">
              <w:r>
                <w:rPr>
                  <w:color w:val="000000"/>
                  <w:sz w:val="20"/>
                  <w:szCs w:val="20"/>
                </w:rPr>
                <w:t>√</w:t>
              </w:r>
            </w:ins>
          </w:p>
        </w:tc>
        <w:tc>
          <w:tcPr>
            <w:tcW w:w="2464" w:type="dxa"/>
            <w:tcBorders>
              <w:top w:val="nil"/>
              <w:left w:val="nil"/>
              <w:bottom w:val="single" w:sz="4" w:space="0" w:color="auto"/>
              <w:right w:val="nil"/>
            </w:tcBorders>
            <w:noWrap/>
            <w:hideMark/>
          </w:tcPr>
          <w:p w14:paraId="23AB8740" w14:textId="77777777" w:rsidR="00466F7D" w:rsidRDefault="00466F7D" w:rsidP="00417031">
            <w:pPr>
              <w:jc w:val="center"/>
              <w:rPr>
                <w:ins w:id="79" w:author="Dylan CHEN" w:date="2026-03-20T16:45:00Z" w16du:dateUtc="2026-03-20T08:45:00Z"/>
                <w:color w:val="000000"/>
                <w:sz w:val="20"/>
                <w:szCs w:val="20"/>
              </w:rPr>
            </w:pPr>
            <w:ins w:id="80" w:author="Dylan CHEN" w:date="2026-03-20T16:45:00Z" w16du:dateUtc="2026-03-20T08:45:00Z">
              <w:r>
                <w:rPr>
                  <w:color w:val="000000"/>
                  <w:sz w:val="20"/>
                  <w:szCs w:val="20"/>
                </w:rPr>
                <w:t>√</w:t>
              </w:r>
            </w:ins>
          </w:p>
        </w:tc>
      </w:tr>
      <w:tr w:rsidR="00466F7D" w14:paraId="4E3FA7E7" w14:textId="77777777" w:rsidTr="00417031">
        <w:trPr>
          <w:trHeight w:val="340"/>
          <w:jc w:val="center"/>
          <w:ins w:id="81" w:author="Dylan CHEN" w:date="2026-03-20T16:45:00Z"/>
        </w:trPr>
        <w:tc>
          <w:tcPr>
            <w:tcW w:w="1580" w:type="dxa"/>
            <w:tcBorders>
              <w:top w:val="nil"/>
              <w:left w:val="nil"/>
              <w:bottom w:val="single" w:sz="4" w:space="0" w:color="auto"/>
              <w:right w:val="nil"/>
            </w:tcBorders>
            <w:noWrap/>
            <w:hideMark/>
          </w:tcPr>
          <w:p w14:paraId="1F5349B5" w14:textId="77777777" w:rsidR="00466F7D" w:rsidRDefault="00466F7D" w:rsidP="00417031">
            <w:pPr>
              <w:rPr>
                <w:ins w:id="82" w:author="Dylan CHEN" w:date="2026-03-20T16:45:00Z" w16du:dateUtc="2026-03-20T08:45:00Z"/>
                <w:color w:val="000000"/>
                <w:sz w:val="20"/>
                <w:szCs w:val="20"/>
              </w:rPr>
            </w:pPr>
            <w:ins w:id="83" w:author="Dylan CHEN" w:date="2026-03-20T16:45:00Z" w16du:dateUtc="2026-03-20T08:45:00Z">
              <w:r>
                <w:rPr>
                  <w:color w:val="000000"/>
                  <w:sz w:val="20"/>
                  <w:szCs w:val="20"/>
                </w:rPr>
                <w:t>N</w:t>
              </w:r>
            </w:ins>
          </w:p>
        </w:tc>
        <w:tc>
          <w:tcPr>
            <w:tcW w:w="2280" w:type="dxa"/>
            <w:tcBorders>
              <w:top w:val="nil"/>
              <w:left w:val="nil"/>
              <w:bottom w:val="single" w:sz="4" w:space="0" w:color="auto"/>
              <w:right w:val="nil"/>
            </w:tcBorders>
            <w:noWrap/>
            <w:hideMark/>
          </w:tcPr>
          <w:p w14:paraId="593F7AB2" w14:textId="77777777" w:rsidR="00466F7D" w:rsidRDefault="00466F7D" w:rsidP="00417031">
            <w:pPr>
              <w:jc w:val="center"/>
              <w:rPr>
                <w:ins w:id="84" w:author="Dylan CHEN" w:date="2026-03-20T16:45:00Z" w16du:dateUtc="2026-03-20T08:45:00Z"/>
                <w:color w:val="000000"/>
                <w:sz w:val="20"/>
                <w:szCs w:val="20"/>
              </w:rPr>
            </w:pPr>
            <w:ins w:id="85" w:author="Dylan CHEN" w:date="2026-03-20T16:45:00Z" w16du:dateUtc="2026-03-20T08:45:00Z">
              <w:r>
                <w:rPr>
                  <w:color w:val="000000"/>
                  <w:sz w:val="20"/>
                  <w:szCs w:val="20"/>
                </w:rPr>
                <w:t>1,451</w:t>
              </w:r>
            </w:ins>
          </w:p>
        </w:tc>
        <w:tc>
          <w:tcPr>
            <w:tcW w:w="2464" w:type="dxa"/>
            <w:tcBorders>
              <w:top w:val="nil"/>
              <w:left w:val="nil"/>
              <w:bottom w:val="single" w:sz="4" w:space="0" w:color="auto"/>
              <w:right w:val="nil"/>
            </w:tcBorders>
            <w:noWrap/>
            <w:hideMark/>
          </w:tcPr>
          <w:p w14:paraId="7352E59D" w14:textId="77777777" w:rsidR="00466F7D" w:rsidRDefault="00466F7D" w:rsidP="00417031">
            <w:pPr>
              <w:jc w:val="center"/>
              <w:rPr>
                <w:ins w:id="86" w:author="Dylan CHEN" w:date="2026-03-20T16:45:00Z" w16du:dateUtc="2026-03-20T08:45:00Z"/>
                <w:color w:val="000000"/>
                <w:sz w:val="20"/>
                <w:szCs w:val="20"/>
              </w:rPr>
            </w:pPr>
            <w:ins w:id="87" w:author="Dylan CHEN" w:date="2026-03-20T16:45:00Z" w16du:dateUtc="2026-03-20T08:45:00Z">
              <w:r>
                <w:rPr>
                  <w:color w:val="000000"/>
                  <w:sz w:val="20"/>
                  <w:szCs w:val="20"/>
                </w:rPr>
                <w:t>1,451</w:t>
              </w:r>
            </w:ins>
          </w:p>
        </w:tc>
      </w:tr>
    </w:tbl>
    <w:p w14:paraId="407DA004" w14:textId="77777777" w:rsidR="00BE7CD1" w:rsidRDefault="00BE7CD1" w:rsidP="00BE7CD1">
      <w:pPr>
        <w:pStyle w:val="Paragraph"/>
        <w:rPr>
          <w:ins w:id="88" w:author="Dylan CHEN" w:date="2026-03-20T16:47:00Z" w16du:dateUtc="2026-03-20T08:47:00Z"/>
        </w:rPr>
      </w:pPr>
    </w:p>
    <w:p w14:paraId="74565007" w14:textId="1D0E1663" w:rsidR="0037431D" w:rsidRDefault="0037431D">
      <w:pPr>
        <w:pStyle w:val="Paragraph"/>
        <w:rPr>
          <w:ins w:id="89" w:author="Dylan CHEN" w:date="2026-03-20T16:45:00Z" w16du:dateUtc="2026-03-20T08:45:00Z"/>
        </w:rPr>
        <w:pPrChange w:id="90" w:author="Dylan CHEN" w:date="2026-03-20T16:47:00Z" w16du:dateUtc="2026-03-20T08:47:00Z">
          <w:pPr>
            <w:pStyle w:val="NormalWeb"/>
          </w:pPr>
        </w:pPrChange>
      </w:pPr>
      <w:ins w:id="91" w:author="Dylan CHEN" w:date="2026-03-20T16:45:00Z" w16du:dateUtc="2026-03-20T08:45:00Z">
        <w:r>
          <w:t xml:space="preserve">We interpret these positive coefficients as directionally supportive evidence that viewers may express more critical sentiment toward human answers in the presence of AI, consistent with elevated evaluative standards. However, given the </w:t>
        </w:r>
      </w:ins>
      <w:ins w:id="92" w:author="Dylan CHEN" w:date="2026-03-20T16:46:00Z" w16du:dateUtc="2026-03-20T08:46:00Z">
        <w:r w:rsidR="00466F7D">
          <w:rPr>
            <w:rFonts w:hint="eastAsia"/>
          </w:rPr>
          <w:t>limitation we mentioned before</w:t>
        </w:r>
      </w:ins>
      <w:ins w:id="93" w:author="Dylan CHEN" w:date="2026-03-20T16:45:00Z" w16du:dateUtc="2026-03-20T08:45:00Z">
        <w:r>
          <w:t xml:space="preserve">, we have </w:t>
        </w:r>
      </w:ins>
      <w:ins w:id="94" w:author="Dylan CHEN" w:date="2026-03-20T16:46:00Z" w16du:dateUtc="2026-03-20T08:46:00Z">
        <w:r w:rsidR="00466F7D">
          <w:rPr>
            <w:rFonts w:hint="eastAsia"/>
          </w:rPr>
          <w:t xml:space="preserve">respectfully </w:t>
        </w:r>
      </w:ins>
      <w:ins w:id="95" w:author="Dylan CHEN" w:date="2026-03-20T16:45:00Z" w16du:dateUtc="2026-03-20T08:45:00Z">
        <w:r>
          <w:t xml:space="preserve">placed this analysis </w:t>
        </w:r>
      </w:ins>
      <w:ins w:id="96" w:author="Dylan CHEN" w:date="2026-03-20T16:46:00Z" w16du:dateUtc="2026-03-20T08:46:00Z">
        <w:r w:rsidR="00466F7D">
          <w:rPr>
            <w:rFonts w:hint="eastAsia"/>
          </w:rPr>
          <w:t>here</w:t>
        </w:r>
      </w:ins>
      <w:ins w:id="97" w:author="Dylan CHEN" w:date="2026-03-20T16:45:00Z" w16du:dateUtc="2026-03-20T08:45:00Z">
        <w:r>
          <w:t xml:space="preserve">, while retaining comment volume as our primary test for </w:t>
        </w:r>
        <w:r>
          <w:lastRenderedPageBreak/>
          <w:t>ruling out attention diversion in the main text.</w:t>
        </w:r>
      </w:ins>
    </w:p>
    <w:p w14:paraId="5DDE5114" w14:textId="75CE3A05" w:rsidR="005C1878" w:rsidRPr="005C1878" w:rsidDel="00BE7CD1" w:rsidRDefault="005C1878" w:rsidP="00DE33BC">
      <w:pPr>
        <w:widowControl w:val="0"/>
        <w:autoSpaceDE w:val="0"/>
        <w:autoSpaceDN w:val="0"/>
        <w:adjustRightInd w:val="0"/>
        <w:spacing w:before="120" w:after="120"/>
        <w:jc w:val="both"/>
        <w:rPr>
          <w:del w:id="98" w:author="Dylan CHEN" w:date="2026-03-20T16:47:00Z" w16du:dateUtc="2026-03-20T08:47:00Z"/>
          <w:rFonts w:eastAsia="SimSun"/>
          <w:kern w:val="2"/>
          <w:rPrChange w:id="99" w:author="Dylan CHEN" w:date="2026-03-20T16:38:00Z" w16du:dateUtc="2026-03-20T08:38:00Z">
            <w:rPr>
              <w:del w:id="100" w:author="Dylan CHEN" w:date="2026-03-20T16:47:00Z" w16du:dateUtc="2026-03-20T08:47:00Z"/>
              <w:rFonts w:eastAsia="SimSun"/>
              <w:b/>
              <w:bCs/>
              <w:i/>
              <w:iCs/>
              <w:kern w:val="2"/>
              <w:u w:val="single"/>
            </w:rPr>
          </w:rPrChange>
        </w:rPr>
      </w:pPr>
    </w:p>
    <w:p w14:paraId="64610955" w14:textId="0394DA31" w:rsidR="00DE33BC" w:rsidRPr="00522DE1" w:rsidDel="00BE7CD1" w:rsidRDefault="00DE33BC" w:rsidP="00DE33BC">
      <w:pPr>
        <w:widowControl w:val="0"/>
        <w:autoSpaceDE w:val="0"/>
        <w:autoSpaceDN w:val="0"/>
        <w:adjustRightInd w:val="0"/>
        <w:spacing w:before="120" w:after="120"/>
        <w:jc w:val="both"/>
        <w:rPr>
          <w:del w:id="101" w:author="Dylan CHEN" w:date="2026-03-20T16:47:00Z" w16du:dateUtc="2026-03-20T08:47:00Z"/>
          <w:rFonts w:eastAsia="SimSun"/>
          <w:b/>
          <w:bCs/>
          <w:i/>
          <w:iCs/>
          <w:kern w:val="2"/>
          <w:u w:val="single"/>
        </w:rPr>
      </w:pPr>
    </w:p>
    <w:p w14:paraId="579B2EAE"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775AA30C" w14:textId="77777777" w:rsidR="00DE33BC" w:rsidRPr="00522DE1" w:rsidRDefault="00DE33BC" w:rsidP="00DE33BC">
      <w:pPr>
        <w:pStyle w:val="Heading1"/>
      </w:pPr>
      <w:r w:rsidRPr="00522DE1">
        <w:t xml:space="preserve">R1-17 </w:t>
      </w:r>
    </w:p>
    <w:p w14:paraId="6B2DFB64"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522DE1">
        <w:rPr>
          <w:rFonts w:eastAsia="SimSun"/>
          <w:i/>
          <w:iCs/>
          <w:kern w:val="2"/>
          <w:highlight w:val="yellow"/>
        </w:rPr>
        <w:t>The authors should clearly justify these sample restrictions</w:t>
      </w:r>
      <w:r w:rsidRPr="00522DE1">
        <w:rPr>
          <w:rFonts w:eastAsia="SimSun"/>
          <w:i/>
          <w:iCs/>
          <w:kern w:val="2"/>
        </w:rPr>
        <w:t>, discuss the resulting selection, and assess whether the conclusions drawn from these subsamples generalize to the full set of treated questions.</w:t>
      </w:r>
    </w:p>
    <w:p w14:paraId="5E122B14"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2898A83"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p>
    <w:p w14:paraId="1E22CD48"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82A0518" w14:textId="0B9DBB2C" w:rsidR="00DE33BC" w:rsidRPr="00522DE1" w:rsidRDefault="00DE33BC" w:rsidP="00DE33BC">
      <w:pPr>
        <w:pStyle w:val="Heading1"/>
      </w:pPr>
      <w:r w:rsidRPr="00522DE1">
        <w:t>R1-18</w:t>
      </w:r>
    </w:p>
    <w:p w14:paraId="3F123D90" w14:textId="16F72C59"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Page 19 of the revised manuscript, there is a typo: </w:t>
      </w:r>
      <w:r w:rsidR="00F41AD7" w:rsidRPr="00522DE1">
        <w:rPr>
          <w:rFonts w:eastAsia="SimSun"/>
          <w:i/>
          <w:iCs/>
          <w:kern w:val="2"/>
        </w:rPr>
        <w:t>“</w:t>
      </w:r>
      <w:r w:rsidRPr="00522DE1">
        <w:rPr>
          <w:rFonts w:eastAsia="SimSun"/>
          <w:i/>
          <w:iCs/>
          <w:kern w:val="2"/>
        </w:rPr>
        <w:t xml:space="preserve">Summary </w:t>
      </w:r>
      <w:proofErr w:type="spellStart"/>
      <w:r w:rsidRPr="00522DE1">
        <w:rPr>
          <w:rFonts w:eastAsia="SimSun"/>
          <w:i/>
          <w:iCs/>
          <w:kern w:val="2"/>
        </w:rPr>
        <w:t>StatisticsTable</w:t>
      </w:r>
      <w:proofErr w:type="spellEnd"/>
      <w:r w:rsidRPr="00522DE1">
        <w:rPr>
          <w:rFonts w:eastAsia="SimSun"/>
          <w:i/>
          <w:iCs/>
          <w:kern w:val="2"/>
        </w:rPr>
        <w:t xml:space="preserve"> 2 </w:t>
      </w:r>
      <w:r w:rsidR="00F41AD7" w:rsidRPr="00522DE1">
        <w:rPr>
          <w:rFonts w:eastAsia="SimSun"/>
          <w:i/>
          <w:iCs/>
          <w:kern w:val="2"/>
        </w:rPr>
        <w:t>“</w:t>
      </w:r>
      <w:r w:rsidRPr="00522DE1">
        <w:rPr>
          <w:rFonts w:eastAsia="SimSun"/>
          <w:i/>
          <w:iCs/>
          <w:kern w:val="2"/>
        </w:rPr>
        <w:t>.</w:t>
      </w:r>
    </w:p>
    <w:p w14:paraId="62E2CF49" w14:textId="04CD85AC"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CEF5212" w14:textId="1620D664" w:rsidR="00157BF1" w:rsidRPr="00522DE1" w:rsidRDefault="00157BF1" w:rsidP="00157BF1">
      <w:r w:rsidRPr="00522DE1">
        <w:t>Thank you for catching this typographical error. We have corrected it and conducted a comprehensive proofreading of the entire manuscript to ensure no similar issues remain.</w:t>
      </w:r>
    </w:p>
    <w:p w14:paraId="13BC13E7" w14:textId="16260DE2"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154352C" w14:textId="3D22421A" w:rsidR="00DE33BC" w:rsidRPr="00522DE1" w:rsidRDefault="00DE33BC" w:rsidP="00DE33BC">
      <w:pPr>
        <w:pStyle w:val="Heading1"/>
      </w:pPr>
      <w:r w:rsidRPr="00522DE1">
        <w:t>R1-19</w:t>
      </w:r>
    </w:p>
    <w:p w14:paraId="0688B1EE" w14:textId="597B66BC"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the authors find these comments helpful. Best of luck!</w:t>
      </w:r>
    </w:p>
    <w:p w14:paraId="451E9BE0"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9230D11" w14:textId="26B5E9F6" w:rsidR="00DE33BC" w:rsidRPr="00522DE1" w:rsidRDefault="00157BF1" w:rsidP="00157BF1">
      <w:pPr>
        <w:rPr>
          <w:b/>
        </w:rPr>
      </w:pPr>
      <w:r w:rsidRPr="00522DE1">
        <w:t>We are deeply grateful for your thorough and constructive review. Your comments have been invaluable in strengthening both the rigor and clarity of our manuscript. We sincerely appreciate the time and effort you have devoted to improving this work.</w:t>
      </w:r>
      <w:r w:rsidRPr="00522DE1">
        <w:rPr>
          <w:b/>
        </w:rPr>
        <w:t xml:space="preserve"> </w:t>
      </w:r>
      <w:r w:rsidR="00DE33BC" w:rsidRPr="00522DE1">
        <w:rPr>
          <w:b/>
        </w:rPr>
        <w:br w:type="page"/>
      </w:r>
    </w:p>
    <w:p w14:paraId="761E37AD" w14:textId="7EA7693B" w:rsidR="00036793" w:rsidRPr="00522DE1" w:rsidRDefault="00036793" w:rsidP="00036793">
      <w:pPr>
        <w:spacing w:before="120" w:after="120"/>
        <w:jc w:val="center"/>
      </w:pPr>
      <w:r w:rsidRPr="00522DE1">
        <w:rPr>
          <w:b/>
        </w:rPr>
        <w:lastRenderedPageBreak/>
        <w:t>Reviewer 2 Comments</w:t>
      </w:r>
    </w:p>
    <w:p w14:paraId="18ECF73F" w14:textId="5E7212BF" w:rsidR="00F44F53" w:rsidRPr="00522DE1" w:rsidRDefault="006219D7" w:rsidP="00683A26">
      <w:pPr>
        <w:pStyle w:val="Heading1"/>
      </w:pPr>
      <w:r w:rsidRPr="00522DE1">
        <w:t>*</w:t>
      </w:r>
      <w:r w:rsidR="00F44F53" w:rsidRPr="00522DE1">
        <w:t>R2-0</w:t>
      </w:r>
    </w:p>
    <w:p w14:paraId="60A929CD"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the editors for inviting me to review the revised version of this paper. Thank the authors for addressing my earlier comments.</w:t>
      </w:r>
    </w:p>
    <w:p w14:paraId="54B57FB4"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am the R2 in the last round of review. My process for this round review is as follows.</w:t>
      </w:r>
    </w:p>
    <w:p w14:paraId="51F0FB40" w14:textId="3EAD4B56"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First, I scan the authors</w:t>
      </w:r>
      <w:r w:rsidR="00F41AD7" w:rsidRPr="00522DE1">
        <w:rPr>
          <w:rFonts w:eastAsia="SimSun"/>
          <w:i/>
          <w:iCs/>
          <w:kern w:val="2"/>
        </w:rPr>
        <w:t>’</w:t>
      </w:r>
      <w:r w:rsidRPr="00522DE1">
        <w:rPr>
          <w:rFonts w:eastAsia="SimSun"/>
          <w:i/>
          <w:iCs/>
          <w:kern w:val="2"/>
        </w:rPr>
        <w:t xml:space="preserve"> responses.</w:t>
      </w:r>
    </w:p>
    <w:p w14:paraId="24E39E71"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re-read the revised paper carefully.</w:t>
      </w:r>
    </w:p>
    <w:p w14:paraId="4B4226DF"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Third, I carefully re-read each of my earlier comments and each response from the </w:t>
      </w:r>
      <w:proofErr w:type="gramStart"/>
      <w:r w:rsidRPr="00522DE1">
        <w:rPr>
          <w:rFonts w:eastAsia="SimSun"/>
          <w:i/>
          <w:iCs/>
          <w:kern w:val="2"/>
        </w:rPr>
        <w:t>authors, and</w:t>
      </w:r>
      <w:proofErr w:type="gramEnd"/>
      <w:r w:rsidRPr="00522DE1">
        <w:rPr>
          <w:rFonts w:eastAsia="SimSun"/>
          <w:i/>
          <w:iCs/>
          <w:kern w:val="2"/>
        </w:rPr>
        <w:t xml:space="preserve"> consider whether my comments are addressed. If they are addressed, I label them as addressed. If not, I will provide further elaboration/comments.</w:t>
      </w:r>
    </w:p>
    <w:p w14:paraId="43DA205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To organize the work, I followed the same comment label from the authors.</w:t>
      </w:r>
    </w:p>
    <w:p w14:paraId="22176F9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this is a revised paper, and I read the paper to understand how my earlier comments were addressed, I, therefore, have some new comments. At the same time, this is a revision. Hence, I keep new comments to a minimum.</w:t>
      </w:r>
    </w:p>
    <w:p w14:paraId="5993F963" w14:textId="1B804E5C" w:rsidR="00F25ED7"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my review process makes sense to the authors and editors. I hope the authors the best of luck in improving their paper.</w:t>
      </w:r>
    </w:p>
    <w:p w14:paraId="092041E0" w14:textId="5ED9836E" w:rsidR="00F44F53" w:rsidRPr="00522DE1" w:rsidRDefault="00F44F53"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6CB8434" w14:textId="19AED9B8" w:rsidR="000C5522" w:rsidRPr="00522DE1" w:rsidRDefault="007B0109" w:rsidP="00AE3F37">
      <w:pPr>
        <w:pStyle w:val="Paragraph"/>
      </w:pPr>
      <w:r w:rsidRPr="00522DE1">
        <w:t xml:space="preserve">We sincerely thank Reviewer 2 for the systematic </w:t>
      </w:r>
      <w:r w:rsidR="00697432">
        <w:t xml:space="preserve">and </w:t>
      </w:r>
      <w:proofErr w:type="spellStart"/>
      <w:r w:rsidR="00697432">
        <w:t>concstructive</w:t>
      </w:r>
      <w:proofErr w:type="spellEnd"/>
      <w:r w:rsidR="00697432">
        <w:t xml:space="preserve"> </w:t>
      </w:r>
      <w:r w:rsidRPr="00522DE1">
        <w:t xml:space="preserve">comments. </w:t>
      </w:r>
      <w:r w:rsidR="00697432">
        <w:t xml:space="preserve">We have carefully revised the paper </w:t>
      </w:r>
      <w:proofErr w:type="gramStart"/>
      <w:r w:rsidR="00697432">
        <w:t>according</w:t>
      </w:r>
      <w:proofErr w:type="gramEnd"/>
      <w:r w:rsidR="00697432">
        <w:t xml:space="preserve"> the reviewer’s comments</w:t>
      </w:r>
      <w:r w:rsidRPr="00522DE1">
        <w:t>.</w:t>
      </w:r>
      <w:r w:rsidR="00697432">
        <w:t xml:space="preserve"> We hope the reviewer finds the paper </w:t>
      </w:r>
      <w:proofErr w:type="spellStart"/>
      <w:r w:rsidR="00697432">
        <w:t>satisfactoried</w:t>
      </w:r>
      <w:proofErr w:type="spellEnd"/>
      <w:r w:rsidR="00697432">
        <w:t xml:space="preserve"> this time.</w:t>
      </w:r>
    </w:p>
    <w:p w14:paraId="358BDBB5" w14:textId="60FBA802" w:rsidR="00F44F53" w:rsidRPr="00522DE1" w:rsidRDefault="00F44F53" w:rsidP="00AD58F3">
      <w:pPr>
        <w:spacing w:before="120" w:after="120"/>
      </w:pPr>
      <w:r w:rsidRPr="00522DE1">
        <w:t>---------------------------------------------------------------------------------------------------------------------</w:t>
      </w:r>
    </w:p>
    <w:bookmarkEnd w:id="0"/>
    <w:p w14:paraId="2D6282CB" w14:textId="00DA212E" w:rsidR="000D507F" w:rsidRPr="00522DE1" w:rsidRDefault="000D507F" w:rsidP="00683A26">
      <w:pPr>
        <w:pStyle w:val="Heading1"/>
      </w:pPr>
      <w:r w:rsidRPr="00522DE1">
        <w:t>R2-1</w:t>
      </w:r>
    </w:p>
    <w:p w14:paraId="7C0F75F5" w14:textId="77777777" w:rsidR="00025FAF" w:rsidRPr="00522DE1" w:rsidRDefault="00025FAF" w:rsidP="00025FAF">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Theoretical Foundation</w:t>
      </w:r>
    </w:p>
    <w:p w14:paraId="7AD7AF27" w14:textId="28AEDDDB"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25069EA8"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F41AD7" w:rsidRPr="00522DE1">
        <w:rPr>
          <w:rFonts w:eastAsia="SimSun"/>
          <w:i/>
          <w:iCs/>
          <w:kern w:val="2"/>
        </w:rPr>
        <w:t>’</w:t>
      </w:r>
      <w:r w:rsidRPr="00522DE1">
        <w:rPr>
          <w:rFonts w:eastAsia="SimSun"/>
          <w:i/>
          <w:iCs/>
          <w:kern w:val="2"/>
        </w:rPr>
        <w:t xml:space="preserve"> effect on human answers).</w:t>
      </w:r>
    </w:p>
    <w:p w14:paraId="37407C97" w14:textId="3F17B708"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Probably, the authors can find an overarching theoretical framework to support their exploration of what the AI says (content effect), who says it (whether AI or human; source effect), and when/where the AI says it (position effect).</w:t>
      </w:r>
    </w:p>
    <w:p w14:paraId="7EA983EA" w14:textId="3BEA0C5D" w:rsidR="00083204"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3DD90DB" w14:textId="54E9869D" w:rsidR="00EB0C13" w:rsidRPr="00522DE1" w:rsidRDefault="00EB0C13" w:rsidP="00C041EE">
      <w:pPr>
        <w:pStyle w:val="NormalWeb"/>
        <w:spacing w:before="0" w:beforeAutospacing="0" w:after="0" w:afterAutospacing="0"/>
        <w:ind w:left="720" w:hanging="720"/>
      </w:pPr>
    </w:p>
    <w:p w14:paraId="7AD2616A" w14:textId="6884571B" w:rsidR="000D507F" w:rsidRPr="00522DE1" w:rsidRDefault="000D507F" w:rsidP="002029EB">
      <w:pPr>
        <w:pStyle w:val="NormalWeb"/>
        <w:spacing w:before="120" w:after="120"/>
        <w:rPr>
          <w:b/>
        </w:rPr>
      </w:pPr>
      <w:r w:rsidRPr="00522DE1">
        <w:t>---------------------------------------------------------------------------------------------------------------------</w:t>
      </w:r>
    </w:p>
    <w:p w14:paraId="34277752" w14:textId="08B8D5B0" w:rsidR="000D507F" w:rsidRPr="00522DE1" w:rsidRDefault="000D507F" w:rsidP="00683A26">
      <w:pPr>
        <w:pStyle w:val="Heading1"/>
      </w:pPr>
      <w:r w:rsidRPr="00522DE1">
        <w:t>R2-</w:t>
      </w:r>
      <w:r w:rsidR="00A81423" w:rsidRPr="00522DE1">
        <w:t>2</w:t>
      </w:r>
    </w:p>
    <w:p w14:paraId="0D86EBE5" w14:textId="5A070692"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R2-2. In the last round, I asked whether it is theoretically possible that AI answers increase human participation and provide a </w:t>
      </w:r>
      <w:r w:rsidR="00F41AD7" w:rsidRPr="00522DE1">
        <w:rPr>
          <w:rFonts w:eastAsia="SimSun"/>
          <w:bCs/>
          <w:i/>
          <w:iCs/>
          <w:kern w:val="2"/>
        </w:rPr>
        <w:t>“</w:t>
      </w:r>
      <w:r w:rsidRPr="00522DE1">
        <w:rPr>
          <w:rFonts w:eastAsia="SimSun"/>
          <w:bCs/>
          <w:i/>
          <w:iCs/>
          <w:kern w:val="2"/>
        </w:rPr>
        <w:t>feeling that the authors get some empirical findings first and then try to propose some mechanisms to explain the findings.</w:t>
      </w:r>
      <w:r w:rsidR="00F41AD7" w:rsidRPr="00522DE1">
        <w:rPr>
          <w:rFonts w:eastAsia="SimSun"/>
          <w:bCs/>
          <w:i/>
          <w:iCs/>
          <w:kern w:val="2"/>
        </w:rPr>
        <w:t>”</w:t>
      </w:r>
    </w:p>
    <w:p w14:paraId="038B7C74" w14:textId="77A6F53F"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The authors responded by clarifying that their </w:t>
      </w:r>
      <w:r w:rsidR="00F41AD7" w:rsidRPr="00522DE1">
        <w:rPr>
          <w:rFonts w:eastAsia="SimSun"/>
          <w:bCs/>
          <w:i/>
          <w:iCs/>
          <w:kern w:val="2"/>
        </w:rPr>
        <w:t>“</w:t>
      </w:r>
      <w:r w:rsidRPr="00522DE1">
        <w:rPr>
          <w:rFonts w:eastAsia="SimSun"/>
          <w:bCs/>
          <w:i/>
          <w:iCs/>
          <w:kern w:val="2"/>
        </w:rPr>
        <w:t>theoretical framework was developed before conducting analyses.</w:t>
      </w:r>
      <w:r w:rsidR="00F41AD7" w:rsidRPr="00522DE1">
        <w:rPr>
          <w:rFonts w:eastAsia="SimSun"/>
          <w:bCs/>
          <w:i/>
          <w:iCs/>
          <w:kern w:val="2"/>
        </w:rPr>
        <w:t>”</w:t>
      </w:r>
    </w:p>
    <w:p w14:paraId="3512271F" w14:textId="7DBEB445"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Based on the authors</w:t>
      </w:r>
      <w:r w:rsidR="00F41AD7" w:rsidRPr="00522DE1">
        <w:rPr>
          <w:rFonts w:eastAsia="SimSun"/>
          <w:bCs/>
          <w:i/>
          <w:iCs/>
          <w:kern w:val="2"/>
        </w:rPr>
        <w:t>’</w:t>
      </w:r>
      <w:r w:rsidRPr="00522DE1">
        <w:rPr>
          <w:rFonts w:eastAsia="SimSun"/>
          <w:bCs/>
          <w:i/>
          <w:iCs/>
          <w:kern w:val="2"/>
        </w:rPr>
        <w:t xml:space="preserve"> response, </w:t>
      </w:r>
      <w:r w:rsidR="00F41AD7" w:rsidRPr="00522DE1">
        <w:rPr>
          <w:rFonts w:eastAsia="SimSun"/>
          <w:bCs/>
          <w:i/>
          <w:iCs/>
          <w:kern w:val="2"/>
        </w:rPr>
        <w:t>“</w:t>
      </w:r>
      <w:r w:rsidRPr="00522DE1">
        <w:rPr>
          <w:rFonts w:eastAsia="SimSun"/>
          <w:bCs/>
          <w:i/>
          <w:iCs/>
          <w:kern w:val="2"/>
        </w:rPr>
        <w:t xml:space="preserve">We appreciate your suggestion that AI answers might increase human participation by providing a </w:t>
      </w:r>
      <w:r w:rsidR="00F41AD7" w:rsidRPr="00522DE1">
        <w:rPr>
          <w:rFonts w:eastAsia="SimSun"/>
          <w:bCs/>
          <w:i/>
          <w:iCs/>
          <w:kern w:val="2"/>
        </w:rPr>
        <w:t>“</w:t>
      </w:r>
      <w:r w:rsidRPr="00522DE1">
        <w:rPr>
          <w:rFonts w:eastAsia="SimSun"/>
          <w:bCs/>
          <w:i/>
          <w:iCs/>
          <w:kern w:val="2"/>
        </w:rPr>
        <w:t>starting point.</w:t>
      </w:r>
      <w:r w:rsidR="00F41AD7" w:rsidRPr="00522DE1">
        <w:rPr>
          <w:rFonts w:eastAsia="SimSun"/>
          <w:bCs/>
          <w:i/>
          <w:iCs/>
          <w:kern w:val="2"/>
        </w:rPr>
        <w:t>”</w:t>
      </w:r>
      <w:r w:rsidRPr="00522DE1">
        <w:rPr>
          <w:rFonts w:eastAsia="SimSun"/>
          <w:bCs/>
          <w:i/>
          <w:iCs/>
          <w:kern w:val="2"/>
        </w:rPr>
        <w:t xml:space="preserve"> While theoretically possible, this mechanism is not supported by our empirical findings, which provide evidence against such a </w:t>
      </w:r>
      <w:r w:rsidR="00F41AD7" w:rsidRPr="00522DE1">
        <w:rPr>
          <w:rFonts w:eastAsia="SimSun"/>
          <w:bCs/>
          <w:i/>
          <w:iCs/>
          <w:kern w:val="2"/>
        </w:rPr>
        <w:t>“</w:t>
      </w:r>
      <w:r w:rsidRPr="00522DE1">
        <w:rPr>
          <w:rFonts w:eastAsia="SimSun"/>
          <w:bCs/>
          <w:i/>
          <w:iCs/>
          <w:kern w:val="2"/>
        </w:rPr>
        <w:t>starting point</w:t>
      </w:r>
      <w:r w:rsidR="00F41AD7" w:rsidRPr="00522DE1">
        <w:rPr>
          <w:rFonts w:eastAsia="SimSun"/>
          <w:bCs/>
          <w:i/>
          <w:iCs/>
          <w:kern w:val="2"/>
        </w:rPr>
        <w:t>”</w:t>
      </w:r>
      <w:r w:rsidRPr="00522DE1">
        <w:rPr>
          <w:rFonts w:eastAsia="SimSun"/>
          <w:bCs/>
          <w:i/>
          <w:iCs/>
          <w:kern w:val="2"/>
        </w:rPr>
        <w:t xml:space="preserve"> mechanism.</w:t>
      </w:r>
      <w:r w:rsidR="00F41AD7" w:rsidRPr="00522DE1">
        <w:rPr>
          <w:rFonts w:eastAsia="SimSun"/>
          <w:bCs/>
          <w:i/>
          <w:iCs/>
          <w:kern w:val="2"/>
        </w:rPr>
        <w:t>”</w:t>
      </w:r>
      <w:r w:rsidRPr="00522DE1">
        <w:rPr>
          <w:rFonts w:eastAsia="SimSun"/>
          <w:bCs/>
          <w:i/>
          <w:iCs/>
          <w:kern w:val="2"/>
        </w:rPr>
        <w:t xml:space="preserve"> the authors admitted the theoretical possibility that AI answers increase human participation. And they choose not to propose it because of their empirical findings.</w:t>
      </w:r>
    </w:p>
    <w:p w14:paraId="69194DEB" w14:textId="31F01489"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 xml:space="preserve">To summarize, the authors should discuss the theoretical predictions of the positive effect of AI answers on human participation in the front unless they argue that it is not theoretically possible. Using empirical results to guide theoretical propositions is </w:t>
      </w:r>
      <w:proofErr w:type="spellStart"/>
      <w:r w:rsidRPr="00522DE1">
        <w:rPr>
          <w:rFonts w:eastAsia="SimSun"/>
          <w:bCs/>
          <w:i/>
          <w:iCs/>
          <w:kern w:val="2"/>
        </w:rPr>
        <w:t>HARKing</w:t>
      </w:r>
      <w:proofErr w:type="spellEnd"/>
      <w:r w:rsidRPr="00522DE1">
        <w:rPr>
          <w:rFonts w:eastAsia="SimSun"/>
          <w:bCs/>
          <w:i/>
          <w:iCs/>
          <w:kern w:val="2"/>
        </w:rPr>
        <w:t xml:space="preserve"> (Hypothesizing After Results are Known; Kerr, N. L., 1998), as the authors highlighted.</w:t>
      </w:r>
    </w:p>
    <w:p w14:paraId="672DE156"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DF094D1" w14:textId="5F84BB5D" w:rsidR="00124FFD" w:rsidRDefault="00D34646" w:rsidP="00D34646">
      <w:pPr>
        <w:pStyle w:val="Paragraph"/>
      </w:pPr>
      <w:r>
        <w:t xml:space="preserve">Thanks for the suggestion. We appreciate the reviewer’s suggestion of human participation. But it is within our </w:t>
      </w:r>
      <w:proofErr w:type="spellStart"/>
      <w:r>
        <w:t>theretical</w:t>
      </w:r>
      <w:proofErr w:type="spellEnd"/>
      <w:r>
        <w:t xml:space="preserve"> framework. We acknowledge that there exist multiple parallel </w:t>
      </w:r>
      <w:proofErr w:type="spellStart"/>
      <w:r>
        <w:t>theretical</w:t>
      </w:r>
      <w:proofErr w:type="spellEnd"/>
      <w:r>
        <w:t xml:space="preserve"> framework that aim to explain one phenomenon. But we choose the one that is more plausible than the one proposed by the reviewer.</w:t>
      </w:r>
    </w:p>
    <w:p w14:paraId="3DABD4A1" w14:textId="4D1BD0C1" w:rsidR="00D34646" w:rsidRPr="00522DE1" w:rsidRDefault="00D34646" w:rsidP="00D241ED">
      <w:pPr>
        <w:pStyle w:val="Paragraph"/>
      </w:pPr>
      <w:r>
        <w:t xml:space="preserve">We apologize for not being </w:t>
      </w:r>
      <w:proofErr w:type="spellStart"/>
      <w:r>
        <w:t>cystyle</w:t>
      </w:r>
      <w:proofErr w:type="spellEnd"/>
      <w:r>
        <w:t xml:space="preserve"> clear in the last review that we do not think AI answer can increase human participation. In the revision, we highlight XXX theory as the overarching theory to direct our modeling, of which human participation is not a major factor.</w:t>
      </w:r>
    </w:p>
    <w:p w14:paraId="043C43DB" w14:textId="77777777" w:rsidR="00EA56CE" w:rsidRPr="00522DE1" w:rsidRDefault="00EA56CE" w:rsidP="00EA56CE">
      <w:pPr>
        <w:spacing w:before="120" w:after="120"/>
        <w:rPr>
          <w:b/>
        </w:rPr>
      </w:pPr>
      <w:r w:rsidRPr="00522DE1">
        <w:t>---------------------------------------------------------------------------------------------------------------------</w:t>
      </w:r>
    </w:p>
    <w:p w14:paraId="1703CC01" w14:textId="3D87C22C" w:rsidR="00EA56CE" w:rsidRPr="00522DE1" w:rsidRDefault="00EA56CE" w:rsidP="00683A26">
      <w:pPr>
        <w:pStyle w:val="Heading1"/>
      </w:pPr>
      <w:r w:rsidRPr="00522DE1">
        <w:t>R2-3</w:t>
      </w:r>
      <w:r w:rsidR="0033590A" w:rsidRPr="00522DE1">
        <w:t xml:space="preserve"> (content effect)</w:t>
      </w:r>
    </w:p>
    <w:p w14:paraId="016FDB92" w14:textId="45BB0D97"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R2-3. I provided a counterargument for the content effect by arguing that the imperfections of AI can perform worse than humans. The authors argued that </w:t>
      </w:r>
      <w:r w:rsidR="00F41AD7" w:rsidRPr="00522DE1">
        <w:rPr>
          <w:rFonts w:eastAsia="SimSun"/>
          <w:bCs/>
          <w:i/>
          <w:iCs/>
          <w:kern w:val="2"/>
        </w:rPr>
        <w:t>“</w:t>
      </w:r>
      <w:r w:rsidRPr="00522DE1">
        <w:rPr>
          <w:rFonts w:eastAsia="SimSun"/>
          <w:bCs/>
          <w:i/>
          <w:iCs/>
          <w:kern w:val="2"/>
        </w:rPr>
        <w:t>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r w:rsidR="00F41AD7" w:rsidRPr="00522DE1">
        <w:rPr>
          <w:rFonts w:eastAsia="SimSun"/>
          <w:bCs/>
          <w:i/>
          <w:iCs/>
          <w:kern w:val="2"/>
        </w:rPr>
        <w:t>”</w:t>
      </w:r>
      <w:r w:rsidRPr="00522DE1">
        <w:rPr>
          <w:rFonts w:eastAsia="SimSun"/>
          <w:bCs/>
          <w:i/>
          <w:iCs/>
          <w:kern w:val="2"/>
        </w:rPr>
        <w:t xml:space="preserve"> Additionally, they provide empirical evidence to show that AI answers in their context are sufficiently comprehensive.</w:t>
      </w:r>
    </w:p>
    <w:p w14:paraId="3B471EA5" w14:textId="77777777"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I feel my concerns were not addressed, and the counterarguments hold.</w:t>
      </w:r>
    </w:p>
    <w:p w14:paraId="79830C15" w14:textId="096B9961"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I agree with the authors that if AI performs better than humans, some humans who </w:t>
      </w:r>
      <w:proofErr w:type="spellStart"/>
      <w:r w:rsidRPr="00522DE1">
        <w:rPr>
          <w:rFonts w:eastAsia="SimSun"/>
          <w:bCs/>
          <w:i/>
          <w:iCs/>
          <w:kern w:val="2"/>
        </w:rPr>
        <w:t>can not</w:t>
      </w:r>
      <w:proofErr w:type="spellEnd"/>
      <w:r w:rsidRPr="00522DE1">
        <w:rPr>
          <w:rFonts w:eastAsia="SimSun"/>
          <w:bCs/>
          <w:i/>
          <w:iCs/>
          <w:kern w:val="2"/>
        </w:rPr>
        <w:t xml:space="preserve"> </w:t>
      </w:r>
      <w:r w:rsidRPr="00522DE1">
        <w:rPr>
          <w:rFonts w:eastAsia="SimSun"/>
          <w:bCs/>
          <w:i/>
          <w:iCs/>
          <w:kern w:val="2"/>
        </w:rPr>
        <w:lastRenderedPageBreak/>
        <w:t>make new contributions may decrease their motivation to contribute. However, the authors didn</w:t>
      </w:r>
      <w:r w:rsidR="00F41AD7" w:rsidRPr="00522DE1">
        <w:rPr>
          <w:rFonts w:eastAsia="SimSun"/>
          <w:bCs/>
          <w:i/>
          <w:iCs/>
          <w:kern w:val="2"/>
        </w:rPr>
        <w:t>’</w:t>
      </w:r>
      <w:r w:rsidRPr="00522DE1">
        <w:rPr>
          <w:rFonts w:eastAsia="SimSun"/>
          <w:bCs/>
          <w:i/>
          <w:iCs/>
          <w:kern w:val="2"/>
        </w:rPr>
        <w:t xml:space="preserve">t argue theoretically that AI performs better than humans in this context; they just said that </w:t>
      </w:r>
      <w:r w:rsidR="00F41AD7" w:rsidRPr="00522DE1">
        <w:rPr>
          <w:rFonts w:eastAsia="SimSun"/>
          <w:bCs/>
          <w:i/>
          <w:iCs/>
          <w:kern w:val="2"/>
        </w:rPr>
        <w:t>“</w:t>
      </w:r>
      <w:r w:rsidRPr="00522DE1">
        <w:rPr>
          <w:rFonts w:eastAsia="SimSun"/>
          <w:bCs/>
          <w:i/>
          <w:iCs/>
          <w:kern w:val="2"/>
        </w:rPr>
        <w:t>If AI-generated answers are sufficiently comprehensive…</w:t>
      </w:r>
      <w:r w:rsidR="00F41AD7" w:rsidRPr="00522DE1">
        <w:rPr>
          <w:rFonts w:eastAsia="SimSun"/>
          <w:bCs/>
          <w:i/>
          <w:iCs/>
          <w:kern w:val="2"/>
        </w:rPr>
        <w:t>”</w:t>
      </w:r>
    </w:p>
    <w:p w14:paraId="7E32BF14" w14:textId="707103BF" w:rsidR="00441B68"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 xml:space="preserve">Although they provided some empirical evidence (in the empirical sections) to support that AI performs better than humans, </w:t>
      </w:r>
      <w:r w:rsidRPr="00522DE1">
        <w:rPr>
          <w:rFonts w:eastAsia="SimSun"/>
          <w:bCs/>
          <w:i/>
          <w:iCs/>
          <w:kern w:val="2"/>
          <w:highlight w:val="yellow"/>
        </w:rPr>
        <w:t>the theoretical arguments about the superiority of AI answers are missing.</w:t>
      </w:r>
    </w:p>
    <w:p w14:paraId="1AA8C400"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0E64E99" w14:textId="3C9A850F" w:rsidR="00556AFF" w:rsidRPr="00522DE1" w:rsidRDefault="00D34646" w:rsidP="00EA56CE">
      <w:pPr>
        <w:spacing w:before="120" w:after="120"/>
      </w:pPr>
      <w:r>
        <w:t xml:space="preserve">Thanks for raising this comment. While the AI system of the platform can be considered as have a certain quality level, the human </w:t>
      </w:r>
      <w:proofErr w:type="gramStart"/>
      <w:r>
        <w:t>contributors</w:t>
      </w:r>
      <w:proofErr w:type="gramEnd"/>
      <w:r>
        <w:t xml:space="preserve"> of the platform forms a certain distribution. AI’s quality may not be better than the best human, it is certainly better than the worst human. Otherwise, the platform won’t need of setup the system. Thus, given a certain AI level, its content will for </w:t>
      </w:r>
      <w:r w:rsidR="00631E53">
        <w:t>sure crowd out some users. This forms the basic argument for our content effect</w:t>
      </w:r>
    </w:p>
    <w:p w14:paraId="75420D3E" w14:textId="1C1D738B" w:rsidR="00EA56CE" w:rsidRPr="00522DE1" w:rsidRDefault="00EA56CE" w:rsidP="00EA56CE">
      <w:pPr>
        <w:spacing w:before="120" w:after="120"/>
        <w:rPr>
          <w:b/>
        </w:rPr>
      </w:pPr>
      <w:r w:rsidRPr="00522DE1">
        <w:t>---------------------------------------------------------------------------------------------------------------------</w:t>
      </w:r>
    </w:p>
    <w:p w14:paraId="0202F2F2" w14:textId="7736B064" w:rsidR="00EA56CE" w:rsidRPr="00522DE1" w:rsidRDefault="00EA56CE" w:rsidP="00683A26">
      <w:pPr>
        <w:pStyle w:val="Heading1"/>
      </w:pPr>
      <w:r w:rsidRPr="00522DE1">
        <w:t>R2-4</w:t>
      </w:r>
      <w:r w:rsidR="0033590A" w:rsidRPr="00522DE1">
        <w:t xml:space="preserve"> (source effect)</w:t>
      </w:r>
    </w:p>
    <w:p w14:paraId="2963E7F6" w14:textId="50272BD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023EF5E0"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In response, the authors argued that algorithm appreciation and aversion are not mutually exclusive, and they posit that </w:t>
      </w:r>
      <w:r w:rsidR="00F41AD7" w:rsidRPr="00522DE1">
        <w:rPr>
          <w:bCs/>
          <w:i/>
          <w:iCs/>
        </w:rPr>
        <w:t>“</w:t>
      </w:r>
      <w:r w:rsidRPr="00522DE1">
        <w:rPr>
          <w:bCs/>
          <w:i/>
          <w:iCs/>
        </w:rPr>
        <w:t>within online technical Q&amp;A communities, the AI source label carries specific credibility signals that influence user behavior.</w:t>
      </w:r>
      <w:r w:rsidR="00F41AD7" w:rsidRPr="00522DE1">
        <w:rPr>
          <w:bCs/>
          <w:i/>
          <w:iCs/>
        </w:rPr>
        <w:t>”</w:t>
      </w:r>
      <w:r w:rsidRPr="00522DE1">
        <w:rPr>
          <w:bCs/>
          <w:i/>
          <w:iCs/>
        </w:rPr>
        <w:t xml:space="preserve"> In addition, they argued that there are common contexts between the forecasting contexts (used in Logg et al. 2019) and this research context.</w:t>
      </w:r>
    </w:p>
    <w:p w14:paraId="25261031" w14:textId="56F83B8D" w:rsidR="00D90788" w:rsidRPr="00522DE1" w:rsidRDefault="00556AFF" w:rsidP="00556AFF">
      <w:pPr>
        <w:widowControl w:val="0"/>
        <w:autoSpaceDE w:val="0"/>
        <w:autoSpaceDN w:val="0"/>
        <w:adjustRightInd w:val="0"/>
        <w:spacing w:before="120" w:after="120"/>
        <w:ind w:leftChars="200" w:left="480"/>
        <w:jc w:val="both"/>
        <w:rPr>
          <w:i/>
          <w:iCs/>
        </w:rPr>
      </w:pPr>
      <w:r w:rsidRPr="00522DE1">
        <w:rPr>
          <w:bCs/>
          <w:i/>
          <w:iCs/>
        </w:rPr>
        <w:t>My concerns still hold. The authors didn</w:t>
      </w:r>
      <w:r w:rsidR="00F41AD7" w:rsidRPr="00522DE1">
        <w:rPr>
          <w:bCs/>
          <w:i/>
          <w:iCs/>
        </w:rPr>
        <w:t>’</w:t>
      </w:r>
      <w:r w:rsidRPr="00522DE1">
        <w:rPr>
          <w:bCs/>
          <w:i/>
          <w:iCs/>
        </w:rPr>
        <w:t>t address whether the findings in the literature about the authority/credibility in predictive AI in context,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CEBE4D5" w14:textId="7A790C67" w:rsidR="00CF49F1" w:rsidRPr="00522DE1" w:rsidRDefault="00631E53" w:rsidP="00D241ED">
      <w:pPr>
        <w:pStyle w:val="Paragraph"/>
      </w:pPr>
      <w:r>
        <w:t xml:space="preserve">We appreciate the concern of the reviewer. In the revision, we removed the </w:t>
      </w:r>
      <w:r w:rsidR="00BA73D9">
        <w:t xml:space="preserve">analogy to predictive AI. </w:t>
      </w:r>
      <w:proofErr w:type="gramStart"/>
      <w:r w:rsidR="00BA73D9">
        <w:t>Instead</w:t>
      </w:r>
      <w:proofErr w:type="gramEnd"/>
      <w:r w:rsidR="00BA73D9">
        <w:t xml:space="preserve"> we directly attribute the effect to AI fantasy caused by GenAI in these years. [Find some literature ] </w:t>
      </w:r>
    </w:p>
    <w:p w14:paraId="578B1873" w14:textId="77777777" w:rsidR="00EA56CE" w:rsidRPr="00522DE1" w:rsidRDefault="00EA56CE" w:rsidP="00EA56CE">
      <w:pPr>
        <w:spacing w:before="120" w:after="120"/>
        <w:rPr>
          <w:b/>
        </w:rPr>
      </w:pPr>
      <w:r w:rsidRPr="00522DE1">
        <w:t>---------------------------------------------------------------------------------------------------------------------</w:t>
      </w:r>
    </w:p>
    <w:p w14:paraId="0E35EB71" w14:textId="7783F1D1" w:rsidR="00EA56CE" w:rsidRPr="00522DE1" w:rsidRDefault="00EA56CE" w:rsidP="00683A26">
      <w:pPr>
        <w:pStyle w:val="Heading1"/>
      </w:pPr>
      <w:r w:rsidRPr="00522DE1">
        <w:t>R2-5</w:t>
      </w:r>
      <w:r w:rsidR="0033590A" w:rsidRPr="00522DE1">
        <w:t xml:space="preserve"> (position effect)</w:t>
      </w:r>
    </w:p>
    <w:p w14:paraId="6A17F4E6" w14:textId="505C2B8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R2-5. I provided some counterarguments for the position effect. Specifically, I argued the position effect is negligible because questioners and answerers know the first answer in the treatment group is AI. Therefore, the answerers will work hard to secure the first human position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lastRenderedPageBreak/>
        <w:t>In response, the authors used three points. Position effect is grounded in the literature. Theorizing the position effect does not include the AI source. Empirical evidence shows that AI answers reduce human participation.</w:t>
      </w:r>
    </w:p>
    <w:p w14:paraId="4BE51B3D" w14:textId="249AE0BE"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My concerns still hold. First, I agree that the position effect exists. Second, I think arguing the position effect </w:t>
      </w:r>
      <w:proofErr w:type="gramStart"/>
      <w:r w:rsidRPr="00522DE1">
        <w:rPr>
          <w:bCs/>
          <w:i/>
          <w:iCs/>
        </w:rPr>
        <w:t>has to</w:t>
      </w:r>
      <w:proofErr w:type="gramEnd"/>
      <w:r w:rsidRPr="00522DE1">
        <w:rPr>
          <w:bCs/>
          <w:i/>
          <w:iCs/>
        </w:rPr>
        <w:t xml:space="preserve"> consider the AI source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F41AD7" w:rsidRPr="00522DE1">
        <w:rPr>
          <w:bCs/>
          <w:i/>
          <w:iCs/>
        </w:rPr>
        <w:t>’</w:t>
      </w:r>
      <w:r w:rsidRPr="00522DE1">
        <w:rPr>
          <w:bCs/>
          <w:i/>
          <w:iCs/>
        </w:rPr>
        <w:t xml:space="preserve">s answers (e.g., </w:t>
      </w:r>
      <w:r w:rsidR="00F41AD7" w:rsidRPr="00522DE1">
        <w:rPr>
          <w:bCs/>
          <w:i/>
          <w:iCs/>
        </w:rPr>
        <w:t>“</w:t>
      </w:r>
      <w:r w:rsidRPr="00522DE1">
        <w:rPr>
          <w:bCs/>
          <w:i/>
          <w:iCs/>
        </w:rPr>
        <w:t>accept</w:t>
      </w:r>
      <w:r w:rsidR="00F41AD7" w:rsidRPr="00522DE1">
        <w:rPr>
          <w:bCs/>
          <w:i/>
          <w:iCs/>
        </w:rPr>
        <w:t>”</w:t>
      </w:r>
      <w:r w:rsidRPr="00522DE1">
        <w:rPr>
          <w:bCs/>
          <w:i/>
          <w:iCs/>
        </w:rPr>
        <w:t xml:space="preserve">, </w:t>
      </w:r>
      <w:r w:rsidR="00F41AD7" w:rsidRPr="00522DE1">
        <w:rPr>
          <w:bCs/>
          <w:i/>
          <w:iCs/>
        </w:rPr>
        <w:t>“</w:t>
      </w:r>
      <w:r w:rsidRPr="00522DE1">
        <w:rPr>
          <w:bCs/>
          <w:i/>
          <w:iCs/>
        </w:rPr>
        <w:t>like</w:t>
      </w:r>
      <w:r w:rsidR="00F41AD7" w:rsidRPr="00522DE1">
        <w:rPr>
          <w:bCs/>
          <w:i/>
          <w:iCs/>
        </w:rPr>
        <w:t>”</w:t>
      </w:r>
      <w:r w:rsidRPr="00522DE1">
        <w:rPr>
          <w:bCs/>
          <w:i/>
          <w:iCs/>
        </w:rPr>
        <w:t xml:space="preserve">, </w:t>
      </w:r>
      <w:r w:rsidR="00F41AD7" w:rsidRPr="00522DE1">
        <w:rPr>
          <w:bCs/>
          <w:i/>
          <w:iCs/>
        </w:rPr>
        <w:t>“</w:t>
      </w:r>
      <w:r w:rsidRPr="00522DE1">
        <w:rPr>
          <w:bCs/>
          <w:i/>
          <w:iCs/>
        </w:rPr>
        <w:t>comment</w:t>
      </w:r>
      <w:r w:rsidR="00F41AD7" w:rsidRPr="00522DE1">
        <w:rPr>
          <w:bCs/>
          <w:i/>
          <w:iCs/>
        </w:rPr>
        <w:t>”</w:t>
      </w:r>
      <w:r w:rsidRPr="00522DE1">
        <w:rPr>
          <w:bCs/>
          <w:i/>
          <w:iCs/>
        </w:rPr>
        <w:t>). It makes the first position as the AI or the human answers work differently. Arguing the position effect without accounting for the different mechanisms by which AI and humans work does not make sense.</w:t>
      </w:r>
    </w:p>
    <w:p w14:paraId="56094E1F" w14:textId="2F52C0CA" w:rsidR="004B2787"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bCs/>
          <w:i/>
          <w:iCs/>
        </w:rPr>
        <w:t xml:space="preserve">Third, empirically, AI answers appearing first reduce human participation. This empirical evidence does not mean that answerers tend to contribute less because they </w:t>
      </w:r>
      <w:proofErr w:type="spellStart"/>
      <w:r w:rsidRPr="00522DE1">
        <w:rPr>
          <w:bCs/>
          <w:i/>
          <w:iCs/>
        </w:rPr>
        <w:t>can not</w:t>
      </w:r>
      <w:proofErr w:type="spellEnd"/>
      <w:r w:rsidRPr="00522DE1">
        <w:rPr>
          <w:bCs/>
          <w:i/>
          <w:iCs/>
        </w:rPr>
        <w:t xml:space="preserve"> get the first-position answers. Those mechanisms that the author proposed can explain the reduction effect. In addition, it may be that the AI answers squeeze out simple answers, making those who tend to provide simple answers </w:t>
      </w:r>
      <w:proofErr w:type="gramStart"/>
      <w:r w:rsidRPr="00522DE1">
        <w:rPr>
          <w:bCs/>
          <w:i/>
          <w:iCs/>
        </w:rPr>
        <w:t>not contribute</w:t>
      </w:r>
      <w:proofErr w:type="gramEnd"/>
      <w:r w:rsidRPr="00522DE1">
        <w:rPr>
          <w:bCs/>
          <w:i/>
          <w:iCs/>
        </w:rPr>
        <w:t>.</w:t>
      </w:r>
    </w:p>
    <w:p w14:paraId="0ACF150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6412208" w14:textId="754A7714" w:rsidR="00B26B4A" w:rsidRPr="00522DE1" w:rsidRDefault="00BA73D9" w:rsidP="00E77B51">
      <w:pPr>
        <w:pStyle w:val="NormalWeb"/>
        <w:spacing w:before="0" w:beforeAutospacing="0" w:after="0" w:afterAutospacing="0"/>
        <w:ind w:left="720" w:hanging="720"/>
      </w:pPr>
      <w:r>
        <w:t>In this revision, we remove the position effect.</w:t>
      </w:r>
    </w:p>
    <w:p w14:paraId="60D2FF87" w14:textId="455EDB10" w:rsidR="000D507F" w:rsidRPr="00522DE1" w:rsidRDefault="000D507F" w:rsidP="000D507F">
      <w:pPr>
        <w:spacing w:before="120" w:after="120"/>
        <w:rPr>
          <w:b/>
        </w:rPr>
      </w:pPr>
      <w:r w:rsidRPr="00522DE1">
        <w:t>---------------------------------------------------------------------------------------------------------------------</w:t>
      </w:r>
    </w:p>
    <w:p w14:paraId="143F0B2F" w14:textId="696BC0CC"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6</w:t>
      </w:r>
      <w:r w:rsidR="0033590A" w:rsidRPr="00522DE1">
        <w:rPr>
          <w:rFonts w:eastAsia="SimSun"/>
          <w:b/>
          <w:bCs/>
          <w:kern w:val="2"/>
        </w:rPr>
        <w:t xml:space="preserve"> (expertise composition shift)</w:t>
      </w:r>
    </w:p>
    <w:p w14:paraId="64B42C10" w14:textId="22A65EED"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5FF9B7E5"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argued: 1. </w:t>
      </w:r>
      <w:r w:rsidR="00F41AD7" w:rsidRPr="00522DE1">
        <w:rPr>
          <w:rFonts w:eastAsia="SimSun"/>
          <w:i/>
          <w:iCs/>
          <w:kern w:val="2"/>
        </w:rPr>
        <w:t>“</w:t>
      </w:r>
      <w:r w:rsidRPr="00522DE1">
        <w:rPr>
          <w:rFonts w:eastAsia="SimSun"/>
          <w:i/>
          <w:iCs/>
          <w:kern w:val="2"/>
        </w:rPr>
        <w:t>The key issue is that expert participation depends on perceived marginal contribution, not merely on their capacity to differentiate.</w:t>
      </w:r>
      <w:r w:rsidR="00F41AD7" w:rsidRPr="00522DE1">
        <w:rPr>
          <w:rFonts w:eastAsia="SimSun"/>
          <w:i/>
          <w:iCs/>
          <w:kern w:val="2"/>
        </w:rPr>
        <w:t>”</w:t>
      </w:r>
      <w:r w:rsidRPr="00522DE1">
        <w:rPr>
          <w:rFonts w:eastAsia="SimSun"/>
          <w:i/>
          <w:iCs/>
          <w:kern w:val="2"/>
        </w:rPr>
        <w:t xml:space="preserve"> 2. </w:t>
      </w:r>
      <w:r w:rsidR="00F41AD7" w:rsidRPr="00522DE1">
        <w:rPr>
          <w:rFonts w:eastAsia="SimSun"/>
          <w:i/>
          <w:iCs/>
          <w:kern w:val="2"/>
        </w:rPr>
        <w:t>“</w:t>
      </w:r>
      <w:proofErr w:type="gramStart"/>
      <w:r w:rsidRPr="00522DE1">
        <w:rPr>
          <w:rFonts w:eastAsia="SimSun"/>
          <w:i/>
          <w:iCs/>
          <w:kern w:val="2"/>
        </w:rPr>
        <w:t>comprehensive</w:t>
      </w:r>
      <w:proofErr w:type="gramEnd"/>
      <w:r w:rsidRPr="00522DE1">
        <w:rPr>
          <w:rFonts w:eastAsia="SimSun"/>
          <w:i/>
          <w:iCs/>
          <w:kern w:val="2"/>
        </w:rPr>
        <w:t xml:space="preserve"> AI answers dramatically reduce the perceived unique value experts can add.</w:t>
      </w:r>
      <w:r w:rsidR="00F41AD7" w:rsidRPr="00522DE1">
        <w:rPr>
          <w:rFonts w:eastAsia="SimSun"/>
          <w:i/>
          <w:iCs/>
          <w:kern w:val="2"/>
        </w:rPr>
        <w:t>”</w:t>
      </w:r>
      <w:r w:rsidRPr="00522DE1">
        <w:rPr>
          <w:rFonts w:eastAsia="SimSun"/>
          <w:i/>
          <w:iCs/>
          <w:kern w:val="2"/>
        </w:rPr>
        <w:t xml:space="preserve"> 3. </w:t>
      </w:r>
      <w:r w:rsidR="00F41AD7" w:rsidRPr="00522DE1">
        <w:rPr>
          <w:rFonts w:eastAsia="SimSun"/>
          <w:i/>
          <w:iCs/>
          <w:kern w:val="2"/>
        </w:rPr>
        <w:t>“</w:t>
      </w:r>
      <w:r w:rsidRPr="00522DE1">
        <w:rPr>
          <w:rFonts w:eastAsia="SimSun"/>
          <w:i/>
          <w:iCs/>
          <w:kern w:val="2"/>
        </w:rPr>
        <w:t>Thus, rational experts will reduce their effort investment in crafting high-quality answers to these questions, leading to the expertise composition shift that we document.</w:t>
      </w:r>
      <w:r w:rsidR="00F41AD7" w:rsidRPr="00522DE1">
        <w:rPr>
          <w:rFonts w:eastAsia="SimSun"/>
          <w:i/>
          <w:iCs/>
          <w:kern w:val="2"/>
        </w:rPr>
        <w:t>”</w:t>
      </w:r>
    </w:p>
    <w:p w14:paraId="234A49FE" w14:textId="55447DB5"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My concerns still hold. First, the authors admitted that expert participation depends on their capacity to differentiate (see the first point in the previous paragraph). Therefore, solely arguing the marginal contribution without arguing the expert</w:t>
      </w:r>
      <w:r w:rsidR="00F41AD7" w:rsidRPr="00522DE1">
        <w:rPr>
          <w:rFonts w:eastAsia="SimSun"/>
          <w:i/>
          <w:iCs/>
          <w:kern w:val="2"/>
        </w:rPr>
        <w:t>’</w:t>
      </w:r>
      <w:r w:rsidRPr="00522DE1">
        <w:rPr>
          <w:rFonts w:eastAsia="SimSun"/>
          <w:i/>
          <w:iCs/>
          <w:kern w:val="2"/>
        </w:rPr>
        <w:t>s capacity in leveraging AI answers to improve their likelihood to stay and improve their missed answers misses the important pieces. Overall, AI answers can provide a good starting point for experts and save the cognitive costs to improve their answers.</w:t>
      </w:r>
    </w:p>
    <w:p w14:paraId="0E200D3F" w14:textId="31073606"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the authors assumed that the AI provides comprehensive answers in their second point. Whether AI can provide comprehensive answers depends on many factors, including whether the platform fine-tuned their internal generative AI, what is their in-built prompt, and whether they tested it using experts as the feedback providers.</w:t>
      </w:r>
    </w:p>
    <w:p w14:paraId="519CCDCF" w14:textId="7FB7891A" w:rsidR="000D507F"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Third, my original comment is </w:t>
      </w:r>
      <w:r w:rsidR="00F41AD7" w:rsidRPr="00522DE1">
        <w:rPr>
          <w:rFonts w:eastAsia="SimSun"/>
          <w:i/>
          <w:iCs/>
          <w:kern w:val="2"/>
        </w:rPr>
        <w:t>“</w:t>
      </w:r>
      <w:r w:rsidRPr="00522DE1">
        <w:rPr>
          <w:rFonts w:eastAsia="SimSun"/>
          <w:i/>
          <w:iCs/>
          <w:kern w:val="2"/>
        </w:rPr>
        <w:t xml:space="preserve">In my view, humans are rational, and if they find they </w:t>
      </w:r>
      <w:proofErr w:type="spellStart"/>
      <w:r w:rsidRPr="00522DE1">
        <w:rPr>
          <w:rFonts w:eastAsia="SimSun"/>
          <w:i/>
          <w:iCs/>
          <w:kern w:val="2"/>
        </w:rPr>
        <w:t>can not</w:t>
      </w:r>
      <w:proofErr w:type="spellEnd"/>
      <w:r w:rsidRPr="00522DE1">
        <w:rPr>
          <w:rFonts w:eastAsia="SimSun"/>
          <w:i/>
          <w:iCs/>
          <w:kern w:val="2"/>
        </w:rPr>
        <w:t xml:space="preserve"> </w:t>
      </w:r>
      <w:r w:rsidRPr="00522DE1">
        <w:rPr>
          <w:rFonts w:eastAsia="SimSun"/>
          <w:i/>
          <w:iCs/>
          <w:kern w:val="2"/>
        </w:rPr>
        <w:lastRenderedPageBreak/>
        <w:t xml:space="preserve">get recognition for their contribution, they will not contribute (as indicated by the authors, </w:t>
      </w:r>
      <w:r w:rsidR="00F41AD7" w:rsidRPr="00522DE1">
        <w:rPr>
          <w:rFonts w:eastAsia="SimSun"/>
          <w:i/>
          <w:iCs/>
          <w:kern w:val="2"/>
        </w:rPr>
        <w:t>“</w:t>
      </w:r>
      <w:r w:rsidRPr="00522DE1">
        <w:rPr>
          <w:rFonts w:eastAsia="SimSun"/>
          <w:i/>
          <w:iCs/>
          <w:kern w:val="2"/>
        </w:rPr>
        <w:t>Anderson et al...</w:t>
      </w:r>
      <w:r w:rsidR="00F41AD7" w:rsidRPr="00522DE1">
        <w:rPr>
          <w:rFonts w:eastAsia="SimSun"/>
          <w:i/>
          <w:iCs/>
          <w:kern w:val="2"/>
        </w:rPr>
        <w:t>”</w:t>
      </w:r>
      <w:r w:rsidRPr="00522DE1">
        <w:rPr>
          <w:rFonts w:eastAsia="SimSun"/>
          <w:i/>
          <w:iCs/>
          <w:kern w:val="2"/>
        </w:rPr>
        <w:t xml:space="preserve">) instead of </w:t>
      </w:r>
      <w:r w:rsidR="00F41AD7" w:rsidRPr="00522DE1">
        <w:rPr>
          <w:rFonts w:eastAsia="SimSun"/>
          <w:i/>
          <w:iCs/>
          <w:kern w:val="2"/>
        </w:rPr>
        <w:t>“</w:t>
      </w:r>
      <w:r w:rsidRPr="00522DE1">
        <w:rPr>
          <w:rFonts w:eastAsia="SimSun"/>
          <w:i/>
          <w:iCs/>
          <w:kern w:val="2"/>
        </w:rPr>
        <w:t>becoming disinclined to invest substantial effort in crafting high-quality answers.</w:t>
      </w:r>
      <w:r w:rsidR="00F41AD7" w:rsidRPr="00522DE1">
        <w:rPr>
          <w:rFonts w:eastAsia="SimSun"/>
          <w:i/>
          <w:iCs/>
          <w:kern w:val="2"/>
        </w:rPr>
        <w:t>”</w:t>
      </w:r>
      <w:r w:rsidRPr="00522DE1">
        <w:rPr>
          <w:rFonts w:eastAsia="SimSun"/>
          <w:i/>
          <w:iCs/>
          <w:kern w:val="2"/>
        </w:rPr>
        <w:t xml:space="preserve"> I meant that if humans feel they </w:t>
      </w:r>
      <w:proofErr w:type="spellStart"/>
      <w:r w:rsidRPr="00522DE1">
        <w:rPr>
          <w:rFonts w:eastAsia="SimSun"/>
          <w:i/>
          <w:iCs/>
          <w:kern w:val="2"/>
        </w:rPr>
        <w:t>can not</w:t>
      </w:r>
      <w:proofErr w:type="spellEnd"/>
      <w:r w:rsidRPr="00522DE1">
        <w:rPr>
          <w:rFonts w:eastAsia="SimSun"/>
          <w:i/>
          <w:iCs/>
          <w:kern w:val="2"/>
        </w:rPr>
        <w:t xml:space="preserve"> get recognition, they will not provide a human answer, which makes the remaining human answers have a higher likelihood of getting recognition. It is because only those humans who believe they can get recognition after seeing an AI answer. Therefore, I suggest arguing the positive side of the AI answer on the viewer recognition of human answers.</w:t>
      </w:r>
    </w:p>
    <w:p w14:paraId="07905FD6"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8EE7577" w14:textId="4BC2185F" w:rsidR="0095365D" w:rsidRDefault="003D4073" w:rsidP="003D4073">
      <w:pPr>
        <w:pStyle w:val="Paragraph"/>
      </w:pPr>
      <w:r>
        <w:t xml:space="preserve">We take a different perspective from the reviewer on recognition. We consider recognition is received based on marginal contribution rather than absolute </w:t>
      </w:r>
      <w:proofErr w:type="spellStart"/>
      <w:r>
        <w:t>recogiton</w:t>
      </w:r>
      <w:proofErr w:type="spellEnd"/>
      <w:r>
        <w:t xml:space="preserve">. Thus, the answers need to have sufficient differentiation from existing answers to be </w:t>
      </w:r>
      <w:proofErr w:type="spellStart"/>
      <w:r>
        <w:t>recgotioned</w:t>
      </w:r>
      <w:proofErr w:type="spellEnd"/>
      <w:r>
        <w:t xml:space="preserve">. (If not so, when one answer is good enough, all answers after that can receive recognition by copy-pasting.) If there is an AI answer very much comprehensive, it will be difficult for human to generate between answers to recognition. </w:t>
      </w:r>
    </w:p>
    <w:p w14:paraId="2FB2897A" w14:textId="6B6BAB15" w:rsidR="003D4073" w:rsidRPr="00522DE1" w:rsidRDefault="003D4073" w:rsidP="00D241ED">
      <w:pPr>
        <w:pStyle w:val="Paragraph"/>
      </w:pPr>
      <w:r>
        <w:t xml:space="preserve">[Marginal </w:t>
      </w:r>
      <w:proofErr w:type="spellStart"/>
      <w:r>
        <w:t>utitly</w:t>
      </w:r>
      <w:proofErr w:type="spellEnd"/>
      <w:r>
        <w:t xml:space="preserve"> theory?]</w:t>
      </w:r>
    </w:p>
    <w:p w14:paraId="053A135C" w14:textId="77777777" w:rsidR="000D507F" w:rsidRPr="00522DE1" w:rsidRDefault="000D507F" w:rsidP="000D507F">
      <w:pPr>
        <w:spacing w:before="120" w:after="120"/>
        <w:rPr>
          <w:b/>
        </w:rPr>
      </w:pPr>
      <w:r w:rsidRPr="00522DE1">
        <w:t>---------------------------------------------------------------------------------------------------------------------</w:t>
      </w:r>
    </w:p>
    <w:p w14:paraId="5A3C4218" w14:textId="57648C85"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7</w:t>
      </w:r>
    </w:p>
    <w:p w14:paraId="00D45D39" w14:textId="77777777" w:rsidR="0062056C" w:rsidRPr="00522DE1" w:rsidRDefault="0062056C" w:rsidP="0062056C">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Empirical Analysis</w:t>
      </w:r>
    </w:p>
    <w:p w14:paraId="69C77A5E" w14:textId="31D8A2E9"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R2-7. I raised a concern about the data</w:t>
      </w:r>
      <w:r w:rsidR="00F41AD7" w:rsidRPr="00522DE1">
        <w:rPr>
          <w:rFonts w:eastAsia="SimSun"/>
          <w:i/>
          <w:iCs/>
          <w:kern w:val="2"/>
        </w:rPr>
        <w:t>’</w:t>
      </w:r>
      <w:r w:rsidRPr="00522DE1">
        <w:rPr>
          <w:rFonts w:eastAsia="SimSun"/>
          <w:i/>
          <w:iCs/>
          <w:kern w:val="2"/>
        </w:rPr>
        <w:t>s validity because the average number of questions per day between 2021 and April 2024 is 65, while the experimental period (Sept. 2023 – Feb. 2024) only has 24 questions per day.</w:t>
      </w:r>
    </w:p>
    <w:p w14:paraId="5081A667" w14:textId="50ED9C91"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claimed that </w:t>
      </w:r>
      <w:r w:rsidR="00F41AD7" w:rsidRPr="00522DE1">
        <w:rPr>
          <w:rFonts w:eastAsia="SimSun"/>
          <w:i/>
          <w:iCs/>
          <w:kern w:val="2"/>
        </w:rPr>
        <w:t>“</w:t>
      </w:r>
      <w:r w:rsidRPr="00522DE1">
        <w:rPr>
          <w:rFonts w:eastAsia="SimSun"/>
          <w:i/>
          <w:iCs/>
          <w:kern w:val="2"/>
        </w:rPr>
        <w:t>This difference does not indicate a data validity issue. Rather, it reflects the natural evolution and variation in platform activity over time.</w:t>
      </w:r>
      <w:r w:rsidR="00F41AD7" w:rsidRPr="00522DE1">
        <w:rPr>
          <w:rFonts w:eastAsia="SimSun"/>
          <w:i/>
          <w:iCs/>
          <w:kern w:val="2"/>
        </w:rPr>
        <w:t>”</w:t>
      </w:r>
      <w:r w:rsidRPr="00522DE1">
        <w:rPr>
          <w:rFonts w:eastAsia="SimSun"/>
          <w:i/>
          <w:iCs/>
          <w:kern w:val="2"/>
        </w:rPr>
        <w:t xml:space="preserve"> and the </w:t>
      </w:r>
      <w:r w:rsidR="00F41AD7" w:rsidRPr="00522DE1">
        <w:rPr>
          <w:rFonts w:eastAsia="SimSun"/>
          <w:i/>
          <w:iCs/>
          <w:kern w:val="2"/>
        </w:rPr>
        <w:t>“</w:t>
      </w:r>
      <w:r w:rsidRPr="00522DE1">
        <w:rPr>
          <w:rFonts w:eastAsia="SimSun"/>
          <w:i/>
          <w:iCs/>
          <w:kern w:val="2"/>
        </w:rPr>
        <w:t>observed activity level during our study period reflects the platform</w:t>
      </w:r>
      <w:r w:rsidR="00F41AD7" w:rsidRPr="00522DE1">
        <w:rPr>
          <w:rFonts w:eastAsia="SimSun"/>
          <w:i/>
          <w:iCs/>
          <w:kern w:val="2"/>
        </w:rPr>
        <w:t>’</w:t>
      </w:r>
      <w:r w:rsidRPr="00522DE1">
        <w:rPr>
          <w:rFonts w:eastAsia="SimSun"/>
          <w:i/>
          <w:iCs/>
          <w:kern w:val="2"/>
        </w:rPr>
        <w:t>s actual usage patterns at that time.</w:t>
      </w:r>
      <w:r w:rsidR="00F41AD7" w:rsidRPr="00522DE1">
        <w:rPr>
          <w:rFonts w:eastAsia="SimSun"/>
          <w:i/>
          <w:iCs/>
          <w:kern w:val="2"/>
        </w:rPr>
        <w:t>”</w:t>
      </w:r>
    </w:p>
    <w:p w14:paraId="466390F8" w14:textId="7052BC36" w:rsidR="0015035D"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am still concerned because the authors did not explain in detail the </w:t>
      </w:r>
      <w:proofErr w:type="gramStart"/>
      <w:r w:rsidRPr="00522DE1">
        <w:rPr>
          <w:rFonts w:eastAsia="SimSun"/>
          <w:i/>
          <w:iCs/>
          <w:kern w:val="2"/>
        </w:rPr>
        <w:t>steps</w:t>
      </w:r>
      <w:proofErr w:type="gramEnd"/>
      <w:r w:rsidRPr="00522DE1">
        <w:rPr>
          <w:rFonts w:eastAsia="SimSun"/>
          <w:i/>
          <w:iCs/>
          <w:kern w:val="2"/>
        </w:rPr>
        <w:t xml:space="preserve"> they took to verify their data.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522DE1">
        <w:rPr>
          <w:rFonts w:eastAsia="SimSun"/>
          <w:i/>
          <w:iCs/>
          <w:kern w:val="2"/>
        </w:rPr>
        <w:t xml:space="preserve"> </w:t>
      </w:r>
    </w:p>
    <w:p w14:paraId="2CA94DED" w14:textId="2B60C5F5" w:rsidR="00F87E01"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w:t>
      </w:r>
      <w:r w:rsidR="00885113" w:rsidRPr="00522DE1">
        <w:rPr>
          <w:rFonts w:eastAsia="SimSun"/>
          <w:b/>
          <w:bCs/>
          <w:i/>
          <w:iCs/>
          <w:kern w:val="2"/>
          <w:u w:val="single"/>
        </w:rPr>
        <w:t>e</w:t>
      </w:r>
    </w:p>
    <w:p w14:paraId="1729A596" w14:textId="18C95770" w:rsidR="0078116C" w:rsidRPr="00522DE1" w:rsidRDefault="003D4073" w:rsidP="00D241ED">
      <w:pPr>
        <w:pStyle w:val="Paragraph"/>
      </w:pPr>
      <w:r>
        <w:t xml:space="preserve">The platform </w:t>
      </w:r>
      <w:proofErr w:type="gramStart"/>
      <w:r>
        <w:t>post</w:t>
      </w:r>
      <w:proofErr w:type="gramEnd"/>
      <w:r>
        <w:t xml:space="preserve"> all questions, we make a post of # of questions along with time.</w:t>
      </w:r>
    </w:p>
    <w:p w14:paraId="541919A5" w14:textId="77777777" w:rsidR="00F61EA5" w:rsidRPr="00522DE1" w:rsidRDefault="00F61EA5" w:rsidP="00F61EA5">
      <w:pPr>
        <w:spacing w:before="120" w:after="120"/>
        <w:rPr>
          <w:b/>
        </w:rPr>
      </w:pPr>
      <w:r w:rsidRPr="00522DE1">
        <w:t>---------------------------------------------------------------------------------------------------------------------</w:t>
      </w:r>
    </w:p>
    <w:p w14:paraId="5B61EA0E" w14:textId="27CBEFD5" w:rsidR="00DE1230" w:rsidRPr="00522DE1" w:rsidRDefault="005E6416" w:rsidP="00DE1230">
      <w:pPr>
        <w:widowControl w:val="0"/>
        <w:autoSpaceDE w:val="0"/>
        <w:spacing w:before="120" w:after="120"/>
        <w:jc w:val="both"/>
        <w:outlineLvl w:val="0"/>
        <w:rPr>
          <w:rFonts w:eastAsia="SimSun"/>
          <w:b/>
          <w:bCs/>
          <w:kern w:val="2"/>
        </w:rPr>
      </w:pPr>
      <w:ins w:id="102" w:author="Xin Li" w:date="2026-03-28T07:52:00Z" w16du:dateUtc="2026-03-27T23:52:00Z">
        <w:r>
          <w:rPr>
            <w:rFonts w:eastAsia="SimSun"/>
            <w:b/>
            <w:bCs/>
            <w:kern w:val="2"/>
          </w:rPr>
          <w:t>*</w:t>
        </w:r>
      </w:ins>
      <w:r w:rsidR="00DE1230" w:rsidRPr="00522DE1">
        <w:rPr>
          <w:rFonts w:eastAsia="SimSun"/>
          <w:b/>
          <w:bCs/>
          <w:kern w:val="2"/>
        </w:rPr>
        <w:t>R2-</w:t>
      </w:r>
      <w:r w:rsidR="001535FF" w:rsidRPr="00522DE1">
        <w:rPr>
          <w:rFonts w:eastAsia="SimSun"/>
          <w:b/>
          <w:bCs/>
          <w:kern w:val="2"/>
        </w:rPr>
        <w:t>8</w:t>
      </w:r>
    </w:p>
    <w:p w14:paraId="5F2528BB" w14:textId="77777777"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F34C5DE" w:rsidR="0062056C" w:rsidRPr="00522DE1" w:rsidRDefault="00F41AD7"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w:t>
      </w:r>
      <w:r w:rsidR="0062056C" w:rsidRPr="00522DE1">
        <w:rPr>
          <w:rFonts w:eastAsia="SimSun"/>
          <w:i/>
          <w:iCs/>
          <w:kern w:val="2"/>
        </w:rPr>
        <w:t>From the 3,613 questions in the treatment group, we identify 993 questions with an LLM-</w:t>
      </w:r>
      <w:r w:rsidR="0062056C" w:rsidRPr="00522DE1">
        <w:rPr>
          <w:rFonts w:eastAsia="SimSun"/>
          <w:i/>
          <w:iCs/>
          <w:kern w:val="2"/>
        </w:rPr>
        <w:lastRenderedPageBreak/>
        <w:t>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sidRPr="00522DE1">
        <w:rPr>
          <w:rFonts w:eastAsia="SimSun"/>
          <w:i/>
          <w:iCs/>
          <w:kern w:val="2"/>
        </w:rPr>
        <w:t>”</w:t>
      </w:r>
    </w:p>
    <w:p w14:paraId="257AAB2F" w14:textId="77777777" w:rsidR="00E272B6"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two inconsistencies. First, there are only 1,766 questions in the treatment group instead of 3,613. </w:t>
      </w:r>
    </w:p>
    <w:p w14:paraId="55C78ED5" w14:textId="3B5E233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also read carefully about the revised section (section 6.3.2.2), highlighted by the authors. I found my concerns were not addressed. The authors just rephrased the above-quoted paragraph by removing the numbers and avoiding disclosing the number of questions in the top 25% and bottom 25% subsamples in the analysis. It is concerning.</w:t>
      </w:r>
    </w:p>
    <w:p w14:paraId="214E6424" w14:textId="706CD203" w:rsidR="00DE1230"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For my first concern, it can be a mistake on the authors</w:t>
      </w:r>
      <w:r w:rsidR="00F41AD7" w:rsidRPr="00522DE1">
        <w:rPr>
          <w:rFonts w:eastAsia="SimSun"/>
          <w:i/>
          <w:iCs/>
          <w:kern w:val="2"/>
        </w:rPr>
        <w:t>’</w:t>
      </w:r>
      <w:r w:rsidRPr="00522DE1">
        <w:rPr>
          <w:rFonts w:eastAsia="SimSun"/>
          <w:i/>
          <w:iCs/>
          <w:kern w:val="2"/>
        </w:rPr>
        <w:t xml:space="preserve"> side in treating the 3,613 questions as treated questions. But the authors need to respond to the comment and point out how they address it. For my second concern, the authors need to put the real number of treated questions in each subsample.</w:t>
      </w:r>
    </w:p>
    <w:p w14:paraId="57646EA7" w14:textId="77777777" w:rsidR="00DE1230" w:rsidRPr="00522DE1" w:rsidRDefault="00DE1230" w:rsidP="00DE1230">
      <w:pPr>
        <w:widowControl w:val="0"/>
        <w:autoSpaceDE w:val="0"/>
        <w:autoSpaceDN w:val="0"/>
        <w:adjustRightInd w:val="0"/>
        <w:spacing w:before="120" w:after="120"/>
        <w:jc w:val="both"/>
      </w:pPr>
      <w:r w:rsidRPr="00522DE1">
        <w:rPr>
          <w:rFonts w:eastAsia="SimSun"/>
          <w:b/>
          <w:bCs/>
          <w:i/>
          <w:iCs/>
          <w:kern w:val="2"/>
          <w:u w:val="single"/>
        </w:rPr>
        <w:t>Response</w:t>
      </w:r>
    </w:p>
    <w:p w14:paraId="287F1DE9" w14:textId="22FDCEBE" w:rsidR="00D321AE" w:rsidRDefault="00A30B99" w:rsidP="000B34A9">
      <w:pPr>
        <w:pStyle w:val="Paragraph"/>
      </w:pPr>
      <w:r>
        <w:t xml:space="preserve">We apologize for the </w:t>
      </w:r>
      <w:r w:rsidR="00D321AE">
        <w:t>typos and mistakes</w:t>
      </w:r>
      <w:r>
        <w:t xml:space="preserve"> in our previous response.</w:t>
      </w:r>
      <w:r w:rsidR="00E272B6">
        <w:t xml:space="preserve"> </w:t>
      </w:r>
    </w:p>
    <w:p w14:paraId="7B3D7002" w14:textId="7DF125DD" w:rsidR="00A30B99" w:rsidRPr="00D321AE" w:rsidRDefault="00A30B99" w:rsidP="000B34A9">
      <w:pPr>
        <w:pStyle w:val="Paragraph"/>
      </w:pPr>
      <w:r>
        <w:t>Th</w:t>
      </w:r>
      <w:r w:rsidR="00D321AE">
        <w:t xml:space="preserve">e treatment group size </w:t>
      </w:r>
      <w:r>
        <w:t xml:space="preserve">was a </w:t>
      </w:r>
      <w:r>
        <w:rPr>
          <w:rFonts w:hint="eastAsia"/>
        </w:rPr>
        <w:t>typo</w:t>
      </w:r>
      <w:r w:rsidR="00730942">
        <w:t xml:space="preserve"> in the letter</w:t>
      </w:r>
      <w:r>
        <w:t xml:space="preserve">. </w:t>
      </w:r>
      <w:r w:rsidR="00730942">
        <w:t>As reported in Sectio 4.2, t</w:t>
      </w:r>
      <w:r>
        <w:t>he treatment group contains 1,766 questions; 3,613 is the total across both treatment and control groups. This was purely a reporting error</w:t>
      </w:r>
      <w:r w:rsidR="00730942">
        <w:t xml:space="preserve"> in the letter</w:t>
      </w:r>
      <w:r>
        <w:t xml:space="preserve">; </w:t>
      </w:r>
      <w:r w:rsidRPr="00D321AE">
        <w:t xml:space="preserve">all statistical analyses were conducted on the correct samples. </w:t>
      </w:r>
    </w:p>
    <w:p w14:paraId="0B0B56EA" w14:textId="1F2BF2C3" w:rsidR="00E272B6" w:rsidRDefault="00D321AE" w:rsidP="000B34A9">
      <w:pPr>
        <w:pStyle w:val="Paragraph"/>
      </w:pPr>
      <w:r>
        <w:t>T</w:t>
      </w:r>
      <w:r w:rsidR="006B60BE" w:rsidRPr="006B60BE">
        <w:t xml:space="preserve">he </w:t>
      </w:r>
      <w:r>
        <w:t>number</w:t>
      </w:r>
      <w:r>
        <w:rPr>
          <w:rFonts w:hint="eastAsia"/>
        </w:rPr>
        <w:t xml:space="preserve"> </w:t>
      </w:r>
      <w:r w:rsidR="006B60BE">
        <w:rPr>
          <w:rFonts w:hint="eastAsia"/>
        </w:rPr>
        <w:t>“</w:t>
      </w:r>
      <w:r w:rsidR="006B60BE" w:rsidRPr="006B60BE">
        <w:t>993</w:t>
      </w:r>
      <w:r w:rsidR="006B60BE">
        <w:rPr>
          <w:rFonts w:hint="eastAsia"/>
        </w:rPr>
        <w:t>”</w:t>
      </w:r>
      <w:r w:rsidR="006B60BE" w:rsidRPr="006B60BE">
        <w:t xml:space="preserve"> </w:t>
      </w:r>
      <w:r>
        <w:t>was also a report error of typo. T</w:t>
      </w:r>
      <w:r w:rsidR="006B60BE" w:rsidRPr="006B60BE">
        <w:t xml:space="preserve">he actual statistical analyses were conducted </w:t>
      </w:r>
      <w:r>
        <w:t xml:space="preserve">on </w:t>
      </w:r>
      <w:r w:rsidR="006B60BE" w:rsidRPr="006B60BE">
        <w:t>correct subsamples</w:t>
      </w:r>
      <w:r w:rsidR="005E6416">
        <w:t>, with h</w:t>
      </w:r>
      <w:r w:rsidR="00E272B6">
        <w:t>igh-quality first answer subsample (top 25%): N = 1,697</w:t>
      </w:r>
      <w:r w:rsidR="00094A1A">
        <w:rPr>
          <w:rFonts w:hint="eastAsia"/>
        </w:rPr>
        <w:t>;</w:t>
      </w:r>
      <w:r w:rsidR="00E272B6">
        <w:t xml:space="preserve"> Low-quality first answer subsample (bottom 25%): N = 1,945</w:t>
      </w:r>
      <w:r w:rsidR="005E6416">
        <w:t>.</w:t>
      </w:r>
    </w:p>
    <w:p w14:paraId="23507069" w14:textId="2D1920FE" w:rsidR="005E6416" w:rsidRDefault="005E6416" w:rsidP="000B34A9">
      <w:pPr>
        <w:pStyle w:val="Paragraph"/>
      </w:pPr>
      <w:r>
        <w:t>We reported t</w:t>
      </w:r>
      <w:r w:rsidR="00A30B99">
        <w:t xml:space="preserve">he </w:t>
      </w:r>
      <w:r w:rsidR="007A1562">
        <w:t xml:space="preserve">sample size </w:t>
      </w:r>
      <w:r w:rsidR="00A30B99">
        <w:rPr>
          <w:rFonts w:hint="eastAsia"/>
        </w:rPr>
        <w:t xml:space="preserve">in </w:t>
      </w:r>
      <w:r w:rsidR="00A30B99">
        <w:t>Online Appendix C (“Overview of Main Analyses: Sample Sizes and Selection Criteria”)</w:t>
      </w:r>
      <w:r w:rsidR="003650CE">
        <w:t xml:space="preserve"> as shown below</w:t>
      </w:r>
      <w:r w:rsidR="00E272B6">
        <w:t>. In the revision, we further clarify these numbers in the main text of Section 6.3.2.</w:t>
      </w:r>
      <w:r w:rsidR="00E272B6">
        <w:rPr>
          <w:rFonts w:hint="eastAsia"/>
        </w:rPr>
        <w:t>3</w:t>
      </w:r>
      <w:r w:rsidR="00E272B6">
        <w:t xml:space="preserve">. </w:t>
      </w:r>
      <w:r>
        <w:t>We hope this fully addresses the reviewer’s concerns.</w:t>
      </w:r>
    </w:p>
    <w:p w14:paraId="24829497" w14:textId="77777777" w:rsidR="007A1562" w:rsidRPr="00171E1E" w:rsidRDefault="007A1562" w:rsidP="007A1562">
      <w:pPr>
        <w:pStyle w:val="TableFiguretitle"/>
      </w:pPr>
      <w:r w:rsidRPr="009C7CE9">
        <w:t>Table</w:t>
      </w:r>
      <w:r>
        <w:rPr>
          <w:rFonts w:hint="eastAsia"/>
        </w:rPr>
        <w:t xml:space="preserve"> C. </w:t>
      </w:r>
      <w:r>
        <w:t>Overview of Main Analyses: Sample Sizes and Selection Criteria</w:t>
      </w:r>
    </w:p>
    <w:tbl>
      <w:tblPr>
        <w:tblW w:w="0" w:type="auto"/>
        <w:jc w:val="center"/>
        <w:tblCellMar>
          <w:left w:w="14" w:type="dxa"/>
          <w:right w:w="14" w:type="dxa"/>
        </w:tblCellMar>
        <w:tblLook w:val="04A0" w:firstRow="1" w:lastRow="0" w:firstColumn="1" w:lastColumn="0" w:noHBand="0" w:noVBand="1"/>
      </w:tblPr>
      <w:tblGrid>
        <w:gridCol w:w="1073"/>
        <w:gridCol w:w="1762"/>
        <w:gridCol w:w="2826"/>
        <w:gridCol w:w="3699"/>
      </w:tblGrid>
      <w:tr w:rsidR="00CB28C2" w:rsidRPr="00434354" w14:paraId="4E791E48" w14:textId="77777777" w:rsidTr="003650CE">
        <w:trPr>
          <w:jc w:val="center"/>
        </w:trPr>
        <w:tc>
          <w:tcPr>
            <w:tcW w:w="0" w:type="auto"/>
            <w:tcBorders>
              <w:top w:val="single" w:sz="4" w:space="0" w:color="auto"/>
              <w:left w:val="nil"/>
              <w:bottom w:val="single" w:sz="4" w:space="0" w:color="auto"/>
              <w:right w:val="nil"/>
            </w:tcBorders>
            <w:noWrap/>
            <w:hideMark/>
          </w:tcPr>
          <w:p w14:paraId="408B1C3A" w14:textId="77777777" w:rsidR="007A1562" w:rsidRPr="007506B0" w:rsidRDefault="007A1562" w:rsidP="00150A21">
            <w:pPr>
              <w:rPr>
                <w:color w:val="000000"/>
                <w:sz w:val="18"/>
                <w:szCs w:val="18"/>
              </w:rPr>
            </w:pPr>
            <w:r w:rsidRPr="007506B0">
              <w:rPr>
                <w:color w:val="000000"/>
                <w:sz w:val="18"/>
                <w:szCs w:val="18"/>
              </w:rPr>
              <w:t>Table Number</w:t>
            </w:r>
          </w:p>
        </w:tc>
        <w:tc>
          <w:tcPr>
            <w:tcW w:w="0" w:type="auto"/>
            <w:gridSpan w:val="2"/>
            <w:tcBorders>
              <w:top w:val="single" w:sz="4" w:space="0" w:color="auto"/>
              <w:left w:val="nil"/>
              <w:bottom w:val="single" w:sz="4" w:space="0" w:color="auto"/>
              <w:right w:val="nil"/>
            </w:tcBorders>
            <w:hideMark/>
          </w:tcPr>
          <w:p w14:paraId="33C6BFD4" w14:textId="77777777" w:rsidR="007A1562" w:rsidRPr="007506B0" w:rsidRDefault="007A1562" w:rsidP="00150A21">
            <w:pPr>
              <w:jc w:val="center"/>
              <w:rPr>
                <w:color w:val="000000"/>
                <w:sz w:val="18"/>
                <w:szCs w:val="18"/>
              </w:rPr>
            </w:pPr>
            <w:r w:rsidRPr="007506B0">
              <w:rPr>
                <w:color w:val="000000"/>
                <w:sz w:val="18"/>
                <w:szCs w:val="18"/>
              </w:rPr>
              <w:t>Analysis</w:t>
            </w:r>
          </w:p>
        </w:tc>
        <w:tc>
          <w:tcPr>
            <w:tcW w:w="0" w:type="auto"/>
            <w:tcBorders>
              <w:top w:val="single" w:sz="4" w:space="0" w:color="auto"/>
              <w:left w:val="nil"/>
              <w:bottom w:val="single" w:sz="4" w:space="0" w:color="auto"/>
              <w:right w:val="nil"/>
            </w:tcBorders>
            <w:hideMark/>
          </w:tcPr>
          <w:p w14:paraId="6AB9EAED" w14:textId="77777777" w:rsidR="007A1562" w:rsidRPr="007506B0" w:rsidRDefault="007A1562" w:rsidP="00150A21">
            <w:pPr>
              <w:jc w:val="center"/>
              <w:rPr>
                <w:color w:val="000000"/>
                <w:sz w:val="18"/>
                <w:szCs w:val="18"/>
              </w:rPr>
            </w:pPr>
            <w:r w:rsidRPr="007506B0">
              <w:rPr>
                <w:color w:val="000000"/>
                <w:sz w:val="18"/>
                <w:szCs w:val="18"/>
              </w:rPr>
              <w:t>sample</w:t>
            </w:r>
          </w:p>
        </w:tc>
      </w:tr>
      <w:tr w:rsidR="00CB28C2" w:rsidRPr="00434354" w14:paraId="50290E45" w14:textId="77777777" w:rsidTr="003650CE">
        <w:trPr>
          <w:jc w:val="center"/>
        </w:trPr>
        <w:tc>
          <w:tcPr>
            <w:tcW w:w="0" w:type="auto"/>
            <w:tcBorders>
              <w:top w:val="nil"/>
              <w:left w:val="nil"/>
              <w:bottom w:val="nil"/>
              <w:right w:val="nil"/>
            </w:tcBorders>
            <w:noWrap/>
            <w:hideMark/>
          </w:tcPr>
          <w:p w14:paraId="178B7EE9" w14:textId="77777777" w:rsidR="007A1562" w:rsidRPr="007506B0" w:rsidRDefault="007A1562" w:rsidP="00150A21">
            <w:pPr>
              <w:rPr>
                <w:color w:val="000000"/>
                <w:sz w:val="18"/>
                <w:szCs w:val="18"/>
              </w:rPr>
            </w:pPr>
            <w:r w:rsidRPr="007506B0">
              <w:rPr>
                <w:color w:val="000000"/>
                <w:sz w:val="18"/>
                <w:szCs w:val="18"/>
              </w:rPr>
              <w:t>Table 3</w:t>
            </w:r>
          </w:p>
        </w:tc>
        <w:tc>
          <w:tcPr>
            <w:tcW w:w="0" w:type="auto"/>
            <w:gridSpan w:val="2"/>
            <w:tcBorders>
              <w:top w:val="nil"/>
              <w:left w:val="nil"/>
              <w:bottom w:val="nil"/>
              <w:right w:val="nil"/>
            </w:tcBorders>
            <w:hideMark/>
          </w:tcPr>
          <w:p w14:paraId="5D906073" w14:textId="77777777" w:rsidR="007A1562" w:rsidRPr="007506B0" w:rsidRDefault="007A1562" w:rsidP="00150A21">
            <w:pPr>
              <w:jc w:val="center"/>
              <w:rPr>
                <w:color w:val="000000"/>
                <w:sz w:val="18"/>
                <w:szCs w:val="18"/>
              </w:rPr>
            </w:pPr>
            <w:r w:rsidRPr="007506B0">
              <w:rPr>
                <w:color w:val="000000"/>
                <w:sz w:val="18"/>
                <w:szCs w:val="18"/>
              </w:rPr>
              <w:t>Main Results</w:t>
            </w:r>
          </w:p>
        </w:tc>
        <w:tc>
          <w:tcPr>
            <w:tcW w:w="0" w:type="auto"/>
            <w:tcBorders>
              <w:top w:val="nil"/>
              <w:left w:val="nil"/>
              <w:bottom w:val="nil"/>
              <w:right w:val="nil"/>
            </w:tcBorders>
            <w:hideMark/>
          </w:tcPr>
          <w:p w14:paraId="06D0F146" w14:textId="77777777" w:rsidR="007A1562" w:rsidRPr="007506B0" w:rsidRDefault="007A1562" w:rsidP="00150A21">
            <w:pPr>
              <w:rPr>
                <w:color w:val="000000"/>
                <w:sz w:val="18"/>
                <w:szCs w:val="18"/>
              </w:rPr>
            </w:pPr>
            <w:r w:rsidRPr="007506B0">
              <w:rPr>
                <w:color w:val="000000"/>
                <w:sz w:val="18"/>
                <w:szCs w:val="18"/>
              </w:rPr>
              <w:t>Columns 1-3: all questions (N = 3,613)</w:t>
            </w:r>
            <w:r w:rsidRPr="007506B0">
              <w:rPr>
                <w:color w:val="000000"/>
                <w:sz w:val="18"/>
                <w:szCs w:val="18"/>
              </w:rPr>
              <w:br/>
              <w:t>Columns 4-6: all answers (N = 4,670)</w:t>
            </w:r>
          </w:p>
        </w:tc>
      </w:tr>
      <w:tr w:rsidR="00CB28C2" w:rsidRPr="00434354" w14:paraId="07947C85" w14:textId="77777777" w:rsidTr="003650CE">
        <w:trPr>
          <w:jc w:val="center"/>
        </w:trPr>
        <w:tc>
          <w:tcPr>
            <w:tcW w:w="0" w:type="auto"/>
            <w:tcBorders>
              <w:top w:val="nil"/>
              <w:left w:val="nil"/>
              <w:bottom w:val="nil"/>
              <w:right w:val="nil"/>
            </w:tcBorders>
            <w:noWrap/>
            <w:hideMark/>
          </w:tcPr>
          <w:p w14:paraId="52154BED" w14:textId="77777777" w:rsidR="007A1562" w:rsidRPr="007506B0" w:rsidRDefault="007A1562" w:rsidP="00150A21">
            <w:pPr>
              <w:rPr>
                <w:color w:val="000000"/>
                <w:sz w:val="18"/>
                <w:szCs w:val="18"/>
              </w:rPr>
            </w:pPr>
            <w:r w:rsidRPr="007506B0">
              <w:rPr>
                <w:color w:val="000000"/>
                <w:sz w:val="18"/>
                <w:szCs w:val="18"/>
              </w:rPr>
              <w:t xml:space="preserve">Tables </w:t>
            </w:r>
            <w:r>
              <w:rPr>
                <w:rFonts w:hint="eastAsia"/>
                <w:color w:val="000000"/>
                <w:sz w:val="18"/>
                <w:szCs w:val="18"/>
              </w:rPr>
              <w:t>9</w:t>
            </w:r>
            <w:r w:rsidRPr="007506B0">
              <w:rPr>
                <w:color w:val="000000"/>
                <w:sz w:val="18"/>
                <w:szCs w:val="18"/>
              </w:rPr>
              <w:t>, 1</w:t>
            </w:r>
            <w:r>
              <w:rPr>
                <w:rFonts w:hint="eastAsia"/>
                <w:color w:val="000000"/>
                <w:sz w:val="18"/>
                <w:szCs w:val="18"/>
              </w:rPr>
              <w:t>0</w:t>
            </w:r>
          </w:p>
        </w:tc>
        <w:tc>
          <w:tcPr>
            <w:tcW w:w="0" w:type="auto"/>
            <w:gridSpan w:val="2"/>
            <w:tcBorders>
              <w:top w:val="nil"/>
              <w:left w:val="nil"/>
              <w:bottom w:val="nil"/>
              <w:right w:val="nil"/>
            </w:tcBorders>
            <w:hideMark/>
          </w:tcPr>
          <w:p w14:paraId="160E9B4B" w14:textId="77777777" w:rsidR="007A1562" w:rsidRPr="007506B0" w:rsidRDefault="007A1562" w:rsidP="00150A21">
            <w:pPr>
              <w:jc w:val="center"/>
              <w:rPr>
                <w:color w:val="000000"/>
                <w:sz w:val="18"/>
                <w:szCs w:val="18"/>
              </w:rPr>
            </w:pPr>
            <w:r w:rsidRPr="007506B0">
              <w:rPr>
                <w:color w:val="000000"/>
                <w:sz w:val="18"/>
                <w:szCs w:val="18"/>
              </w:rPr>
              <w:t>Mechanisms for Answers Reduction</w:t>
            </w:r>
          </w:p>
        </w:tc>
        <w:tc>
          <w:tcPr>
            <w:tcW w:w="0" w:type="auto"/>
            <w:tcBorders>
              <w:top w:val="nil"/>
              <w:left w:val="nil"/>
              <w:bottom w:val="nil"/>
              <w:right w:val="nil"/>
            </w:tcBorders>
            <w:hideMark/>
          </w:tcPr>
          <w:p w14:paraId="496837B4" w14:textId="77777777" w:rsidR="007A1562" w:rsidRPr="007506B0" w:rsidRDefault="007A1562" w:rsidP="00150A21">
            <w:pPr>
              <w:rPr>
                <w:color w:val="000000"/>
                <w:sz w:val="18"/>
                <w:szCs w:val="18"/>
              </w:rPr>
            </w:pPr>
            <w:r w:rsidRPr="007506B0">
              <w:rPr>
                <w:color w:val="000000"/>
                <w:sz w:val="18"/>
                <w:szCs w:val="18"/>
              </w:rPr>
              <w:t>All questions with at least one answer (either from AI or human, N = 3,235)</w:t>
            </w:r>
          </w:p>
        </w:tc>
      </w:tr>
      <w:tr w:rsidR="00CB28C2" w:rsidRPr="00434354" w14:paraId="4E40A0FD" w14:textId="77777777" w:rsidTr="003650CE">
        <w:trPr>
          <w:jc w:val="center"/>
        </w:trPr>
        <w:tc>
          <w:tcPr>
            <w:tcW w:w="0" w:type="auto"/>
            <w:tcBorders>
              <w:top w:val="nil"/>
              <w:left w:val="nil"/>
              <w:bottom w:val="nil"/>
              <w:right w:val="nil"/>
            </w:tcBorders>
            <w:noWrap/>
            <w:hideMark/>
          </w:tcPr>
          <w:p w14:paraId="6679BF40" w14:textId="77777777" w:rsidR="007A1562" w:rsidRPr="007506B0" w:rsidRDefault="007A1562" w:rsidP="00150A21">
            <w:pPr>
              <w:rPr>
                <w:color w:val="000000"/>
                <w:sz w:val="18"/>
                <w:szCs w:val="18"/>
              </w:rPr>
            </w:pPr>
            <w:r w:rsidRPr="007506B0">
              <w:rPr>
                <w:color w:val="000000"/>
                <w:sz w:val="18"/>
                <w:szCs w:val="18"/>
              </w:rPr>
              <w:t>Table 1</w:t>
            </w:r>
            <w:r>
              <w:rPr>
                <w:rFonts w:hint="eastAsia"/>
                <w:color w:val="000000"/>
                <w:sz w:val="18"/>
                <w:szCs w:val="18"/>
              </w:rPr>
              <w:t>2</w:t>
            </w:r>
          </w:p>
        </w:tc>
        <w:tc>
          <w:tcPr>
            <w:tcW w:w="0" w:type="auto"/>
            <w:vMerge w:val="restart"/>
            <w:tcBorders>
              <w:top w:val="nil"/>
              <w:left w:val="nil"/>
              <w:bottom w:val="nil"/>
              <w:right w:val="nil"/>
            </w:tcBorders>
            <w:hideMark/>
          </w:tcPr>
          <w:p w14:paraId="67AAE6A9" w14:textId="77777777" w:rsidR="007A1562" w:rsidRPr="007506B0" w:rsidRDefault="007A1562" w:rsidP="00150A21">
            <w:pPr>
              <w:jc w:val="center"/>
              <w:rPr>
                <w:color w:val="000000"/>
                <w:sz w:val="18"/>
                <w:szCs w:val="18"/>
              </w:rPr>
            </w:pPr>
            <w:r w:rsidRPr="007506B0">
              <w:rPr>
                <w:color w:val="000000"/>
                <w:sz w:val="18"/>
                <w:szCs w:val="18"/>
              </w:rPr>
              <w:t>Mechanisms for Recognition Reduction</w:t>
            </w:r>
          </w:p>
        </w:tc>
        <w:tc>
          <w:tcPr>
            <w:tcW w:w="0" w:type="auto"/>
            <w:tcBorders>
              <w:top w:val="nil"/>
              <w:left w:val="nil"/>
              <w:bottom w:val="nil"/>
              <w:right w:val="nil"/>
            </w:tcBorders>
            <w:hideMark/>
          </w:tcPr>
          <w:p w14:paraId="225FCBF2" w14:textId="77777777" w:rsidR="007A1562" w:rsidRPr="007506B0" w:rsidRDefault="007A1562" w:rsidP="00150A21">
            <w:pPr>
              <w:rPr>
                <w:color w:val="000000"/>
                <w:sz w:val="18"/>
                <w:szCs w:val="18"/>
              </w:rPr>
            </w:pPr>
            <w:r w:rsidRPr="007506B0">
              <w:rPr>
                <w:color w:val="000000"/>
                <w:sz w:val="18"/>
                <w:szCs w:val="18"/>
              </w:rPr>
              <w:t xml:space="preserve">Test for </w:t>
            </w:r>
            <w:r>
              <w:rPr>
                <w:rFonts w:hint="eastAsia"/>
                <w:color w:val="000000"/>
                <w:sz w:val="18"/>
                <w:szCs w:val="18"/>
              </w:rPr>
              <w:t>attention diversion mechanism and quality degradation mechanism</w:t>
            </w:r>
          </w:p>
        </w:tc>
        <w:tc>
          <w:tcPr>
            <w:tcW w:w="0" w:type="auto"/>
            <w:tcBorders>
              <w:top w:val="nil"/>
              <w:left w:val="nil"/>
              <w:bottom w:val="nil"/>
              <w:right w:val="nil"/>
            </w:tcBorders>
            <w:hideMark/>
          </w:tcPr>
          <w:p w14:paraId="501FC1A1" w14:textId="77777777" w:rsidR="007A1562" w:rsidRPr="007506B0" w:rsidRDefault="007A1562" w:rsidP="00150A21">
            <w:pPr>
              <w:rPr>
                <w:color w:val="000000"/>
                <w:sz w:val="18"/>
                <w:szCs w:val="18"/>
              </w:rPr>
            </w:pPr>
            <w:r w:rsidRPr="007506B0">
              <w:rPr>
                <w:color w:val="000000"/>
                <w:sz w:val="18"/>
                <w:szCs w:val="18"/>
              </w:rPr>
              <w:t>All answers (N = 4,670)</w:t>
            </w:r>
          </w:p>
        </w:tc>
      </w:tr>
      <w:tr w:rsidR="00CB28C2" w:rsidRPr="00434354" w14:paraId="2779C1E6" w14:textId="77777777" w:rsidTr="003650CE">
        <w:trPr>
          <w:jc w:val="center"/>
        </w:trPr>
        <w:tc>
          <w:tcPr>
            <w:tcW w:w="0" w:type="auto"/>
            <w:tcBorders>
              <w:top w:val="nil"/>
              <w:left w:val="nil"/>
              <w:bottom w:val="nil"/>
              <w:right w:val="nil"/>
            </w:tcBorders>
            <w:noWrap/>
            <w:hideMark/>
          </w:tcPr>
          <w:p w14:paraId="206CEA0C" w14:textId="77777777" w:rsidR="007A1562" w:rsidRPr="007506B0" w:rsidRDefault="007A1562" w:rsidP="00150A21">
            <w:pPr>
              <w:rPr>
                <w:color w:val="000000"/>
                <w:sz w:val="18"/>
                <w:szCs w:val="18"/>
              </w:rPr>
            </w:pPr>
            <w:r w:rsidRPr="007506B0">
              <w:rPr>
                <w:color w:val="000000"/>
                <w:sz w:val="18"/>
                <w:szCs w:val="18"/>
              </w:rPr>
              <w:lastRenderedPageBreak/>
              <w:t>Table 13</w:t>
            </w:r>
          </w:p>
        </w:tc>
        <w:tc>
          <w:tcPr>
            <w:tcW w:w="0" w:type="auto"/>
            <w:vMerge/>
            <w:tcBorders>
              <w:top w:val="nil"/>
              <w:left w:val="nil"/>
              <w:bottom w:val="nil"/>
              <w:right w:val="nil"/>
            </w:tcBorders>
            <w:hideMark/>
          </w:tcPr>
          <w:p w14:paraId="0D5B8390" w14:textId="77777777" w:rsidR="007A1562" w:rsidRPr="007506B0" w:rsidRDefault="007A1562" w:rsidP="00150A21">
            <w:pPr>
              <w:rPr>
                <w:color w:val="000000"/>
                <w:sz w:val="18"/>
                <w:szCs w:val="18"/>
              </w:rPr>
            </w:pPr>
          </w:p>
        </w:tc>
        <w:tc>
          <w:tcPr>
            <w:tcW w:w="0" w:type="auto"/>
            <w:tcBorders>
              <w:top w:val="nil"/>
              <w:left w:val="nil"/>
              <w:bottom w:val="nil"/>
              <w:right w:val="nil"/>
            </w:tcBorders>
            <w:hideMark/>
          </w:tcPr>
          <w:p w14:paraId="0AD2DD71" w14:textId="77777777" w:rsidR="007A1562" w:rsidRPr="007506B0" w:rsidRDefault="007A1562" w:rsidP="00150A21">
            <w:pPr>
              <w:rPr>
                <w:color w:val="000000"/>
                <w:sz w:val="18"/>
                <w:szCs w:val="18"/>
              </w:rPr>
            </w:pPr>
            <w:r w:rsidRPr="007506B0">
              <w:rPr>
                <w:color w:val="000000"/>
                <w:sz w:val="18"/>
                <w:szCs w:val="18"/>
              </w:rPr>
              <w:t xml:space="preserve">Test </w:t>
            </w:r>
            <w:r w:rsidRPr="002B0CAE">
              <w:rPr>
                <w:color w:val="000000"/>
                <w:sz w:val="18"/>
                <w:szCs w:val="18"/>
              </w:rPr>
              <w:t xml:space="preserve">for </w:t>
            </w:r>
            <w:r>
              <w:rPr>
                <w:rFonts w:hint="eastAsia"/>
                <w:color w:val="000000"/>
                <w:sz w:val="18"/>
                <w:szCs w:val="18"/>
              </w:rPr>
              <w:t xml:space="preserve">elevated </w:t>
            </w:r>
            <w:r w:rsidRPr="002B0CAE">
              <w:rPr>
                <w:color w:val="000000"/>
                <w:sz w:val="18"/>
                <w:szCs w:val="18"/>
              </w:rPr>
              <w:t>expectation</w:t>
            </w:r>
            <w:r>
              <w:rPr>
                <w:rFonts w:hint="eastAsia"/>
                <w:color w:val="000000"/>
                <w:sz w:val="18"/>
                <w:szCs w:val="18"/>
              </w:rPr>
              <w:t>s</w:t>
            </w:r>
            <w:r w:rsidRPr="007506B0">
              <w:rPr>
                <w:color w:val="000000"/>
                <w:sz w:val="18"/>
                <w:szCs w:val="18"/>
              </w:rPr>
              <w:t xml:space="preserve"> mechanism</w:t>
            </w:r>
          </w:p>
        </w:tc>
        <w:tc>
          <w:tcPr>
            <w:tcW w:w="0" w:type="auto"/>
            <w:tcBorders>
              <w:top w:val="nil"/>
              <w:left w:val="nil"/>
              <w:bottom w:val="nil"/>
              <w:right w:val="nil"/>
            </w:tcBorders>
            <w:hideMark/>
          </w:tcPr>
          <w:p w14:paraId="5685FF62" w14:textId="0D116D14" w:rsidR="007A1562" w:rsidRPr="007506B0" w:rsidRDefault="00CB28C2" w:rsidP="00150A21">
            <w:pPr>
              <w:rPr>
                <w:color w:val="000000"/>
                <w:sz w:val="18"/>
                <w:szCs w:val="18"/>
              </w:rPr>
            </w:pPr>
            <w:r>
              <w:rPr>
                <w:color w:val="000000"/>
                <w:sz w:val="18"/>
                <w:szCs w:val="18"/>
              </w:rPr>
              <w:t>A</w:t>
            </w:r>
            <w:r w:rsidR="007A1562">
              <w:rPr>
                <w:rFonts w:hint="eastAsia"/>
                <w:color w:val="000000"/>
                <w:sz w:val="18"/>
                <w:szCs w:val="18"/>
              </w:rPr>
              <w:t xml:space="preserve">nswers </w:t>
            </w:r>
            <w:r>
              <w:rPr>
                <w:color w:val="000000"/>
                <w:sz w:val="18"/>
                <w:szCs w:val="18"/>
              </w:rPr>
              <w:t>with high-</w:t>
            </w:r>
            <w:r w:rsidR="007A1562" w:rsidRPr="007506B0">
              <w:rPr>
                <w:color w:val="000000"/>
                <w:sz w:val="18"/>
                <w:szCs w:val="18"/>
              </w:rPr>
              <w:t xml:space="preserve">quality </w:t>
            </w:r>
            <w:r>
              <w:rPr>
                <w:color w:val="000000"/>
                <w:sz w:val="18"/>
                <w:szCs w:val="18"/>
              </w:rPr>
              <w:t xml:space="preserve">(top 25%) </w:t>
            </w:r>
            <w:r w:rsidR="007A1562" w:rsidRPr="007506B0">
              <w:rPr>
                <w:color w:val="000000"/>
                <w:sz w:val="18"/>
                <w:szCs w:val="18"/>
              </w:rPr>
              <w:t>first answers (1,697</w:t>
            </w:r>
            <w:r>
              <w:rPr>
                <w:color w:val="000000"/>
                <w:sz w:val="18"/>
                <w:szCs w:val="18"/>
              </w:rPr>
              <w:t>)</w:t>
            </w:r>
            <w:r w:rsidR="007A1562" w:rsidRPr="007506B0">
              <w:rPr>
                <w:color w:val="000000"/>
                <w:sz w:val="18"/>
                <w:szCs w:val="18"/>
              </w:rPr>
              <w:t xml:space="preserve"> &amp; </w:t>
            </w:r>
            <w:r>
              <w:rPr>
                <w:color w:val="000000"/>
                <w:sz w:val="18"/>
                <w:szCs w:val="18"/>
              </w:rPr>
              <w:t>bottom (25%) low-quality first answer (</w:t>
            </w:r>
            <w:r w:rsidR="007A1562" w:rsidRPr="007506B0">
              <w:rPr>
                <w:color w:val="000000"/>
                <w:sz w:val="18"/>
                <w:szCs w:val="18"/>
              </w:rPr>
              <w:t>1,945)</w:t>
            </w:r>
          </w:p>
        </w:tc>
      </w:tr>
      <w:tr w:rsidR="00CB28C2" w:rsidRPr="00434354" w14:paraId="5AE33290" w14:textId="77777777" w:rsidTr="003650CE">
        <w:trPr>
          <w:jc w:val="center"/>
        </w:trPr>
        <w:tc>
          <w:tcPr>
            <w:tcW w:w="0" w:type="auto"/>
            <w:tcBorders>
              <w:top w:val="nil"/>
              <w:left w:val="nil"/>
              <w:bottom w:val="nil"/>
              <w:right w:val="nil"/>
            </w:tcBorders>
            <w:noWrap/>
            <w:hideMark/>
          </w:tcPr>
          <w:p w14:paraId="05105320" w14:textId="77777777" w:rsidR="007A1562" w:rsidRPr="007506B0" w:rsidRDefault="007A1562" w:rsidP="00150A21">
            <w:pPr>
              <w:rPr>
                <w:color w:val="000000"/>
                <w:sz w:val="18"/>
                <w:szCs w:val="18"/>
              </w:rPr>
            </w:pPr>
            <w:r w:rsidRPr="007506B0">
              <w:rPr>
                <w:color w:val="000000"/>
                <w:sz w:val="18"/>
                <w:szCs w:val="18"/>
              </w:rPr>
              <w:t>Table 14</w:t>
            </w:r>
          </w:p>
        </w:tc>
        <w:tc>
          <w:tcPr>
            <w:tcW w:w="0" w:type="auto"/>
            <w:gridSpan w:val="2"/>
            <w:tcBorders>
              <w:top w:val="nil"/>
              <w:left w:val="nil"/>
              <w:bottom w:val="nil"/>
              <w:right w:val="nil"/>
            </w:tcBorders>
            <w:hideMark/>
          </w:tcPr>
          <w:p w14:paraId="5E519970" w14:textId="77777777" w:rsidR="007A1562" w:rsidRPr="007506B0" w:rsidRDefault="007A1562" w:rsidP="00150A21">
            <w:pPr>
              <w:rPr>
                <w:color w:val="000000"/>
                <w:sz w:val="18"/>
                <w:szCs w:val="18"/>
              </w:rPr>
            </w:pPr>
            <w:r w:rsidRPr="007506B0">
              <w:rPr>
                <w:color w:val="000000"/>
                <w:sz w:val="18"/>
                <w:szCs w:val="18"/>
              </w:rPr>
              <w:t>Is There an Illusion of Authority for AI-generated Answers?</w:t>
            </w:r>
          </w:p>
        </w:tc>
        <w:tc>
          <w:tcPr>
            <w:tcW w:w="0" w:type="auto"/>
            <w:tcBorders>
              <w:top w:val="nil"/>
              <w:left w:val="nil"/>
              <w:bottom w:val="nil"/>
              <w:right w:val="nil"/>
            </w:tcBorders>
            <w:hideMark/>
          </w:tcPr>
          <w:p w14:paraId="7B783AF8" w14:textId="7029D197" w:rsidR="007A1562" w:rsidRPr="007506B0" w:rsidRDefault="007A1562" w:rsidP="00150A21">
            <w:pPr>
              <w:rPr>
                <w:color w:val="000000"/>
                <w:sz w:val="18"/>
                <w:szCs w:val="18"/>
              </w:rPr>
            </w:pPr>
            <w:r w:rsidRPr="007506B0">
              <w:rPr>
                <w:color w:val="000000"/>
                <w:sz w:val="18"/>
                <w:szCs w:val="18"/>
              </w:rPr>
              <w:t xml:space="preserve">All questions with LLM-based quality scores </w:t>
            </w:r>
            <w:r w:rsidR="00CB28C2">
              <w:rPr>
                <w:color w:val="000000"/>
                <w:sz w:val="18"/>
                <w:szCs w:val="18"/>
              </w:rPr>
              <w:t xml:space="preserve">for the first answer </w:t>
            </w:r>
            <w:r w:rsidRPr="007506B0">
              <w:rPr>
                <w:color w:val="000000"/>
                <w:sz w:val="18"/>
                <w:szCs w:val="18"/>
              </w:rPr>
              <w:t>(N = 3,216)</w:t>
            </w:r>
          </w:p>
        </w:tc>
      </w:tr>
      <w:tr w:rsidR="00CB28C2" w:rsidRPr="00434354" w14:paraId="0B22C2FA" w14:textId="77777777" w:rsidTr="003650CE">
        <w:trPr>
          <w:jc w:val="center"/>
        </w:trPr>
        <w:tc>
          <w:tcPr>
            <w:tcW w:w="0" w:type="auto"/>
            <w:tcBorders>
              <w:top w:val="nil"/>
              <w:left w:val="nil"/>
              <w:bottom w:val="nil"/>
              <w:right w:val="nil"/>
            </w:tcBorders>
            <w:noWrap/>
            <w:hideMark/>
          </w:tcPr>
          <w:p w14:paraId="5917A7E3" w14:textId="77777777" w:rsidR="007A1562" w:rsidRPr="007506B0" w:rsidRDefault="007A1562" w:rsidP="00150A21">
            <w:pPr>
              <w:rPr>
                <w:color w:val="000000"/>
                <w:sz w:val="18"/>
                <w:szCs w:val="18"/>
              </w:rPr>
            </w:pPr>
            <w:r w:rsidRPr="007506B0">
              <w:rPr>
                <w:color w:val="000000"/>
                <w:sz w:val="18"/>
                <w:szCs w:val="18"/>
              </w:rPr>
              <w:t>Table 15</w:t>
            </w:r>
          </w:p>
        </w:tc>
        <w:tc>
          <w:tcPr>
            <w:tcW w:w="0" w:type="auto"/>
            <w:gridSpan w:val="2"/>
            <w:tcBorders>
              <w:top w:val="nil"/>
              <w:left w:val="nil"/>
              <w:bottom w:val="nil"/>
              <w:right w:val="nil"/>
            </w:tcBorders>
            <w:hideMark/>
          </w:tcPr>
          <w:p w14:paraId="7B9086AE" w14:textId="77777777" w:rsidR="007A1562" w:rsidRPr="007506B0" w:rsidRDefault="007A1562" w:rsidP="00150A21">
            <w:pPr>
              <w:rPr>
                <w:color w:val="000000"/>
                <w:sz w:val="18"/>
                <w:szCs w:val="18"/>
              </w:rPr>
            </w:pPr>
            <w:r w:rsidRPr="007506B0">
              <w:rPr>
                <w:color w:val="000000"/>
                <w:sz w:val="18"/>
                <w:szCs w:val="18"/>
              </w:rPr>
              <w:t>How Do Answerers Respond to AI-generated Answers?</w:t>
            </w:r>
          </w:p>
        </w:tc>
        <w:tc>
          <w:tcPr>
            <w:tcW w:w="0" w:type="auto"/>
            <w:tcBorders>
              <w:top w:val="nil"/>
              <w:left w:val="nil"/>
              <w:bottom w:val="nil"/>
              <w:right w:val="nil"/>
            </w:tcBorders>
            <w:hideMark/>
          </w:tcPr>
          <w:p w14:paraId="728BAB88" w14:textId="77777777" w:rsidR="007A1562" w:rsidRPr="007506B0" w:rsidRDefault="007A1562" w:rsidP="00150A21">
            <w:pPr>
              <w:rPr>
                <w:color w:val="000000"/>
                <w:sz w:val="18"/>
                <w:szCs w:val="18"/>
              </w:rPr>
            </w:pPr>
            <w:r w:rsidRPr="007506B0">
              <w:rPr>
                <w:color w:val="000000"/>
                <w:sz w:val="18"/>
                <w:szCs w:val="18"/>
              </w:rPr>
              <w:t>Column</w:t>
            </w:r>
            <w:r>
              <w:rPr>
                <w:rFonts w:hint="eastAsia"/>
                <w:color w:val="000000"/>
                <w:sz w:val="18"/>
                <w:szCs w:val="18"/>
              </w:rPr>
              <w:t>s</w:t>
            </w:r>
            <w:r w:rsidRPr="007506B0">
              <w:rPr>
                <w:color w:val="000000"/>
                <w:sz w:val="18"/>
                <w:szCs w:val="18"/>
              </w:rPr>
              <w:t xml:space="preserve"> 1</w:t>
            </w:r>
            <w:r>
              <w:rPr>
                <w:rFonts w:hint="eastAsia"/>
                <w:color w:val="000000"/>
                <w:sz w:val="18"/>
                <w:szCs w:val="18"/>
              </w:rPr>
              <w:t>-2</w:t>
            </w:r>
            <w:r w:rsidRPr="007506B0">
              <w:rPr>
                <w:color w:val="000000"/>
                <w:sz w:val="18"/>
                <w:szCs w:val="18"/>
              </w:rPr>
              <w:t>: all questions with at least two answers (either from AI or human, N = 1,058)</w:t>
            </w:r>
            <w:r>
              <w:rPr>
                <w:rFonts w:hint="eastAsia"/>
                <w:color w:val="000000"/>
                <w:sz w:val="18"/>
                <w:szCs w:val="18"/>
              </w:rPr>
              <w:t xml:space="preserve"> </w:t>
            </w:r>
            <w:r w:rsidRPr="007506B0">
              <w:rPr>
                <w:color w:val="000000"/>
                <w:sz w:val="18"/>
                <w:szCs w:val="18"/>
              </w:rPr>
              <w:br/>
              <w:t xml:space="preserve">Columns 3-5: all answers with </w:t>
            </w:r>
            <w:proofErr w:type="gramStart"/>
            <w:r w:rsidRPr="007506B0">
              <w:rPr>
                <w:color w:val="000000"/>
                <w:sz w:val="18"/>
                <w:szCs w:val="18"/>
              </w:rPr>
              <w:t>a</w:t>
            </w:r>
            <w:proofErr w:type="gramEnd"/>
            <w:r w:rsidRPr="007506B0">
              <w:rPr>
                <w:color w:val="000000"/>
                <w:sz w:val="18"/>
                <w:szCs w:val="18"/>
              </w:rPr>
              <w:t xml:space="preserve"> LLM-generated quality scores (N = 4,634)</w:t>
            </w:r>
          </w:p>
        </w:tc>
      </w:tr>
      <w:tr w:rsidR="00CB28C2" w:rsidRPr="00434354" w14:paraId="3B8F6B1B" w14:textId="77777777" w:rsidTr="003650CE">
        <w:trPr>
          <w:jc w:val="center"/>
        </w:trPr>
        <w:tc>
          <w:tcPr>
            <w:tcW w:w="0" w:type="auto"/>
            <w:tcBorders>
              <w:top w:val="nil"/>
              <w:left w:val="nil"/>
              <w:bottom w:val="single" w:sz="4" w:space="0" w:color="auto"/>
              <w:right w:val="nil"/>
            </w:tcBorders>
            <w:noWrap/>
            <w:hideMark/>
          </w:tcPr>
          <w:p w14:paraId="4F9EA14C" w14:textId="77777777" w:rsidR="007A1562" w:rsidRPr="007506B0" w:rsidRDefault="007A1562" w:rsidP="00150A21">
            <w:pPr>
              <w:rPr>
                <w:color w:val="000000"/>
                <w:sz w:val="18"/>
                <w:szCs w:val="18"/>
              </w:rPr>
            </w:pPr>
            <w:r w:rsidRPr="007506B0">
              <w:rPr>
                <w:color w:val="000000"/>
                <w:sz w:val="18"/>
                <w:szCs w:val="18"/>
              </w:rPr>
              <w:t>Table 1</w:t>
            </w:r>
            <w:r>
              <w:rPr>
                <w:rFonts w:hint="eastAsia"/>
                <w:color w:val="000000"/>
                <w:sz w:val="18"/>
                <w:szCs w:val="18"/>
              </w:rPr>
              <w:t>6</w:t>
            </w:r>
          </w:p>
        </w:tc>
        <w:tc>
          <w:tcPr>
            <w:tcW w:w="0" w:type="auto"/>
            <w:gridSpan w:val="2"/>
            <w:tcBorders>
              <w:top w:val="nil"/>
              <w:left w:val="nil"/>
              <w:bottom w:val="single" w:sz="4" w:space="0" w:color="auto"/>
              <w:right w:val="nil"/>
            </w:tcBorders>
            <w:hideMark/>
          </w:tcPr>
          <w:p w14:paraId="139ECE75" w14:textId="77777777" w:rsidR="007A1562" w:rsidRPr="007506B0" w:rsidRDefault="007A1562" w:rsidP="00150A21">
            <w:pPr>
              <w:rPr>
                <w:color w:val="000000"/>
                <w:sz w:val="18"/>
                <w:szCs w:val="18"/>
              </w:rPr>
            </w:pPr>
            <w:r w:rsidRPr="007506B0">
              <w:rPr>
                <w:color w:val="000000"/>
                <w:sz w:val="18"/>
                <w:szCs w:val="18"/>
              </w:rPr>
              <w:t xml:space="preserve">Broader Platform Engagement: Effects of AI-Generated Answers on Questioner Activity and Question Visibility </w:t>
            </w:r>
          </w:p>
        </w:tc>
        <w:tc>
          <w:tcPr>
            <w:tcW w:w="0" w:type="auto"/>
            <w:tcBorders>
              <w:top w:val="nil"/>
              <w:left w:val="nil"/>
              <w:bottom w:val="single" w:sz="4" w:space="0" w:color="auto"/>
              <w:right w:val="nil"/>
            </w:tcBorders>
            <w:hideMark/>
          </w:tcPr>
          <w:p w14:paraId="4E631CEB" w14:textId="77777777" w:rsidR="007A1562" w:rsidRDefault="007A1562" w:rsidP="00150A21">
            <w:pPr>
              <w:rPr>
                <w:color w:val="000000"/>
                <w:sz w:val="18"/>
                <w:szCs w:val="18"/>
              </w:rPr>
            </w:pPr>
            <w:r>
              <w:rPr>
                <w:rFonts w:hint="eastAsia"/>
                <w:color w:val="000000"/>
                <w:sz w:val="18"/>
                <w:szCs w:val="18"/>
              </w:rPr>
              <w:t xml:space="preserve">Columns 1,2,3 and 5: </w:t>
            </w:r>
            <w:r w:rsidRPr="007506B0">
              <w:rPr>
                <w:color w:val="000000"/>
                <w:sz w:val="18"/>
                <w:szCs w:val="18"/>
              </w:rPr>
              <w:t>All questions (N = 3,613)</w:t>
            </w:r>
          </w:p>
          <w:p w14:paraId="4B5948F9" w14:textId="77777777" w:rsidR="007A1562" w:rsidRPr="007506B0" w:rsidRDefault="007A1562" w:rsidP="00150A21">
            <w:pPr>
              <w:rPr>
                <w:color w:val="000000"/>
                <w:sz w:val="18"/>
                <w:szCs w:val="18"/>
              </w:rPr>
            </w:pPr>
            <w:r>
              <w:rPr>
                <w:rFonts w:hint="eastAsia"/>
                <w:color w:val="000000"/>
                <w:sz w:val="18"/>
                <w:szCs w:val="18"/>
              </w:rPr>
              <w:t xml:space="preserve">Column 4: </w:t>
            </w:r>
            <w:r w:rsidRPr="00BC1992">
              <w:rPr>
                <w:color w:val="000000"/>
                <w:sz w:val="18"/>
                <w:szCs w:val="18"/>
              </w:rPr>
              <w:t>questions receiving at least one human answer</w:t>
            </w:r>
            <w:r>
              <w:rPr>
                <w:rFonts w:hint="eastAsia"/>
                <w:color w:val="000000"/>
                <w:sz w:val="18"/>
                <w:szCs w:val="18"/>
              </w:rPr>
              <w:t xml:space="preserve"> (N = 2,748)</w:t>
            </w:r>
          </w:p>
        </w:tc>
      </w:tr>
    </w:tbl>
    <w:p w14:paraId="5C29677F" w14:textId="77777777" w:rsidR="000D507F" w:rsidRPr="00522DE1" w:rsidRDefault="000D507F" w:rsidP="000D507F">
      <w:pPr>
        <w:spacing w:before="120" w:after="120"/>
        <w:rPr>
          <w:b/>
        </w:rPr>
      </w:pPr>
      <w:r w:rsidRPr="00522DE1">
        <w:t>---------------------------------------------------------------------------------------------------------------------</w:t>
      </w:r>
    </w:p>
    <w:p w14:paraId="477B499E" w14:textId="682EE344"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1535FF" w:rsidRPr="00522DE1">
        <w:rPr>
          <w:rFonts w:eastAsia="SimSun"/>
          <w:b/>
          <w:bCs/>
          <w:kern w:val="2"/>
        </w:rPr>
        <w:t>9</w:t>
      </w:r>
    </w:p>
    <w:p w14:paraId="5FC40AE3" w14:textId="3C168A3E" w:rsidR="000D507F" w:rsidRPr="00522DE1" w:rsidRDefault="0062056C"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R2-9. I suggested the authors run a t-test for their randomization checks. The authors followed. Hence, I am good on that.</w:t>
      </w:r>
    </w:p>
    <w:p w14:paraId="7EE29428"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BE976CA" w14:textId="53037767" w:rsidR="00CD0FED" w:rsidRPr="00522DE1" w:rsidRDefault="003D4073" w:rsidP="0062056C">
      <w:pPr>
        <w:pStyle w:val="NormalWeb"/>
      </w:pPr>
      <w:r>
        <w:t>We are happy you are satisfied with this response</w:t>
      </w:r>
      <w:r w:rsidR="0062056C" w:rsidRPr="00522DE1">
        <w:t>.</w:t>
      </w:r>
    </w:p>
    <w:p w14:paraId="157A7D38" w14:textId="77777777" w:rsidR="000D507F" w:rsidRPr="00522DE1" w:rsidRDefault="000D507F" w:rsidP="000D507F">
      <w:pPr>
        <w:spacing w:before="120" w:after="120"/>
        <w:rPr>
          <w:b/>
        </w:rPr>
      </w:pPr>
      <w:r w:rsidRPr="00522DE1">
        <w:t>---------------------------------------------------------------------------------------------------------------------</w:t>
      </w:r>
    </w:p>
    <w:p w14:paraId="172292BB" w14:textId="0D4DC83F"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1535FF" w:rsidRPr="00522DE1">
        <w:rPr>
          <w:rFonts w:eastAsia="SimSun"/>
          <w:b/>
          <w:bCs/>
          <w:kern w:val="2"/>
        </w:rPr>
        <w:t>10</w:t>
      </w:r>
      <w:r w:rsidR="00407505" w:rsidRPr="00522DE1">
        <w:rPr>
          <w:rFonts w:eastAsia="SimSun"/>
          <w:b/>
          <w:bCs/>
          <w:kern w:val="2"/>
        </w:rPr>
        <w:t xml:space="preserve"> (5 mins)</w:t>
      </w:r>
    </w:p>
    <w:p w14:paraId="20FEA927" w14:textId="33193D2B"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1,766 questions in the treatment group, which contain an AI answer. Those 1,766 questions are posted across 150 days. I am </w:t>
      </w:r>
      <w:proofErr w:type="gramStart"/>
      <w:r w:rsidRPr="00522DE1">
        <w:rPr>
          <w:rFonts w:eastAsia="SimSun"/>
          <w:i/>
          <w:iCs/>
          <w:kern w:val="2"/>
        </w:rPr>
        <w:t>really curious</w:t>
      </w:r>
      <w:proofErr w:type="gramEnd"/>
      <w:r w:rsidRPr="00522DE1">
        <w:rPr>
          <w:rFonts w:eastAsia="SimSun"/>
          <w:i/>
          <w:iCs/>
          <w:kern w:val="2"/>
        </w:rPr>
        <w:t xml:space="preserve"> about how the authors monitor and observe. They should explain the process more clearly.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B7275C2" w14:textId="77777777" w:rsidR="00407505" w:rsidRPr="00522DE1" w:rsidRDefault="00407505" w:rsidP="000D507F">
      <w:pPr>
        <w:spacing w:before="120" w:after="120"/>
      </w:pPr>
    </w:p>
    <w:p w14:paraId="48BD0955" w14:textId="34A5E5ED" w:rsidR="000D507F" w:rsidRPr="00522DE1" w:rsidRDefault="000D507F" w:rsidP="000D507F">
      <w:pPr>
        <w:spacing w:before="120" w:after="120"/>
        <w:rPr>
          <w:b/>
        </w:rPr>
      </w:pPr>
      <w:r w:rsidRPr="00522DE1">
        <w:t>---------------------------------------------------------------------------------------------------------------------</w:t>
      </w:r>
    </w:p>
    <w:p w14:paraId="49B87FBA" w14:textId="69D19D57"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1</w:t>
      </w:r>
      <w:r w:rsidR="001535FF" w:rsidRPr="00522DE1">
        <w:rPr>
          <w:rFonts w:eastAsia="SimSun"/>
          <w:b/>
          <w:bCs/>
          <w:kern w:val="2"/>
        </w:rPr>
        <w:t>1</w:t>
      </w:r>
    </w:p>
    <w:p w14:paraId="4608D0F2" w14:textId="78548E4C"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t>R2-11. The authors</w:t>
      </w:r>
      <w:r w:rsidR="00F41AD7" w:rsidRPr="00522DE1">
        <w:t>’</w:t>
      </w:r>
      <w:r w:rsidRPr="00522DE1">
        <w:t xml:space="preserve"> explanation for the question</w:t>
      </w:r>
      <w:r w:rsidR="00F41AD7" w:rsidRPr="00522DE1">
        <w:t>’</w:t>
      </w:r>
      <w:r w:rsidRPr="00522DE1">
        <w:t>s zero length makes sense.</w:t>
      </w:r>
    </w:p>
    <w:p w14:paraId="5B44AD9A"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619A7E6" w14:textId="77777777" w:rsidR="00AD5278" w:rsidRPr="00522DE1" w:rsidRDefault="00AD5278" w:rsidP="00AD5278">
      <w:pPr>
        <w:pStyle w:val="NormalWeb"/>
      </w:pPr>
      <w:r>
        <w:t>We are happy you are satisfied with this response</w:t>
      </w:r>
      <w:r w:rsidRPr="00522DE1">
        <w:t>.</w:t>
      </w:r>
    </w:p>
    <w:p w14:paraId="3E7AA2A1" w14:textId="77777777" w:rsidR="000D507F" w:rsidRPr="00522DE1" w:rsidRDefault="000D507F" w:rsidP="000D507F">
      <w:pPr>
        <w:spacing w:before="120" w:after="120"/>
        <w:rPr>
          <w:b/>
        </w:rPr>
      </w:pPr>
      <w:r w:rsidRPr="00522DE1">
        <w:t>---------------------------------------------------------------------------------------------------------------------</w:t>
      </w:r>
    </w:p>
    <w:p w14:paraId="6A2C422A" w14:textId="01527722"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1</w:t>
      </w:r>
      <w:r w:rsidR="001535FF" w:rsidRPr="00522DE1">
        <w:rPr>
          <w:rFonts w:eastAsia="SimSun"/>
          <w:b/>
          <w:bCs/>
          <w:kern w:val="2"/>
        </w:rPr>
        <w:t>2</w:t>
      </w:r>
      <w:r w:rsidR="00EE0CC9" w:rsidRPr="00522DE1">
        <w:rPr>
          <w:rFonts w:eastAsia="SimSun"/>
          <w:b/>
          <w:bCs/>
          <w:kern w:val="2"/>
        </w:rPr>
        <w:t xml:space="preserve"> (questioner random effect)</w:t>
      </w:r>
    </w:p>
    <w:p w14:paraId="48C4713D" w14:textId="4DE63173"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lastRenderedPageBreak/>
        <w:t>R2-12. In the earlier round, I suggest that the authors add a question poster/questioner-level fixed effect to remove questioner-level confounders.</w:t>
      </w:r>
    </w:p>
    <w:p w14:paraId="2C260AAB" w14:textId="4528EBAD"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0A923DE7"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would respectfully disagree with the authors</w:t>
      </w:r>
      <w:r w:rsidR="00F41AD7" w:rsidRPr="00522DE1">
        <w:rPr>
          <w:rFonts w:eastAsia="SimSun"/>
          <w:i/>
          <w:iCs/>
          <w:kern w:val="2"/>
        </w:rPr>
        <w:t>’</w:t>
      </w:r>
      <w:r w:rsidRPr="00522DE1">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4733319D"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adding questioner-fixed effects reduces the sample size substantially. The authors need to show the statistics of the samples in detail. I don</w:t>
      </w:r>
      <w:r w:rsidR="00F41AD7" w:rsidRPr="00522DE1">
        <w:rPr>
          <w:rFonts w:eastAsia="SimSun"/>
          <w:i/>
          <w:iCs/>
          <w:kern w:val="2"/>
        </w:rPr>
        <w:t>’</w:t>
      </w:r>
      <w:r w:rsidRPr="00522DE1">
        <w:rPr>
          <w:rFonts w:eastAsia="SimSun"/>
          <w:i/>
          <w:iCs/>
          <w:kern w:val="2"/>
        </w:rPr>
        <w:t>t think focusing on questioners 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Third, I appreciate that the authors run the questioner random effect model. However, I may not think the key assumption for random effects models suits this context. To run the random effect model, the authors need to show E(</w:t>
      </w:r>
      <w:proofErr w:type="spellStart"/>
      <w:r w:rsidRPr="00522DE1">
        <w:rPr>
          <w:rFonts w:eastAsia="SimSun"/>
          <w:i/>
          <w:iCs/>
          <w:kern w:val="2"/>
        </w:rPr>
        <w:t>u_i|X_i</w:t>
      </w:r>
      <w:proofErr w:type="spellEnd"/>
      <w:r w:rsidRPr="00522DE1">
        <w:rPr>
          <w:rFonts w:eastAsia="SimSun"/>
          <w:i/>
          <w:iCs/>
          <w:kern w:val="2"/>
        </w:rPr>
        <w:t>) = 0, while they can only get E(</w:t>
      </w:r>
      <w:proofErr w:type="spellStart"/>
      <w:r w:rsidRPr="00522DE1">
        <w:rPr>
          <w:rFonts w:eastAsia="SimSun"/>
          <w:i/>
          <w:iCs/>
          <w:kern w:val="2"/>
        </w:rPr>
        <w:t>u_i|treatment</w:t>
      </w:r>
      <w:proofErr w:type="spellEnd"/>
      <w:r w:rsidRPr="00522DE1">
        <w:rPr>
          <w:rFonts w:eastAsia="SimSun"/>
          <w:i/>
          <w:iCs/>
          <w:kern w:val="2"/>
        </w:rPr>
        <w:t>) = 0 through the randomization. Therefore, the assumption of running the random effect does not hold.</w:t>
      </w:r>
    </w:p>
    <w:p w14:paraId="1263F815"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33A6EAC" w14:textId="53B10B79" w:rsidR="0078116C" w:rsidRPr="00522DE1" w:rsidRDefault="0078116C" w:rsidP="006302D4">
      <w:pPr>
        <w:pStyle w:val="NormalWeb"/>
      </w:pPr>
    </w:p>
    <w:p w14:paraId="109E6A7C" w14:textId="77777777" w:rsidR="000D507F" w:rsidRPr="00522DE1" w:rsidRDefault="000D507F" w:rsidP="000D507F">
      <w:pPr>
        <w:spacing w:before="120" w:after="120"/>
        <w:rPr>
          <w:b/>
        </w:rPr>
      </w:pPr>
      <w:r w:rsidRPr="00522DE1">
        <w:t>---------------------------------------------------------------------------------------------------------------------</w:t>
      </w:r>
    </w:p>
    <w:p w14:paraId="0E6D6726" w14:textId="298DF331"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1</w:t>
      </w:r>
      <w:r w:rsidR="001535FF" w:rsidRPr="00522DE1">
        <w:rPr>
          <w:rFonts w:eastAsia="SimSun"/>
          <w:b/>
          <w:bCs/>
          <w:kern w:val="2"/>
        </w:rPr>
        <w:t>3</w:t>
      </w:r>
    </w:p>
    <w:p w14:paraId="161AC80B" w14:textId="29F763BF"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R2-14. I suggested the author justify why they used the cubic polynomial, and they followed. I am good with that.</w:t>
      </w:r>
    </w:p>
    <w:p w14:paraId="3C3820C5" w14:textId="52D10F6A"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CE300D3" w14:textId="29469F54" w:rsidR="0078116C" w:rsidRPr="00522DE1" w:rsidRDefault="00AD5278" w:rsidP="006302D4">
      <w:pPr>
        <w:pStyle w:val="NormalWeb"/>
      </w:pPr>
      <w:r>
        <w:t>We are happy you are satisfied with these responses</w:t>
      </w:r>
      <w:r w:rsidRPr="00522DE1">
        <w:t>.</w:t>
      </w:r>
    </w:p>
    <w:p w14:paraId="776E43E8" w14:textId="77777777" w:rsidR="000D507F" w:rsidRPr="00522DE1" w:rsidRDefault="000D507F" w:rsidP="000D507F">
      <w:pPr>
        <w:spacing w:before="120" w:after="120"/>
        <w:rPr>
          <w:b/>
        </w:rPr>
      </w:pPr>
      <w:r w:rsidRPr="00522DE1">
        <w:t>---------------------------------------------------------------------------------------------------------------------</w:t>
      </w:r>
    </w:p>
    <w:p w14:paraId="60CD889A" w14:textId="09858623" w:rsidR="000D507F" w:rsidRPr="00522DE1" w:rsidRDefault="000B7F20" w:rsidP="000D507F">
      <w:pPr>
        <w:widowControl w:val="0"/>
        <w:autoSpaceDE w:val="0"/>
        <w:spacing w:before="120" w:after="120"/>
        <w:jc w:val="both"/>
        <w:outlineLvl w:val="0"/>
        <w:rPr>
          <w:rFonts w:eastAsia="SimSun"/>
          <w:b/>
          <w:bCs/>
          <w:kern w:val="2"/>
        </w:rPr>
      </w:pPr>
      <w:r>
        <w:rPr>
          <w:rFonts w:eastAsia="SimSun"/>
          <w:b/>
          <w:bCs/>
          <w:kern w:val="2"/>
        </w:rPr>
        <w:t>*</w:t>
      </w:r>
      <w:r w:rsidR="000D507F" w:rsidRPr="00522DE1">
        <w:rPr>
          <w:rFonts w:eastAsia="SimSun"/>
          <w:b/>
          <w:bCs/>
          <w:kern w:val="2"/>
        </w:rPr>
        <w:t>R2-1</w:t>
      </w:r>
      <w:r w:rsidR="005D4D04">
        <w:rPr>
          <w:rFonts w:eastAsia="SimSun"/>
          <w:b/>
          <w:bCs/>
          <w:kern w:val="2"/>
        </w:rPr>
        <w:t>4</w:t>
      </w:r>
    </w:p>
    <w:p w14:paraId="1583DB7A" w14:textId="77777777"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lastRenderedPageBreak/>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that the difference between 1.9 and 1.372 is not statistically significant and falls within normal sampling variation.</w:t>
      </w:r>
    </w:p>
    <w:p w14:paraId="679800C3" w14:textId="15C98DFE"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respectively disagree. First, the authors need to show how they conduct the statistical analysis. The overall number of answers per question is 1.9, while the experimental period is 1.372, signaling that the pre-experimental period has </w:t>
      </w:r>
      <w:proofErr w:type="gramStart"/>
      <w:r w:rsidRPr="00522DE1">
        <w:rPr>
          <w:rFonts w:eastAsia="SimSun"/>
          <w:i/>
          <w:iCs/>
          <w:kern w:val="2"/>
        </w:rPr>
        <w:t>a number of</w:t>
      </w:r>
      <w:proofErr w:type="gramEnd"/>
      <w:r w:rsidRPr="00522DE1">
        <w:rPr>
          <w:rFonts w:eastAsia="SimSun"/>
          <w:i/>
          <w:iCs/>
          <w:kern w:val="2"/>
        </w:rPr>
        <w:t xml:space="preserve"> answers per question higher than 1.9. The authors need to show the numbers and be more transparent.</w:t>
      </w:r>
    </w:p>
    <w:p w14:paraId="47FE54BC" w14:textId="3D278263"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Second, the authors attribute the difference to </w:t>
      </w:r>
      <w:r w:rsidR="00F41AD7" w:rsidRPr="00522DE1">
        <w:rPr>
          <w:rFonts w:eastAsia="SimSun"/>
          <w:i/>
          <w:iCs/>
          <w:kern w:val="2"/>
        </w:rPr>
        <w:t>“</w:t>
      </w:r>
      <w:r w:rsidRPr="00522DE1">
        <w:rPr>
          <w:rFonts w:eastAsia="SimSun"/>
          <w:i/>
          <w:iCs/>
          <w:kern w:val="2"/>
        </w:rPr>
        <w:t>normal sampling variation</w:t>
      </w:r>
      <w:r w:rsidR="00F41AD7" w:rsidRPr="00522DE1">
        <w:rPr>
          <w:rFonts w:eastAsia="SimSun"/>
          <w:i/>
          <w:iCs/>
          <w:kern w:val="2"/>
        </w:rPr>
        <w:t>”</w:t>
      </w:r>
      <w:r w:rsidRPr="00522DE1">
        <w:rPr>
          <w:rFonts w:eastAsia="SimSun"/>
          <w:i/>
          <w:iCs/>
          <w:kern w:val="2"/>
        </w:rPr>
        <w:t xml:space="preserve"> without specifying the sampling process and the variance.</w:t>
      </w:r>
    </w:p>
    <w:p w14:paraId="03059382" w14:textId="77777777" w:rsidR="000D507F"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824FC20" w14:textId="2AD31820" w:rsidR="00236B18" w:rsidRDefault="00236B18" w:rsidP="00E272B6">
      <w:pPr>
        <w:pStyle w:val="Paragraph"/>
      </w:pPr>
      <w:r>
        <w:t xml:space="preserve">We thank the reviewer for </w:t>
      </w:r>
      <w:r w:rsidR="00CF46D7">
        <w:t>the comment</w:t>
      </w:r>
      <w:r>
        <w:t xml:space="preserve">. </w:t>
      </w:r>
    </w:p>
    <w:p w14:paraId="63DAA078" w14:textId="63CA66D6" w:rsidR="00962907" w:rsidRDefault="001F66D8" w:rsidP="00E272B6">
      <w:pPr>
        <w:pStyle w:val="Paragraph"/>
      </w:pPr>
      <w:r>
        <w:t xml:space="preserve">First, we want to clarify that </w:t>
      </w:r>
      <w:r w:rsidR="00962907">
        <w:t xml:space="preserve">the two numbers </w:t>
      </w:r>
      <w:r w:rsidRPr="001F66D8">
        <w:t>1.372</w:t>
      </w:r>
      <w:r>
        <w:t xml:space="preserve"> </w:t>
      </w:r>
      <w:r w:rsidR="00962907">
        <w:t xml:space="preserve">and </w:t>
      </w:r>
      <w:r>
        <w:t xml:space="preserve">1.9 </w:t>
      </w:r>
      <w:r w:rsidR="00236B18">
        <w:t xml:space="preserve">come from </w:t>
      </w:r>
      <w:r w:rsidR="00236B18">
        <w:rPr>
          <w:rStyle w:val="Strong"/>
        </w:rPr>
        <w:t xml:space="preserve">different populations </w:t>
      </w:r>
      <w:r w:rsidR="00236B18">
        <w:t>and cannot be directly compared to infer a trend.</w:t>
      </w:r>
      <w:r w:rsidR="00962907">
        <w:t xml:space="preserve"> 1.372 is on the control group in post-experiment period and 1.9 is on the entire population.</w:t>
      </w:r>
      <w:r w:rsidR="008B6505">
        <w:t xml:space="preserve"> O</w:t>
      </w:r>
      <w:r w:rsidR="00962907">
        <w:t xml:space="preserve">ur statement on </w:t>
      </w:r>
      <w:r w:rsidR="00962907">
        <w:rPr>
          <w:rStyle w:val="Emphasis"/>
        </w:rPr>
        <w:t>"normal sampling variation"</w:t>
      </w:r>
      <w:r w:rsidR="00962907">
        <w:t xml:space="preserve"> intended explain that the two numbers come from different </w:t>
      </w:r>
      <w:r w:rsidR="00962907">
        <w:rPr>
          <w:rStyle w:val="Strong"/>
        </w:rPr>
        <w:t>samples</w:t>
      </w:r>
      <w:r w:rsidR="008B6505">
        <w:rPr>
          <w:rStyle w:val="Strong"/>
        </w:rPr>
        <w:t>.</w:t>
      </w:r>
      <w:r w:rsidR="00962907">
        <w:t xml:space="preserve"> </w:t>
      </w:r>
    </w:p>
    <w:p w14:paraId="457D750E" w14:textId="5B56131C" w:rsidR="00236B18" w:rsidRDefault="00962907">
      <w:pPr>
        <w:pStyle w:val="Paragraph"/>
      </w:pPr>
      <w:r>
        <w:t>Second, it should be noted that p</w:t>
      </w:r>
      <w:r w:rsidR="00236B18">
        <w:t xml:space="preserve">re-experiment questions have been on the platform longer and have mechanically accumulated more answers over time. </w:t>
      </w:r>
      <w:r>
        <w:t xml:space="preserve">For the same reason, a </w:t>
      </w:r>
      <w:r w:rsidR="00236B18">
        <w:t>raw comparison conflates time-on-platform with behavioral change.</w:t>
      </w:r>
      <w:r>
        <w:t xml:space="preserve"> The fact 1.9 is larger than 1.372 does not necessarily indicate a decrease in number of answers</w:t>
      </w:r>
      <w:r w:rsidR="00313A47">
        <w:t>.</w:t>
      </w:r>
    </w:p>
    <w:p w14:paraId="61A3D0D8" w14:textId="57E8113D" w:rsidR="00313A47" w:rsidRDefault="00313A47" w:rsidP="000B34A9">
      <w:pPr>
        <w:pStyle w:val="Paragraph"/>
      </w:pPr>
      <w:r>
        <w:t xml:space="preserve">Third, our studied period is small. Even though there is a decreasing trend, it may not be reflected or affect our analysis. </w:t>
      </w:r>
    </w:p>
    <w:p w14:paraId="0459C0CD" w14:textId="5EE4106B" w:rsidR="00CF46D7" w:rsidRDefault="00313A47" w:rsidP="00841A6C">
      <w:pPr>
        <w:pStyle w:val="Paragraph"/>
      </w:pPr>
      <w:r>
        <w:t>Due to these reasons, o</w:t>
      </w:r>
      <w:r w:rsidR="00962907">
        <w:t xml:space="preserve">ur spillover test in Table 5 compares </w:t>
      </w:r>
      <w:r w:rsidR="00962907">
        <w:rPr>
          <w:rStyle w:val="Strong"/>
        </w:rPr>
        <w:t>pre-experiment questions</w:t>
      </w:r>
      <w:r w:rsidR="00962907">
        <w:t xml:space="preserve"> (N = 4,137; mean = 1.482, SD = 1.131) against </w:t>
      </w:r>
      <w:r w:rsidR="00962907">
        <w:rPr>
          <w:rStyle w:val="Strong"/>
        </w:rPr>
        <w:t>control-group questions during the experiment</w:t>
      </w:r>
      <w:r w:rsidR="00962907">
        <w:t xml:space="preserve"> (N = 1,847; mean = 1.305, SD = 1.172). </w:t>
      </w:r>
      <w:proofErr w:type="gramStart"/>
      <w:r w:rsidR="00962907">
        <w:t>These two group</w:t>
      </w:r>
      <w:proofErr w:type="gramEnd"/>
      <w:r w:rsidR="00962907">
        <w:t xml:space="preserve"> of questions are essentially the same type of questions without AI answers. </w:t>
      </w:r>
      <w:proofErr w:type="spellStart"/>
      <w:proofErr w:type="gramStart"/>
      <w:r>
        <w:t>Further more</w:t>
      </w:r>
      <w:proofErr w:type="spellEnd"/>
      <w:proofErr w:type="gramEnd"/>
      <w:r>
        <w:t xml:space="preserve">, we </w:t>
      </w:r>
      <w:r w:rsidR="00236B18">
        <w:t xml:space="preserve">employ a </w:t>
      </w:r>
      <w:r w:rsidR="00236B18">
        <w:rPr>
          <w:rStyle w:val="Strong"/>
        </w:rPr>
        <w:t>regression that controls for a cubic polynomial of question age</w:t>
      </w:r>
      <w:r w:rsidR="00236B18">
        <w:t xml:space="preserve"> and other covariates. Once the mechanical age effect is removed, the coefficient on the post-AI deployment indicator is </w:t>
      </w:r>
      <w:r w:rsidR="00236B18">
        <w:rPr>
          <w:rStyle w:val="Strong"/>
        </w:rPr>
        <w:t>−0.022 (SE = 0.015</w:t>
      </w:r>
      <w:r w:rsidR="00CF46D7">
        <w:rPr>
          <w:rStyle w:val="Strong"/>
        </w:rPr>
        <w:t xml:space="preserve">; </w:t>
      </w:r>
      <w:r w:rsidR="00CF46D7">
        <w:t>p &gt; 0.10</w:t>
      </w:r>
      <w:r w:rsidR="00236B18">
        <w:rPr>
          <w:rStyle w:val="Strong"/>
        </w:rPr>
        <w:t>)</w:t>
      </w:r>
      <w:r w:rsidR="00236B18">
        <w:t xml:space="preserve">. </w:t>
      </w:r>
      <w:r w:rsidR="00CF46D7">
        <w:t xml:space="preserve">Our claim that </w:t>
      </w:r>
      <w:r w:rsidR="00CF46D7">
        <w:rPr>
          <w:rStyle w:val="Emphasis"/>
        </w:rPr>
        <w:t>"the difference is not statistically significant"</w:t>
      </w:r>
      <w:r w:rsidR="00CF46D7">
        <w:t xml:space="preserve"> referred to this result. </w:t>
      </w:r>
    </w:p>
    <w:p w14:paraId="65D60F9B" w14:textId="4D13DB29" w:rsidR="00CF46D7" w:rsidRDefault="00CF46D7" w:rsidP="00CF46D7">
      <w:pPr>
        <w:pStyle w:val="Paragraph"/>
      </w:pPr>
      <w:r>
        <w:t>This confirms that the introduction of internal GenAI did not change the patterns human answering for control-group questions.</w:t>
      </w:r>
    </w:p>
    <w:p w14:paraId="1FBD4B2F" w14:textId="0AA4EBBB" w:rsidR="00CF46D7" w:rsidRDefault="00CF46D7" w:rsidP="00CF46D7">
      <w:pPr>
        <w:pStyle w:val="Paragraph"/>
      </w:pPr>
      <w:r>
        <w:t xml:space="preserve">Following the reviewer’s suggestion, we have clarified this </w:t>
      </w:r>
      <w:r w:rsidR="002E0717">
        <w:rPr>
          <w:rFonts w:hint="eastAsia"/>
        </w:rPr>
        <w:t>in Section 6.2.3</w:t>
      </w:r>
      <w:r>
        <w:t>.</w:t>
      </w:r>
    </w:p>
    <w:p w14:paraId="63A88DB0" w14:textId="77777777" w:rsidR="000D507F" w:rsidRPr="00522DE1" w:rsidRDefault="000D507F" w:rsidP="000D507F">
      <w:pPr>
        <w:spacing w:before="120" w:after="120"/>
        <w:rPr>
          <w:b/>
        </w:rPr>
      </w:pPr>
      <w:r w:rsidRPr="00522DE1">
        <w:t>---------------------------------------------------------------------------------------------------------------------</w:t>
      </w:r>
    </w:p>
    <w:p w14:paraId="5450869F" w14:textId="66B9DCA2"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R2-1</w:t>
      </w:r>
      <w:r w:rsidR="005D4D04">
        <w:rPr>
          <w:rFonts w:eastAsia="SimSun"/>
          <w:b/>
          <w:bCs/>
          <w:kern w:val="2"/>
        </w:rPr>
        <w:t>5</w:t>
      </w:r>
    </w:p>
    <w:p w14:paraId="5129B7AD" w14:textId="513A25FA"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R2-17. In the earlier round, I challenged the authors</w:t>
      </w:r>
      <w:r w:rsidR="00F41AD7" w:rsidRPr="00522DE1">
        <w:rPr>
          <w:rFonts w:eastAsia="SimSun"/>
          <w:i/>
          <w:iCs/>
          <w:kern w:val="2"/>
        </w:rPr>
        <w:t>’</w:t>
      </w:r>
      <w:r w:rsidRPr="00522DE1">
        <w:rPr>
          <w:rFonts w:eastAsia="SimSun"/>
          <w:i/>
          <w:iCs/>
          <w:kern w:val="2"/>
        </w:rPr>
        <w:t xml:space="preserve"> way of testing the content quality </w:t>
      </w:r>
      <w:r w:rsidRPr="00522DE1">
        <w:rPr>
          <w:rFonts w:eastAsia="SimSun"/>
          <w:i/>
          <w:iCs/>
          <w:kern w:val="2"/>
        </w:rPr>
        <w:lastRenderedPageBreak/>
        <w:t>mechanisms by suggesting that they should first test that the AI answers are of higher quality and second test whether this higher quality AI-generated answers demotivate users from generating answers.</w:t>
      </w:r>
    </w:p>
    <w:p w14:paraId="4AC1747C" w14:textId="4958B0DA"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followed but argued the validity of their original approach, which only controlled the first answer quality by citing highly influential papers.</w:t>
      </w:r>
    </w:p>
    <w:p w14:paraId="7A9E9DF9" w14:textId="4639400E"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the authors argued, I want to respond and raise the authors</w:t>
      </w:r>
      <w:r w:rsidR="00F41AD7" w:rsidRPr="00522DE1">
        <w:rPr>
          <w:rFonts w:eastAsia="SimSun"/>
          <w:i/>
          <w:iCs/>
          <w:kern w:val="2"/>
        </w:rPr>
        <w:t>’</w:t>
      </w:r>
      <w:r w:rsidRPr="00522DE1">
        <w:rPr>
          <w:rFonts w:eastAsia="SimSun"/>
          <w:i/>
          <w:iCs/>
          <w:kern w:val="2"/>
        </w:rPr>
        <w:t xml:space="preserve"> incorrect operations of only including the controls to test a mechanism.</w:t>
      </w:r>
    </w:p>
    <w:p w14:paraId="75D9AFEB" w14:textId="1D1D6C6C"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First, by including controls, the </w:t>
      </w:r>
      <w:r w:rsidRPr="00522DE1">
        <w:rPr>
          <w:rFonts w:eastAsia="SimSun"/>
          <w:i/>
          <w:iCs/>
          <w:kern w:val="2"/>
          <w:highlight w:val="yellow"/>
        </w:rPr>
        <w:t>authors didn</w:t>
      </w:r>
      <w:r w:rsidR="00F41AD7" w:rsidRPr="00522DE1">
        <w:rPr>
          <w:rFonts w:eastAsia="SimSun"/>
          <w:i/>
          <w:iCs/>
          <w:kern w:val="2"/>
          <w:highlight w:val="yellow"/>
        </w:rPr>
        <w:t>’</w:t>
      </w:r>
      <w:r w:rsidRPr="00522DE1">
        <w:rPr>
          <w:rFonts w:eastAsia="SimSun"/>
          <w:i/>
          <w:iCs/>
          <w:kern w:val="2"/>
          <w:highlight w:val="yellow"/>
        </w:rPr>
        <w:t>t test whether AI answers are of higher quality</w:t>
      </w:r>
      <w:r w:rsidRPr="00522DE1">
        <w:rPr>
          <w:rFonts w:eastAsia="SimSun"/>
          <w:i/>
          <w:iCs/>
          <w:kern w:val="2"/>
        </w:rPr>
        <w:t>, leaving their proposed theoretical mechanisms for higher AI answer quality in the air and untested (as supported by the authors</w:t>
      </w:r>
      <w:r w:rsidR="00F41AD7" w:rsidRPr="00522DE1">
        <w:rPr>
          <w:rFonts w:eastAsia="SimSun"/>
          <w:i/>
          <w:iCs/>
          <w:kern w:val="2"/>
        </w:rPr>
        <w:t>’</w:t>
      </w:r>
      <w:r w:rsidRPr="00522DE1">
        <w:rPr>
          <w:rFonts w:eastAsia="SimSun"/>
          <w:i/>
          <w:iCs/>
          <w:kern w:val="2"/>
        </w:rPr>
        <w:t xml:space="preserve"> response: </w:t>
      </w:r>
      <w:r w:rsidR="00F41AD7" w:rsidRPr="00522DE1">
        <w:rPr>
          <w:rFonts w:eastAsia="SimSun"/>
          <w:i/>
          <w:iCs/>
          <w:kern w:val="2"/>
        </w:rPr>
        <w:t>“</w:t>
      </w:r>
      <w:r w:rsidRPr="00522DE1">
        <w:rPr>
          <w:rFonts w:eastAsia="SimSun"/>
          <w:i/>
          <w:iCs/>
          <w:kern w:val="2"/>
        </w:rPr>
        <w:t>By holding answer quality constant (controlling for it), we remove the portion of the AI effect that works through quality differences.</w:t>
      </w:r>
      <w:r w:rsidR="00F41AD7" w:rsidRPr="00522DE1">
        <w:rPr>
          <w:rFonts w:eastAsia="SimSun"/>
          <w:i/>
          <w:iCs/>
          <w:kern w:val="2"/>
        </w:rPr>
        <w:t>”</w:t>
      </w:r>
      <w:r w:rsidRPr="00522DE1">
        <w:rPr>
          <w:rFonts w:eastAsia="SimSun"/>
          <w:i/>
          <w:iCs/>
          <w:kern w:val="2"/>
        </w:rPr>
        <w:t>)</w:t>
      </w:r>
    </w:p>
    <w:p w14:paraId="73C011A1" w14:textId="2058DE0C"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agree with the authors that (β₁ - β₁</w:t>
      </w:r>
      <w:r w:rsidR="00F41AD7" w:rsidRPr="00522DE1">
        <w:rPr>
          <w:rFonts w:eastAsia="SimSun"/>
          <w:i/>
          <w:iCs/>
          <w:kern w:val="2"/>
        </w:rPr>
        <w:t>’</w:t>
      </w:r>
      <w:r w:rsidRPr="00522DE1">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highlight w:val="yellow"/>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addition, the authors </w:t>
      </w:r>
      <w:r w:rsidRPr="00522DE1">
        <w:rPr>
          <w:rFonts w:eastAsia="SimSun"/>
          <w:i/>
          <w:iCs/>
          <w:kern w:val="2"/>
          <w:highlight w:val="yellow"/>
        </w:rPr>
        <w:t>only used answer length as the answer quality measure.</w:t>
      </w:r>
      <w:r w:rsidRPr="00522DE1">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522DE1">
        <w:rPr>
          <w:rFonts w:eastAsia="SimSun"/>
          <w:i/>
          <w:iCs/>
          <w:kern w:val="2"/>
        </w:rPr>
        <w:t xml:space="preserve"> </w:t>
      </w:r>
    </w:p>
    <w:p w14:paraId="588A302C" w14:textId="093EFB82" w:rsidR="004F481B"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Response</w:t>
      </w:r>
    </w:p>
    <w:p w14:paraId="3FCDD48A" w14:textId="52EA4B65" w:rsidR="00F30EA2" w:rsidRPr="00522DE1" w:rsidRDefault="00F30EA2" w:rsidP="00632640">
      <w:pPr>
        <w:pStyle w:val="NormalWeb"/>
        <w:spacing w:before="0" w:beforeAutospacing="0" w:after="0" w:afterAutospacing="0"/>
        <w:ind w:left="720" w:hanging="720"/>
      </w:pPr>
    </w:p>
    <w:p w14:paraId="5AAA984A" w14:textId="77777777" w:rsidR="00CA2329" w:rsidRPr="00522DE1" w:rsidRDefault="00CA2329" w:rsidP="00CA2329">
      <w:pPr>
        <w:spacing w:before="120" w:after="120"/>
        <w:rPr>
          <w:b/>
        </w:rPr>
      </w:pPr>
      <w:r w:rsidRPr="00522DE1">
        <w:t>---------------------------------------------------------------------------------------------------------------------</w:t>
      </w:r>
    </w:p>
    <w:p w14:paraId="5DA13AEE" w14:textId="0FF521B8" w:rsidR="00CA2329" w:rsidRPr="00522DE1" w:rsidRDefault="00CA2329" w:rsidP="00CA2329">
      <w:pPr>
        <w:widowControl w:val="0"/>
        <w:autoSpaceDE w:val="0"/>
        <w:spacing w:before="120" w:after="120"/>
        <w:jc w:val="both"/>
        <w:outlineLvl w:val="0"/>
        <w:rPr>
          <w:rFonts w:eastAsia="SimSun"/>
          <w:b/>
          <w:bCs/>
          <w:kern w:val="2"/>
        </w:rPr>
      </w:pPr>
      <w:r w:rsidRPr="00522DE1">
        <w:rPr>
          <w:rFonts w:eastAsia="SimSun"/>
          <w:b/>
          <w:bCs/>
          <w:kern w:val="2"/>
        </w:rPr>
        <w:t>R2-1</w:t>
      </w:r>
      <w:r w:rsidR="00CF5CBF">
        <w:rPr>
          <w:rFonts w:eastAsia="SimSun"/>
          <w:b/>
          <w:bCs/>
          <w:kern w:val="2"/>
        </w:rPr>
        <w:t>6</w:t>
      </w:r>
    </w:p>
    <w:p w14:paraId="004B9E90" w14:textId="35EF4062" w:rsidR="00CA2329" w:rsidRPr="00522DE1" w:rsidRDefault="00EE0CC9"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R2-18. I raised concerns about the measurement of the </w:t>
      </w:r>
      <w:r w:rsidR="00F41AD7" w:rsidRPr="00522DE1">
        <w:rPr>
          <w:rFonts w:eastAsia="SimSun"/>
          <w:i/>
          <w:iCs/>
          <w:kern w:val="2"/>
        </w:rPr>
        <w:t>“</w:t>
      </w:r>
      <w:r w:rsidRPr="00522DE1">
        <w:rPr>
          <w:rFonts w:eastAsia="SimSun"/>
          <w:i/>
          <w:iCs/>
          <w:kern w:val="2"/>
        </w:rPr>
        <w:t>first-answer seeking tendency.</w:t>
      </w:r>
      <w:r w:rsidR="00F41AD7" w:rsidRPr="00522DE1">
        <w:rPr>
          <w:rFonts w:eastAsia="SimSun"/>
          <w:i/>
          <w:iCs/>
          <w:kern w:val="2"/>
        </w:rPr>
        <w:t>”</w:t>
      </w:r>
      <w:r w:rsidRPr="00522DE1">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5EB9538D" w14:textId="77777777" w:rsidR="00CF5CBF" w:rsidRPr="00522DE1" w:rsidRDefault="00CF5CBF" w:rsidP="00CF5CBF">
      <w:pPr>
        <w:pStyle w:val="NormalWeb"/>
      </w:pPr>
      <w:r>
        <w:t>We are happy you are satisfied with this response</w:t>
      </w:r>
      <w:r w:rsidRPr="00522DE1">
        <w:t>.</w:t>
      </w:r>
    </w:p>
    <w:p w14:paraId="4F6C41E1" w14:textId="77777777" w:rsidR="001463FA" w:rsidRPr="00522DE1" w:rsidRDefault="001463FA" w:rsidP="001463FA">
      <w:pPr>
        <w:spacing w:before="120" w:after="120"/>
        <w:rPr>
          <w:b/>
        </w:rPr>
      </w:pPr>
      <w:r w:rsidRPr="00522DE1">
        <w:t>---------------------------------------------------------------------------------------------------------------------</w:t>
      </w:r>
    </w:p>
    <w:p w14:paraId="072823F1" w14:textId="0C0485F3" w:rsidR="001463FA" w:rsidRPr="00522DE1" w:rsidRDefault="000B7F20" w:rsidP="001463FA">
      <w:pPr>
        <w:widowControl w:val="0"/>
        <w:autoSpaceDE w:val="0"/>
        <w:spacing w:before="120" w:after="120"/>
        <w:jc w:val="both"/>
        <w:outlineLvl w:val="0"/>
        <w:rPr>
          <w:rFonts w:eastAsia="SimSun"/>
          <w:b/>
          <w:bCs/>
          <w:kern w:val="2"/>
        </w:rPr>
      </w:pPr>
      <w:r>
        <w:rPr>
          <w:rFonts w:eastAsia="SimSun"/>
          <w:b/>
          <w:bCs/>
          <w:kern w:val="2"/>
        </w:rPr>
        <w:t>*</w:t>
      </w:r>
      <w:r w:rsidR="001463FA" w:rsidRPr="00522DE1">
        <w:rPr>
          <w:rFonts w:eastAsia="SimSun"/>
          <w:b/>
          <w:bCs/>
          <w:kern w:val="2"/>
        </w:rPr>
        <w:t>R2-1</w:t>
      </w:r>
      <w:r w:rsidR="00CF5CBF">
        <w:rPr>
          <w:rFonts w:eastAsia="SimSun"/>
          <w:b/>
          <w:bCs/>
          <w:kern w:val="2"/>
        </w:rPr>
        <w:t>7</w:t>
      </w:r>
    </w:p>
    <w:p w14:paraId="1F03351A" w14:textId="6085053D"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R2-19. I challenged the AI</w:t>
      </w:r>
      <w:r w:rsidR="00F41AD7" w:rsidRPr="00522DE1">
        <w:rPr>
          <w:rFonts w:eastAsia="SimSun"/>
          <w:i/>
          <w:iCs/>
          <w:kern w:val="2"/>
        </w:rPr>
        <w:t>’</w:t>
      </w:r>
      <w:r w:rsidRPr="00522DE1">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conducted an additional analysis by including the </w:t>
      </w:r>
      <w:r w:rsidRPr="00522DE1">
        <w:rPr>
          <w:rFonts w:eastAsia="SimSun"/>
          <w:i/>
          <w:iCs/>
          <w:kern w:val="2"/>
        </w:rPr>
        <w:lastRenderedPageBreak/>
        <w:t xml:space="preserve">hasHighQuality1Ans_i (=1 if the first human answer has an above-median LLM-generated content quality score) as the control variable and found that this variable positively affects the </w:t>
      </w:r>
      <w:proofErr w:type="spellStart"/>
      <w:r w:rsidRPr="00522DE1">
        <w:rPr>
          <w:rFonts w:eastAsia="SimSun"/>
          <w:i/>
          <w:iCs/>
          <w:kern w:val="2"/>
        </w:rPr>
        <w:t>answerNum_i</w:t>
      </w:r>
      <w:proofErr w:type="spellEnd"/>
      <w:r w:rsidRPr="00522DE1">
        <w:rPr>
          <w:rFonts w:eastAsia="SimSun"/>
          <w:i/>
          <w:iCs/>
          <w:kern w:val="2"/>
        </w:rPr>
        <w:t>.</w:t>
      </w:r>
    </w:p>
    <w:p w14:paraId="5E0147B2" w14:textId="47C783A8" w:rsidR="001463FA"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feel my concern was not well addressed. A more direct test is to only focus on the control group and regress the </w:t>
      </w:r>
      <w:proofErr w:type="spellStart"/>
      <w:r w:rsidRPr="00522DE1">
        <w:rPr>
          <w:rFonts w:eastAsia="SimSun"/>
          <w:i/>
          <w:iCs/>
          <w:kern w:val="2"/>
        </w:rPr>
        <w:t>answerNum_i</w:t>
      </w:r>
      <w:proofErr w:type="spellEnd"/>
      <w:r w:rsidRPr="00522DE1">
        <w:rPr>
          <w:rFonts w:eastAsia="SimSun"/>
          <w:i/>
          <w:iCs/>
          <w:kern w:val="2"/>
        </w:rPr>
        <w:t xml:space="preserve"> on the hasHighQuality1Ans_i. If it has a positive effect, my early argument was disapproved.</w:t>
      </w:r>
      <w:r w:rsidR="001463FA" w:rsidRPr="00522DE1">
        <w:rPr>
          <w:rFonts w:eastAsia="SimSun"/>
          <w:i/>
          <w:iCs/>
          <w:kern w:val="2"/>
        </w:rPr>
        <w:t xml:space="preserve"> </w:t>
      </w:r>
    </w:p>
    <w:p w14:paraId="13A2A74F" w14:textId="77777777" w:rsidR="001463FA" w:rsidRPr="00522DE1" w:rsidRDefault="001463FA" w:rsidP="001463FA">
      <w:pPr>
        <w:widowControl w:val="0"/>
        <w:autoSpaceDE w:val="0"/>
        <w:autoSpaceDN w:val="0"/>
        <w:adjustRightInd w:val="0"/>
        <w:spacing w:before="120" w:after="120"/>
        <w:jc w:val="both"/>
      </w:pPr>
      <w:r w:rsidRPr="00522DE1">
        <w:rPr>
          <w:rFonts w:eastAsia="SimSun"/>
          <w:b/>
          <w:bCs/>
          <w:i/>
          <w:iCs/>
          <w:kern w:val="2"/>
          <w:u w:val="single"/>
        </w:rPr>
        <w:t>Response</w:t>
      </w:r>
    </w:p>
    <w:p w14:paraId="3FFBE4DA" w14:textId="73F41410" w:rsidR="002D3ABB" w:rsidRDefault="00CF5CBF" w:rsidP="002538F8">
      <w:pPr>
        <w:pStyle w:val="Paragraph"/>
        <w:rPr>
          <w:ins w:id="103" w:author="Dylan CHEN" w:date="2026-03-17T16:14:00Z" w16du:dateUtc="2026-03-17T08:14:00Z"/>
        </w:rPr>
      </w:pPr>
      <w:r>
        <w:t>Following the suggestion</w:t>
      </w:r>
      <w:ins w:id="104" w:author="Dylan CHEN" w:date="2026-03-16T10:23:00Z" w16du:dateUtc="2026-03-16T02:23:00Z">
        <w:r w:rsidR="002538F8">
          <w:rPr>
            <w:rFonts w:hint="eastAsia"/>
          </w:rPr>
          <w:t>, we</w:t>
        </w:r>
        <w:r w:rsidR="002538F8" w:rsidRPr="002538F8">
          <w:t xml:space="preserve"> restricted the sample to the control group and regressed </w:t>
        </w:r>
        <w:proofErr w:type="spellStart"/>
        <w:r w:rsidR="002538F8" w:rsidRPr="002538F8">
          <w:t>answerNum</w:t>
        </w:r>
        <w:proofErr w:type="spellEnd"/>
        <w:r w:rsidR="002538F8" w:rsidRPr="002538F8">
          <w:t xml:space="preserve"> on hasHighQuality1Ans. The estimated coefficient is statistically insignificant</w:t>
        </w:r>
      </w:ins>
      <w:ins w:id="105" w:author="Dylan CHEN" w:date="2026-03-17T16:14:00Z" w16du:dateUtc="2026-03-17T08:14:00Z">
        <w:r w:rsidR="002D3ABB">
          <w:rPr>
            <w:rFonts w:hint="eastAsia"/>
          </w:rPr>
          <w:t xml:space="preserve"> (See Table below)</w:t>
        </w:r>
      </w:ins>
      <w:ins w:id="106" w:author="Dylan CHEN" w:date="2026-03-16T10:23:00Z" w16du:dateUtc="2026-03-16T02:23:00Z">
        <w:r w:rsidR="002538F8" w:rsidRPr="002538F8">
          <w:t xml:space="preserve">. This result indicates that a high-quality first human answer does not deter subsequent human contributions. </w:t>
        </w:r>
      </w:ins>
    </w:p>
    <w:p w14:paraId="675BDDD4" w14:textId="6912492F" w:rsidR="002D3ABB" w:rsidRPr="00E272B6" w:rsidRDefault="00895959">
      <w:pPr>
        <w:pStyle w:val="TableFiguretitle"/>
        <w:pPrChange w:id="107" w:author="Dylan CHEN" w:date="2026-03-17T16:32:00Z" w16du:dateUtc="2026-03-17T08:32:00Z">
          <w:pPr>
            <w:pStyle w:val="Paragraph"/>
          </w:pPr>
        </w:pPrChange>
      </w:pPr>
      <w:ins w:id="108" w:author="Dylan CHEN" w:date="2026-03-17T16:31:00Z" w16du:dateUtc="2026-03-17T08:31:00Z">
        <w:r>
          <w:rPr>
            <w:rFonts w:hint="eastAsia"/>
          </w:rPr>
          <w:t xml:space="preserve">Figure </w:t>
        </w:r>
        <w:r>
          <w:rPr>
            <w:rFonts w:eastAsia="SimSun" w:hint="eastAsia"/>
          </w:rPr>
          <w:t>R2-17</w:t>
        </w:r>
        <w:r w:rsidRPr="00455ECF">
          <w:rPr>
            <w:rFonts w:eastAsia="SimSun"/>
          </w:rPr>
          <w:t xml:space="preserve">. </w:t>
        </w:r>
        <w:r>
          <w:t>Testing R2’s Alternative Explanation That First-Position High Quality Answerer Deter Others’ Participation</w:t>
        </w:r>
      </w:ins>
    </w:p>
    <w:tbl>
      <w:tblPr>
        <w:tblW w:w="5000" w:type="pct"/>
        <w:jc w:val="center"/>
        <w:tblLayout w:type="fixed"/>
        <w:tblLook w:val="04A0" w:firstRow="1" w:lastRow="0" w:firstColumn="1" w:lastColumn="0" w:noHBand="0" w:noVBand="1"/>
        <w:tblPrChange w:id="109" w:author="Dylan CHEN" w:date="2026-03-17T16:12:00Z" w16du:dateUtc="2026-03-17T08:12:00Z">
          <w:tblPr>
            <w:tblW w:w="4120" w:type="dxa"/>
            <w:tblLook w:val="04A0" w:firstRow="1" w:lastRow="0" w:firstColumn="1" w:lastColumn="0" w:noHBand="0" w:noVBand="1"/>
          </w:tblPr>
        </w:tblPrChange>
      </w:tblPr>
      <w:tblGrid>
        <w:gridCol w:w="4135"/>
        <w:gridCol w:w="5225"/>
        <w:tblGridChange w:id="110">
          <w:tblGrid>
            <w:gridCol w:w="1820"/>
            <w:gridCol w:w="2300"/>
            <w:gridCol w:w="15"/>
            <w:gridCol w:w="5225"/>
          </w:tblGrid>
        </w:tblGridChange>
      </w:tblGrid>
      <w:tr w:rsidR="002D3ABB" w14:paraId="27110180" w14:textId="77777777" w:rsidTr="002D3ABB">
        <w:trPr>
          <w:trHeight w:val="320"/>
          <w:jc w:val="center"/>
          <w:ins w:id="111" w:author="Dylan CHEN" w:date="2026-03-17T16:12:00Z"/>
          <w:trPrChange w:id="112" w:author="Dylan CHEN" w:date="2026-03-17T16:12:00Z" w16du:dateUtc="2026-03-17T08:12:00Z">
            <w:trPr>
              <w:gridAfter w:val="0"/>
              <w:trHeight w:val="320"/>
            </w:trPr>
          </w:trPrChange>
        </w:trPr>
        <w:tc>
          <w:tcPr>
            <w:tcW w:w="1820" w:type="dxa"/>
            <w:tcBorders>
              <w:top w:val="single" w:sz="4" w:space="0" w:color="auto"/>
              <w:left w:val="nil"/>
              <w:bottom w:val="nil"/>
              <w:right w:val="nil"/>
            </w:tcBorders>
            <w:noWrap/>
            <w:hideMark/>
            <w:tcPrChange w:id="113" w:author="Dylan CHEN" w:date="2026-03-17T16:12:00Z" w16du:dateUtc="2026-03-17T08:12:00Z">
              <w:tcPr>
                <w:tcW w:w="1820" w:type="dxa"/>
                <w:tcBorders>
                  <w:top w:val="single" w:sz="4" w:space="0" w:color="auto"/>
                  <w:left w:val="nil"/>
                  <w:bottom w:val="nil"/>
                  <w:right w:val="nil"/>
                </w:tcBorders>
                <w:noWrap/>
                <w:vAlign w:val="bottom"/>
                <w:hideMark/>
              </w:tcPr>
            </w:tcPrChange>
          </w:tcPr>
          <w:p w14:paraId="2DC8BBE6" w14:textId="77777777" w:rsidR="002D3ABB" w:rsidRDefault="002D3ABB">
            <w:pPr>
              <w:rPr>
                <w:ins w:id="114" w:author="Dylan CHEN" w:date="2026-03-17T16:12:00Z" w16du:dateUtc="2026-03-17T08:12:00Z"/>
                <w:color w:val="000000"/>
                <w:sz w:val="20"/>
                <w:szCs w:val="20"/>
              </w:rPr>
            </w:pPr>
            <w:ins w:id="115" w:author="Dylan CHEN" w:date="2026-03-17T16:12:00Z" w16du:dateUtc="2026-03-17T08:12:00Z">
              <w:r>
                <w:rPr>
                  <w:color w:val="000000"/>
                  <w:sz w:val="20"/>
                  <w:szCs w:val="20"/>
                </w:rPr>
                <w:t> </w:t>
              </w:r>
            </w:ins>
          </w:p>
        </w:tc>
        <w:tc>
          <w:tcPr>
            <w:tcW w:w="2300" w:type="dxa"/>
            <w:tcBorders>
              <w:top w:val="single" w:sz="4" w:space="0" w:color="auto"/>
              <w:left w:val="nil"/>
              <w:bottom w:val="nil"/>
              <w:right w:val="nil"/>
            </w:tcBorders>
            <w:noWrap/>
            <w:hideMark/>
            <w:tcPrChange w:id="116" w:author="Dylan CHEN" w:date="2026-03-17T16:12:00Z" w16du:dateUtc="2026-03-17T08:12:00Z">
              <w:tcPr>
                <w:tcW w:w="2300" w:type="dxa"/>
                <w:tcBorders>
                  <w:top w:val="single" w:sz="4" w:space="0" w:color="auto"/>
                  <w:left w:val="nil"/>
                  <w:bottom w:val="nil"/>
                  <w:right w:val="nil"/>
                </w:tcBorders>
                <w:noWrap/>
                <w:vAlign w:val="center"/>
                <w:hideMark/>
              </w:tcPr>
            </w:tcPrChange>
          </w:tcPr>
          <w:p w14:paraId="08DD263F" w14:textId="77777777" w:rsidR="002D3ABB" w:rsidRDefault="002D3ABB">
            <w:pPr>
              <w:jc w:val="center"/>
              <w:rPr>
                <w:ins w:id="117" w:author="Dylan CHEN" w:date="2026-03-17T16:12:00Z" w16du:dateUtc="2026-03-17T08:12:00Z"/>
                <w:sz w:val="20"/>
                <w:szCs w:val="20"/>
              </w:rPr>
            </w:pPr>
            <w:ins w:id="118" w:author="Dylan CHEN" w:date="2026-03-17T16:12:00Z" w16du:dateUtc="2026-03-17T08:12:00Z">
              <w:r>
                <w:rPr>
                  <w:sz w:val="20"/>
                  <w:szCs w:val="20"/>
                </w:rPr>
                <w:t>(1)</w:t>
              </w:r>
            </w:ins>
          </w:p>
        </w:tc>
      </w:tr>
      <w:tr w:rsidR="002D3ABB" w14:paraId="0FB8E861" w14:textId="77777777" w:rsidTr="002D3ABB">
        <w:trPr>
          <w:trHeight w:val="320"/>
          <w:jc w:val="center"/>
          <w:ins w:id="119" w:author="Dylan CHEN" w:date="2026-03-17T16:12:00Z"/>
          <w:trPrChange w:id="120" w:author="Dylan CHEN" w:date="2026-03-17T16:12:00Z" w16du:dateUtc="2026-03-17T08:12:00Z">
            <w:trPr>
              <w:gridAfter w:val="0"/>
              <w:trHeight w:val="320"/>
            </w:trPr>
          </w:trPrChange>
        </w:trPr>
        <w:tc>
          <w:tcPr>
            <w:tcW w:w="1820" w:type="dxa"/>
            <w:tcBorders>
              <w:top w:val="nil"/>
              <w:left w:val="nil"/>
              <w:bottom w:val="nil"/>
              <w:right w:val="nil"/>
            </w:tcBorders>
            <w:noWrap/>
            <w:hideMark/>
            <w:tcPrChange w:id="121" w:author="Dylan CHEN" w:date="2026-03-17T16:12:00Z" w16du:dateUtc="2026-03-17T08:12:00Z">
              <w:tcPr>
                <w:tcW w:w="1820" w:type="dxa"/>
                <w:tcBorders>
                  <w:top w:val="nil"/>
                  <w:left w:val="nil"/>
                  <w:bottom w:val="nil"/>
                  <w:right w:val="nil"/>
                </w:tcBorders>
                <w:noWrap/>
                <w:vAlign w:val="bottom"/>
                <w:hideMark/>
              </w:tcPr>
            </w:tcPrChange>
          </w:tcPr>
          <w:p w14:paraId="52735155" w14:textId="77777777" w:rsidR="002D3ABB" w:rsidRDefault="002D3ABB">
            <w:pPr>
              <w:jc w:val="center"/>
              <w:rPr>
                <w:ins w:id="122"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123" w:author="Dylan CHEN" w:date="2026-03-17T16:12:00Z" w16du:dateUtc="2026-03-17T08:12:00Z">
              <w:tcPr>
                <w:tcW w:w="2300" w:type="dxa"/>
                <w:tcBorders>
                  <w:top w:val="nil"/>
                  <w:left w:val="nil"/>
                  <w:bottom w:val="single" w:sz="4" w:space="0" w:color="auto"/>
                  <w:right w:val="nil"/>
                </w:tcBorders>
                <w:noWrap/>
                <w:vAlign w:val="bottom"/>
                <w:hideMark/>
              </w:tcPr>
            </w:tcPrChange>
          </w:tcPr>
          <w:p w14:paraId="2D040ECF" w14:textId="77777777" w:rsidR="002D3ABB" w:rsidRDefault="002D3ABB">
            <w:pPr>
              <w:jc w:val="center"/>
              <w:rPr>
                <w:ins w:id="124" w:author="Dylan CHEN" w:date="2026-03-17T16:12:00Z" w16du:dateUtc="2026-03-17T08:12:00Z"/>
                <w:color w:val="000000"/>
                <w:sz w:val="20"/>
                <w:szCs w:val="20"/>
              </w:rPr>
              <w:pPrChange w:id="125" w:author="Dylan CHEN" w:date="2026-03-17T16:12:00Z" w16du:dateUtc="2026-03-17T08:12:00Z">
                <w:pPr/>
              </w:pPrChange>
            </w:pPr>
            <w:ins w:id="126" w:author="Dylan CHEN" w:date="2026-03-17T16:12:00Z" w16du:dateUtc="2026-03-17T08:12:00Z">
              <w:r>
                <w:rPr>
                  <w:color w:val="000000"/>
                  <w:sz w:val="20"/>
                  <w:szCs w:val="20"/>
                </w:rPr>
                <w:t>DV: hasHighQuality1Ans</w:t>
              </w:r>
              <w:r w:rsidRPr="002D3ABB">
                <w:rPr>
                  <w:color w:val="000000"/>
                  <w:sz w:val="20"/>
                  <w:szCs w:val="20"/>
                  <w:vertAlign w:val="subscript"/>
                  <w:rPrChange w:id="127" w:author="Dylan CHEN" w:date="2026-03-17T16:12:00Z" w16du:dateUtc="2026-03-17T08:12:00Z">
                    <w:rPr>
                      <w:color w:val="000000"/>
                      <w:sz w:val="20"/>
                      <w:szCs w:val="20"/>
                    </w:rPr>
                  </w:rPrChange>
                </w:rPr>
                <w:t>i</w:t>
              </w:r>
            </w:ins>
          </w:p>
        </w:tc>
      </w:tr>
      <w:tr w:rsidR="002D3ABB" w14:paraId="6616E287" w14:textId="77777777" w:rsidTr="002D3ABB">
        <w:trPr>
          <w:trHeight w:val="320"/>
          <w:jc w:val="center"/>
          <w:ins w:id="128" w:author="Dylan CHEN" w:date="2026-03-17T16:12:00Z"/>
          <w:trPrChange w:id="129" w:author="Dylan CHEN" w:date="2026-03-17T16:12:00Z" w16du:dateUtc="2026-03-17T08:12:00Z">
            <w:trPr>
              <w:gridAfter w:val="0"/>
              <w:trHeight w:val="320"/>
            </w:trPr>
          </w:trPrChange>
        </w:trPr>
        <w:tc>
          <w:tcPr>
            <w:tcW w:w="1820" w:type="dxa"/>
            <w:vMerge w:val="restart"/>
            <w:tcBorders>
              <w:top w:val="nil"/>
              <w:left w:val="nil"/>
              <w:bottom w:val="single" w:sz="4" w:space="0" w:color="000000"/>
              <w:right w:val="nil"/>
            </w:tcBorders>
            <w:noWrap/>
            <w:hideMark/>
            <w:tcPrChange w:id="130" w:author="Dylan CHEN" w:date="2026-03-17T16:12:00Z" w16du:dateUtc="2026-03-17T08:12:00Z">
              <w:tcPr>
                <w:tcW w:w="1820" w:type="dxa"/>
                <w:vMerge w:val="restart"/>
                <w:tcBorders>
                  <w:top w:val="nil"/>
                  <w:left w:val="nil"/>
                  <w:bottom w:val="single" w:sz="4" w:space="0" w:color="000000"/>
                  <w:right w:val="nil"/>
                </w:tcBorders>
                <w:noWrap/>
                <w:vAlign w:val="center"/>
                <w:hideMark/>
              </w:tcPr>
            </w:tcPrChange>
          </w:tcPr>
          <w:p w14:paraId="43B78829" w14:textId="77777777" w:rsidR="002D3ABB" w:rsidRDefault="002D3ABB">
            <w:pPr>
              <w:rPr>
                <w:ins w:id="131" w:author="Dylan CHEN" w:date="2026-03-17T16:12:00Z" w16du:dateUtc="2026-03-17T08:12:00Z"/>
                <w:sz w:val="20"/>
                <w:szCs w:val="20"/>
              </w:rPr>
            </w:pPr>
            <w:ins w:id="132" w:author="Dylan CHEN" w:date="2026-03-17T16:12:00Z" w16du:dateUtc="2026-03-17T08:12:00Z">
              <w:r>
                <w:rPr>
                  <w:sz w:val="20"/>
                  <w:szCs w:val="20"/>
                </w:rPr>
                <w:t>answerNum</w:t>
              </w:r>
              <w:r w:rsidRPr="002D3ABB">
                <w:rPr>
                  <w:sz w:val="20"/>
                  <w:szCs w:val="20"/>
                  <w:vertAlign w:val="subscript"/>
                  <w:rPrChange w:id="133" w:author="Dylan CHEN" w:date="2026-03-17T16:12:00Z" w16du:dateUtc="2026-03-17T08:12:00Z">
                    <w:rPr>
                      <w:sz w:val="20"/>
                      <w:szCs w:val="20"/>
                    </w:rPr>
                  </w:rPrChange>
                </w:rPr>
                <w:t>i</w:t>
              </w:r>
            </w:ins>
          </w:p>
        </w:tc>
        <w:tc>
          <w:tcPr>
            <w:tcW w:w="2300" w:type="dxa"/>
            <w:tcBorders>
              <w:top w:val="nil"/>
              <w:left w:val="nil"/>
              <w:bottom w:val="nil"/>
              <w:right w:val="nil"/>
            </w:tcBorders>
            <w:noWrap/>
            <w:hideMark/>
            <w:tcPrChange w:id="134" w:author="Dylan CHEN" w:date="2026-03-17T16:12:00Z" w16du:dateUtc="2026-03-17T08:12:00Z">
              <w:tcPr>
                <w:tcW w:w="2300" w:type="dxa"/>
                <w:tcBorders>
                  <w:top w:val="nil"/>
                  <w:left w:val="nil"/>
                  <w:bottom w:val="nil"/>
                  <w:right w:val="nil"/>
                </w:tcBorders>
                <w:noWrap/>
                <w:vAlign w:val="center"/>
                <w:hideMark/>
              </w:tcPr>
            </w:tcPrChange>
          </w:tcPr>
          <w:p w14:paraId="72EF6C33" w14:textId="77777777" w:rsidR="002D3ABB" w:rsidRDefault="002D3ABB">
            <w:pPr>
              <w:jc w:val="center"/>
              <w:rPr>
                <w:ins w:id="135" w:author="Dylan CHEN" w:date="2026-03-17T16:12:00Z" w16du:dateUtc="2026-03-17T08:12:00Z"/>
                <w:color w:val="000000"/>
                <w:sz w:val="20"/>
                <w:szCs w:val="20"/>
              </w:rPr>
            </w:pPr>
            <w:ins w:id="136" w:author="Dylan CHEN" w:date="2026-03-17T16:12:00Z" w16du:dateUtc="2026-03-17T08:12:00Z">
              <w:r>
                <w:rPr>
                  <w:color w:val="000000"/>
                  <w:sz w:val="20"/>
                  <w:szCs w:val="20"/>
                </w:rPr>
                <w:t>0.012</w:t>
              </w:r>
            </w:ins>
          </w:p>
        </w:tc>
      </w:tr>
      <w:tr w:rsidR="002D3ABB" w14:paraId="6FC0A602" w14:textId="77777777" w:rsidTr="002D3ABB">
        <w:trPr>
          <w:trHeight w:val="320"/>
          <w:jc w:val="center"/>
          <w:ins w:id="137" w:author="Dylan CHEN" w:date="2026-03-17T16:12:00Z"/>
          <w:trPrChange w:id="138" w:author="Dylan CHEN" w:date="2026-03-17T16:12:00Z" w16du:dateUtc="2026-03-17T08:12:00Z">
            <w:trPr>
              <w:gridAfter w:val="0"/>
              <w:trHeight w:val="320"/>
            </w:trPr>
          </w:trPrChange>
        </w:trPr>
        <w:tc>
          <w:tcPr>
            <w:tcW w:w="1820" w:type="dxa"/>
            <w:vMerge/>
            <w:tcBorders>
              <w:top w:val="nil"/>
              <w:left w:val="nil"/>
              <w:bottom w:val="single" w:sz="4" w:space="0" w:color="000000"/>
              <w:right w:val="nil"/>
            </w:tcBorders>
            <w:hideMark/>
            <w:tcPrChange w:id="139" w:author="Dylan CHEN" w:date="2026-03-17T16:12:00Z" w16du:dateUtc="2026-03-17T08:12:00Z">
              <w:tcPr>
                <w:tcW w:w="1820" w:type="dxa"/>
                <w:vMerge/>
                <w:tcBorders>
                  <w:top w:val="nil"/>
                  <w:left w:val="nil"/>
                  <w:bottom w:val="single" w:sz="4" w:space="0" w:color="000000"/>
                  <w:right w:val="nil"/>
                </w:tcBorders>
                <w:vAlign w:val="center"/>
                <w:hideMark/>
              </w:tcPr>
            </w:tcPrChange>
          </w:tcPr>
          <w:p w14:paraId="16FD3494" w14:textId="77777777" w:rsidR="002D3ABB" w:rsidRDefault="002D3ABB">
            <w:pPr>
              <w:rPr>
                <w:ins w:id="140"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141" w:author="Dylan CHEN" w:date="2026-03-17T16:12:00Z" w16du:dateUtc="2026-03-17T08:12:00Z">
              <w:tcPr>
                <w:tcW w:w="2300" w:type="dxa"/>
                <w:tcBorders>
                  <w:top w:val="nil"/>
                  <w:left w:val="nil"/>
                  <w:bottom w:val="single" w:sz="4" w:space="0" w:color="auto"/>
                  <w:right w:val="nil"/>
                </w:tcBorders>
                <w:noWrap/>
                <w:vAlign w:val="center"/>
                <w:hideMark/>
              </w:tcPr>
            </w:tcPrChange>
          </w:tcPr>
          <w:p w14:paraId="0AD6DBF3" w14:textId="77777777" w:rsidR="002D3ABB" w:rsidRDefault="002D3ABB">
            <w:pPr>
              <w:jc w:val="center"/>
              <w:rPr>
                <w:ins w:id="142" w:author="Dylan CHEN" w:date="2026-03-17T16:12:00Z" w16du:dateUtc="2026-03-17T08:12:00Z"/>
                <w:color w:val="000000"/>
                <w:sz w:val="20"/>
                <w:szCs w:val="20"/>
              </w:rPr>
            </w:pPr>
            <w:ins w:id="143" w:author="Dylan CHEN" w:date="2026-03-17T16:12:00Z" w16du:dateUtc="2026-03-17T08:12:00Z">
              <w:r>
                <w:rPr>
                  <w:color w:val="000000"/>
                  <w:sz w:val="20"/>
                  <w:szCs w:val="20"/>
                </w:rPr>
                <w:t>(0.015)</w:t>
              </w:r>
            </w:ins>
          </w:p>
        </w:tc>
      </w:tr>
      <w:tr w:rsidR="002D3ABB" w14:paraId="5226311F" w14:textId="77777777" w:rsidTr="002D3ABB">
        <w:trPr>
          <w:trHeight w:val="320"/>
          <w:jc w:val="center"/>
          <w:ins w:id="144" w:author="Dylan CHEN" w:date="2026-03-17T16:12:00Z"/>
          <w:trPrChange w:id="145" w:author="Dylan CHEN" w:date="2026-03-17T16:12:00Z" w16du:dateUtc="2026-03-17T08:12:00Z">
            <w:trPr>
              <w:gridAfter w:val="0"/>
              <w:trHeight w:val="320"/>
            </w:trPr>
          </w:trPrChange>
        </w:trPr>
        <w:tc>
          <w:tcPr>
            <w:tcW w:w="1820" w:type="dxa"/>
            <w:tcBorders>
              <w:top w:val="nil"/>
              <w:left w:val="nil"/>
              <w:bottom w:val="nil"/>
              <w:right w:val="nil"/>
            </w:tcBorders>
            <w:noWrap/>
            <w:hideMark/>
            <w:tcPrChange w:id="146" w:author="Dylan CHEN" w:date="2026-03-17T16:12:00Z" w16du:dateUtc="2026-03-17T08:12:00Z">
              <w:tcPr>
                <w:tcW w:w="1820" w:type="dxa"/>
                <w:tcBorders>
                  <w:top w:val="nil"/>
                  <w:left w:val="nil"/>
                  <w:bottom w:val="nil"/>
                  <w:right w:val="nil"/>
                </w:tcBorders>
                <w:noWrap/>
                <w:vAlign w:val="center"/>
                <w:hideMark/>
              </w:tcPr>
            </w:tcPrChange>
          </w:tcPr>
          <w:p w14:paraId="4CAD856D" w14:textId="77777777" w:rsidR="002D3ABB" w:rsidRDefault="002D3ABB">
            <w:pPr>
              <w:rPr>
                <w:ins w:id="147" w:author="Dylan CHEN" w:date="2026-03-17T16:12:00Z" w16du:dateUtc="2026-03-17T08:12:00Z"/>
                <w:sz w:val="20"/>
                <w:szCs w:val="20"/>
              </w:rPr>
            </w:pPr>
            <w:ins w:id="148" w:author="Dylan CHEN" w:date="2026-03-17T16:12:00Z" w16du:dateUtc="2026-03-17T08:12:00Z">
              <w:r>
                <w:rPr>
                  <w:sz w:val="20"/>
                  <w:szCs w:val="20"/>
                </w:rPr>
                <w:t>other controls</w:t>
              </w:r>
            </w:ins>
          </w:p>
        </w:tc>
        <w:tc>
          <w:tcPr>
            <w:tcW w:w="2300" w:type="dxa"/>
            <w:tcBorders>
              <w:top w:val="nil"/>
              <w:left w:val="nil"/>
              <w:bottom w:val="nil"/>
              <w:right w:val="nil"/>
            </w:tcBorders>
            <w:noWrap/>
            <w:hideMark/>
            <w:tcPrChange w:id="149" w:author="Dylan CHEN" w:date="2026-03-17T16:12:00Z" w16du:dateUtc="2026-03-17T08:12:00Z">
              <w:tcPr>
                <w:tcW w:w="2300" w:type="dxa"/>
                <w:tcBorders>
                  <w:top w:val="nil"/>
                  <w:left w:val="nil"/>
                  <w:bottom w:val="nil"/>
                  <w:right w:val="nil"/>
                </w:tcBorders>
                <w:noWrap/>
                <w:vAlign w:val="center"/>
                <w:hideMark/>
              </w:tcPr>
            </w:tcPrChange>
          </w:tcPr>
          <w:p w14:paraId="37E47340" w14:textId="77777777" w:rsidR="002D3ABB" w:rsidRDefault="002D3ABB">
            <w:pPr>
              <w:jc w:val="center"/>
              <w:rPr>
                <w:ins w:id="150" w:author="Dylan CHEN" w:date="2026-03-17T16:12:00Z" w16du:dateUtc="2026-03-17T08:12:00Z"/>
                <w:sz w:val="20"/>
                <w:szCs w:val="20"/>
              </w:rPr>
            </w:pPr>
            <w:ins w:id="151" w:author="Dylan CHEN" w:date="2026-03-17T16:12:00Z" w16du:dateUtc="2026-03-17T08:12:00Z">
              <w:r>
                <w:rPr>
                  <w:sz w:val="20"/>
                  <w:szCs w:val="20"/>
                </w:rPr>
                <w:t>√</w:t>
              </w:r>
            </w:ins>
          </w:p>
        </w:tc>
      </w:tr>
      <w:tr w:rsidR="002D3ABB" w14:paraId="68FA2931" w14:textId="77777777" w:rsidTr="002D3ABB">
        <w:trPr>
          <w:trHeight w:val="320"/>
          <w:jc w:val="center"/>
          <w:ins w:id="152" w:author="Dylan CHEN" w:date="2026-03-17T16:12:00Z"/>
          <w:trPrChange w:id="153" w:author="Dylan CHEN" w:date="2026-03-17T16:12:00Z" w16du:dateUtc="2026-03-17T08:12:00Z">
            <w:trPr>
              <w:gridAfter w:val="0"/>
              <w:trHeight w:val="320"/>
            </w:trPr>
          </w:trPrChange>
        </w:trPr>
        <w:tc>
          <w:tcPr>
            <w:tcW w:w="1820" w:type="dxa"/>
            <w:tcBorders>
              <w:top w:val="nil"/>
              <w:left w:val="nil"/>
              <w:bottom w:val="nil"/>
              <w:right w:val="nil"/>
            </w:tcBorders>
            <w:noWrap/>
            <w:hideMark/>
            <w:tcPrChange w:id="154" w:author="Dylan CHEN" w:date="2026-03-17T16:12:00Z" w16du:dateUtc="2026-03-17T08:12:00Z">
              <w:tcPr>
                <w:tcW w:w="1820" w:type="dxa"/>
                <w:tcBorders>
                  <w:top w:val="nil"/>
                  <w:left w:val="nil"/>
                  <w:bottom w:val="nil"/>
                  <w:right w:val="nil"/>
                </w:tcBorders>
                <w:noWrap/>
                <w:vAlign w:val="bottom"/>
                <w:hideMark/>
              </w:tcPr>
            </w:tcPrChange>
          </w:tcPr>
          <w:p w14:paraId="1E37480F" w14:textId="77777777" w:rsidR="002D3ABB" w:rsidRDefault="002D3ABB">
            <w:pPr>
              <w:rPr>
                <w:ins w:id="155" w:author="Dylan CHEN" w:date="2026-03-17T16:12:00Z" w16du:dateUtc="2026-03-17T08:12:00Z"/>
                <w:color w:val="000000"/>
                <w:sz w:val="20"/>
                <w:szCs w:val="20"/>
              </w:rPr>
            </w:pPr>
            <w:ins w:id="156" w:author="Dylan CHEN" w:date="2026-03-17T16:12:00Z" w16du:dateUtc="2026-03-17T08:12:00Z">
              <w:r>
                <w:rPr>
                  <w:color w:val="000000"/>
                  <w:sz w:val="20"/>
                  <w:szCs w:val="20"/>
                </w:rPr>
                <w:t>answer timing FE</w:t>
              </w:r>
            </w:ins>
          </w:p>
        </w:tc>
        <w:tc>
          <w:tcPr>
            <w:tcW w:w="2300" w:type="dxa"/>
            <w:tcBorders>
              <w:top w:val="nil"/>
              <w:left w:val="nil"/>
              <w:bottom w:val="nil"/>
              <w:right w:val="nil"/>
            </w:tcBorders>
            <w:noWrap/>
            <w:hideMark/>
            <w:tcPrChange w:id="157" w:author="Dylan CHEN" w:date="2026-03-17T16:12:00Z" w16du:dateUtc="2026-03-17T08:12:00Z">
              <w:tcPr>
                <w:tcW w:w="2300" w:type="dxa"/>
                <w:tcBorders>
                  <w:top w:val="nil"/>
                  <w:left w:val="nil"/>
                  <w:bottom w:val="nil"/>
                  <w:right w:val="nil"/>
                </w:tcBorders>
                <w:noWrap/>
                <w:vAlign w:val="center"/>
                <w:hideMark/>
              </w:tcPr>
            </w:tcPrChange>
          </w:tcPr>
          <w:p w14:paraId="49D41A1A" w14:textId="77777777" w:rsidR="002D3ABB" w:rsidRDefault="002D3ABB">
            <w:pPr>
              <w:jc w:val="center"/>
              <w:rPr>
                <w:ins w:id="158" w:author="Dylan CHEN" w:date="2026-03-17T16:12:00Z" w16du:dateUtc="2026-03-17T08:12:00Z"/>
                <w:sz w:val="20"/>
                <w:szCs w:val="20"/>
              </w:rPr>
            </w:pPr>
            <w:ins w:id="159" w:author="Dylan CHEN" w:date="2026-03-17T16:12:00Z" w16du:dateUtc="2026-03-17T08:12:00Z">
              <w:r>
                <w:rPr>
                  <w:sz w:val="20"/>
                  <w:szCs w:val="20"/>
                </w:rPr>
                <w:t>√</w:t>
              </w:r>
            </w:ins>
          </w:p>
        </w:tc>
      </w:tr>
      <w:tr w:rsidR="002D3ABB" w14:paraId="008A6422" w14:textId="77777777" w:rsidTr="002D3ABB">
        <w:trPr>
          <w:trHeight w:val="320"/>
          <w:jc w:val="center"/>
          <w:ins w:id="160" w:author="Dylan CHEN" w:date="2026-03-17T16:12:00Z"/>
          <w:trPrChange w:id="161"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162" w:author="Dylan CHEN" w:date="2026-03-17T16:12:00Z" w16du:dateUtc="2026-03-17T08:12:00Z">
              <w:tcPr>
                <w:tcW w:w="1820" w:type="dxa"/>
                <w:tcBorders>
                  <w:top w:val="nil"/>
                  <w:left w:val="nil"/>
                  <w:bottom w:val="single" w:sz="4" w:space="0" w:color="auto"/>
                  <w:right w:val="nil"/>
                </w:tcBorders>
                <w:noWrap/>
                <w:vAlign w:val="center"/>
                <w:hideMark/>
              </w:tcPr>
            </w:tcPrChange>
          </w:tcPr>
          <w:p w14:paraId="600B1D28" w14:textId="77777777" w:rsidR="002D3ABB" w:rsidRDefault="002D3ABB">
            <w:pPr>
              <w:rPr>
                <w:ins w:id="163" w:author="Dylan CHEN" w:date="2026-03-17T16:12:00Z" w16du:dateUtc="2026-03-17T08:12:00Z"/>
                <w:sz w:val="20"/>
                <w:szCs w:val="20"/>
              </w:rPr>
            </w:pPr>
            <w:proofErr w:type="spellStart"/>
            <w:ins w:id="164" w:author="Dylan CHEN" w:date="2026-03-17T16:12:00Z" w16du:dateUtc="2026-03-17T08:12:00Z">
              <w:r>
                <w:rPr>
                  <w:sz w:val="20"/>
                  <w:szCs w:val="20"/>
                </w:rPr>
                <w:t>conly</w:t>
              </w:r>
              <w:proofErr w:type="spellEnd"/>
              <w:r>
                <w:rPr>
                  <w:sz w:val="20"/>
                  <w:szCs w:val="20"/>
                </w:rPr>
                <w:t xml:space="preserve"> control sample</w:t>
              </w:r>
            </w:ins>
          </w:p>
        </w:tc>
        <w:tc>
          <w:tcPr>
            <w:tcW w:w="2300" w:type="dxa"/>
            <w:tcBorders>
              <w:top w:val="nil"/>
              <w:left w:val="nil"/>
              <w:bottom w:val="single" w:sz="4" w:space="0" w:color="auto"/>
              <w:right w:val="nil"/>
            </w:tcBorders>
            <w:noWrap/>
            <w:hideMark/>
            <w:tcPrChange w:id="165" w:author="Dylan CHEN" w:date="2026-03-17T16:12:00Z" w16du:dateUtc="2026-03-17T08:12:00Z">
              <w:tcPr>
                <w:tcW w:w="2300" w:type="dxa"/>
                <w:tcBorders>
                  <w:top w:val="nil"/>
                  <w:left w:val="nil"/>
                  <w:bottom w:val="single" w:sz="4" w:space="0" w:color="auto"/>
                  <w:right w:val="nil"/>
                </w:tcBorders>
                <w:noWrap/>
                <w:vAlign w:val="bottom"/>
                <w:hideMark/>
              </w:tcPr>
            </w:tcPrChange>
          </w:tcPr>
          <w:p w14:paraId="256A7800" w14:textId="365DE63C" w:rsidR="002D3ABB" w:rsidRDefault="002D3ABB">
            <w:pPr>
              <w:jc w:val="center"/>
              <w:rPr>
                <w:ins w:id="166" w:author="Dylan CHEN" w:date="2026-03-17T16:12:00Z" w16du:dateUtc="2026-03-17T08:12:00Z"/>
                <w:color w:val="000000"/>
                <w:sz w:val="20"/>
                <w:szCs w:val="20"/>
              </w:rPr>
            </w:pPr>
            <w:ins w:id="167" w:author="Dylan CHEN" w:date="2026-03-17T16:13:00Z" w16du:dateUtc="2026-03-17T08:13:00Z">
              <w:r>
                <w:rPr>
                  <w:sz w:val="20"/>
                  <w:szCs w:val="20"/>
                </w:rPr>
                <w:t>√</w:t>
              </w:r>
            </w:ins>
            <w:ins w:id="168" w:author="Dylan CHEN" w:date="2026-03-17T16:12:00Z" w16du:dateUtc="2026-03-17T08:12:00Z">
              <w:r>
                <w:rPr>
                  <w:color w:val="000000"/>
                  <w:sz w:val="20"/>
                  <w:szCs w:val="20"/>
                </w:rPr>
                <w:t> </w:t>
              </w:r>
            </w:ins>
          </w:p>
        </w:tc>
      </w:tr>
      <w:tr w:rsidR="002D3ABB" w14:paraId="0E792329" w14:textId="77777777" w:rsidTr="002D3ABB">
        <w:trPr>
          <w:trHeight w:val="320"/>
          <w:jc w:val="center"/>
          <w:ins w:id="169" w:author="Dylan CHEN" w:date="2026-03-17T16:12:00Z"/>
          <w:trPrChange w:id="170"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171" w:author="Dylan CHEN" w:date="2026-03-17T16:12:00Z" w16du:dateUtc="2026-03-17T08:12:00Z">
              <w:tcPr>
                <w:tcW w:w="1820" w:type="dxa"/>
                <w:tcBorders>
                  <w:top w:val="nil"/>
                  <w:left w:val="nil"/>
                  <w:bottom w:val="single" w:sz="4" w:space="0" w:color="auto"/>
                  <w:right w:val="nil"/>
                </w:tcBorders>
                <w:noWrap/>
                <w:vAlign w:val="bottom"/>
                <w:hideMark/>
              </w:tcPr>
            </w:tcPrChange>
          </w:tcPr>
          <w:p w14:paraId="58300E71" w14:textId="77777777" w:rsidR="002D3ABB" w:rsidRDefault="002D3ABB">
            <w:pPr>
              <w:rPr>
                <w:ins w:id="172" w:author="Dylan CHEN" w:date="2026-03-17T16:12:00Z" w16du:dateUtc="2026-03-17T08:12:00Z"/>
                <w:color w:val="000000"/>
                <w:sz w:val="20"/>
                <w:szCs w:val="20"/>
              </w:rPr>
            </w:pPr>
            <w:ins w:id="173" w:author="Dylan CHEN" w:date="2026-03-17T16:12:00Z" w16du:dateUtc="2026-03-17T08:12:00Z">
              <w:r>
                <w:rPr>
                  <w:color w:val="000000"/>
                  <w:sz w:val="20"/>
                  <w:szCs w:val="20"/>
                </w:rPr>
                <w:t>N</w:t>
              </w:r>
            </w:ins>
          </w:p>
        </w:tc>
        <w:tc>
          <w:tcPr>
            <w:tcW w:w="2300" w:type="dxa"/>
            <w:tcBorders>
              <w:top w:val="nil"/>
              <w:left w:val="nil"/>
              <w:bottom w:val="single" w:sz="4" w:space="0" w:color="auto"/>
              <w:right w:val="nil"/>
            </w:tcBorders>
            <w:noWrap/>
            <w:hideMark/>
            <w:tcPrChange w:id="174" w:author="Dylan CHEN" w:date="2026-03-17T16:12:00Z" w16du:dateUtc="2026-03-17T08:12:00Z">
              <w:tcPr>
                <w:tcW w:w="2300" w:type="dxa"/>
                <w:tcBorders>
                  <w:top w:val="nil"/>
                  <w:left w:val="nil"/>
                  <w:bottom w:val="single" w:sz="4" w:space="0" w:color="auto"/>
                  <w:right w:val="nil"/>
                </w:tcBorders>
                <w:noWrap/>
                <w:vAlign w:val="bottom"/>
                <w:hideMark/>
              </w:tcPr>
            </w:tcPrChange>
          </w:tcPr>
          <w:p w14:paraId="46A6F7B1" w14:textId="77777777" w:rsidR="002D3ABB" w:rsidRDefault="002D3ABB">
            <w:pPr>
              <w:jc w:val="center"/>
              <w:rPr>
                <w:ins w:id="175" w:author="Dylan CHEN" w:date="2026-03-17T16:12:00Z" w16du:dateUtc="2026-03-17T08:12:00Z"/>
                <w:color w:val="000000"/>
                <w:sz w:val="20"/>
                <w:szCs w:val="20"/>
              </w:rPr>
            </w:pPr>
            <w:ins w:id="176" w:author="Dylan CHEN" w:date="2026-03-17T16:12:00Z" w16du:dateUtc="2026-03-17T08:12:00Z">
              <w:r>
                <w:rPr>
                  <w:color w:val="000000"/>
                  <w:sz w:val="20"/>
                  <w:szCs w:val="20"/>
                </w:rPr>
                <w:t>1,451</w:t>
              </w:r>
            </w:ins>
          </w:p>
        </w:tc>
      </w:tr>
    </w:tbl>
    <w:p w14:paraId="71F25F1D" w14:textId="34D36B50" w:rsidR="006A0A04" w:rsidRDefault="006A0A04" w:rsidP="002538F8">
      <w:pPr>
        <w:pStyle w:val="Paragraph"/>
        <w:rPr>
          <w:ins w:id="177" w:author="Dylan CHEN" w:date="2026-03-16T10:23:00Z" w16du:dateUtc="2026-03-16T02:23:00Z"/>
        </w:rPr>
      </w:pPr>
      <w:del w:id="178" w:author="Dylan CHEN" w:date="2026-03-17T16:12:00Z" w16du:dateUtc="2026-03-17T08:12:00Z">
        <w:r w:rsidDel="002D3ABB">
          <w:delText>[Put the table here]</w:delText>
        </w:r>
      </w:del>
    </w:p>
    <w:p w14:paraId="692FAA89" w14:textId="7CF8BD40" w:rsidR="002538F8" w:rsidRPr="00522DE1" w:rsidRDefault="002538F8">
      <w:pPr>
        <w:pStyle w:val="Paragraph"/>
        <w:pPrChange w:id="179" w:author="Dylan CHEN" w:date="2026-03-16T10:23:00Z" w16du:dateUtc="2026-03-16T02:23:00Z">
          <w:pPr>
            <w:pStyle w:val="NormalWeb"/>
          </w:pPr>
        </w:pPrChange>
      </w:pPr>
      <w:ins w:id="180" w:author="Dylan CHEN" w:date="2026-03-16T10:23:00Z" w16du:dateUtc="2026-03-16T02:23:00Z">
        <w:r w:rsidRPr="002538F8">
          <w:t xml:space="preserve">As the reviewer noted, this positive coefficient is inconsistent with the alternative explanation that </w:t>
        </w:r>
        <w:bookmarkStart w:id="181" w:name="OLE_LINK4"/>
        <w:r w:rsidRPr="002538F8">
          <w:t xml:space="preserve">first-position </w:t>
        </w:r>
        <w:r w:rsidR="00D5349D">
          <w:rPr>
            <w:rFonts w:hint="eastAsia"/>
          </w:rPr>
          <w:t>h</w:t>
        </w:r>
      </w:ins>
      <w:ins w:id="182" w:author="Dylan CHEN" w:date="2026-03-16T10:24:00Z" w16du:dateUtc="2026-03-16T02:24:00Z">
        <w:r w:rsidR="00D5349D">
          <w:rPr>
            <w:rFonts w:hint="eastAsia"/>
          </w:rPr>
          <w:t>igh quality answerer</w:t>
        </w:r>
      </w:ins>
      <w:ins w:id="183" w:author="Dylan CHEN" w:date="2026-03-16T10:23:00Z" w16du:dateUtc="2026-03-16T02:23:00Z">
        <w:r w:rsidRPr="002538F8">
          <w:t xml:space="preserve"> </w:t>
        </w:r>
      </w:ins>
      <w:proofErr w:type="gramStart"/>
      <w:ins w:id="184" w:author="Dylan CHEN" w:date="2026-03-16T10:24:00Z" w16du:dateUtc="2026-03-16T02:24:00Z">
        <w:r w:rsidR="00D5349D">
          <w:rPr>
            <w:rFonts w:hint="eastAsia"/>
          </w:rPr>
          <w:t>deter</w:t>
        </w:r>
        <w:proofErr w:type="gramEnd"/>
        <w:r w:rsidR="00D5349D">
          <w:rPr>
            <w:rFonts w:hint="eastAsia"/>
          </w:rPr>
          <w:t xml:space="preserve"> </w:t>
        </w:r>
      </w:ins>
      <w:ins w:id="185" w:author="Dylan CHEN" w:date="2026-03-16T10:23:00Z" w16du:dateUtc="2026-03-16T02:23:00Z">
        <w:r w:rsidRPr="002538F8">
          <w:t>others</w:t>
        </w:r>
        <w:r>
          <w:t>’</w:t>
        </w:r>
        <w:r w:rsidRPr="002538F8">
          <w:t xml:space="preserve"> participation</w:t>
        </w:r>
        <w:bookmarkEnd w:id="181"/>
        <w:r w:rsidRPr="002538F8">
          <w:t>.</w:t>
        </w:r>
      </w:ins>
    </w:p>
    <w:p w14:paraId="4A2B5FCB" w14:textId="77777777" w:rsidR="000A3656" w:rsidRPr="00522DE1" w:rsidRDefault="000A3656" w:rsidP="000A3656">
      <w:pPr>
        <w:spacing w:before="120" w:after="120"/>
        <w:rPr>
          <w:b/>
        </w:rPr>
      </w:pPr>
      <w:r w:rsidRPr="00522DE1">
        <w:t>---------------------------------------------------------------------------------------------------------------------</w:t>
      </w:r>
    </w:p>
    <w:p w14:paraId="7D06DCF6" w14:textId="29E2CA40" w:rsidR="000A3656" w:rsidRPr="00522DE1" w:rsidRDefault="000A3656" w:rsidP="000A3656">
      <w:pPr>
        <w:widowControl w:val="0"/>
        <w:autoSpaceDE w:val="0"/>
        <w:spacing w:before="120" w:after="120"/>
        <w:jc w:val="both"/>
        <w:outlineLvl w:val="0"/>
        <w:rPr>
          <w:rFonts w:eastAsia="SimSun"/>
          <w:b/>
          <w:bCs/>
          <w:kern w:val="2"/>
        </w:rPr>
      </w:pPr>
      <w:r w:rsidRPr="00522DE1">
        <w:rPr>
          <w:rFonts w:eastAsia="SimSun"/>
          <w:b/>
          <w:bCs/>
          <w:kern w:val="2"/>
        </w:rPr>
        <w:t>R2-</w:t>
      </w:r>
      <w:r w:rsidR="00EB6634">
        <w:rPr>
          <w:rFonts w:eastAsia="SimSun"/>
          <w:b/>
          <w:bCs/>
          <w:kern w:val="2"/>
        </w:rPr>
        <w:t>18</w:t>
      </w:r>
    </w:p>
    <w:p w14:paraId="559CF780"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2-20. I commented that the source effect was not tested.</w:t>
      </w:r>
    </w:p>
    <w:p w14:paraId="01CFCBBC" w14:textId="3EDCB875"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responded that </w:t>
      </w:r>
      <w:r w:rsidR="00F41AD7" w:rsidRPr="00522DE1">
        <w:rPr>
          <w:rFonts w:eastAsia="SimSun"/>
          <w:i/>
          <w:iCs/>
          <w:kern w:val="2"/>
        </w:rPr>
        <w:t>“</w:t>
      </w:r>
      <w:r w:rsidRPr="00522DE1">
        <w:rPr>
          <w:rFonts w:eastAsia="SimSun"/>
          <w:i/>
          <w:iCs/>
          <w:kern w:val="2"/>
        </w:rPr>
        <w:t>the source effect is tested in Section 6.3.1.3 Table 11.</w:t>
      </w:r>
      <w:r w:rsidR="00F41AD7" w:rsidRPr="00522DE1">
        <w:rPr>
          <w:rFonts w:eastAsia="SimSun"/>
          <w:i/>
          <w:iCs/>
          <w:kern w:val="2"/>
        </w:rPr>
        <w:t>”</w:t>
      </w:r>
      <w:r w:rsidRPr="00522DE1">
        <w:rPr>
          <w:rFonts w:eastAsia="SimSun"/>
          <w:i/>
          <w:iCs/>
          <w:kern w:val="2"/>
        </w:rPr>
        <w:t xml:space="preserve"> Specifically, </w:t>
      </w:r>
      <w:r w:rsidR="00F41AD7" w:rsidRPr="00522DE1">
        <w:rPr>
          <w:rFonts w:eastAsia="SimSun"/>
          <w:i/>
          <w:iCs/>
          <w:kern w:val="2"/>
        </w:rPr>
        <w:t>“</w:t>
      </w:r>
      <w:r w:rsidRPr="00522DE1">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F41AD7" w:rsidRPr="00522DE1">
        <w:rPr>
          <w:rFonts w:eastAsia="SimSun"/>
          <w:i/>
          <w:iCs/>
          <w:kern w:val="2"/>
        </w:rPr>
        <w:t>”</w:t>
      </w:r>
    </w:p>
    <w:p w14:paraId="441F9680" w14:textId="35F03203" w:rsidR="000A365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respectively disagree because there can be other reasons aside from the position and content, like anchoring reference, cognitive offloading, etc., for explaining the residual effect.</w:t>
      </w:r>
      <w:r w:rsidR="000A3656" w:rsidRPr="00522DE1">
        <w:rPr>
          <w:rFonts w:eastAsia="SimSun"/>
          <w:i/>
          <w:iCs/>
          <w:kern w:val="2"/>
        </w:rPr>
        <w:t xml:space="preserve"> </w:t>
      </w:r>
    </w:p>
    <w:p w14:paraId="75D6FC6C" w14:textId="77777777" w:rsidR="000A3656" w:rsidRPr="00522DE1" w:rsidRDefault="000A3656" w:rsidP="000A3656">
      <w:pPr>
        <w:widowControl w:val="0"/>
        <w:autoSpaceDE w:val="0"/>
        <w:autoSpaceDN w:val="0"/>
        <w:adjustRightInd w:val="0"/>
        <w:spacing w:before="120" w:after="120"/>
        <w:jc w:val="both"/>
      </w:pPr>
      <w:r w:rsidRPr="00522DE1">
        <w:rPr>
          <w:rFonts w:eastAsia="SimSun"/>
          <w:b/>
          <w:bCs/>
          <w:i/>
          <w:iCs/>
          <w:kern w:val="2"/>
          <w:u w:val="single"/>
        </w:rPr>
        <w:t>Response</w:t>
      </w:r>
    </w:p>
    <w:p w14:paraId="5E7798D7" w14:textId="5ABB7B59" w:rsidR="00922D84" w:rsidRPr="00522DE1" w:rsidRDefault="00922D84" w:rsidP="00885113">
      <w:pPr>
        <w:pStyle w:val="NormalWeb"/>
      </w:pPr>
    </w:p>
    <w:p w14:paraId="635E3913" w14:textId="77777777" w:rsidR="00CA2329" w:rsidRPr="00522DE1" w:rsidRDefault="00CA2329" w:rsidP="00CA2329">
      <w:pPr>
        <w:spacing w:before="120" w:after="120"/>
        <w:rPr>
          <w:b/>
        </w:rPr>
      </w:pPr>
      <w:r w:rsidRPr="00522DE1">
        <w:lastRenderedPageBreak/>
        <w:t>---------------------------------------------------------------------------------------------------------------------</w:t>
      </w:r>
    </w:p>
    <w:p w14:paraId="30C0680B" w14:textId="12B05570" w:rsidR="00CA2329" w:rsidRPr="00522DE1" w:rsidRDefault="00CA2329" w:rsidP="00CA2329">
      <w:pPr>
        <w:widowControl w:val="0"/>
        <w:autoSpaceDE w:val="0"/>
        <w:spacing w:before="120" w:after="120"/>
        <w:jc w:val="both"/>
        <w:outlineLvl w:val="0"/>
        <w:rPr>
          <w:rFonts w:eastAsia="SimSun"/>
          <w:b/>
          <w:bCs/>
          <w:kern w:val="2"/>
        </w:rPr>
      </w:pPr>
      <w:r w:rsidRPr="00522DE1">
        <w:rPr>
          <w:rFonts w:eastAsia="SimSun"/>
          <w:b/>
          <w:bCs/>
          <w:kern w:val="2"/>
        </w:rPr>
        <w:t>R2-</w:t>
      </w:r>
      <w:r w:rsidR="00EB6634">
        <w:rPr>
          <w:rFonts w:eastAsia="SimSun"/>
          <w:b/>
          <w:bCs/>
          <w:kern w:val="2"/>
        </w:rPr>
        <w:t>19</w:t>
      </w:r>
    </w:p>
    <w:p w14:paraId="11C6F320" w14:textId="0DE14EFE" w:rsidR="00CA2329" w:rsidRPr="00522DE1" w:rsidRDefault="002E4C86"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R2-21. I commented that the experts should be </w:t>
      </w:r>
      <w:proofErr w:type="gramStart"/>
      <w:r w:rsidRPr="00522DE1">
        <w:rPr>
          <w:rFonts w:eastAsia="SimSun"/>
          <w:i/>
          <w:iCs/>
          <w:kern w:val="2"/>
        </w:rPr>
        <w:t>domain-specific</w:t>
      </w:r>
      <w:proofErr w:type="gramEnd"/>
      <w:r w:rsidRPr="00522DE1">
        <w:rPr>
          <w:rFonts w:eastAsia="SimSun"/>
          <w:i/>
          <w:iCs/>
          <w:kern w:val="2"/>
        </w:rPr>
        <w:t>. The authors followed. I am good on that.</w:t>
      </w:r>
      <w:r w:rsidR="00CA2329" w:rsidRPr="00522DE1">
        <w:rPr>
          <w:rFonts w:eastAsia="SimSun"/>
          <w:i/>
          <w:iCs/>
          <w:kern w:val="2"/>
        </w:rPr>
        <w:t xml:space="preserve"> </w:t>
      </w:r>
    </w:p>
    <w:p w14:paraId="1869D04B"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691DD7F3" w14:textId="77777777" w:rsidR="00CF5CBF" w:rsidRPr="00522DE1" w:rsidRDefault="00CF5CBF" w:rsidP="00CF5CBF">
      <w:pPr>
        <w:pStyle w:val="NormalWeb"/>
      </w:pPr>
      <w:r>
        <w:t>We are happy you are satisfied with this response</w:t>
      </w:r>
      <w:r w:rsidRPr="00522DE1">
        <w:t>.</w:t>
      </w:r>
    </w:p>
    <w:p w14:paraId="42FE4BF3" w14:textId="77777777" w:rsidR="000D507F" w:rsidRPr="00522DE1" w:rsidRDefault="000D507F" w:rsidP="000D507F">
      <w:pPr>
        <w:spacing w:before="120" w:after="120"/>
        <w:rPr>
          <w:b/>
        </w:rPr>
      </w:pPr>
      <w:r w:rsidRPr="00522DE1">
        <w:t>---------------------------------------------------------------------------------------------------------------------</w:t>
      </w:r>
    </w:p>
    <w:p w14:paraId="6F1B21C9" w14:textId="7563B453" w:rsidR="00652741" w:rsidRPr="00522DE1" w:rsidRDefault="00652741" w:rsidP="00652741">
      <w:pPr>
        <w:widowControl w:val="0"/>
        <w:autoSpaceDE w:val="0"/>
        <w:spacing w:before="120" w:after="120"/>
        <w:jc w:val="both"/>
        <w:outlineLvl w:val="0"/>
        <w:rPr>
          <w:rFonts w:eastAsia="SimSun"/>
          <w:b/>
          <w:bCs/>
          <w:kern w:val="2"/>
        </w:rPr>
      </w:pPr>
      <w:r w:rsidRPr="00522DE1">
        <w:rPr>
          <w:rFonts w:eastAsia="SimSun"/>
          <w:b/>
          <w:bCs/>
          <w:kern w:val="2"/>
        </w:rPr>
        <w:t>R2-</w:t>
      </w:r>
      <w:r w:rsidR="001535FF" w:rsidRPr="00522DE1">
        <w:rPr>
          <w:rFonts w:eastAsia="SimSun"/>
          <w:b/>
          <w:bCs/>
          <w:kern w:val="2"/>
        </w:rPr>
        <w:t>2</w:t>
      </w:r>
      <w:r w:rsidR="00EB6634">
        <w:rPr>
          <w:rFonts w:eastAsia="SimSun"/>
          <w:b/>
          <w:bCs/>
          <w:kern w:val="2"/>
        </w:rPr>
        <w:t>0</w:t>
      </w:r>
      <w:r w:rsidR="002E4C86" w:rsidRPr="00522DE1">
        <w:rPr>
          <w:rFonts w:eastAsia="SimSun"/>
          <w:b/>
          <w:bCs/>
          <w:kern w:val="2"/>
        </w:rPr>
        <w:t xml:space="preserve"> # R2-8</w:t>
      </w:r>
    </w:p>
    <w:p w14:paraId="11E39FBD"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R2-22. I challenged the subsample sizes in the test of the expectation-based mechanism.</w:t>
      </w:r>
    </w:p>
    <w:p w14:paraId="6473D5A6"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that they explained in their response to my comment R2-8.</w:t>
      </w:r>
    </w:p>
    <w:p w14:paraId="7EEC09F0" w14:textId="71B356F8" w:rsidR="00652741"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As a clarification to the R2-8, the authors didn</w:t>
      </w:r>
      <w:r w:rsidR="00F41AD7" w:rsidRPr="00522DE1">
        <w:rPr>
          <w:rFonts w:eastAsia="SimSun"/>
          <w:i/>
          <w:iCs/>
          <w:kern w:val="2"/>
        </w:rPr>
        <w:t>’</w:t>
      </w:r>
      <w:r w:rsidRPr="00522DE1">
        <w:rPr>
          <w:rFonts w:eastAsia="SimSun"/>
          <w:i/>
          <w:iCs/>
          <w:kern w:val="2"/>
        </w:rPr>
        <w:t>t address my comments regarding this subsample size.</w:t>
      </w:r>
    </w:p>
    <w:p w14:paraId="40462802" w14:textId="77777777" w:rsidR="00652741" w:rsidRPr="00522DE1" w:rsidRDefault="00652741" w:rsidP="0065274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99517E6" w14:textId="4642E33C" w:rsidR="002E4C86" w:rsidRPr="00522DE1" w:rsidRDefault="00EB6634" w:rsidP="00652741">
      <w:pPr>
        <w:spacing w:before="120" w:after="120"/>
      </w:pPr>
      <w:r>
        <w:t>We appreciate the suggestion of comment, as explained in R2-8, XXXXX</w:t>
      </w:r>
    </w:p>
    <w:p w14:paraId="7F5E28FF" w14:textId="5434D325" w:rsidR="00652741" w:rsidRPr="00522DE1" w:rsidRDefault="00652741" w:rsidP="00652741">
      <w:pPr>
        <w:spacing w:before="120" w:after="120"/>
        <w:rPr>
          <w:b/>
        </w:rPr>
      </w:pPr>
      <w:r w:rsidRPr="00522DE1">
        <w:t>---------------------------------------------------------------------------------------------------------------------</w:t>
      </w:r>
    </w:p>
    <w:p w14:paraId="19C7CF7F" w14:textId="11CA6EC6" w:rsidR="00C033C0" w:rsidRPr="00522DE1" w:rsidRDefault="00C033C0" w:rsidP="00C033C0">
      <w:pPr>
        <w:widowControl w:val="0"/>
        <w:autoSpaceDE w:val="0"/>
        <w:spacing w:before="120" w:after="120"/>
        <w:jc w:val="both"/>
        <w:outlineLvl w:val="0"/>
        <w:rPr>
          <w:rFonts w:eastAsia="SimSun"/>
          <w:b/>
          <w:bCs/>
          <w:kern w:val="2"/>
        </w:rPr>
      </w:pPr>
      <w:r w:rsidRPr="00522DE1">
        <w:rPr>
          <w:rFonts w:eastAsia="SimSun"/>
          <w:b/>
          <w:bCs/>
          <w:kern w:val="2"/>
        </w:rPr>
        <w:t>R2-2</w:t>
      </w:r>
      <w:r w:rsidR="00EB6634">
        <w:rPr>
          <w:rFonts w:eastAsia="SimSun"/>
          <w:b/>
          <w:bCs/>
          <w:kern w:val="2"/>
        </w:rPr>
        <w:t>1</w:t>
      </w:r>
    </w:p>
    <w:p w14:paraId="217007F1" w14:textId="77777777" w:rsidR="00C033C0" w:rsidRPr="00522DE1" w:rsidRDefault="00C033C0" w:rsidP="00C033C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1. </w:t>
      </w:r>
      <w:r w:rsidR="00C033C0" w:rsidRPr="00D241ED">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D241ED">
        <w:rPr>
          <w:rFonts w:eastAsia="SimSun"/>
          <w:i/>
          <w:iCs/>
          <w:kern w:val="2"/>
          <w:highlight w:val="yellow"/>
        </w:rPr>
        <w:t>which shows insignificant (p=0.065). How about the raw reputation score?</w:t>
      </w:r>
    </w:p>
    <w:p w14:paraId="7FD5B589"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56851E" w14:textId="1E08678A" w:rsidR="006A0A04" w:rsidRDefault="0071464B">
      <w:pPr>
        <w:pStyle w:val="Paragraph"/>
      </w:pPr>
      <w:r w:rsidRPr="0071464B">
        <w:t xml:space="preserve">Thank you for raising this point. </w:t>
      </w:r>
    </w:p>
    <w:p w14:paraId="6F530ED8" w14:textId="6AF2E652" w:rsidR="005E6416" w:rsidRDefault="0071464B">
      <w:pPr>
        <w:pStyle w:val="Paragraph"/>
      </w:pPr>
      <w:r w:rsidRPr="0071464B">
        <w:t xml:space="preserve">The raw reputation score in our sample is highly right-skewed </w:t>
      </w:r>
      <w:r w:rsidR="00455ECF">
        <w:rPr>
          <w:rFonts w:hint="eastAsia"/>
        </w:rPr>
        <w:t>(Please see figure below</w:t>
      </w:r>
      <w:ins w:id="186" w:author="Dylan CHEN" w:date="2026-03-30T15:22:00Z" w16du:dateUtc="2026-03-30T07:22:00Z">
        <w:r w:rsidR="000F2BB4">
          <w:rPr>
            <w:rFonts w:hint="eastAsia"/>
          </w:rPr>
          <w:t>, left panel</w:t>
        </w:r>
      </w:ins>
      <w:r w:rsidR="00455ECF">
        <w:rPr>
          <w:rFonts w:hint="eastAsia"/>
        </w:rPr>
        <w:t>)</w:t>
      </w:r>
      <w:r w:rsidRPr="0071464B">
        <w:t>, which severely violates the normality assumption underlying the t-test. The log transformation brings the distribution much closer to normality and better satisfies the statistical requirements</w:t>
      </w:r>
      <w:ins w:id="187" w:author="Dylan CHEN" w:date="2026-03-30T15:21:00Z" w16du:dateUtc="2026-03-30T07:21:00Z">
        <w:r w:rsidR="000F2BB4">
          <w:rPr>
            <w:rFonts w:hint="eastAsia"/>
          </w:rPr>
          <w:t xml:space="preserve"> (Please see fi</w:t>
        </w:r>
      </w:ins>
      <w:ins w:id="188" w:author="Dylan CHEN" w:date="2026-03-30T15:22:00Z" w16du:dateUtc="2026-03-30T07:22:00Z">
        <w:r w:rsidR="000F2BB4">
          <w:rPr>
            <w:rFonts w:hint="eastAsia"/>
          </w:rPr>
          <w:t>gure below, right panel</w:t>
        </w:r>
      </w:ins>
      <w:ins w:id="189" w:author="Dylan CHEN" w:date="2026-03-30T15:21:00Z" w16du:dateUtc="2026-03-30T07:21:00Z">
        <w:r w:rsidR="000F2BB4">
          <w:rPr>
            <w:rFonts w:hint="eastAsia"/>
          </w:rPr>
          <w:t>)</w:t>
        </w:r>
      </w:ins>
      <w:r w:rsidRPr="0071464B">
        <w:t>.</w:t>
      </w:r>
    </w:p>
    <w:p w14:paraId="49069B44" w14:textId="063FC64D" w:rsidR="005E6416" w:rsidRDefault="005E6416" w:rsidP="005E6416">
      <w:pPr>
        <w:pStyle w:val="Paragraph"/>
      </w:pPr>
      <w:r>
        <w:t>Following 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p>
    <w:p w14:paraId="6E673870" w14:textId="720AF6AA" w:rsidR="00715613" w:rsidRDefault="00715613" w:rsidP="005E6416">
      <w:pPr>
        <w:pStyle w:val="Paragraph"/>
      </w:pPr>
      <w:r>
        <w:t xml:space="preserve">The revisions are reported in </w:t>
      </w:r>
      <w:del w:id="190" w:author="Dylan CHEN" w:date="2026-03-30T15:22:00Z" w16du:dateUtc="2026-03-30T07:22:00Z">
        <w:r w:rsidDel="000F2BB4">
          <w:delText>Section XXXX</w:delText>
        </w:r>
      </w:del>
      <w:ins w:id="191" w:author="Dylan CHEN" w:date="2026-03-30T15:22:00Z" w16du:dateUtc="2026-03-30T07:22:00Z">
        <w:r w:rsidR="000F2BB4">
          <w:rPr>
            <w:rFonts w:hint="eastAsia"/>
          </w:rPr>
          <w:t>Online Appendix A</w:t>
        </w:r>
      </w:ins>
      <w:r>
        <w:t xml:space="preserve"> in the paper.</w:t>
      </w:r>
    </w:p>
    <w:p w14:paraId="302AA8F2" w14:textId="4D140B08" w:rsidR="006A0A04" w:rsidDel="000F2BB4" w:rsidRDefault="005E6416">
      <w:pPr>
        <w:pStyle w:val="Paragraph"/>
        <w:rPr>
          <w:del w:id="192" w:author="Dylan CHEN" w:date="2026-03-30T15:22:00Z" w16du:dateUtc="2026-03-30T07:22:00Z"/>
        </w:rPr>
      </w:pPr>
      <w:del w:id="193" w:author="Dylan CHEN" w:date="2026-03-30T15:22:00Z" w16du:dateUtc="2026-03-30T07:22:00Z">
        <w:r w:rsidDel="000F2BB4">
          <w:lastRenderedPageBreak/>
          <w:delText>[</w:delText>
        </w:r>
        <w:r w:rsidRPr="000B34A9" w:rsidDel="000F2BB4">
          <w:rPr>
            <w:highlight w:val="yellow"/>
          </w:rPr>
          <w:delText>Make a another figure for log-transformed distribution</w:delText>
        </w:r>
        <w:r w:rsidDel="000F2BB4">
          <w:delText>]</w:delText>
        </w:r>
        <w:r w:rsidR="0071464B" w:rsidRPr="0071464B" w:rsidDel="000F2BB4">
          <w:delText xml:space="preserve"> </w:delText>
        </w:r>
      </w:del>
    </w:p>
    <w:p w14:paraId="45F0D3D3" w14:textId="2F9E6EC5" w:rsidR="00143BC2" w:rsidRDefault="00143BC2" w:rsidP="00143BC2">
      <w:pPr>
        <w:pStyle w:val="Paragraph"/>
        <w:jc w:val="center"/>
      </w:pPr>
      <w:r w:rsidRPr="00455ECF">
        <w:rPr>
          <w:noProof/>
        </w:rPr>
        <w:drawing>
          <wp:inline distT="0" distB="0" distL="0" distR="0" wp14:anchorId="35FCC191" wp14:editId="40531A1E">
            <wp:extent cx="2926080" cy="1828801"/>
            <wp:effectExtent l="0" t="0" r="7620" b="0"/>
            <wp:docPr id="19494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0"/>
                    <a:stretch>
                      <a:fillRect/>
                    </a:stretch>
                  </pic:blipFill>
                  <pic:spPr>
                    <a:xfrm>
                      <a:off x="0" y="0"/>
                      <a:ext cx="2926080" cy="1828801"/>
                    </a:xfrm>
                    <a:prstGeom prst="rect">
                      <a:avLst/>
                    </a:prstGeom>
                  </pic:spPr>
                </pic:pic>
              </a:graphicData>
            </a:graphic>
          </wp:inline>
        </w:drawing>
      </w:r>
      <w:del w:id="194" w:author="Dylan CHEN" w:date="2026-03-30T15:20:00Z" w16du:dateUtc="2026-03-30T07:20:00Z">
        <w:r w:rsidR="005E6416" w:rsidRPr="00455ECF" w:rsidDel="00884C84">
          <w:rPr>
            <w:noProof/>
          </w:rPr>
          <w:drawing>
            <wp:inline distT="0" distB="0" distL="0" distR="0" wp14:anchorId="4B6BA4DD" wp14:editId="2F93F50F">
              <wp:extent cx="2926080" cy="1828801"/>
              <wp:effectExtent l="0" t="0" r="7620" b="0"/>
              <wp:docPr id="33163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0"/>
                      <a:stretch>
                        <a:fillRect/>
                      </a:stretch>
                    </pic:blipFill>
                    <pic:spPr>
                      <a:xfrm>
                        <a:off x="0" y="0"/>
                        <a:ext cx="2926080" cy="1828801"/>
                      </a:xfrm>
                      <a:prstGeom prst="rect">
                        <a:avLst/>
                      </a:prstGeom>
                    </pic:spPr>
                  </pic:pic>
                </a:graphicData>
              </a:graphic>
            </wp:inline>
          </w:drawing>
        </w:r>
      </w:del>
      <w:ins w:id="195" w:author="Dylan CHEN" w:date="2026-03-30T15:20:00Z" w16du:dateUtc="2026-03-30T07:20:00Z">
        <w:r w:rsidR="00884C84" w:rsidRPr="00884C84">
          <w:rPr>
            <w:noProof/>
          </w:rPr>
          <w:drawing>
            <wp:inline distT="0" distB="0" distL="0" distR="0" wp14:anchorId="6C0C4020" wp14:editId="5CE8F5E5">
              <wp:extent cx="2957209" cy="1848256"/>
              <wp:effectExtent l="0" t="0" r="1905" b="6350"/>
              <wp:docPr id="73744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42334" name=""/>
                      <pic:cNvPicPr/>
                    </pic:nvPicPr>
                    <pic:blipFill>
                      <a:blip r:embed="rId11"/>
                      <a:stretch>
                        <a:fillRect/>
                      </a:stretch>
                    </pic:blipFill>
                    <pic:spPr>
                      <a:xfrm>
                        <a:off x="0" y="0"/>
                        <a:ext cx="2985860" cy="1866163"/>
                      </a:xfrm>
                      <a:prstGeom prst="rect">
                        <a:avLst/>
                      </a:prstGeom>
                    </pic:spPr>
                  </pic:pic>
                </a:graphicData>
              </a:graphic>
            </wp:inline>
          </w:drawing>
        </w:r>
      </w:ins>
    </w:p>
    <w:p w14:paraId="42FB190C" w14:textId="75CBFD1E" w:rsidR="00143BC2" w:rsidRPr="00455ECF" w:rsidRDefault="00143BC2" w:rsidP="00143BC2">
      <w:pPr>
        <w:pStyle w:val="TableFiguretitle"/>
        <w:rPr>
          <w:rFonts w:eastAsia="SimSun"/>
        </w:rPr>
      </w:pPr>
      <w:bookmarkStart w:id="196" w:name="OLE_LINK8"/>
      <w:r>
        <w:rPr>
          <w:rFonts w:hint="eastAsia"/>
        </w:rPr>
        <w:t xml:space="preserve">Figure </w:t>
      </w:r>
      <w:r>
        <w:rPr>
          <w:rFonts w:eastAsia="SimSun" w:hint="eastAsia"/>
        </w:rPr>
        <w:t>R2-21</w:t>
      </w:r>
      <w:r w:rsidRPr="00455ECF">
        <w:rPr>
          <w:rFonts w:eastAsia="SimSun"/>
        </w:rPr>
        <w:t xml:space="preserve">. </w:t>
      </w:r>
      <w:proofErr w:type="spellStart"/>
      <w:r>
        <w:rPr>
          <w:rFonts w:eastAsia="SimSun" w:hint="eastAsia"/>
        </w:rPr>
        <w:t>Distubution</w:t>
      </w:r>
      <w:proofErr w:type="spellEnd"/>
      <w:r>
        <w:rPr>
          <w:rFonts w:eastAsia="SimSun" w:hint="eastAsia"/>
        </w:rPr>
        <w:t xml:space="preserve"> of The Reputation Scores</w:t>
      </w:r>
      <w:ins w:id="197" w:author="Xin Li" w:date="2026-03-28T09:20:00Z" w16du:dateUtc="2026-03-28T01:20:00Z">
        <w:r w:rsidR="00DA1CD8">
          <w:rPr>
            <w:rFonts w:eastAsia="SimSun"/>
          </w:rPr>
          <w:t xml:space="preserve"> [Remove </w:t>
        </w:r>
        <w:proofErr w:type="spellStart"/>
        <w:r w:rsidR="00DA1CD8">
          <w:rPr>
            <w:rFonts w:eastAsia="SimSun"/>
          </w:rPr>
          <w:t>kenerl</w:t>
        </w:r>
        <w:proofErr w:type="spellEnd"/>
        <w:r w:rsidR="00DA1CD8">
          <w:rPr>
            <w:rFonts w:eastAsia="SimSun"/>
          </w:rPr>
          <w:t xml:space="preserve"> density]</w:t>
        </w:r>
      </w:ins>
    </w:p>
    <w:bookmarkEnd w:id="196"/>
    <w:p w14:paraId="72E32E09" w14:textId="77777777" w:rsidR="00143BC2" w:rsidRDefault="00143BC2">
      <w:pPr>
        <w:pStyle w:val="Paragraph"/>
        <w:rPr>
          <w:ins w:id="198" w:author="Dylan CHEN" w:date="2026-03-27T23:26:00Z" w16du:dateUtc="2026-03-27T15:26:00Z"/>
        </w:rPr>
      </w:pPr>
    </w:p>
    <w:p w14:paraId="44A233EB" w14:textId="00D01B79" w:rsidR="00EB6634" w:rsidRPr="00522DE1" w:rsidDel="003E3770" w:rsidRDefault="00AE06B1">
      <w:pPr>
        <w:pStyle w:val="Paragraph"/>
        <w:rPr>
          <w:del w:id="199" w:author="Dylan CHEN" w:date="2026-03-16T10:27:00Z" w16du:dateUtc="2026-03-16T02:27:00Z"/>
        </w:rPr>
        <w:pPrChange w:id="200" w:author="Xin Li" w:date="2026-03-10T14:27:00Z" w16du:dateUtc="2026-03-10T06:27:00Z">
          <w:pPr>
            <w:widowControl w:val="0"/>
            <w:autoSpaceDE w:val="0"/>
            <w:autoSpaceDN w:val="0"/>
            <w:adjustRightInd w:val="0"/>
            <w:spacing w:before="120" w:after="120"/>
            <w:jc w:val="both"/>
          </w:pPr>
        </w:pPrChange>
      </w:pPr>
      <w:del w:id="201" w:author="Dylan CHEN" w:date="2026-03-16T10:27:00Z" w16du:dateUtc="2026-03-16T02:27:00Z">
        <w:r w:rsidDel="003E3770">
          <w:delText xml:space="preserve">Thanks for the suggestion. We have conducted additional test on raw, reputation score the </w:delText>
        </w:r>
        <w:r w:rsidRPr="00AE06B1" w:rsidDel="003E3770">
          <w:delText>p</w:delText>
        </w:r>
        <w:r w:rsidDel="003E3770">
          <w:delText xml:space="preserve"> value is </w:delText>
        </w:r>
        <w:r w:rsidRPr="00AE06B1" w:rsidDel="003E3770">
          <w:delText>0.02130587</w:delText>
        </w:r>
        <w:r w:rsidDel="003E3770">
          <w:delText>. In the revision, we have reported this in the paper.</w:delText>
        </w:r>
      </w:del>
    </w:p>
    <w:p w14:paraId="1DAE8E9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4CA231D8" w14:textId="1F9B211E" w:rsidR="00EB6634" w:rsidRPr="00522DE1" w:rsidRDefault="000B7F20" w:rsidP="00EB6634">
      <w:pPr>
        <w:widowControl w:val="0"/>
        <w:autoSpaceDE w:val="0"/>
        <w:spacing w:before="120" w:after="120"/>
        <w:jc w:val="both"/>
        <w:outlineLvl w:val="0"/>
        <w:rPr>
          <w:rFonts w:eastAsia="SimSun"/>
          <w:b/>
          <w:bCs/>
          <w:kern w:val="2"/>
        </w:rPr>
      </w:pPr>
      <w:r>
        <w:rPr>
          <w:rFonts w:eastAsia="SimSun"/>
          <w:b/>
          <w:bCs/>
          <w:kern w:val="2"/>
        </w:rPr>
        <w:t>*</w:t>
      </w:r>
      <w:r w:rsidR="00EB6634" w:rsidRPr="00522DE1">
        <w:rPr>
          <w:rFonts w:eastAsia="SimSun"/>
          <w:b/>
          <w:bCs/>
          <w:kern w:val="2"/>
        </w:rPr>
        <w:t>R2-2</w:t>
      </w:r>
      <w:r w:rsidR="00EB6634">
        <w:rPr>
          <w:rFonts w:eastAsia="SimSun"/>
          <w:b/>
          <w:bCs/>
          <w:kern w:val="2"/>
        </w:rPr>
        <w:t>2</w:t>
      </w:r>
    </w:p>
    <w:p w14:paraId="6AFB9E2F" w14:textId="04F80724"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2. </w:t>
      </w:r>
      <w:r w:rsidR="00C033C0" w:rsidRPr="00D241ED">
        <w:rPr>
          <w:rFonts w:eastAsia="SimSun"/>
          <w:i/>
          <w:iCs/>
          <w:kern w:val="2"/>
        </w:rPr>
        <w:t xml:space="preserve">The authors progressively add controls that look good, </w:t>
      </w:r>
      <w:r w:rsidR="00C033C0" w:rsidRPr="00D241ED">
        <w:rPr>
          <w:rFonts w:eastAsia="SimSun"/>
          <w:i/>
          <w:iCs/>
          <w:kern w:val="2"/>
          <w:highlight w:val="yellow"/>
        </w:rPr>
        <w:t>but they need to start with no controls (including removing the question timing FE)</w:t>
      </w:r>
    </w:p>
    <w:p w14:paraId="20E9A93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F0EAA2E" w14:textId="4040B7E9" w:rsidR="00EB6634" w:rsidRPr="00522DE1" w:rsidRDefault="00640A3C" w:rsidP="00E272B6">
      <w:pPr>
        <w:pStyle w:val="NormalWeb"/>
      </w:pPr>
      <w:r>
        <w:t>Following the suggestion of the reviewer, we have include</w:t>
      </w:r>
      <w:r w:rsidR="003E3770">
        <w:rPr>
          <w:rFonts w:hint="eastAsia"/>
        </w:rPr>
        <w:t>d</w:t>
      </w:r>
      <w:r>
        <w:t xml:space="preserve"> </w:t>
      </w:r>
      <w:r w:rsidR="003E3770">
        <w:t xml:space="preserve">a baseline specification with no control variables and no question timing fixed effects. The treatment effect remains consistent in both direction and statistical significance. This result is reported in Table </w:t>
      </w:r>
      <w:r w:rsidR="00C45A51">
        <w:rPr>
          <w:rFonts w:hint="eastAsia"/>
        </w:rPr>
        <w:t>3</w:t>
      </w:r>
      <w:r w:rsidR="003E3770">
        <w:t xml:space="preserve"> </w:t>
      </w:r>
      <w:r w:rsidR="004B3847">
        <w:t xml:space="preserve">in Section 6.1 </w:t>
      </w:r>
      <w:r w:rsidR="003E3770">
        <w:t>and further confirms the robustness of our findings.</w:t>
      </w:r>
    </w:p>
    <w:p w14:paraId="30A38DD0"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0D843C02" w14:textId="3CA1AA1B" w:rsidR="00EB6634" w:rsidRPr="00522DE1" w:rsidRDefault="000B7F20" w:rsidP="00EB6634">
      <w:pPr>
        <w:widowControl w:val="0"/>
        <w:autoSpaceDE w:val="0"/>
        <w:spacing w:before="120" w:after="120"/>
        <w:jc w:val="both"/>
        <w:outlineLvl w:val="0"/>
        <w:rPr>
          <w:rFonts w:eastAsia="SimSun"/>
          <w:b/>
          <w:bCs/>
          <w:kern w:val="2"/>
        </w:rPr>
      </w:pPr>
      <w:r>
        <w:rPr>
          <w:rFonts w:eastAsia="SimSun"/>
          <w:b/>
          <w:bCs/>
          <w:kern w:val="2"/>
        </w:rPr>
        <w:t>*</w:t>
      </w:r>
      <w:r w:rsidR="00EB6634" w:rsidRPr="00522DE1">
        <w:rPr>
          <w:rFonts w:eastAsia="SimSun"/>
          <w:b/>
          <w:bCs/>
          <w:kern w:val="2"/>
        </w:rPr>
        <w:t>R2-2</w:t>
      </w:r>
      <w:r w:rsidR="00EB6634">
        <w:rPr>
          <w:rFonts w:eastAsia="SimSun"/>
          <w:b/>
          <w:bCs/>
          <w:kern w:val="2"/>
        </w:rPr>
        <w:t>3</w:t>
      </w:r>
    </w:p>
    <w:p w14:paraId="51F07133" w14:textId="4EB98A06"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3. </w:t>
      </w:r>
      <w:r w:rsidR="00C033C0" w:rsidRPr="00D241ED">
        <w:rPr>
          <w:rFonts w:eastAsia="SimSun"/>
          <w:i/>
          <w:iCs/>
          <w:kern w:val="2"/>
        </w:rPr>
        <w:t xml:space="preserve">The netlike number has negative values. How did the authors adjust the non-negativity for running the Poisson model in column 6 of Table 5? If the authors can shift/adjust </w:t>
      </w:r>
      <w:proofErr w:type="spellStart"/>
      <w:r w:rsidR="00C033C0" w:rsidRPr="00D241ED">
        <w:rPr>
          <w:rFonts w:eastAsia="SimSun"/>
          <w:i/>
          <w:iCs/>
          <w:kern w:val="2"/>
        </w:rPr>
        <w:t>netlikeNum</w:t>
      </w:r>
      <w:proofErr w:type="spellEnd"/>
      <w:r w:rsidR="00C033C0" w:rsidRPr="00D241ED">
        <w:rPr>
          <w:rFonts w:eastAsia="SimSun"/>
          <w:i/>
          <w:iCs/>
          <w:kern w:val="2"/>
        </w:rPr>
        <w:t xml:space="preserve"> for the non-negativity, they can also do it to run a log-transformation model for </w:t>
      </w:r>
      <w:proofErr w:type="spellStart"/>
      <w:r w:rsidR="00C033C0" w:rsidRPr="00D241ED">
        <w:rPr>
          <w:rFonts w:eastAsia="SimSun"/>
          <w:i/>
          <w:iCs/>
          <w:kern w:val="2"/>
        </w:rPr>
        <w:t>netlikeNum</w:t>
      </w:r>
      <w:proofErr w:type="spellEnd"/>
      <w:r w:rsidR="00C033C0" w:rsidRPr="00D241ED">
        <w:rPr>
          <w:rFonts w:eastAsia="SimSun"/>
          <w:i/>
          <w:iCs/>
          <w:kern w:val="2"/>
        </w:rPr>
        <w:t>.</w:t>
      </w:r>
    </w:p>
    <w:p w14:paraId="27F17EBB"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62EAFA2" w14:textId="0DDC3EE3" w:rsidR="006A0A04" w:rsidRDefault="00170888" w:rsidP="00AF7549">
      <w:pPr>
        <w:widowControl w:val="0"/>
        <w:autoSpaceDE w:val="0"/>
        <w:autoSpaceDN w:val="0"/>
        <w:adjustRightInd w:val="0"/>
        <w:spacing w:before="120" w:after="120"/>
        <w:jc w:val="both"/>
      </w:pPr>
      <w:r>
        <w:t xml:space="preserve">For the Poisson model, we shifted </w:t>
      </w:r>
      <w:proofErr w:type="spellStart"/>
      <w:r w:rsidR="005C0277" w:rsidRPr="00417031">
        <w:rPr>
          <w:rFonts w:hint="eastAsia"/>
          <w:i/>
          <w:iCs/>
        </w:rPr>
        <w:t>netlikeNum</w:t>
      </w:r>
      <w:proofErr w:type="spellEnd"/>
      <w:r w:rsidR="005C0277">
        <w:t xml:space="preserve"> </w:t>
      </w:r>
      <w:r>
        <w:t xml:space="preserve">by adding a constant </w:t>
      </w:r>
      <w:r w:rsidR="006A0A04">
        <w:t xml:space="preserve">“3” </w:t>
      </w:r>
      <w:r w:rsidR="005C0277">
        <w:rPr>
          <w:rFonts w:hint="eastAsia"/>
        </w:rPr>
        <w:t xml:space="preserve">(the minimum value of the </w:t>
      </w:r>
      <w:proofErr w:type="spellStart"/>
      <w:r w:rsidR="005C0277" w:rsidRPr="000B34A9">
        <w:rPr>
          <w:i/>
          <w:iCs/>
        </w:rPr>
        <w:t>netlikeNum</w:t>
      </w:r>
      <w:proofErr w:type="spellEnd"/>
      <w:r w:rsidR="005C0277">
        <w:rPr>
          <w:rFonts w:hint="eastAsia"/>
        </w:rPr>
        <w:t xml:space="preserve">) </w:t>
      </w:r>
      <w:r>
        <w:t xml:space="preserve">to satisfy the non-negativity requirement. </w:t>
      </w:r>
    </w:p>
    <w:p w14:paraId="6114A11D" w14:textId="16D9EDAE" w:rsidR="00170888" w:rsidRPr="00522DE1" w:rsidRDefault="006A0A04" w:rsidP="00AF7549">
      <w:pPr>
        <w:widowControl w:val="0"/>
        <w:autoSpaceDE w:val="0"/>
        <w:autoSpaceDN w:val="0"/>
        <w:adjustRightInd w:val="0"/>
        <w:spacing w:before="120" w:after="120"/>
        <w:jc w:val="both"/>
      </w:pPr>
      <w:r>
        <w:t>W</w:t>
      </w:r>
      <w:r w:rsidR="00170888">
        <w:t>e also estimated a log-transformation model using log(</w:t>
      </w:r>
      <w:proofErr w:type="spellStart"/>
      <w:r w:rsidR="005C0277" w:rsidRPr="00417031">
        <w:rPr>
          <w:rFonts w:hint="eastAsia"/>
          <w:i/>
          <w:iCs/>
        </w:rPr>
        <w:t>netlikeNum</w:t>
      </w:r>
      <w:proofErr w:type="spellEnd"/>
      <w:r w:rsidR="005C0277">
        <w:t xml:space="preserve"> </w:t>
      </w:r>
      <w:r w:rsidR="00170888">
        <w:t xml:space="preserve">+ </w:t>
      </w:r>
      <w:r>
        <w:t>3</w:t>
      </w:r>
      <w:r w:rsidR="005C0277">
        <w:rPr>
          <w:rFonts w:hint="eastAsia"/>
        </w:rPr>
        <w:t xml:space="preserve"> + 1</w:t>
      </w:r>
      <w:r w:rsidR="00170888">
        <w:t>) as an additional robustness check. The results remain consistent across both specifications</w:t>
      </w:r>
      <w:r w:rsidR="00AF7549">
        <w:rPr>
          <w:rFonts w:hint="eastAsia"/>
        </w:rPr>
        <w:t xml:space="preserve"> and </w:t>
      </w:r>
      <w:r w:rsidR="00AF7549">
        <w:t>further validates our findings</w:t>
      </w:r>
      <w:r w:rsidR="00170888">
        <w:t xml:space="preserve">. This analysis is reported in Table </w:t>
      </w:r>
      <w:r w:rsidR="00E745DD">
        <w:rPr>
          <w:rFonts w:hint="eastAsia"/>
        </w:rPr>
        <w:t>5</w:t>
      </w:r>
      <w:r w:rsidR="000B7F20">
        <w:t xml:space="preserve"> in Section 6.2.1</w:t>
      </w:r>
      <w:r w:rsidR="00170888">
        <w:t>.</w:t>
      </w:r>
    </w:p>
    <w:p w14:paraId="5243FEA2" w14:textId="2D64B715"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0EDD0149" w14:textId="13829403" w:rsidR="00C033C0" w:rsidRPr="00522DE1" w:rsidRDefault="00715613" w:rsidP="00C033C0">
      <w:pPr>
        <w:widowControl w:val="0"/>
        <w:autoSpaceDE w:val="0"/>
        <w:spacing w:before="120" w:after="120"/>
        <w:jc w:val="both"/>
        <w:outlineLvl w:val="0"/>
        <w:rPr>
          <w:rFonts w:eastAsia="SimSun"/>
          <w:b/>
          <w:bCs/>
          <w:kern w:val="2"/>
        </w:rPr>
      </w:pPr>
      <w:bookmarkStart w:id="202" w:name="OLE_LINK12"/>
      <w:ins w:id="203" w:author="Xin Li" w:date="2026-03-28T08:27:00Z" w16du:dateUtc="2026-03-28T00:27:00Z">
        <w:r>
          <w:rPr>
            <w:rFonts w:eastAsia="SimSun"/>
            <w:b/>
            <w:bCs/>
            <w:kern w:val="2"/>
          </w:rPr>
          <w:t>*</w:t>
        </w:r>
      </w:ins>
      <w:r w:rsidR="00C033C0" w:rsidRPr="00522DE1">
        <w:rPr>
          <w:rFonts w:eastAsia="SimSun"/>
          <w:b/>
          <w:bCs/>
          <w:kern w:val="2"/>
        </w:rPr>
        <w:t>R2-24</w:t>
      </w:r>
    </w:p>
    <w:p w14:paraId="4F86F5E8" w14:textId="1483FCCF" w:rsidR="00C033C0" w:rsidRPr="00D241ED" w:rsidRDefault="00D178B7" w:rsidP="00D241ED">
      <w:pPr>
        <w:widowControl w:val="0"/>
        <w:autoSpaceDE w:val="0"/>
        <w:autoSpaceDN w:val="0"/>
        <w:adjustRightInd w:val="0"/>
        <w:spacing w:before="120" w:after="120"/>
        <w:ind w:left="480"/>
        <w:jc w:val="both"/>
        <w:rPr>
          <w:rFonts w:eastAsia="SimSun"/>
          <w:i/>
          <w:iCs/>
          <w:kern w:val="2"/>
        </w:rPr>
      </w:pPr>
      <w:r>
        <w:rPr>
          <w:i/>
          <w:iCs/>
        </w:rPr>
        <w:t xml:space="preserve">4. </w:t>
      </w:r>
      <w:r w:rsidR="00C033C0" w:rsidRPr="00D241ED">
        <w:rPr>
          <w:i/>
          <w:iCs/>
        </w:rPr>
        <w:t xml:space="preserve">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w:t>
      </w:r>
      <w:r w:rsidR="00C033C0" w:rsidRPr="00D241ED">
        <w:rPr>
          <w:i/>
          <w:iCs/>
        </w:rPr>
        <w:lastRenderedPageBreak/>
        <w:t>and all robustness checks conducted for the main effects should be applied to test for spillover effects.</w:t>
      </w:r>
    </w:p>
    <w:p w14:paraId="07949B74"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48C95A8" w14:textId="76624713" w:rsidR="00692D0A" w:rsidRPr="000B34A9" w:rsidRDefault="00640A3C" w:rsidP="000B7F20">
      <w:pPr>
        <w:widowControl w:val="0"/>
        <w:autoSpaceDE w:val="0"/>
        <w:autoSpaceDN w:val="0"/>
        <w:adjustRightInd w:val="0"/>
        <w:spacing w:before="120" w:after="120"/>
        <w:jc w:val="both"/>
        <w:rPr>
          <w:rFonts w:ascii="Heiti TC" w:eastAsia="Heiti TC" w:hAnsi="Heiti TC" w:cs="Heiti TC"/>
          <w:szCs w:val="22"/>
          <w:lang w:val="en-HK"/>
        </w:rPr>
      </w:pPr>
      <w:r>
        <w:rPr>
          <w:kern w:val="2"/>
        </w:rPr>
        <w:t>Following the suggestion of the reviewer,</w:t>
      </w:r>
      <w:r w:rsidR="00775686">
        <w:rPr>
          <w:rFonts w:hint="eastAsia"/>
          <w:kern w:val="2"/>
        </w:rPr>
        <w:t xml:space="preserve"> </w:t>
      </w:r>
      <w:r w:rsidR="00775686">
        <w:rPr>
          <w:rFonts w:hint="eastAsia"/>
        </w:rPr>
        <w:t>w</w:t>
      </w:r>
      <w:r w:rsidR="002E0E67">
        <w:t xml:space="preserve">e have revised the spillover analysis to mirror the progressive control structure in Table 3. </w:t>
      </w:r>
      <w:r w:rsidR="00692D0A">
        <w:t>We also applied all robustness checks conducted for the main effects to the spillover tests.</w:t>
      </w:r>
    </w:p>
    <w:p w14:paraId="30183D8A" w14:textId="413C388F" w:rsidR="00414CFA" w:rsidRDefault="00692D0A" w:rsidP="00C033C0">
      <w:pPr>
        <w:widowControl w:val="0"/>
        <w:autoSpaceDE w:val="0"/>
        <w:autoSpaceDN w:val="0"/>
        <w:adjustRightInd w:val="0"/>
        <w:spacing w:before="120" w:after="120"/>
        <w:jc w:val="both"/>
      </w:pPr>
      <w:r>
        <w:t>All results remain consistent across specifications, showing no significant spillover effects. The updated results are reported below.</w:t>
      </w:r>
      <w:r w:rsidR="00C34CE8">
        <w:rPr>
          <w:rFonts w:hint="eastAsia"/>
        </w:rPr>
        <w:t xml:space="preserve"> Due to the page limit</w:t>
      </w:r>
      <w:r w:rsidR="000B7F20">
        <w:t xml:space="preserve"> of MISQ</w:t>
      </w:r>
      <w:r w:rsidR="00C34CE8">
        <w:rPr>
          <w:rFonts w:hint="eastAsia"/>
        </w:rPr>
        <w:t xml:space="preserve">, we </w:t>
      </w:r>
      <w:r w:rsidR="000B7F20" w:rsidRPr="00D321AE">
        <w:rPr>
          <w:highlight w:val="yellow"/>
        </w:rPr>
        <w:t xml:space="preserve">put the results into the </w:t>
      </w:r>
      <w:r w:rsidR="00602974">
        <w:rPr>
          <w:rFonts w:hint="eastAsia"/>
          <w:highlight w:val="yellow"/>
        </w:rPr>
        <w:t>O</w:t>
      </w:r>
      <w:r w:rsidR="000B7F20" w:rsidRPr="00D321AE">
        <w:rPr>
          <w:highlight w:val="yellow"/>
        </w:rPr>
        <w:t xml:space="preserve">nline </w:t>
      </w:r>
      <w:r w:rsidR="00602974">
        <w:rPr>
          <w:rFonts w:hint="eastAsia"/>
          <w:highlight w:val="yellow"/>
        </w:rPr>
        <w:t>A</w:t>
      </w:r>
      <w:r w:rsidR="000B7F20" w:rsidRPr="00D321AE">
        <w:rPr>
          <w:highlight w:val="yellow"/>
        </w:rPr>
        <w:t>ppendix</w:t>
      </w:r>
      <w:r w:rsidR="00602974">
        <w:rPr>
          <w:rFonts w:hint="eastAsia"/>
          <w:highlight w:val="yellow"/>
        </w:rPr>
        <w:t xml:space="preserve"> F</w:t>
      </w:r>
      <w:r w:rsidR="00BE4622" w:rsidRPr="00D321AE">
        <w:rPr>
          <w:highlight w:val="yellow"/>
        </w:rPr>
        <w:t>.</w:t>
      </w:r>
    </w:p>
    <w:p w14:paraId="7886C618" w14:textId="528D6D00" w:rsidR="001B5275" w:rsidRPr="00E272B6" w:rsidRDefault="00EE23AE" w:rsidP="000B34A9">
      <w:pPr>
        <w:pStyle w:val="TableFiguretitle"/>
      </w:pPr>
      <w:r>
        <w:rPr>
          <w:rFonts w:hint="eastAsia"/>
        </w:rPr>
        <w:t>Table</w:t>
      </w:r>
      <w:r w:rsidR="00414CFA">
        <w:rPr>
          <w:rFonts w:hint="eastAsia"/>
        </w:rPr>
        <w:t xml:space="preserve"> </w:t>
      </w:r>
      <w:r w:rsidR="00414CFA">
        <w:rPr>
          <w:rFonts w:eastAsia="SimSun" w:hint="eastAsia"/>
        </w:rPr>
        <w:t>R2-24-1</w:t>
      </w:r>
      <w:r w:rsidR="00414CFA" w:rsidRPr="00455ECF">
        <w:rPr>
          <w:rFonts w:eastAsia="SimSun"/>
        </w:rPr>
        <w:t xml:space="preserve">. </w:t>
      </w:r>
      <w:r w:rsidR="00885A62" w:rsidRPr="00885A62">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Default="00CD6E61">
            <w:pPr>
              <w:jc w:val="center"/>
              <w:rPr>
                <w:color w:val="000000"/>
                <w:sz w:val="20"/>
                <w:szCs w:val="20"/>
              </w:rPr>
            </w:pPr>
            <w:r>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Default="00CD6E61">
            <w:pPr>
              <w:jc w:val="center"/>
              <w:rPr>
                <w:color w:val="000000"/>
                <w:sz w:val="20"/>
                <w:szCs w:val="20"/>
              </w:rPr>
            </w:pPr>
            <w:r>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Default="00CD6E61">
            <w:pPr>
              <w:jc w:val="center"/>
              <w:rPr>
                <w:color w:val="000000"/>
                <w:sz w:val="20"/>
                <w:szCs w:val="20"/>
              </w:rPr>
            </w:pPr>
            <w:r>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Default="00CD6E61">
            <w:pPr>
              <w:jc w:val="center"/>
              <w:rPr>
                <w:color w:val="000000"/>
                <w:sz w:val="20"/>
                <w:szCs w:val="20"/>
              </w:rPr>
            </w:pPr>
            <w:r>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Default="00CD6E61">
            <w:pPr>
              <w:jc w:val="center"/>
              <w:rPr>
                <w:color w:val="000000"/>
                <w:sz w:val="20"/>
                <w:szCs w:val="20"/>
              </w:rPr>
            </w:pPr>
            <w:r>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Default="00CD6E61">
            <w:pPr>
              <w:jc w:val="center"/>
              <w:rPr>
                <w:color w:val="000000"/>
                <w:sz w:val="20"/>
                <w:szCs w:val="20"/>
              </w:rPr>
            </w:pPr>
            <w:r>
              <w:rPr>
                <w:color w:val="000000"/>
                <w:sz w:val="20"/>
                <w:szCs w:val="20"/>
              </w:rPr>
              <w:t>(6)</w:t>
            </w:r>
          </w:p>
        </w:tc>
      </w:tr>
      <w:tr w:rsidR="00CD6E61"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Default="00CD6E61">
            <w:pPr>
              <w:jc w:val="center"/>
              <w:rPr>
                <w:color w:val="000000"/>
                <w:sz w:val="20"/>
                <w:szCs w:val="20"/>
              </w:rPr>
            </w:pPr>
            <w:r>
              <w:rPr>
                <w:color w:val="000000"/>
                <w:sz w:val="20"/>
                <w:szCs w:val="20"/>
              </w:rPr>
              <w:t>DV: log of the number of human answers provided within 7 days (answerNum</w:t>
            </w:r>
            <w:r w:rsidRPr="000B34A9">
              <w:rPr>
                <w:color w:val="000000"/>
                <w:sz w:val="20"/>
                <w:szCs w:val="20"/>
                <w:vertAlign w:val="subscript"/>
              </w:rPr>
              <w:t>i</w:t>
            </w:r>
            <w:r>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Default="00CD6E61">
            <w:pPr>
              <w:jc w:val="center"/>
              <w:rPr>
                <w:color w:val="000000"/>
                <w:sz w:val="20"/>
                <w:szCs w:val="20"/>
              </w:rPr>
            </w:pPr>
            <w:r>
              <w:rPr>
                <w:color w:val="000000"/>
                <w:sz w:val="20"/>
                <w:szCs w:val="20"/>
              </w:rPr>
              <w:t>DV: number of net likes received by an answer (netlikeNum</w:t>
            </w:r>
            <w:r w:rsidRPr="000B34A9">
              <w:rPr>
                <w:color w:val="000000"/>
                <w:sz w:val="20"/>
                <w:szCs w:val="20"/>
                <w:vertAlign w:val="subscript"/>
              </w:rPr>
              <w:t>ij</w:t>
            </w:r>
            <w:r>
              <w:rPr>
                <w:color w:val="000000"/>
                <w:sz w:val="20"/>
                <w:szCs w:val="20"/>
              </w:rPr>
              <w:t>)</w:t>
            </w:r>
          </w:p>
        </w:tc>
      </w:tr>
      <w:tr w:rsidR="00CD6E61"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Default="00CD6E61">
            <w:pPr>
              <w:rPr>
                <w:i/>
                <w:iCs/>
                <w:color w:val="000000"/>
                <w:sz w:val="20"/>
                <w:szCs w:val="20"/>
              </w:rPr>
            </w:pPr>
            <w:r>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Default="00CD6E61">
            <w:pPr>
              <w:jc w:val="center"/>
              <w:rPr>
                <w:color w:val="000000"/>
                <w:sz w:val="20"/>
                <w:szCs w:val="20"/>
              </w:rPr>
            </w:pPr>
            <w:r>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Default="00CD6E61">
            <w:pPr>
              <w:jc w:val="center"/>
              <w:rPr>
                <w:color w:val="000000"/>
                <w:sz w:val="20"/>
                <w:szCs w:val="20"/>
              </w:rPr>
            </w:pPr>
            <w:r>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Default="00CD6E61">
            <w:pPr>
              <w:jc w:val="center"/>
              <w:rPr>
                <w:color w:val="000000"/>
                <w:sz w:val="20"/>
                <w:szCs w:val="20"/>
              </w:rPr>
            </w:pPr>
            <w:r>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Default="00CD6E61">
            <w:pPr>
              <w:jc w:val="center"/>
              <w:rPr>
                <w:color w:val="000000"/>
                <w:sz w:val="20"/>
                <w:szCs w:val="20"/>
              </w:rPr>
            </w:pPr>
            <w:r>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Default="00CD6E61">
            <w:pPr>
              <w:jc w:val="center"/>
              <w:rPr>
                <w:color w:val="000000"/>
                <w:sz w:val="20"/>
                <w:szCs w:val="20"/>
              </w:rPr>
            </w:pPr>
            <w:r>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Default="00CD6E61">
            <w:pPr>
              <w:jc w:val="center"/>
              <w:rPr>
                <w:color w:val="000000"/>
                <w:sz w:val="20"/>
                <w:szCs w:val="20"/>
              </w:rPr>
            </w:pPr>
            <w:r>
              <w:rPr>
                <w:color w:val="000000"/>
                <w:sz w:val="20"/>
                <w:szCs w:val="20"/>
              </w:rPr>
              <w:t>-0.016</w:t>
            </w:r>
          </w:p>
        </w:tc>
      </w:tr>
      <w:tr w:rsidR="00CD6E61"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Default="00CD6E61">
            <w:pPr>
              <w:jc w:val="center"/>
              <w:rPr>
                <w:color w:val="000000"/>
                <w:sz w:val="20"/>
                <w:szCs w:val="20"/>
              </w:rPr>
            </w:pPr>
            <w:r>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Default="00CD6E61">
            <w:pPr>
              <w:jc w:val="center"/>
              <w:rPr>
                <w:color w:val="000000"/>
                <w:sz w:val="20"/>
                <w:szCs w:val="20"/>
              </w:rPr>
            </w:pPr>
            <w:r>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Default="00CD6E61">
            <w:pPr>
              <w:jc w:val="center"/>
              <w:rPr>
                <w:color w:val="000000"/>
                <w:sz w:val="20"/>
                <w:szCs w:val="20"/>
              </w:rPr>
            </w:pPr>
            <w:r>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Default="00CD6E61">
            <w:pPr>
              <w:jc w:val="center"/>
              <w:rPr>
                <w:color w:val="000000"/>
                <w:sz w:val="20"/>
                <w:szCs w:val="20"/>
              </w:rPr>
            </w:pPr>
            <w:r>
              <w:rPr>
                <w:color w:val="000000"/>
                <w:sz w:val="20"/>
                <w:szCs w:val="20"/>
              </w:rPr>
              <w:t>(0.026)</w:t>
            </w:r>
          </w:p>
        </w:tc>
      </w:tr>
      <w:tr w:rsidR="00CD6E61"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Default="00CD6E61">
            <w:pPr>
              <w:rPr>
                <w:color w:val="000000"/>
                <w:sz w:val="20"/>
                <w:szCs w:val="20"/>
              </w:rPr>
            </w:pPr>
            <w:r>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Default="00CD6E61">
            <w:pPr>
              <w:jc w:val="center"/>
              <w:rPr>
                <w:color w:val="000000"/>
                <w:sz w:val="20"/>
                <w:szCs w:val="20"/>
              </w:rPr>
            </w:pPr>
            <w:r>
              <w:rPr>
                <w:color w:val="000000"/>
                <w:sz w:val="20"/>
                <w:szCs w:val="20"/>
              </w:rPr>
              <w:t>√</w:t>
            </w:r>
          </w:p>
        </w:tc>
      </w:tr>
      <w:tr w:rsidR="00CD6E61"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Default="00CD6E61">
            <w:pPr>
              <w:rPr>
                <w:color w:val="000000"/>
                <w:sz w:val="20"/>
                <w:szCs w:val="20"/>
              </w:rPr>
            </w:pPr>
            <w:r>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Default="00CD6E61">
            <w:pPr>
              <w:jc w:val="center"/>
              <w:rPr>
                <w:color w:val="000000"/>
                <w:sz w:val="20"/>
                <w:szCs w:val="20"/>
              </w:rPr>
            </w:pPr>
            <w:r>
              <w:rPr>
                <w:color w:val="000000"/>
                <w:sz w:val="20"/>
                <w:szCs w:val="20"/>
              </w:rPr>
              <w:t>√</w:t>
            </w:r>
          </w:p>
        </w:tc>
      </w:tr>
      <w:tr w:rsidR="00CD6E61"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Default="00CD6E61">
            <w:pPr>
              <w:rPr>
                <w:color w:val="000000"/>
                <w:sz w:val="20"/>
                <w:szCs w:val="20"/>
              </w:rPr>
            </w:pPr>
            <w:r>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Default="00CD6E61">
            <w:pPr>
              <w:jc w:val="center"/>
              <w:rPr>
                <w:color w:val="000000"/>
                <w:sz w:val="20"/>
                <w:szCs w:val="20"/>
              </w:rPr>
            </w:pPr>
            <w:r>
              <w:rPr>
                <w:color w:val="000000"/>
                <w:sz w:val="20"/>
                <w:szCs w:val="20"/>
              </w:rPr>
              <w:t>√</w:t>
            </w:r>
          </w:p>
        </w:tc>
      </w:tr>
      <w:tr w:rsidR="00CD6E61"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Default="00CD6E61">
            <w:pPr>
              <w:rPr>
                <w:color w:val="000000"/>
                <w:sz w:val="20"/>
                <w:szCs w:val="20"/>
              </w:rPr>
            </w:pPr>
            <w:r>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Default="00CD6E61">
            <w:pPr>
              <w:jc w:val="center"/>
              <w:rPr>
                <w:color w:val="000000"/>
                <w:sz w:val="20"/>
                <w:szCs w:val="20"/>
              </w:rPr>
            </w:pPr>
            <w:r>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Default="00CD6E61">
            <w:pPr>
              <w:jc w:val="center"/>
              <w:rPr>
                <w:color w:val="000000"/>
                <w:sz w:val="20"/>
                <w:szCs w:val="20"/>
              </w:rPr>
            </w:pPr>
            <w:r>
              <w:rPr>
                <w:color w:val="000000"/>
                <w:sz w:val="20"/>
                <w:szCs w:val="20"/>
              </w:rPr>
              <w:t>8,961</w:t>
            </w:r>
          </w:p>
        </w:tc>
      </w:tr>
    </w:tbl>
    <w:p w14:paraId="5A8BB4DA" w14:textId="77777777" w:rsidR="00F24E4B" w:rsidRDefault="00F24E4B" w:rsidP="00F24E4B">
      <w:pPr>
        <w:pStyle w:val="TableFiguretitle"/>
      </w:pPr>
    </w:p>
    <w:p w14:paraId="37B9E9CF" w14:textId="252C0378" w:rsidR="00651D80" w:rsidRPr="00E272B6" w:rsidRDefault="00EE23AE" w:rsidP="000B34A9">
      <w:pPr>
        <w:pStyle w:val="TableFiguretitle"/>
      </w:pPr>
      <w:r>
        <w:rPr>
          <w:rFonts w:hint="eastAsia"/>
        </w:rPr>
        <w:t xml:space="preserve">Table </w:t>
      </w:r>
      <w:r w:rsidR="00F24E4B">
        <w:rPr>
          <w:rFonts w:eastAsia="SimSun" w:hint="eastAsia"/>
        </w:rPr>
        <w:t>R2-24-2</w:t>
      </w:r>
      <w:r w:rsidR="00F24E4B" w:rsidRPr="00455ECF">
        <w:rPr>
          <w:rFonts w:eastAsia="SimSun"/>
        </w:rPr>
        <w:t xml:space="preserve">. </w:t>
      </w:r>
      <w:r w:rsidR="00836257" w:rsidRPr="00836257">
        <w:t xml:space="preserve">Robustness Checks </w:t>
      </w:r>
      <w:proofErr w:type="gramStart"/>
      <w:r w:rsidR="00836257" w:rsidRPr="00836257">
        <w:t>For</w:t>
      </w:r>
      <w:proofErr w:type="gramEnd"/>
      <w:r w:rsidR="00836257" w:rsidRPr="00836257">
        <w:t xml:space="preserve"> Spillover Effects: Alternative Model Specifications </w:t>
      </w:r>
      <w:proofErr w:type="gramStart"/>
      <w:r w:rsidR="00836257" w:rsidRPr="00836257">
        <w:t>For</w:t>
      </w:r>
      <w:proofErr w:type="gramEnd"/>
      <w:r w:rsidR="00836257" w:rsidRPr="00836257">
        <w:t xml:space="preserve"> Human Answer Supply</w:t>
      </w:r>
    </w:p>
    <w:tbl>
      <w:tblPr>
        <w:tblW w:w="5000" w:type="pct"/>
        <w:jc w:val="center"/>
        <w:tblLayout w:type="fixed"/>
        <w:tblLook w:val="04A0" w:firstRow="1" w:lastRow="0" w:firstColumn="1" w:lastColumn="0" w:noHBand="0" w:noVBand="1"/>
      </w:tblPr>
      <w:tblGrid>
        <w:gridCol w:w="2485"/>
        <w:gridCol w:w="1662"/>
        <w:gridCol w:w="2288"/>
        <w:gridCol w:w="975"/>
        <w:gridCol w:w="975"/>
        <w:gridCol w:w="975"/>
      </w:tblGrid>
      <w:tr w:rsidR="00CD6E61" w14:paraId="6FA4AD05" w14:textId="77777777" w:rsidTr="000B34A9">
        <w:trPr>
          <w:trHeight w:val="320"/>
          <w:jc w:val="center"/>
        </w:trPr>
        <w:tc>
          <w:tcPr>
            <w:tcW w:w="2485" w:type="dxa"/>
            <w:vMerge w:val="restart"/>
            <w:tcBorders>
              <w:top w:val="single" w:sz="8" w:space="0" w:color="auto"/>
              <w:left w:val="nil"/>
              <w:bottom w:val="nil"/>
              <w:right w:val="nil"/>
            </w:tcBorders>
            <w:noWrap/>
            <w:hideMark/>
          </w:tcPr>
          <w:p w14:paraId="2B11F90E" w14:textId="77777777" w:rsidR="00CD6E61" w:rsidRDefault="00CD6E61">
            <w:pPr>
              <w:jc w:val="center"/>
              <w:rPr>
                <w:color w:val="000000"/>
                <w:sz w:val="20"/>
                <w:szCs w:val="20"/>
              </w:rPr>
            </w:pPr>
            <w:r>
              <w:rPr>
                <w:color w:val="000000"/>
                <w:sz w:val="20"/>
                <w:szCs w:val="20"/>
              </w:rPr>
              <w:t> </w:t>
            </w:r>
          </w:p>
        </w:tc>
        <w:tc>
          <w:tcPr>
            <w:tcW w:w="3950" w:type="dxa"/>
            <w:gridSpan w:val="2"/>
            <w:tcBorders>
              <w:top w:val="single" w:sz="8" w:space="0" w:color="auto"/>
              <w:left w:val="nil"/>
              <w:bottom w:val="nil"/>
              <w:right w:val="nil"/>
            </w:tcBorders>
            <w:noWrap/>
            <w:hideMark/>
          </w:tcPr>
          <w:p w14:paraId="6B8C4D9F" w14:textId="77777777" w:rsidR="00CD6E61" w:rsidRDefault="00CD6E61">
            <w:pPr>
              <w:jc w:val="center"/>
              <w:rPr>
                <w:color w:val="000000"/>
                <w:sz w:val="20"/>
                <w:szCs w:val="20"/>
              </w:rPr>
            </w:pPr>
            <w:r>
              <w:rPr>
                <w:color w:val="000000"/>
                <w:sz w:val="20"/>
                <w:szCs w:val="20"/>
              </w:rPr>
              <w:t>OLS</w:t>
            </w:r>
          </w:p>
        </w:tc>
        <w:tc>
          <w:tcPr>
            <w:tcW w:w="975" w:type="dxa"/>
            <w:tcBorders>
              <w:top w:val="single" w:sz="8" w:space="0" w:color="auto"/>
              <w:left w:val="nil"/>
              <w:bottom w:val="nil"/>
              <w:right w:val="nil"/>
            </w:tcBorders>
            <w:noWrap/>
            <w:hideMark/>
          </w:tcPr>
          <w:p w14:paraId="008ACE2B" w14:textId="77777777" w:rsidR="00CD6E61" w:rsidRDefault="00CD6E61">
            <w:pPr>
              <w:jc w:val="center"/>
              <w:rPr>
                <w:color w:val="000000"/>
                <w:sz w:val="20"/>
                <w:szCs w:val="20"/>
              </w:rPr>
            </w:pPr>
            <w:r>
              <w:rPr>
                <w:color w:val="000000"/>
                <w:sz w:val="20"/>
                <w:szCs w:val="20"/>
              </w:rPr>
              <w:t>Poisson</w:t>
            </w:r>
          </w:p>
        </w:tc>
        <w:tc>
          <w:tcPr>
            <w:tcW w:w="975" w:type="dxa"/>
            <w:tcBorders>
              <w:top w:val="single" w:sz="8" w:space="0" w:color="auto"/>
              <w:left w:val="nil"/>
              <w:bottom w:val="nil"/>
              <w:right w:val="nil"/>
            </w:tcBorders>
            <w:noWrap/>
            <w:hideMark/>
          </w:tcPr>
          <w:p w14:paraId="6813EF68" w14:textId="77777777" w:rsidR="00CD6E61" w:rsidRDefault="00CD6E61">
            <w:pPr>
              <w:jc w:val="center"/>
              <w:rPr>
                <w:color w:val="000000"/>
                <w:sz w:val="20"/>
                <w:szCs w:val="20"/>
              </w:rPr>
            </w:pPr>
            <w:r>
              <w:rPr>
                <w:color w:val="000000"/>
                <w:sz w:val="20"/>
                <w:szCs w:val="20"/>
              </w:rPr>
              <w:t>ZIP</w:t>
            </w:r>
          </w:p>
        </w:tc>
        <w:tc>
          <w:tcPr>
            <w:tcW w:w="975" w:type="dxa"/>
            <w:tcBorders>
              <w:top w:val="single" w:sz="8" w:space="0" w:color="auto"/>
              <w:left w:val="nil"/>
              <w:bottom w:val="nil"/>
              <w:right w:val="nil"/>
            </w:tcBorders>
            <w:noWrap/>
            <w:hideMark/>
          </w:tcPr>
          <w:p w14:paraId="5FD453EE" w14:textId="77777777" w:rsidR="00CD6E61" w:rsidRDefault="00CD6E61">
            <w:pPr>
              <w:jc w:val="center"/>
              <w:rPr>
                <w:color w:val="000000"/>
                <w:sz w:val="20"/>
                <w:szCs w:val="20"/>
              </w:rPr>
            </w:pPr>
            <w:r>
              <w:rPr>
                <w:color w:val="000000"/>
                <w:sz w:val="20"/>
                <w:szCs w:val="20"/>
              </w:rPr>
              <w:t>ZINB</w:t>
            </w:r>
          </w:p>
        </w:tc>
      </w:tr>
      <w:tr w:rsidR="00CD6E61" w14:paraId="559DC9DC" w14:textId="77777777" w:rsidTr="000B34A9">
        <w:trPr>
          <w:trHeight w:val="320"/>
          <w:jc w:val="center"/>
        </w:trPr>
        <w:tc>
          <w:tcPr>
            <w:tcW w:w="2485" w:type="dxa"/>
            <w:vMerge/>
            <w:tcBorders>
              <w:top w:val="single" w:sz="8" w:space="0" w:color="auto"/>
              <w:left w:val="nil"/>
              <w:bottom w:val="nil"/>
              <w:right w:val="nil"/>
            </w:tcBorders>
            <w:hideMark/>
          </w:tcPr>
          <w:p w14:paraId="1B8E97AC" w14:textId="77777777" w:rsidR="00CD6E61" w:rsidRDefault="00CD6E61">
            <w:pPr>
              <w:rPr>
                <w:color w:val="000000"/>
                <w:sz w:val="20"/>
                <w:szCs w:val="20"/>
              </w:rPr>
            </w:pPr>
          </w:p>
        </w:tc>
        <w:tc>
          <w:tcPr>
            <w:tcW w:w="1662" w:type="dxa"/>
            <w:tcBorders>
              <w:top w:val="nil"/>
              <w:left w:val="nil"/>
              <w:bottom w:val="nil"/>
              <w:right w:val="nil"/>
            </w:tcBorders>
            <w:noWrap/>
            <w:hideMark/>
          </w:tcPr>
          <w:p w14:paraId="485D68E4" w14:textId="77777777" w:rsidR="00CD6E61" w:rsidRDefault="00CD6E61">
            <w:pPr>
              <w:jc w:val="center"/>
              <w:rPr>
                <w:color w:val="000000"/>
                <w:sz w:val="20"/>
                <w:szCs w:val="20"/>
              </w:rPr>
            </w:pPr>
            <w:r>
              <w:rPr>
                <w:color w:val="000000"/>
                <w:sz w:val="20"/>
                <w:szCs w:val="20"/>
              </w:rPr>
              <w:t>(1)</w:t>
            </w:r>
          </w:p>
        </w:tc>
        <w:tc>
          <w:tcPr>
            <w:tcW w:w="2288" w:type="dxa"/>
            <w:tcBorders>
              <w:top w:val="nil"/>
              <w:left w:val="nil"/>
              <w:bottom w:val="nil"/>
              <w:right w:val="nil"/>
            </w:tcBorders>
            <w:noWrap/>
            <w:hideMark/>
          </w:tcPr>
          <w:p w14:paraId="428DD0A3" w14:textId="77777777" w:rsidR="00CD6E61" w:rsidRDefault="00CD6E61">
            <w:pPr>
              <w:jc w:val="center"/>
              <w:rPr>
                <w:color w:val="000000"/>
                <w:sz w:val="20"/>
                <w:szCs w:val="20"/>
              </w:rPr>
            </w:pPr>
            <w:r>
              <w:rPr>
                <w:color w:val="000000"/>
                <w:sz w:val="20"/>
                <w:szCs w:val="20"/>
              </w:rPr>
              <w:t>(2)</w:t>
            </w:r>
          </w:p>
        </w:tc>
        <w:tc>
          <w:tcPr>
            <w:tcW w:w="975" w:type="dxa"/>
            <w:tcBorders>
              <w:top w:val="nil"/>
              <w:left w:val="nil"/>
              <w:bottom w:val="nil"/>
              <w:right w:val="nil"/>
            </w:tcBorders>
            <w:noWrap/>
            <w:hideMark/>
          </w:tcPr>
          <w:p w14:paraId="5589E6F0" w14:textId="77777777" w:rsidR="00CD6E61" w:rsidRDefault="00CD6E61">
            <w:pPr>
              <w:jc w:val="center"/>
              <w:rPr>
                <w:color w:val="000000"/>
                <w:sz w:val="20"/>
                <w:szCs w:val="20"/>
              </w:rPr>
            </w:pPr>
            <w:r>
              <w:rPr>
                <w:color w:val="000000"/>
                <w:sz w:val="20"/>
                <w:szCs w:val="20"/>
              </w:rPr>
              <w:t>(3)</w:t>
            </w:r>
          </w:p>
        </w:tc>
        <w:tc>
          <w:tcPr>
            <w:tcW w:w="975" w:type="dxa"/>
            <w:tcBorders>
              <w:top w:val="nil"/>
              <w:left w:val="nil"/>
              <w:bottom w:val="nil"/>
              <w:right w:val="nil"/>
            </w:tcBorders>
            <w:noWrap/>
            <w:hideMark/>
          </w:tcPr>
          <w:p w14:paraId="266D6A58" w14:textId="77777777" w:rsidR="00CD6E61" w:rsidRDefault="00CD6E61">
            <w:pPr>
              <w:jc w:val="center"/>
              <w:rPr>
                <w:color w:val="000000"/>
                <w:sz w:val="20"/>
                <w:szCs w:val="20"/>
              </w:rPr>
            </w:pPr>
            <w:r>
              <w:rPr>
                <w:color w:val="000000"/>
                <w:sz w:val="20"/>
                <w:szCs w:val="20"/>
              </w:rPr>
              <w:t>(4)</w:t>
            </w:r>
          </w:p>
        </w:tc>
        <w:tc>
          <w:tcPr>
            <w:tcW w:w="975" w:type="dxa"/>
            <w:tcBorders>
              <w:top w:val="nil"/>
              <w:left w:val="nil"/>
              <w:bottom w:val="nil"/>
              <w:right w:val="nil"/>
            </w:tcBorders>
            <w:noWrap/>
            <w:hideMark/>
          </w:tcPr>
          <w:p w14:paraId="4E956DB0" w14:textId="77777777" w:rsidR="00CD6E61" w:rsidRDefault="00CD6E61">
            <w:pPr>
              <w:jc w:val="center"/>
              <w:rPr>
                <w:color w:val="000000"/>
                <w:sz w:val="20"/>
                <w:szCs w:val="20"/>
              </w:rPr>
            </w:pPr>
            <w:r>
              <w:rPr>
                <w:color w:val="000000"/>
                <w:sz w:val="20"/>
                <w:szCs w:val="20"/>
              </w:rPr>
              <w:t>(5)</w:t>
            </w:r>
          </w:p>
        </w:tc>
      </w:tr>
      <w:tr w:rsidR="00CD6E61" w14:paraId="55975753" w14:textId="77777777" w:rsidTr="000B34A9">
        <w:trPr>
          <w:trHeight w:val="360"/>
          <w:jc w:val="center"/>
        </w:trPr>
        <w:tc>
          <w:tcPr>
            <w:tcW w:w="2485" w:type="dxa"/>
            <w:vMerge/>
            <w:tcBorders>
              <w:top w:val="single" w:sz="8" w:space="0" w:color="auto"/>
              <w:left w:val="nil"/>
              <w:bottom w:val="nil"/>
              <w:right w:val="nil"/>
            </w:tcBorders>
            <w:hideMark/>
          </w:tcPr>
          <w:p w14:paraId="2155DD5B" w14:textId="77777777" w:rsidR="00CD6E61" w:rsidRDefault="00CD6E61">
            <w:pPr>
              <w:rPr>
                <w:color w:val="000000"/>
                <w:sz w:val="20"/>
                <w:szCs w:val="20"/>
              </w:rPr>
            </w:pPr>
          </w:p>
        </w:tc>
        <w:tc>
          <w:tcPr>
            <w:tcW w:w="3950" w:type="dxa"/>
            <w:gridSpan w:val="2"/>
            <w:tcBorders>
              <w:top w:val="nil"/>
              <w:left w:val="nil"/>
              <w:bottom w:val="single" w:sz="8" w:space="0" w:color="auto"/>
              <w:right w:val="nil"/>
            </w:tcBorders>
            <w:noWrap/>
            <w:hideMark/>
          </w:tcPr>
          <w:p w14:paraId="7619BD21" w14:textId="77777777" w:rsidR="00CD6E61" w:rsidRDefault="00CD6E61">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2925" w:type="dxa"/>
            <w:gridSpan w:val="3"/>
            <w:tcBorders>
              <w:top w:val="nil"/>
              <w:left w:val="nil"/>
              <w:bottom w:val="single" w:sz="8" w:space="0" w:color="auto"/>
              <w:right w:val="nil"/>
            </w:tcBorders>
            <w:noWrap/>
            <w:hideMark/>
          </w:tcPr>
          <w:p w14:paraId="5479895B" w14:textId="77777777" w:rsidR="00CD6E61" w:rsidRDefault="00CD6E61">
            <w:pPr>
              <w:jc w:val="center"/>
              <w:rPr>
                <w:color w:val="000000"/>
                <w:sz w:val="20"/>
                <w:szCs w:val="20"/>
              </w:rPr>
            </w:pPr>
            <w:r>
              <w:rPr>
                <w:color w:val="000000"/>
                <w:sz w:val="20"/>
                <w:szCs w:val="20"/>
              </w:rPr>
              <w:t>DV: the number of human answers provided within 7 days</w:t>
            </w:r>
          </w:p>
        </w:tc>
      </w:tr>
      <w:tr w:rsidR="00CD6E61" w14:paraId="1F78292C" w14:textId="77777777" w:rsidTr="000B34A9">
        <w:trPr>
          <w:trHeight w:val="320"/>
          <w:jc w:val="center"/>
        </w:trPr>
        <w:tc>
          <w:tcPr>
            <w:tcW w:w="2485" w:type="dxa"/>
            <w:vMerge w:val="restart"/>
            <w:tcBorders>
              <w:top w:val="nil"/>
              <w:left w:val="nil"/>
              <w:bottom w:val="single" w:sz="8" w:space="0" w:color="000000"/>
              <w:right w:val="nil"/>
            </w:tcBorders>
            <w:noWrap/>
            <w:hideMark/>
          </w:tcPr>
          <w:p w14:paraId="29FE013E" w14:textId="77777777" w:rsidR="00CD6E61" w:rsidRDefault="00CD6E61">
            <w:pPr>
              <w:rPr>
                <w:i/>
                <w:iCs/>
                <w:color w:val="000000"/>
                <w:sz w:val="20"/>
                <w:szCs w:val="20"/>
              </w:rPr>
            </w:pPr>
            <w:r>
              <w:rPr>
                <w:i/>
                <w:iCs/>
                <w:color w:val="000000"/>
                <w:sz w:val="20"/>
                <w:szCs w:val="20"/>
              </w:rPr>
              <w:t>post-AI deployment control group indicator</w:t>
            </w:r>
          </w:p>
        </w:tc>
        <w:tc>
          <w:tcPr>
            <w:tcW w:w="1662" w:type="dxa"/>
            <w:tcBorders>
              <w:top w:val="nil"/>
              <w:left w:val="nil"/>
              <w:bottom w:val="nil"/>
              <w:right w:val="nil"/>
            </w:tcBorders>
            <w:noWrap/>
            <w:hideMark/>
          </w:tcPr>
          <w:p w14:paraId="10826531" w14:textId="77777777" w:rsidR="00CD6E61" w:rsidRDefault="00CD6E61">
            <w:pPr>
              <w:jc w:val="center"/>
              <w:rPr>
                <w:color w:val="000000"/>
                <w:sz w:val="20"/>
                <w:szCs w:val="20"/>
              </w:rPr>
            </w:pPr>
            <w:r>
              <w:rPr>
                <w:color w:val="000000"/>
                <w:sz w:val="20"/>
                <w:szCs w:val="20"/>
              </w:rPr>
              <w:t>-0.022</w:t>
            </w:r>
          </w:p>
        </w:tc>
        <w:tc>
          <w:tcPr>
            <w:tcW w:w="2288" w:type="dxa"/>
            <w:tcBorders>
              <w:top w:val="nil"/>
              <w:left w:val="nil"/>
              <w:bottom w:val="nil"/>
              <w:right w:val="nil"/>
            </w:tcBorders>
            <w:noWrap/>
            <w:hideMark/>
          </w:tcPr>
          <w:p w14:paraId="7570CF15" w14:textId="77777777" w:rsidR="00CD6E61" w:rsidRDefault="00CD6E61">
            <w:pPr>
              <w:jc w:val="center"/>
              <w:rPr>
                <w:color w:val="000000"/>
                <w:sz w:val="20"/>
                <w:szCs w:val="20"/>
              </w:rPr>
            </w:pPr>
            <w:r>
              <w:rPr>
                <w:color w:val="000000"/>
                <w:sz w:val="20"/>
                <w:szCs w:val="20"/>
              </w:rPr>
              <w:t>-0.026</w:t>
            </w:r>
          </w:p>
        </w:tc>
        <w:tc>
          <w:tcPr>
            <w:tcW w:w="975" w:type="dxa"/>
            <w:tcBorders>
              <w:top w:val="nil"/>
              <w:left w:val="nil"/>
              <w:bottom w:val="nil"/>
              <w:right w:val="nil"/>
            </w:tcBorders>
            <w:noWrap/>
            <w:hideMark/>
          </w:tcPr>
          <w:p w14:paraId="03C54102"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415B9E40"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72D2E3C0" w14:textId="77777777" w:rsidR="00CD6E61" w:rsidRDefault="00CD6E61">
            <w:pPr>
              <w:jc w:val="center"/>
              <w:rPr>
                <w:color w:val="000000"/>
                <w:sz w:val="20"/>
                <w:szCs w:val="20"/>
              </w:rPr>
            </w:pPr>
            <w:r>
              <w:rPr>
                <w:color w:val="000000"/>
                <w:sz w:val="20"/>
                <w:szCs w:val="20"/>
              </w:rPr>
              <w:t>-0.019</w:t>
            </w:r>
          </w:p>
        </w:tc>
      </w:tr>
      <w:tr w:rsidR="00CD6E61" w14:paraId="2A86E5E1" w14:textId="77777777" w:rsidTr="000B34A9">
        <w:trPr>
          <w:trHeight w:val="340"/>
          <w:jc w:val="center"/>
        </w:trPr>
        <w:tc>
          <w:tcPr>
            <w:tcW w:w="2485" w:type="dxa"/>
            <w:vMerge/>
            <w:tcBorders>
              <w:top w:val="nil"/>
              <w:left w:val="nil"/>
              <w:bottom w:val="single" w:sz="8" w:space="0" w:color="000000"/>
              <w:right w:val="nil"/>
            </w:tcBorders>
            <w:hideMark/>
          </w:tcPr>
          <w:p w14:paraId="5FD05087" w14:textId="77777777" w:rsidR="00CD6E61" w:rsidRDefault="00CD6E61">
            <w:pPr>
              <w:rPr>
                <w:i/>
                <w:iCs/>
                <w:color w:val="000000"/>
                <w:sz w:val="20"/>
                <w:szCs w:val="20"/>
              </w:rPr>
            </w:pPr>
          </w:p>
        </w:tc>
        <w:tc>
          <w:tcPr>
            <w:tcW w:w="1662" w:type="dxa"/>
            <w:tcBorders>
              <w:top w:val="nil"/>
              <w:left w:val="nil"/>
              <w:bottom w:val="single" w:sz="8" w:space="0" w:color="auto"/>
              <w:right w:val="nil"/>
            </w:tcBorders>
            <w:noWrap/>
            <w:hideMark/>
          </w:tcPr>
          <w:p w14:paraId="55AE3930" w14:textId="77777777" w:rsidR="00CD6E61" w:rsidRDefault="00CD6E61">
            <w:pPr>
              <w:jc w:val="center"/>
              <w:rPr>
                <w:color w:val="000000"/>
                <w:sz w:val="20"/>
                <w:szCs w:val="20"/>
              </w:rPr>
            </w:pPr>
            <w:r>
              <w:rPr>
                <w:color w:val="000000"/>
                <w:sz w:val="20"/>
                <w:szCs w:val="20"/>
              </w:rPr>
              <w:t>(0.015)</w:t>
            </w:r>
          </w:p>
        </w:tc>
        <w:tc>
          <w:tcPr>
            <w:tcW w:w="2288" w:type="dxa"/>
            <w:tcBorders>
              <w:top w:val="nil"/>
              <w:left w:val="nil"/>
              <w:bottom w:val="single" w:sz="8" w:space="0" w:color="auto"/>
              <w:right w:val="nil"/>
            </w:tcBorders>
            <w:noWrap/>
            <w:hideMark/>
          </w:tcPr>
          <w:p w14:paraId="17D4C0BB" w14:textId="77777777" w:rsidR="00CD6E61" w:rsidRDefault="00CD6E61">
            <w:pPr>
              <w:jc w:val="center"/>
              <w:rPr>
                <w:color w:val="000000"/>
                <w:sz w:val="20"/>
                <w:szCs w:val="20"/>
              </w:rPr>
            </w:pPr>
            <w:r>
              <w:rPr>
                <w:color w:val="000000"/>
                <w:sz w:val="20"/>
                <w:szCs w:val="20"/>
              </w:rPr>
              <w:t>(0.015)</w:t>
            </w:r>
          </w:p>
        </w:tc>
        <w:tc>
          <w:tcPr>
            <w:tcW w:w="975" w:type="dxa"/>
            <w:tcBorders>
              <w:top w:val="nil"/>
              <w:left w:val="nil"/>
              <w:bottom w:val="single" w:sz="8" w:space="0" w:color="auto"/>
              <w:right w:val="nil"/>
            </w:tcBorders>
            <w:noWrap/>
            <w:hideMark/>
          </w:tcPr>
          <w:p w14:paraId="57F274B0"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0B736AF8"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65DB5634" w14:textId="77777777" w:rsidR="00CD6E61" w:rsidRDefault="00CD6E61">
            <w:pPr>
              <w:jc w:val="center"/>
              <w:rPr>
                <w:color w:val="000000"/>
                <w:sz w:val="20"/>
                <w:szCs w:val="20"/>
              </w:rPr>
            </w:pPr>
            <w:r>
              <w:rPr>
                <w:color w:val="000000"/>
                <w:sz w:val="20"/>
                <w:szCs w:val="20"/>
              </w:rPr>
              <w:t>(0.042)</w:t>
            </w:r>
          </w:p>
        </w:tc>
      </w:tr>
      <w:tr w:rsidR="00CD6E61" w14:paraId="180ADA85" w14:textId="77777777" w:rsidTr="000B34A9">
        <w:trPr>
          <w:trHeight w:val="320"/>
          <w:jc w:val="center"/>
        </w:trPr>
        <w:tc>
          <w:tcPr>
            <w:tcW w:w="2485" w:type="dxa"/>
            <w:tcBorders>
              <w:top w:val="nil"/>
              <w:left w:val="nil"/>
              <w:bottom w:val="nil"/>
              <w:right w:val="nil"/>
            </w:tcBorders>
            <w:noWrap/>
            <w:hideMark/>
          </w:tcPr>
          <w:p w14:paraId="142DAC2D" w14:textId="77777777" w:rsidR="00CD6E61" w:rsidRDefault="00CD6E61">
            <w:pPr>
              <w:rPr>
                <w:color w:val="000000"/>
                <w:sz w:val="20"/>
                <w:szCs w:val="20"/>
              </w:rPr>
            </w:pPr>
            <w:r>
              <w:rPr>
                <w:color w:val="000000"/>
                <w:sz w:val="20"/>
                <w:szCs w:val="20"/>
              </w:rPr>
              <w:t>other controls</w:t>
            </w:r>
          </w:p>
        </w:tc>
        <w:tc>
          <w:tcPr>
            <w:tcW w:w="1662" w:type="dxa"/>
            <w:tcBorders>
              <w:top w:val="nil"/>
              <w:left w:val="nil"/>
              <w:bottom w:val="nil"/>
              <w:right w:val="nil"/>
            </w:tcBorders>
            <w:noWrap/>
            <w:hideMark/>
          </w:tcPr>
          <w:p w14:paraId="3733001B"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3A97E9C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70EFFBD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419E2A32"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6BC5A2FE" w14:textId="77777777" w:rsidR="00CD6E61" w:rsidRDefault="00CD6E61">
            <w:pPr>
              <w:jc w:val="center"/>
              <w:rPr>
                <w:color w:val="000000"/>
                <w:sz w:val="20"/>
                <w:szCs w:val="20"/>
              </w:rPr>
            </w:pPr>
            <w:r>
              <w:rPr>
                <w:color w:val="000000"/>
                <w:sz w:val="20"/>
                <w:szCs w:val="20"/>
              </w:rPr>
              <w:t>√</w:t>
            </w:r>
          </w:p>
        </w:tc>
      </w:tr>
      <w:tr w:rsidR="00CD6E61" w14:paraId="04262ECC" w14:textId="77777777" w:rsidTr="000B34A9">
        <w:trPr>
          <w:trHeight w:val="320"/>
          <w:jc w:val="center"/>
        </w:trPr>
        <w:tc>
          <w:tcPr>
            <w:tcW w:w="2485" w:type="dxa"/>
            <w:tcBorders>
              <w:top w:val="nil"/>
              <w:left w:val="nil"/>
              <w:bottom w:val="nil"/>
              <w:right w:val="nil"/>
            </w:tcBorders>
            <w:noWrap/>
            <w:hideMark/>
          </w:tcPr>
          <w:p w14:paraId="736DD789" w14:textId="77777777" w:rsidR="00CD6E61" w:rsidRDefault="00CD6E61">
            <w:pPr>
              <w:rPr>
                <w:color w:val="000000"/>
                <w:sz w:val="20"/>
                <w:szCs w:val="20"/>
              </w:rPr>
            </w:pPr>
            <w:r>
              <w:rPr>
                <w:color w:val="000000"/>
                <w:sz w:val="20"/>
                <w:szCs w:val="20"/>
              </w:rPr>
              <w:t>controlling for a cubic polynomial of question age</w:t>
            </w:r>
          </w:p>
        </w:tc>
        <w:tc>
          <w:tcPr>
            <w:tcW w:w="1662" w:type="dxa"/>
            <w:tcBorders>
              <w:top w:val="nil"/>
              <w:left w:val="nil"/>
              <w:bottom w:val="nil"/>
              <w:right w:val="nil"/>
            </w:tcBorders>
            <w:noWrap/>
            <w:hideMark/>
          </w:tcPr>
          <w:p w14:paraId="57F29DF3"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11A264C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1E01A0B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3F7EF4E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04852D44" w14:textId="77777777" w:rsidR="00CD6E61" w:rsidRDefault="00CD6E61">
            <w:pPr>
              <w:jc w:val="center"/>
              <w:rPr>
                <w:color w:val="000000"/>
                <w:sz w:val="20"/>
                <w:szCs w:val="20"/>
              </w:rPr>
            </w:pPr>
            <w:r>
              <w:rPr>
                <w:color w:val="000000"/>
                <w:sz w:val="20"/>
                <w:szCs w:val="20"/>
              </w:rPr>
              <w:t>√</w:t>
            </w:r>
          </w:p>
        </w:tc>
      </w:tr>
      <w:tr w:rsidR="00CD6E61" w14:paraId="2732B2F2" w14:textId="77777777" w:rsidTr="000B34A9">
        <w:trPr>
          <w:trHeight w:val="340"/>
          <w:jc w:val="center"/>
        </w:trPr>
        <w:tc>
          <w:tcPr>
            <w:tcW w:w="2485" w:type="dxa"/>
            <w:tcBorders>
              <w:top w:val="nil"/>
              <w:left w:val="nil"/>
              <w:bottom w:val="single" w:sz="8" w:space="0" w:color="auto"/>
              <w:right w:val="nil"/>
            </w:tcBorders>
            <w:noWrap/>
            <w:hideMark/>
          </w:tcPr>
          <w:p w14:paraId="47DDF837" w14:textId="77777777" w:rsidR="00CD6E61" w:rsidRDefault="00CD6E61">
            <w:pPr>
              <w:rPr>
                <w:color w:val="000000"/>
                <w:sz w:val="20"/>
                <w:szCs w:val="20"/>
              </w:rPr>
            </w:pPr>
            <w:r>
              <w:rPr>
                <w:color w:val="000000"/>
                <w:sz w:val="20"/>
                <w:szCs w:val="20"/>
              </w:rPr>
              <w:t>questioner random effect</w:t>
            </w:r>
          </w:p>
        </w:tc>
        <w:tc>
          <w:tcPr>
            <w:tcW w:w="1662" w:type="dxa"/>
            <w:tcBorders>
              <w:top w:val="nil"/>
              <w:left w:val="nil"/>
              <w:bottom w:val="single" w:sz="8" w:space="0" w:color="auto"/>
              <w:right w:val="nil"/>
            </w:tcBorders>
            <w:noWrap/>
            <w:hideMark/>
          </w:tcPr>
          <w:p w14:paraId="298820FC"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6666369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single" w:sz="8" w:space="0" w:color="auto"/>
              <w:right w:val="nil"/>
            </w:tcBorders>
            <w:noWrap/>
            <w:hideMark/>
          </w:tcPr>
          <w:p w14:paraId="7A483C67"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042328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69A4415" w14:textId="77777777" w:rsidR="00CD6E61" w:rsidRDefault="00CD6E61">
            <w:pPr>
              <w:jc w:val="center"/>
              <w:rPr>
                <w:color w:val="000000"/>
                <w:sz w:val="20"/>
                <w:szCs w:val="20"/>
              </w:rPr>
            </w:pPr>
            <w:r>
              <w:rPr>
                <w:color w:val="000000"/>
                <w:sz w:val="20"/>
                <w:szCs w:val="20"/>
              </w:rPr>
              <w:t> </w:t>
            </w:r>
          </w:p>
        </w:tc>
      </w:tr>
      <w:tr w:rsidR="00CD6E61" w14:paraId="1D0D33CA" w14:textId="77777777" w:rsidTr="000B34A9">
        <w:trPr>
          <w:trHeight w:val="320"/>
          <w:jc w:val="center"/>
        </w:trPr>
        <w:tc>
          <w:tcPr>
            <w:tcW w:w="2485" w:type="dxa"/>
            <w:tcBorders>
              <w:top w:val="nil"/>
              <w:left w:val="nil"/>
              <w:bottom w:val="nil"/>
              <w:right w:val="nil"/>
            </w:tcBorders>
            <w:noWrap/>
            <w:hideMark/>
          </w:tcPr>
          <w:p w14:paraId="5F07B52B" w14:textId="77777777" w:rsidR="00CD6E61" w:rsidRDefault="00CD6E61">
            <w:pPr>
              <w:rPr>
                <w:color w:val="000000"/>
                <w:sz w:val="20"/>
                <w:szCs w:val="20"/>
              </w:rPr>
            </w:pPr>
            <w:r>
              <w:rPr>
                <w:color w:val="000000"/>
                <w:sz w:val="20"/>
                <w:szCs w:val="20"/>
              </w:rPr>
              <w:t>N</w:t>
            </w:r>
          </w:p>
        </w:tc>
        <w:tc>
          <w:tcPr>
            <w:tcW w:w="1662" w:type="dxa"/>
            <w:tcBorders>
              <w:top w:val="nil"/>
              <w:left w:val="nil"/>
              <w:bottom w:val="nil"/>
              <w:right w:val="nil"/>
            </w:tcBorders>
            <w:noWrap/>
            <w:hideMark/>
          </w:tcPr>
          <w:p w14:paraId="45BE28DC" w14:textId="77777777" w:rsidR="00CD6E61" w:rsidRDefault="00CD6E61">
            <w:pPr>
              <w:jc w:val="center"/>
              <w:rPr>
                <w:color w:val="000000"/>
                <w:sz w:val="20"/>
                <w:szCs w:val="20"/>
              </w:rPr>
            </w:pPr>
            <w:r>
              <w:rPr>
                <w:color w:val="000000"/>
                <w:sz w:val="20"/>
                <w:szCs w:val="20"/>
              </w:rPr>
              <w:t>5,984</w:t>
            </w:r>
          </w:p>
        </w:tc>
        <w:tc>
          <w:tcPr>
            <w:tcW w:w="2288" w:type="dxa"/>
            <w:tcBorders>
              <w:top w:val="nil"/>
              <w:left w:val="nil"/>
              <w:bottom w:val="nil"/>
              <w:right w:val="nil"/>
            </w:tcBorders>
            <w:noWrap/>
            <w:hideMark/>
          </w:tcPr>
          <w:p w14:paraId="2B324B87"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43883815"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5BDC66C0"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315ECDE2" w14:textId="77777777" w:rsidR="00CD6E61" w:rsidRDefault="00CD6E61">
            <w:pPr>
              <w:jc w:val="center"/>
              <w:rPr>
                <w:color w:val="000000"/>
                <w:sz w:val="20"/>
                <w:szCs w:val="20"/>
              </w:rPr>
            </w:pPr>
            <w:r>
              <w:rPr>
                <w:color w:val="000000"/>
                <w:sz w:val="20"/>
                <w:szCs w:val="20"/>
              </w:rPr>
              <w:t>5,984</w:t>
            </w:r>
          </w:p>
        </w:tc>
      </w:tr>
      <w:tr w:rsidR="00CD6E61" w14:paraId="03F33B42" w14:textId="77777777" w:rsidTr="000B34A9">
        <w:trPr>
          <w:trHeight w:val="320"/>
          <w:jc w:val="center"/>
        </w:trPr>
        <w:tc>
          <w:tcPr>
            <w:tcW w:w="2485" w:type="dxa"/>
            <w:tcBorders>
              <w:top w:val="nil"/>
              <w:left w:val="nil"/>
              <w:bottom w:val="nil"/>
              <w:right w:val="nil"/>
            </w:tcBorders>
            <w:noWrap/>
            <w:hideMark/>
          </w:tcPr>
          <w:p w14:paraId="1E889A50" w14:textId="77777777" w:rsidR="00CD6E61" w:rsidRDefault="00CD6E61">
            <w:pPr>
              <w:rPr>
                <w:color w:val="000000"/>
                <w:sz w:val="20"/>
                <w:szCs w:val="20"/>
              </w:rPr>
            </w:pPr>
            <w:r>
              <w:rPr>
                <w:color w:val="000000"/>
                <w:sz w:val="20"/>
                <w:szCs w:val="20"/>
              </w:rPr>
              <w:t>AIC</w:t>
            </w:r>
          </w:p>
        </w:tc>
        <w:tc>
          <w:tcPr>
            <w:tcW w:w="1662" w:type="dxa"/>
            <w:tcBorders>
              <w:top w:val="nil"/>
              <w:left w:val="nil"/>
              <w:bottom w:val="nil"/>
              <w:right w:val="nil"/>
            </w:tcBorders>
            <w:noWrap/>
            <w:hideMark/>
          </w:tcPr>
          <w:p w14:paraId="79949EF0" w14:textId="77777777" w:rsidR="00CD6E61" w:rsidRDefault="00CD6E61">
            <w:pPr>
              <w:rPr>
                <w:color w:val="000000"/>
                <w:sz w:val="20"/>
                <w:szCs w:val="20"/>
              </w:rPr>
            </w:pPr>
          </w:p>
        </w:tc>
        <w:tc>
          <w:tcPr>
            <w:tcW w:w="2288" w:type="dxa"/>
            <w:tcBorders>
              <w:top w:val="nil"/>
              <w:left w:val="nil"/>
              <w:bottom w:val="nil"/>
              <w:right w:val="nil"/>
            </w:tcBorders>
            <w:noWrap/>
            <w:hideMark/>
          </w:tcPr>
          <w:p w14:paraId="55A26003" w14:textId="77777777" w:rsidR="00CD6E61" w:rsidRDefault="00CD6E61">
            <w:pPr>
              <w:jc w:val="center"/>
              <w:rPr>
                <w:color w:val="000000"/>
                <w:sz w:val="20"/>
                <w:szCs w:val="20"/>
              </w:rPr>
            </w:pPr>
            <w:r>
              <w:rPr>
                <w:color w:val="000000"/>
                <w:sz w:val="20"/>
                <w:szCs w:val="20"/>
              </w:rPr>
              <w:t>2691.088</w:t>
            </w:r>
          </w:p>
        </w:tc>
        <w:tc>
          <w:tcPr>
            <w:tcW w:w="975" w:type="dxa"/>
            <w:tcBorders>
              <w:top w:val="nil"/>
              <w:left w:val="nil"/>
              <w:bottom w:val="nil"/>
              <w:right w:val="nil"/>
            </w:tcBorders>
            <w:noWrap/>
            <w:hideMark/>
          </w:tcPr>
          <w:p w14:paraId="514A3279"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267F2E91" w14:textId="77777777" w:rsidR="00CD6E61" w:rsidRDefault="00CD6E61">
            <w:pPr>
              <w:jc w:val="center"/>
              <w:rPr>
                <w:color w:val="000000"/>
                <w:sz w:val="20"/>
                <w:szCs w:val="20"/>
              </w:rPr>
            </w:pPr>
            <w:r>
              <w:rPr>
                <w:color w:val="000000"/>
                <w:sz w:val="20"/>
                <w:szCs w:val="20"/>
              </w:rPr>
              <w:t>17086.635</w:t>
            </w:r>
          </w:p>
        </w:tc>
        <w:tc>
          <w:tcPr>
            <w:tcW w:w="975" w:type="dxa"/>
            <w:tcBorders>
              <w:top w:val="nil"/>
              <w:left w:val="nil"/>
              <w:bottom w:val="nil"/>
              <w:right w:val="nil"/>
            </w:tcBorders>
            <w:noWrap/>
            <w:hideMark/>
          </w:tcPr>
          <w:p w14:paraId="782A25A6" w14:textId="77777777" w:rsidR="00CD6E61" w:rsidRDefault="00CD6E61">
            <w:pPr>
              <w:jc w:val="center"/>
              <w:rPr>
                <w:color w:val="000000"/>
                <w:sz w:val="20"/>
                <w:szCs w:val="20"/>
              </w:rPr>
            </w:pPr>
            <w:r>
              <w:rPr>
                <w:color w:val="000000"/>
                <w:sz w:val="20"/>
                <w:szCs w:val="20"/>
              </w:rPr>
              <w:t>17086.635</w:t>
            </w:r>
          </w:p>
        </w:tc>
      </w:tr>
      <w:tr w:rsidR="00CD6E61" w14:paraId="32701701" w14:textId="77777777" w:rsidTr="000B34A9">
        <w:trPr>
          <w:trHeight w:val="320"/>
          <w:jc w:val="center"/>
        </w:trPr>
        <w:tc>
          <w:tcPr>
            <w:tcW w:w="2485" w:type="dxa"/>
            <w:tcBorders>
              <w:top w:val="nil"/>
              <w:left w:val="nil"/>
              <w:bottom w:val="nil"/>
              <w:right w:val="nil"/>
            </w:tcBorders>
            <w:noWrap/>
            <w:hideMark/>
          </w:tcPr>
          <w:p w14:paraId="2535004F" w14:textId="77777777" w:rsidR="00CD6E61" w:rsidRDefault="00CD6E61">
            <w:pPr>
              <w:rPr>
                <w:color w:val="000000"/>
                <w:sz w:val="20"/>
                <w:szCs w:val="20"/>
              </w:rPr>
            </w:pPr>
            <w:r>
              <w:rPr>
                <w:color w:val="000000"/>
                <w:sz w:val="20"/>
                <w:szCs w:val="20"/>
              </w:rPr>
              <w:t>BIC</w:t>
            </w:r>
          </w:p>
        </w:tc>
        <w:tc>
          <w:tcPr>
            <w:tcW w:w="1662" w:type="dxa"/>
            <w:tcBorders>
              <w:top w:val="nil"/>
              <w:left w:val="nil"/>
              <w:bottom w:val="nil"/>
              <w:right w:val="nil"/>
            </w:tcBorders>
            <w:noWrap/>
            <w:hideMark/>
          </w:tcPr>
          <w:p w14:paraId="7D59AC6A" w14:textId="77777777" w:rsidR="00CD6E61" w:rsidRDefault="00CD6E61">
            <w:pPr>
              <w:rPr>
                <w:color w:val="000000"/>
                <w:sz w:val="20"/>
                <w:szCs w:val="20"/>
              </w:rPr>
            </w:pPr>
          </w:p>
        </w:tc>
        <w:tc>
          <w:tcPr>
            <w:tcW w:w="2288" w:type="dxa"/>
            <w:tcBorders>
              <w:top w:val="nil"/>
              <w:left w:val="nil"/>
              <w:bottom w:val="nil"/>
              <w:right w:val="nil"/>
            </w:tcBorders>
            <w:noWrap/>
            <w:hideMark/>
          </w:tcPr>
          <w:p w14:paraId="743856EA" w14:textId="77777777" w:rsidR="00CD6E61" w:rsidRDefault="00CD6E61">
            <w:pPr>
              <w:jc w:val="center"/>
              <w:rPr>
                <w:color w:val="000000"/>
                <w:sz w:val="20"/>
                <w:szCs w:val="20"/>
              </w:rPr>
            </w:pPr>
            <w:r>
              <w:rPr>
                <w:color w:val="000000"/>
                <w:sz w:val="20"/>
                <w:szCs w:val="20"/>
              </w:rPr>
              <w:t>2979.053</w:t>
            </w:r>
          </w:p>
        </w:tc>
        <w:tc>
          <w:tcPr>
            <w:tcW w:w="975" w:type="dxa"/>
            <w:tcBorders>
              <w:top w:val="nil"/>
              <w:left w:val="nil"/>
              <w:bottom w:val="nil"/>
              <w:right w:val="nil"/>
            </w:tcBorders>
            <w:noWrap/>
            <w:hideMark/>
          </w:tcPr>
          <w:p w14:paraId="306B4B5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1F352317" w14:textId="77777777" w:rsidR="00CD6E61" w:rsidRDefault="00CD6E61">
            <w:pPr>
              <w:rPr>
                <w:sz w:val="20"/>
                <w:szCs w:val="20"/>
              </w:rPr>
            </w:pPr>
          </w:p>
        </w:tc>
        <w:tc>
          <w:tcPr>
            <w:tcW w:w="975" w:type="dxa"/>
            <w:tcBorders>
              <w:top w:val="nil"/>
              <w:left w:val="nil"/>
              <w:bottom w:val="nil"/>
              <w:right w:val="nil"/>
            </w:tcBorders>
            <w:noWrap/>
            <w:hideMark/>
          </w:tcPr>
          <w:p w14:paraId="548FF9D4" w14:textId="77777777" w:rsidR="00CD6E61" w:rsidRDefault="00CD6E61">
            <w:pPr>
              <w:rPr>
                <w:sz w:val="20"/>
                <w:szCs w:val="20"/>
              </w:rPr>
            </w:pPr>
          </w:p>
        </w:tc>
      </w:tr>
      <w:tr w:rsidR="00CD6E61" w14:paraId="6454C224" w14:textId="77777777" w:rsidTr="000B34A9">
        <w:trPr>
          <w:trHeight w:val="320"/>
          <w:jc w:val="center"/>
        </w:trPr>
        <w:tc>
          <w:tcPr>
            <w:tcW w:w="2485" w:type="dxa"/>
            <w:tcBorders>
              <w:top w:val="nil"/>
              <w:left w:val="nil"/>
              <w:bottom w:val="nil"/>
              <w:right w:val="nil"/>
            </w:tcBorders>
            <w:noWrap/>
            <w:hideMark/>
          </w:tcPr>
          <w:p w14:paraId="112F44CD" w14:textId="77777777" w:rsidR="00CD6E61" w:rsidRDefault="00CD6E61">
            <w:pPr>
              <w:rPr>
                <w:color w:val="000000"/>
                <w:sz w:val="20"/>
                <w:szCs w:val="20"/>
              </w:rPr>
            </w:pPr>
            <w:r>
              <w:rPr>
                <w:color w:val="000000"/>
                <w:sz w:val="20"/>
                <w:szCs w:val="20"/>
              </w:rPr>
              <w:t>log likelihood</w:t>
            </w:r>
          </w:p>
        </w:tc>
        <w:tc>
          <w:tcPr>
            <w:tcW w:w="1662" w:type="dxa"/>
            <w:tcBorders>
              <w:top w:val="nil"/>
              <w:left w:val="nil"/>
              <w:bottom w:val="nil"/>
              <w:right w:val="nil"/>
            </w:tcBorders>
            <w:noWrap/>
            <w:hideMark/>
          </w:tcPr>
          <w:p w14:paraId="5D6F323B" w14:textId="77777777" w:rsidR="00CD6E61" w:rsidRDefault="00CD6E61">
            <w:pPr>
              <w:rPr>
                <w:color w:val="000000"/>
                <w:sz w:val="20"/>
                <w:szCs w:val="20"/>
              </w:rPr>
            </w:pPr>
          </w:p>
        </w:tc>
        <w:tc>
          <w:tcPr>
            <w:tcW w:w="2288" w:type="dxa"/>
            <w:tcBorders>
              <w:top w:val="nil"/>
              <w:left w:val="nil"/>
              <w:bottom w:val="nil"/>
              <w:right w:val="nil"/>
            </w:tcBorders>
            <w:noWrap/>
            <w:hideMark/>
          </w:tcPr>
          <w:p w14:paraId="0DE6DF66" w14:textId="77777777" w:rsidR="00CD6E61" w:rsidRDefault="00CD6E61">
            <w:pPr>
              <w:jc w:val="center"/>
              <w:rPr>
                <w:color w:val="000000"/>
                <w:sz w:val="20"/>
                <w:szCs w:val="20"/>
              </w:rPr>
            </w:pPr>
            <w:r>
              <w:rPr>
                <w:color w:val="000000"/>
                <w:sz w:val="20"/>
                <w:szCs w:val="20"/>
              </w:rPr>
              <w:t>-1302.544</w:t>
            </w:r>
          </w:p>
        </w:tc>
        <w:tc>
          <w:tcPr>
            <w:tcW w:w="975" w:type="dxa"/>
            <w:tcBorders>
              <w:top w:val="nil"/>
              <w:left w:val="nil"/>
              <w:bottom w:val="nil"/>
              <w:right w:val="nil"/>
            </w:tcBorders>
            <w:noWrap/>
            <w:hideMark/>
          </w:tcPr>
          <w:p w14:paraId="6D14F6FC"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585424D2"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2F156F1F" w14:textId="77777777" w:rsidR="00CD6E61" w:rsidRDefault="00CD6E61">
            <w:pPr>
              <w:jc w:val="center"/>
              <w:rPr>
                <w:color w:val="000000"/>
                <w:sz w:val="20"/>
                <w:szCs w:val="20"/>
              </w:rPr>
            </w:pPr>
            <w:r>
              <w:rPr>
                <w:color w:val="000000"/>
                <w:sz w:val="20"/>
                <w:szCs w:val="20"/>
              </w:rPr>
              <w:t>-8501.317</w:t>
            </w:r>
          </w:p>
        </w:tc>
      </w:tr>
      <w:tr w:rsidR="00CD6E61" w14:paraId="04B08EEC" w14:textId="77777777" w:rsidTr="000B34A9">
        <w:trPr>
          <w:trHeight w:val="320"/>
          <w:jc w:val="center"/>
        </w:trPr>
        <w:tc>
          <w:tcPr>
            <w:tcW w:w="2485" w:type="dxa"/>
            <w:tcBorders>
              <w:top w:val="nil"/>
              <w:left w:val="nil"/>
              <w:bottom w:val="nil"/>
              <w:right w:val="nil"/>
            </w:tcBorders>
            <w:noWrap/>
            <w:hideMark/>
          </w:tcPr>
          <w:p w14:paraId="22A8BCAA" w14:textId="77777777" w:rsidR="00CD6E61" w:rsidRDefault="00CD6E61">
            <w:pPr>
              <w:rPr>
                <w:color w:val="000000"/>
                <w:sz w:val="20"/>
                <w:szCs w:val="20"/>
              </w:rPr>
            </w:pPr>
            <w:r>
              <w:rPr>
                <w:color w:val="000000"/>
                <w:sz w:val="20"/>
                <w:szCs w:val="20"/>
              </w:rPr>
              <w:t>deviance</w:t>
            </w:r>
          </w:p>
        </w:tc>
        <w:tc>
          <w:tcPr>
            <w:tcW w:w="1662" w:type="dxa"/>
            <w:tcBorders>
              <w:top w:val="nil"/>
              <w:left w:val="nil"/>
              <w:bottom w:val="nil"/>
              <w:right w:val="nil"/>
            </w:tcBorders>
            <w:noWrap/>
            <w:hideMark/>
          </w:tcPr>
          <w:p w14:paraId="3E5A9A94" w14:textId="77777777" w:rsidR="00CD6E61" w:rsidRDefault="00CD6E61">
            <w:pPr>
              <w:rPr>
                <w:color w:val="000000"/>
                <w:sz w:val="20"/>
                <w:szCs w:val="20"/>
              </w:rPr>
            </w:pPr>
          </w:p>
        </w:tc>
        <w:tc>
          <w:tcPr>
            <w:tcW w:w="2288" w:type="dxa"/>
            <w:tcBorders>
              <w:top w:val="nil"/>
              <w:left w:val="nil"/>
              <w:bottom w:val="nil"/>
              <w:right w:val="nil"/>
            </w:tcBorders>
            <w:noWrap/>
            <w:hideMark/>
          </w:tcPr>
          <w:p w14:paraId="34E8EAEB" w14:textId="77777777" w:rsidR="00CD6E61" w:rsidRDefault="00CD6E61">
            <w:pPr>
              <w:rPr>
                <w:sz w:val="20"/>
                <w:szCs w:val="20"/>
              </w:rPr>
            </w:pPr>
          </w:p>
        </w:tc>
        <w:tc>
          <w:tcPr>
            <w:tcW w:w="975" w:type="dxa"/>
            <w:tcBorders>
              <w:top w:val="nil"/>
              <w:left w:val="nil"/>
              <w:bottom w:val="nil"/>
              <w:right w:val="nil"/>
            </w:tcBorders>
            <w:noWrap/>
            <w:hideMark/>
          </w:tcPr>
          <w:p w14:paraId="66891A54" w14:textId="77777777" w:rsidR="00CD6E61" w:rsidRDefault="00CD6E61">
            <w:pPr>
              <w:jc w:val="center"/>
              <w:rPr>
                <w:color w:val="000000"/>
                <w:sz w:val="20"/>
                <w:szCs w:val="20"/>
              </w:rPr>
            </w:pPr>
            <w:r>
              <w:rPr>
                <w:color w:val="000000"/>
                <w:sz w:val="20"/>
                <w:szCs w:val="20"/>
              </w:rPr>
              <w:t>5177.952</w:t>
            </w:r>
          </w:p>
        </w:tc>
        <w:tc>
          <w:tcPr>
            <w:tcW w:w="975" w:type="dxa"/>
            <w:tcBorders>
              <w:top w:val="nil"/>
              <w:left w:val="nil"/>
              <w:bottom w:val="nil"/>
              <w:right w:val="nil"/>
            </w:tcBorders>
            <w:noWrap/>
            <w:hideMark/>
          </w:tcPr>
          <w:p w14:paraId="34C3E40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5A0ECBE2" w14:textId="77777777" w:rsidR="00CD6E61" w:rsidRDefault="00CD6E61">
            <w:pPr>
              <w:rPr>
                <w:sz w:val="20"/>
                <w:szCs w:val="20"/>
              </w:rPr>
            </w:pPr>
          </w:p>
        </w:tc>
      </w:tr>
      <w:tr w:rsidR="00CD6E61" w14:paraId="16367592" w14:textId="77777777" w:rsidTr="000B34A9">
        <w:trPr>
          <w:trHeight w:val="340"/>
          <w:jc w:val="center"/>
        </w:trPr>
        <w:tc>
          <w:tcPr>
            <w:tcW w:w="2485" w:type="dxa"/>
            <w:tcBorders>
              <w:top w:val="nil"/>
              <w:left w:val="nil"/>
              <w:bottom w:val="single" w:sz="8" w:space="0" w:color="auto"/>
              <w:right w:val="nil"/>
            </w:tcBorders>
            <w:noWrap/>
            <w:hideMark/>
          </w:tcPr>
          <w:p w14:paraId="0467A3D8" w14:textId="77777777" w:rsidR="00CD6E61" w:rsidRDefault="00CD6E61">
            <w:pPr>
              <w:rPr>
                <w:color w:val="000000"/>
                <w:sz w:val="20"/>
                <w:szCs w:val="20"/>
              </w:rPr>
            </w:pPr>
            <w:proofErr w:type="gramStart"/>
            <w:r>
              <w:rPr>
                <w:color w:val="000000"/>
                <w:sz w:val="20"/>
                <w:szCs w:val="20"/>
              </w:rPr>
              <w:t>pseudo R</w:t>
            </w:r>
            <w:proofErr w:type="gramEnd"/>
            <w:r>
              <w:rPr>
                <w:color w:val="000000"/>
                <w:sz w:val="20"/>
                <w:szCs w:val="20"/>
              </w:rPr>
              <w:t>^2</w:t>
            </w:r>
          </w:p>
        </w:tc>
        <w:tc>
          <w:tcPr>
            <w:tcW w:w="1662" w:type="dxa"/>
            <w:tcBorders>
              <w:top w:val="nil"/>
              <w:left w:val="nil"/>
              <w:bottom w:val="single" w:sz="8" w:space="0" w:color="auto"/>
              <w:right w:val="nil"/>
            </w:tcBorders>
            <w:noWrap/>
            <w:hideMark/>
          </w:tcPr>
          <w:p w14:paraId="17053A1D"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3E931731"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2BED9688"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single" w:sz="8" w:space="0" w:color="auto"/>
              <w:right w:val="nil"/>
            </w:tcBorders>
            <w:noWrap/>
            <w:hideMark/>
          </w:tcPr>
          <w:p w14:paraId="54B4B02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32D7A735" w14:textId="77777777" w:rsidR="00CD6E61" w:rsidRDefault="00CD6E61">
            <w:pPr>
              <w:jc w:val="center"/>
              <w:rPr>
                <w:color w:val="000000"/>
                <w:sz w:val="20"/>
                <w:szCs w:val="20"/>
              </w:rPr>
            </w:pPr>
            <w:r>
              <w:rPr>
                <w:color w:val="000000"/>
                <w:sz w:val="20"/>
                <w:szCs w:val="20"/>
              </w:rPr>
              <w:t> </w:t>
            </w:r>
          </w:p>
        </w:tc>
      </w:tr>
    </w:tbl>
    <w:p w14:paraId="5BA0F5EE" w14:textId="77777777" w:rsidR="00C72D3B" w:rsidRDefault="00C72D3B" w:rsidP="00417031">
      <w:pPr>
        <w:widowControl w:val="0"/>
        <w:autoSpaceDE w:val="0"/>
        <w:autoSpaceDN w:val="0"/>
        <w:adjustRightInd w:val="0"/>
        <w:spacing w:before="120" w:after="120"/>
        <w:jc w:val="both"/>
      </w:pPr>
    </w:p>
    <w:p w14:paraId="49078B5E" w14:textId="77777777" w:rsidR="00C72D3B" w:rsidRPr="00417031" w:rsidRDefault="00C72D3B" w:rsidP="00C72D3B">
      <w:pPr>
        <w:pStyle w:val="TableFiguretitle"/>
        <w:rPr>
          <w:sz w:val="24"/>
          <w:szCs w:val="24"/>
        </w:rPr>
      </w:pPr>
      <w:r>
        <w:rPr>
          <w:rFonts w:hint="eastAsia"/>
        </w:rPr>
        <w:t xml:space="preserve">Table </w:t>
      </w:r>
      <w:r>
        <w:rPr>
          <w:rFonts w:eastAsia="SimSun" w:hint="eastAsia"/>
        </w:rPr>
        <w:t>R2-24-3</w:t>
      </w:r>
      <w:r w:rsidRPr="00455ECF">
        <w:rPr>
          <w:rFonts w:eastAsia="SimSun"/>
        </w:rPr>
        <w:t xml:space="preserve">. </w:t>
      </w:r>
      <w:r w:rsidRPr="00836257">
        <w:t xml:space="preserve">Robustness Checks: Alternative Model Specifications </w:t>
      </w:r>
      <w:proofErr w:type="gramStart"/>
      <w:r w:rsidRPr="00836257">
        <w:t>For</w:t>
      </w:r>
      <w:proofErr w:type="gramEnd"/>
      <w:r w:rsidRPr="00836257">
        <w:t xml:space="preserve">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Default="000C1645">
            <w:pPr>
              <w:rPr>
                <w:color w:val="000000"/>
                <w:sz w:val="20"/>
                <w:szCs w:val="20"/>
              </w:rPr>
            </w:pPr>
            <w:r>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Default="000C1645">
            <w:pPr>
              <w:jc w:val="center"/>
              <w:rPr>
                <w:color w:val="000000"/>
                <w:sz w:val="20"/>
                <w:szCs w:val="20"/>
              </w:rPr>
            </w:pPr>
            <w:r>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Default="000C1645">
            <w:pPr>
              <w:jc w:val="center"/>
              <w:rPr>
                <w:color w:val="000000"/>
                <w:sz w:val="20"/>
                <w:szCs w:val="20"/>
              </w:rPr>
            </w:pPr>
            <w:r>
              <w:rPr>
                <w:color w:val="000000"/>
                <w:sz w:val="20"/>
                <w:szCs w:val="20"/>
              </w:rPr>
              <w:t>Poisson</w:t>
            </w:r>
          </w:p>
        </w:tc>
      </w:tr>
      <w:tr w:rsidR="000C1645"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Default="000C1645">
            <w:pPr>
              <w:jc w:val="center"/>
              <w:rPr>
                <w:color w:val="000000"/>
                <w:sz w:val="20"/>
                <w:szCs w:val="20"/>
              </w:rPr>
            </w:pPr>
            <w:r>
              <w:rPr>
                <w:color w:val="000000"/>
                <w:sz w:val="20"/>
                <w:szCs w:val="20"/>
              </w:rPr>
              <w:t>(1)</w:t>
            </w:r>
          </w:p>
        </w:tc>
        <w:tc>
          <w:tcPr>
            <w:tcW w:w="3150" w:type="dxa"/>
            <w:tcBorders>
              <w:top w:val="nil"/>
              <w:left w:val="nil"/>
              <w:bottom w:val="nil"/>
              <w:right w:val="nil"/>
            </w:tcBorders>
            <w:noWrap/>
            <w:hideMark/>
          </w:tcPr>
          <w:p w14:paraId="29A2FEA1" w14:textId="77777777" w:rsidR="000C1645" w:rsidRDefault="000C1645">
            <w:pPr>
              <w:jc w:val="center"/>
              <w:rPr>
                <w:color w:val="000000"/>
                <w:sz w:val="20"/>
                <w:szCs w:val="20"/>
              </w:rPr>
            </w:pPr>
            <w:r>
              <w:rPr>
                <w:color w:val="000000"/>
                <w:sz w:val="20"/>
                <w:szCs w:val="20"/>
              </w:rPr>
              <w:t>(2)</w:t>
            </w:r>
          </w:p>
        </w:tc>
        <w:tc>
          <w:tcPr>
            <w:tcW w:w="1983" w:type="dxa"/>
            <w:tcBorders>
              <w:top w:val="nil"/>
              <w:left w:val="nil"/>
              <w:bottom w:val="nil"/>
              <w:right w:val="nil"/>
            </w:tcBorders>
            <w:noWrap/>
            <w:hideMark/>
          </w:tcPr>
          <w:p w14:paraId="6D0F25A7" w14:textId="77777777" w:rsidR="000C1645" w:rsidRDefault="000C1645">
            <w:pPr>
              <w:jc w:val="center"/>
              <w:rPr>
                <w:color w:val="000000"/>
                <w:sz w:val="20"/>
                <w:szCs w:val="20"/>
              </w:rPr>
            </w:pPr>
            <w:r>
              <w:rPr>
                <w:color w:val="000000"/>
                <w:sz w:val="20"/>
                <w:szCs w:val="20"/>
              </w:rPr>
              <w:t>(3)</w:t>
            </w:r>
          </w:p>
        </w:tc>
      </w:tr>
      <w:tr w:rsidR="000C1645"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Default="000C1645">
            <w:pPr>
              <w:jc w:val="right"/>
              <w:rPr>
                <w:color w:val="000000"/>
                <w:sz w:val="20"/>
                <w:szCs w:val="20"/>
              </w:rPr>
            </w:pPr>
            <w:r>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Default="000C1645">
            <w:pPr>
              <w:jc w:val="center"/>
              <w:rPr>
                <w:i/>
                <w:iCs/>
                <w:color w:val="000000"/>
                <w:sz w:val="20"/>
                <w:szCs w:val="20"/>
              </w:rPr>
            </w:pPr>
            <w:r>
              <w:rPr>
                <w:i/>
                <w:iCs/>
                <w:color w:val="000000"/>
                <w:sz w:val="20"/>
                <w:szCs w:val="20"/>
              </w:rPr>
              <w:t>netlikeNum</w:t>
            </w:r>
            <w:r>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Default="000C1645">
            <w:pPr>
              <w:jc w:val="center"/>
              <w:rPr>
                <w:color w:val="000000"/>
                <w:sz w:val="20"/>
                <w:szCs w:val="20"/>
              </w:rPr>
            </w:pPr>
            <w:r>
              <w:rPr>
                <w:color w:val="000000"/>
                <w:sz w:val="20"/>
                <w:szCs w:val="20"/>
              </w:rPr>
              <w:t>log [</w:t>
            </w:r>
            <w:r>
              <w:rPr>
                <w:i/>
                <w:iCs/>
                <w:color w:val="000000"/>
                <w:sz w:val="20"/>
                <w:szCs w:val="20"/>
              </w:rPr>
              <w:t>netlikeNum</w:t>
            </w:r>
            <w:r>
              <w:rPr>
                <w:i/>
                <w:iCs/>
                <w:color w:val="000000"/>
                <w:sz w:val="20"/>
                <w:szCs w:val="20"/>
                <w:vertAlign w:val="subscript"/>
              </w:rPr>
              <w:t>ij</w:t>
            </w:r>
            <w:r>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Default="000C1645">
            <w:pPr>
              <w:jc w:val="center"/>
              <w:rPr>
                <w:color w:val="000000"/>
                <w:sz w:val="20"/>
                <w:szCs w:val="20"/>
              </w:rPr>
            </w:pPr>
            <w:r>
              <w:rPr>
                <w:i/>
                <w:iCs/>
                <w:color w:val="000000"/>
                <w:sz w:val="20"/>
                <w:szCs w:val="20"/>
              </w:rPr>
              <w:t>netlikeNum</w:t>
            </w:r>
            <w:r>
              <w:rPr>
                <w:i/>
                <w:iCs/>
                <w:color w:val="000000"/>
                <w:sz w:val="20"/>
                <w:szCs w:val="20"/>
                <w:vertAlign w:val="subscript"/>
              </w:rPr>
              <w:t>ij</w:t>
            </w:r>
            <w:r>
              <w:rPr>
                <w:color w:val="000000"/>
                <w:sz w:val="20"/>
                <w:szCs w:val="20"/>
              </w:rPr>
              <w:t xml:space="preserve"> (shifted)</w:t>
            </w:r>
          </w:p>
        </w:tc>
      </w:tr>
      <w:tr w:rsidR="000C1645"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Default="000C1645">
            <w:pPr>
              <w:rPr>
                <w:i/>
                <w:iCs/>
                <w:color w:val="000000"/>
                <w:sz w:val="20"/>
                <w:szCs w:val="20"/>
              </w:rPr>
            </w:pPr>
            <w:r>
              <w:rPr>
                <w:i/>
                <w:iCs/>
                <w:color w:val="000000"/>
                <w:sz w:val="20"/>
                <w:szCs w:val="20"/>
              </w:rPr>
              <w:t>AI</w:t>
            </w:r>
            <w:r>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Default="000C1645">
            <w:pPr>
              <w:jc w:val="center"/>
              <w:rPr>
                <w:color w:val="000000"/>
                <w:sz w:val="20"/>
                <w:szCs w:val="20"/>
              </w:rPr>
            </w:pPr>
            <w:r>
              <w:rPr>
                <w:color w:val="000000"/>
                <w:sz w:val="20"/>
                <w:szCs w:val="20"/>
              </w:rPr>
              <w:t>-0.016</w:t>
            </w:r>
          </w:p>
        </w:tc>
        <w:tc>
          <w:tcPr>
            <w:tcW w:w="3150" w:type="dxa"/>
            <w:tcBorders>
              <w:top w:val="nil"/>
              <w:left w:val="nil"/>
              <w:bottom w:val="nil"/>
              <w:right w:val="nil"/>
            </w:tcBorders>
            <w:noWrap/>
            <w:hideMark/>
          </w:tcPr>
          <w:p w14:paraId="43AD4AE2" w14:textId="77777777" w:rsidR="000C1645" w:rsidRDefault="000C1645">
            <w:pPr>
              <w:jc w:val="center"/>
              <w:rPr>
                <w:color w:val="000000"/>
                <w:sz w:val="20"/>
                <w:szCs w:val="20"/>
              </w:rPr>
            </w:pPr>
            <w:r>
              <w:rPr>
                <w:color w:val="000000"/>
                <w:sz w:val="20"/>
                <w:szCs w:val="20"/>
              </w:rPr>
              <w:t>-0.003</w:t>
            </w:r>
          </w:p>
        </w:tc>
        <w:tc>
          <w:tcPr>
            <w:tcW w:w="1983" w:type="dxa"/>
            <w:tcBorders>
              <w:top w:val="nil"/>
              <w:left w:val="nil"/>
              <w:bottom w:val="nil"/>
              <w:right w:val="nil"/>
            </w:tcBorders>
            <w:noWrap/>
            <w:hideMark/>
          </w:tcPr>
          <w:p w14:paraId="6A1EA34E" w14:textId="77777777" w:rsidR="000C1645" w:rsidRDefault="000C1645">
            <w:pPr>
              <w:jc w:val="center"/>
              <w:rPr>
                <w:color w:val="000000"/>
                <w:sz w:val="20"/>
                <w:szCs w:val="20"/>
              </w:rPr>
            </w:pPr>
            <w:r>
              <w:rPr>
                <w:color w:val="000000"/>
                <w:sz w:val="20"/>
                <w:szCs w:val="20"/>
              </w:rPr>
              <w:t>-0.005</w:t>
            </w:r>
          </w:p>
        </w:tc>
      </w:tr>
      <w:tr w:rsidR="000C1645"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Default="000C1645">
            <w:pPr>
              <w:jc w:val="center"/>
              <w:rPr>
                <w:color w:val="000000"/>
                <w:sz w:val="20"/>
                <w:szCs w:val="20"/>
              </w:rPr>
            </w:pPr>
            <w:r>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Default="000C1645">
            <w:pPr>
              <w:jc w:val="center"/>
              <w:rPr>
                <w:color w:val="000000"/>
                <w:sz w:val="20"/>
                <w:szCs w:val="20"/>
              </w:rPr>
            </w:pPr>
            <w:r>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Default="000C1645">
            <w:pPr>
              <w:jc w:val="center"/>
              <w:rPr>
                <w:color w:val="000000"/>
                <w:sz w:val="20"/>
                <w:szCs w:val="20"/>
              </w:rPr>
            </w:pPr>
            <w:r>
              <w:rPr>
                <w:color w:val="000000"/>
                <w:sz w:val="20"/>
                <w:szCs w:val="20"/>
              </w:rPr>
              <w:t>(0.022)</w:t>
            </w:r>
          </w:p>
        </w:tc>
      </w:tr>
      <w:tr w:rsidR="000C1645"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Default="000C1645">
            <w:pPr>
              <w:rPr>
                <w:color w:val="000000"/>
                <w:sz w:val="20"/>
                <w:szCs w:val="20"/>
              </w:rPr>
            </w:pPr>
            <w:r>
              <w:rPr>
                <w:color w:val="000000"/>
                <w:sz w:val="20"/>
                <w:szCs w:val="20"/>
              </w:rPr>
              <w:t>other controls</w:t>
            </w:r>
          </w:p>
        </w:tc>
        <w:tc>
          <w:tcPr>
            <w:tcW w:w="1080" w:type="dxa"/>
            <w:tcBorders>
              <w:top w:val="nil"/>
              <w:left w:val="nil"/>
              <w:bottom w:val="nil"/>
              <w:right w:val="nil"/>
            </w:tcBorders>
            <w:noWrap/>
            <w:hideMark/>
          </w:tcPr>
          <w:p w14:paraId="165221B9"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nil"/>
              <w:right w:val="nil"/>
            </w:tcBorders>
            <w:noWrap/>
            <w:hideMark/>
          </w:tcPr>
          <w:p w14:paraId="67E46EC7"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nil"/>
              <w:right w:val="nil"/>
            </w:tcBorders>
            <w:noWrap/>
            <w:hideMark/>
          </w:tcPr>
          <w:p w14:paraId="417AA774" w14:textId="77777777" w:rsidR="000C1645" w:rsidRDefault="000C1645">
            <w:pPr>
              <w:jc w:val="center"/>
              <w:rPr>
                <w:color w:val="000000"/>
                <w:sz w:val="20"/>
                <w:szCs w:val="20"/>
              </w:rPr>
            </w:pPr>
            <w:r>
              <w:rPr>
                <w:color w:val="000000"/>
                <w:sz w:val="20"/>
                <w:szCs w:val="20"/>
              </w:rPr>
              <w:t>√</w:t>
            </w:r>
          </w:p>
        </w:tc>
      </w:tr>
      <w:tr w:rsidR="000C1645"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Default="000C1645">
            <w:pPr>
              <w:rPr>
                <w:color w:val="000000"/>
                <w:sz w:val="20"/>
                <w:szCs w:val="20"/>
              </w:rPr>
            </w:pPr>
            <w:r>
              <w:rPr>
                <w:color w:val="000000"/>
                <w:sz w:val="20"/>
                <w:szCs w:val="20"/>
              </w:rPr>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Default="000C1645">
            <w:pPr>
              <w:jc w:val="center"/>
              <w:rPr>
                <w:color w:val="000000"/>
                <w:sz w:val="20"/>
                <w:szCs w:val="20"/>
              </w:rPr>
            </w:pPr>
            <w:r>
              <w:rPr>
                <w:color w:val="000000"/>
                <w:sz w:val="20"/>
                <w:szCs w:val="20"/>
              </w:rPr>
              <w:t>√ </w:t>
            </w:r>
          </w:p>
        </w:tc>
      </w:tr>
      <w:tr w:rsidR="000C1645"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Default="000C1645">
            <w:pPr>
              <w:rPr>
                <w:color w:val="000000"/>
                <w:sz w:val="20"/>
                <w:szCs w:val="20"/>
              </w:rPr>
            </w:pPr>
            <w:r>
              <w:rPr>
                <w:color w:val="000000"/>
                <w:sz w:val="20"/>
                <w:szCs w:val="20"/>
              </w:rPr>
              <w:t>N</w:t>
            </w:r>
          </w:p>
        </w:tc>
        <w:tc>
          <w:tcPr>
            <w:tcW w:w="1080" w:type="dxa"/>
            <w:tcBorders>
              <w:top w:val="nil"/>
              <w:left w:val="nil"/>
              <w:bottom w:val="nil"/>
              <w:right w:val="nil"/>
            </w:tcBorders>
            <w:noWrap/>
            <w:hideMark/>
          </w:tcPr>
          <w:p w14:paraId="5930DEB1" w14:textId="77777777" w:rsidR="000C1645" w:rsidRDefault="000C1645">
            <w:pPr>
              <w:jc w:val="center"/>
              <w:rPr>
                <w:color w:val="000000"/>
                <w:sz w:val="20"/>
                <w:szCs w:val="20"/>
              </w:rPr>
            </w:pPr>
            <w:r>
              <w:rPr>
                <w:color w:val="000000"/>
                <w:sz w:val="20"/>
                <w:szCs w:val="20"/>
              </w:rPr>
              <w:t>8,961</w:t>
            </w:r>
          </w:p>
        </w:tc>
        <w:tc>
          <w:tcPr>
            <w:tcW w:w="3150" w:type="dxa"/>
            <w:tcBorders>
              <w:top w:val="nil"/>
              <w:left w:val="nil"/>
              <w:bottom w:val="nil"/>
              <w:right w:val="nil"/>
            </w:tcBorders>
            <w:noWrap/>
            <w:hideMark/>
          </w:tcPr>
          <w:p w14:paraId="42DC11D4" w14:textId="77777777" w:rsidR="000C1645" w:rsidRDefault="000C1645">
            <w:pPr>
              <w:jc w:val="center"/>
              <w:rPr>
                <w:color w:val="000000"/>
                <w:sz w:val="20"/>
                <w:szCs w:val="20"/>
              </w:rPr>
            </w:pPr>
            <w:r>
              <w:rPr>
                <w:color w:val="000000"/>
                <w:sz w:val="20"/>
                <w:szCs w:val="20"/>
              </w:rPr>
              <w:t>8,961</w:t>
            </w:r>
          </w:p>
        </w:tc>
        <w:tc>
          <w:tcPr>
            <w:tcW w:w="1983" w:type="dxa"/>
            <w:tcBorders>
              <w:top w:val="nil"/>
              <w:left w:val="nil"/>
              <w:bottom w:val="nil"/>
              <w:right w:val="nil"/>
            </w:tcBorders>
            <w:noWrap/>
            <w:hideMark/>
          </w:tcPr>
          <w:p w14:paraId="0FA4D094" w14:textId="77777777" w:rsidR="000C1645" w:rsidRDefault="000C1645">
            <w:pPr>
              <w:jc w:val="center"/>
              <w:rPr>
                <w:color w:val="000000"/>
                <w:sz w:val="20"/>
                <w:szCs w:val="20"/>
              </w:rPr>
            </w:pPr>
            <w:r>
              <w:rPr>
                <w:color w:val="000000"/>
                <w:sz w:val="20"/>
                <w:szCs w:val="20"/>
              </w:rPr>
              <w:t>8,961</w:t>
            </w:r>
          </w:p>
        </w:tc>
      </w:tr>
      <w:tr w:rsidR="000C1645"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Default="000C1645">
            <w:pPr>
              <w:rPr>
                <w:color w:val="000000"/>
                <w:sz w:val="20"/>
                <w:szCs w:val="20"/>
              </w:rPr>
            </w:pPr>
            <w:r>
              <w:rPr>
                <w:color w:val="000000"/>
                <w:sz w:val="20"/>
                <w:szCs w:val="20"/>
              </w:rPr>
              <w:t>log likelihood</w:t>
            </w:r>
          </w:p>
        </w:tc>
        <w:tc>
          <w:tcPr>
            <w:tcW w:w="1080" w:type="dxa"/>
            <w:tcBorders>
              <w:top w:val="nil"/>
              <w:left w:val="nil"/>
              <w:bottom w:val="nil"/>
              <w:right w:val="nil"/>
            </w:tcBorders>
            <w:noWrap/>
            <w:hideMark/>
          </w:tcPr>
          <w:p w14:paraId="7CF10BA6" w14:textId="77777777" w:rsidR="000C1645"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Default="000C1645">
            <w:pPr>
              <w:rPr>
                <w:sz w:val="20"/>
                <w:szCs w:val="20"/>
              </w:rPr>
            </w:pPr>
          </w:p>
        </w:tc>
        <w:tc>
          <w:tcPr>
            <w:tcW w:w="1983" w:type="dxa"/>
            <w:tcBorders>
              <w:top w:val="nil"/>
              <w:left w:val="nil"/>
              <w:bottom w:val="nil"/>
              <w:right w:val="nil"/>
            </w:tcBorders>
            <w:noWrap/>
            <w:hideMark/>
          </w:tcPr>
          <w:p w14:paraId="59A5F9DB" w14:textId="77777777" w:rsidR="000C1645" w:rsidRDefault="000C1645">
            <w:pPr>
              <w:jc w:val="center"/>
              <w:rPr>
                <w:color w:val="000000"/>
                <w:sz w:val="20"/>
                <w:szCs w:val="20"/>
              </w:rPr>
            </w:pPr>
            <w:r>
              <w:rPr>
                <w:color w:val="000000"/>
                <w:sz w:val="20"/>
                <w:szCs w:val="20"/>
              </w:rPr>
              <w:t>-14301.496</w:t>
            </w:r>
          </w:p>
        </w:tc>
      </w:tr>
      <w:tr w:rsidR="000C1645"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Default="000C1645">
            <w:pPr>
              <w:rPr>
                <w:color w:val="000000"/>
                <w:sz w:val="20"/>
                <w:szCs w:val="20"/>
              </w:rPr>
            </w:pPr>
            <w:proofErr w:type="gramStart"/>
            <w:r>
              <w:rPr>
                <w:color w:val="000000"/>
                <w:sz w:val="20"/>
                <w:szCs w:val="20"/>
              </w:rPr>
              <w:t>pseudo R</w:t>
            </w:r>
            <w:proofErr w:type="gramEnd"/>
            <w:r>
              <w:rPr>
                <w:color w:val="000000"/>
                <w:sz w:val="20"/>
                <w:szCs w:val="20"/>
              </w:rPr>
              <w:t>^2</w:t>
            </w:r>
          </w:p>
        </w:tc>
        <w:tc>
          <w:tcPr>
            <w:tcW w:w="1080" w:type="dxa"/>
            <w:tcBorders>
              <w:top w:val="nil"/>
              <w:left w:val="nil"/>
              <w:bottom w:val="single" w:sz="8" w:space="0" w:color="auto"/>
              <w:right w:val="nil"/>
            </w:tcBorders>
            <w:noWrap/>
            <w:hideMark/>
          </w:tcPr>
          <w:p w14:paraId="33AF4E6B" w14:textId="77777777" w:rsidR="000C1645" w:rsidRDefault="000C1645">
            <w:pPr>
              <w:jc w:val="center"/>
              <w:rPr>
                <w:color w:val="000000"/>
                <w:sz w:val="20"/>
                <w:szCs w:val="20"/>
              </w:rPr>
            </w:pPr>
            <w:r>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Default="000C1645">
            <w:pPr>
              <w:jc w:val="center"/>
              <w:rPr>
                <w:color w:val="000000"/>
                <w:sz w:val="20"/>
                <w:szCs w:val="20"/>
              </w:rPr>
            </w:pPr>
            <w:r>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Default="000C1645">
            <w:pPr>
              <w:jc w:val="center"/>
              <w:rPr>
                <w:color w:val="000000"/>
                <w:sz w:val="20"/>
                <w:szCs w:val="20"/>
              </w:rPr>
            </w:pPr>
            <w:r>
              <w:rPr>
                <w:color w:val="000000"/>
                <w:sz w:val="20"/>
                <w:szCs w:val="20"/>
              </w:rPr>
              <w:t>-0.001</w:t>
            </w:r>
          </w:p>
        </w:tc>
      </w:tr>
      <w:bookmarkEnd w:id="202"/>
    </w:tbl>
    <w:p w14:paraId="5E5F6E69" w14:textId="77777777" w:rsidR="000C1645" w:rsidRDefault="000C1645" w:rsidP="00C033C0">
      <w:pPr>
        <w:widowControl w:val="0"/>
        <w:autoSpaceDE w:val="0"/>
        <w:autoSpaceDN w:val="0"/>
        <w:adjustRightInd w:val="0"/>
        <w:spacing w:before="120" w:after="120"/>
        <w:jc w:val="both"/>
      </w:pPr>
    </w:p>
    <w:p w14:paraId="2AE5C783" w14:textId="77777777" w:rsidR="00CD6E61" w:rsidRPr="000B34A9" w:rsidRDefault="00CD6E61" w:rsidP="00C033C0">
      <w:pPr>
        <w:widowControl w:val="0"/>
        <w:autoSpaceDE w:val="0"/>
        <w:autoSpaceDN w:val="0"/>
        <w:adjustRightInd w:val="0"/>
        <w:spacing w:before="120" w:after="120"/>
        <w:jc w:val="both"/>
      </w:pPr>
    </w:p>
    <w:p w14:paraId="3ADA4452"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627BCB90" w14:textId="120B6292" w:rsidR="00C033C0" w:rsidRPr="00522DE1" w:rsidRDefault="00C033C0" w:rsidP="00C033C0">
      <w:pPr>
        <w:widowControl w:val="0"/>
        <w:autoSpaceDE w:val="0"/>
        <w:spacing w:before="120" w:after="120"/>
        <w:jc w:val="both"/>
        <w:outlineLvl w:val="0"/>
        <w:rPr>
          <w:rFonts w:eastAsia="SimSun"/>
          <w:b/>
          <w:bCs/>
          <w:kern w:val="2"/>
        </w:rPr>
      </w:pPr>
      <w:r w:rsidRPr="00522DE1">
        <w:rPr>
          <w:rFonts w:eastAsia="SimSun"/>
          <w:b/>
          <w:bCs/>
          <w:kern w:val="2"/>
        </w:rPr>
        <w:t>R2-25</w:t>
      </w:r>
    </w:p>
    <w:p w14:paraId="31ABAA67" w14:textId="4919A75D" w:rsidR="00C033C0" w:rsidRPr="00D241ED" w:rsidRDefault="004116CA" w:rsidP="00D241ED">
      <w:pPr>
        <w:widowControl w:val="0"/>
        <w:autoSpaceDE w:val="0"/>
        <w:autoSpaceDN w:val="0"/>
        <w:adjustRightInd w:val="0"/>
        <w:spacing w:before="120" w:after="120"/>
        <w:ind w:left="480"/>
        <w:jc w:val="both"/>
        <w:rPr>
          <w:rFonts w:eastAsia="SimSun"/>
          <w:i/>
          <w:iCs/>
          <w:kern w:val="2"/>
        </w:rPr>
      </w:pPr>
      <w:r>
        <w:rPr>
          <w:i/>
          <w:iCs/>
        </w:rPr>
        <w:t xml:space="preserve">5. </w:t>
      </w:r>
      <w:r w:rsidR="00C033C0" w:rsidRPr="00D241ED">
        <w:rPr>
          <w:i/>
          <w:iCs/>
        </w:rPr>
        <w:t>There is misalignment between the arguments and the empirical test.</w:t>
      </w:r>
      <w:r w:rsidR="00C033C0" w:rsidRPr="00D241ED">
        <w:rPr>
          <w:i/>
          <w:iCs/>
        </w:rPr>
        <w:br/>
        <w:t>Arguments: When AI answers appear immediately in the first position, they eliminate this opportunity for humans, reducing potential answerers</w:t>
      </w:r>
      <w:r w:rsidR="00F41AD7" w:rsidRPr="00D241ED">
        <w:rPr>
          <w:i/>
          <w:iCs/>
        </w:rPr>
        <w:t>’</w:t>
      </w:r>
      <w:r w:rsidR="00C033C0" w:rsidRPr="00D241ED">
        <w:rPr>
          <w:i/>
          <w:iCs/>
        </w:rPr>
        <w:t xml:space="preserve"> incentive to contribute.</w:t>
      </w:r>
      <w:r w:rsidR="00C033C0" w:rsidRPr="00D241ED">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it should particularly discourage </w:t>
      </w:r>
      <w:r w:rsidR="00F41AD7" w:rsidRPr="00D241ED">
        <w:rPr>
          <w:i/>
          <w:iCs/>
        </w:rPr>
        <w:t>“</w:t>
      </w:r>
      <w:r w:rsidR="00C033C0" w:rsidRPr="00D241ED">
        <w:rPr>
          <w:i/>
          <w:iCs/>
        </w:rPr>
        <w:t>first position seekers</w:t>
      </w:r>
      <w:r w:rsidR="00F41AD7" w:rsidRPr="00D241ED">
        <w:rPr>
          <w:i/>
          <w:iCs/>
        </w:rPr>
        <w:t>”</w:t>
      </w:r>
      <w:r w:rsidR="00C033C0" w:rsidRPr="00D241ED">
        <w:rPr>
          <w:i/>
          <w:iCs/>
        </w:rPr>
        <w:t xml:space="preserve"> from contributing, making them less likely to provide the first human answer.</w:t>
      </w:r>
      <w:r>
        <w:rPr>
          <w:i/>
          <w:iCs/>
        </w:rPr>
        <w:t xml:space="preserve"> </w:t>
      </w:r>
      <w:r w:rsidR="00C033C0" w:rsidRPr="00D241ED">
        <w:rPr>
          <w:i/>
          <w:iCs/>
        </w:rPr>
        <w:t>Not the first human answer, but the overall contribution.</w:t>
      </w:r>
    </w:p>
    <w:p w14:paraId="21B4ED4A"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351BE0F" w14:textId="2A6C4F3E" w:rsidR="007C7D3B" w:rsidRDefault="001A193A" w:rsidP="00A0122A">
      <w:pPr>
        <w:widowControl w:val="0"/>
        <w:autoSpaceDE w:val="0"/>
        <w:autoSpaceDN w:val="0"/>
        <w:adjustRightInd w:val="0"/>
        <w:spacing w:before="120" w:after="120"/>
        <w:jc w:val="both"/>
        <w:rPr>
          <w:ins w:id="204" w:author="Dylan CHEN" w:date="2026-03-20T14:30:00Z" w16du:dateUtc="2026-03-20T06:30:00Z"/>
        </w:rPr>
      </w:pPr>
      <w:r>
        <w:rPr>
          <w:kern w:val="2"/>
        </w:rPr>
        <w:t xml:space="preserve">Following the suggestion of the reviewer, we </w:t>
      </w:r>
      <w:del w:id="205" w:author="Dylan CHEN" w:date="2026-03-16T10:38:00Z" w16du:dateUtc="2026-03-16T02:38:00Z">
        <w:r w:rsidDel="00A0122A">
          <w:rPr>
            <w:kern w:val="2"/>
          </w:rPr>
          <w:delText>xxx</w:delText>
        </w:r>
      </w:del>
      <w:ins w:id="206" w:author="Dylan CHEN" w:date="2026-03-16T10:38:00Z" w16du:dateUtc="2026-03-16T02:38:00Z">
        <w:r w:rsidR="00A0122A">
          <w:t>constructed a new mediator variable that counts the number of</w:t>
        </w:r>
      </w:ins>
      <w:r w:rsidR="00CA4023" w:rsidRPr="00CA4023">
        <w:t xml:space="preserve"> </w:t>
      </w:r>
      <w:r w:rsidR="00CA4023">
        <w:t>answerers provided by</w:t>
      </w:r>
      <w:ins w:id="207" w:author="Dylan CHEN" w:date="2026-03-16T10:38:00Z" w16du:dateUtc="2026-03-16T02:38:00Z">
        <w:r w:rsidR="00A0122A">
          <w:t xml:space="preserve"> “first-position seekers” to each question. </w:t>
        </w:r>
      </w:ins>
      <w:r w:rsidR="00CA4023">
        <w:t xml:space="preserve">As shown in Column 2 of the below table, </w:t>
      </w:r>
      <w:ins w:id="208" w:author="Dylan CHEN" w:date="2026-03-16T10:38:00Z" w16du:dateUtc="2026-03-16T02:38:00Z">
        <w:r w:rsidR="00A0122A">
          <w:t>AI significantly reduces this count. When we include this mediator in the main regression, the AI coefficient decreases by a larger magnitude compared to the previous specification</w:t>
        </w:r>
      </w:ins>
      <w:r w:rsidR="00CA4023">
        <w:t>, showing that “first-position seekers” significantly reduced their contribution which caused the overall submission reduction</w:t>
      </w:r>
      <w:ins w:id="209" w:author="Dylan CHEN" w:date="2026-03-16T10:38:00Z" w16du:dateUtc="2026-03-16T02:38:00Z">
        <w:r w:rsidR="00A0122A">
          <w:t>.</w:t>
        </w:r>
      </w:ins>
      <w:r w:rsidR="00CA4023">
        <w:t xml:space="preserve"> </w:t>
      </w:r>
    </w:p>
    <w:p w14:paraId="328D5AC9" w14:textId="23A93A72" w:rsidR="00C72D3B" w:rsidRDefault="007917D0" w:rsidP="00C72D3B">
      <w:pPr>
        <w:widowControl w:val="0"/>
        <w:autoSpaceDE w:val="0"/>
        <w:autoSpaceDN w:val="0"/>
        <w:adjustRightInd w:val="0"/>
        <w:spacing w:before="120" w:after="120"/>
        <w:jc w:val="both"/>
        <w:rPr>
          <w:ins w:id="210" w:author="Dylan CHEN" w:date="2026-03-18T01:07:00Z" w16du:dateUtc="2026-03-17T17:07:00Z"/>
        </w:rPr>
      </w:pPr>
      <w:ins w:id="211" w:author="Dylan CHEN" w:date="2026-03-20T14:30:00Z" w16du:dateUtc="2026-03-20T06:30:00Z">
        <w:r>
          <w:rPr>
            <w:rFonts w:hint="eastAsia"/>
          </w:rPr>
          <w:t xml:space="preserve">We </w:t>
        </w:r>
      </w:ins>
      <w:r w:rsidR="00CA4023">
        <w:t xml:space="preserve">add </w:t>
      </w:r>
      <w:ins w:id="212" w:author="Dylan CHEN" w:date="2026-03-20T14:30:00Z" w16du:dateUtc="2026-03-20T06:30:00Z">
        <w:r>
          <w:rPr>
            <w:rFonts w:hint="eastAsia"/>
          </w:rPr>
          <w:t xml:space="preserve">this robustness results </w:t>
        </w:r>
      </w:ins>
      <w:r w:rsidR="00CA4023">
        <w:t xml:space="preserve">in </w:t>
      </w:r>
      <w:ins w:id="213" w:author="Dylan CHEN" w:date="2026-03-20T14:30:00Z" w16du:dateUtc="2026-03-20T06:30:00Z">
        <w:r>
          <w:rPr>
            <w:rFonts w:hint="eastAsia"/>
          </w:rPr>
          <w:t xml:space="preserve">Table </w:t>
        </w:r>
      </w:ins>
      <w:ins w:id="214" w:author="Dylan CHEN" w:date="2026-03-20T14:31:00Z" w16du:dateUtc="2026-03-20T06:31:00Z">
        <w:r w:rsidR="00476620">
          <w:rPr>
            <w:rFonts w:hint="eastAsia"/>
          </w:rPr>
          <w:t>10</w:t>
        </w:r>
      </w:ins>
      <w:r w:rsidR="00CA4023">
        <w:t xml:space="preserve"> of Section 6.3.1.2</w:t>
      </w:r>
      <w:ins w:id="215" w:author="Dylan CHEN" w:date="2026-03-20T14:30:00Z" w16du:dateUtc="2026-03-20T06:30:00Z">
        <w:r>
          <w:rPr>
            <w:rFonts w:hint="eastAsia"/>
          </w:rPr>
          <w:t>.</w:t>
        </w:r>
      </w:ins>
      <w:r w:rsidR="00CA4023">
        <w:t xml:space="preserve"> </w:t>
      </w:r>
    </w:p>
    <w:p w14:paraId="47325F93" w14:textId="75806D5E" w:rsidR="00C72D3B" w:rsidRPr="00C72D3B" w:rsidRDefault="00C72D3B">
      <w:pPr>
        <w:pStyle w:val="TableFiguretitle"/>
        <w:rPr>
          <w:ins w:id="216" w:author="Dylan CHEN" w:date="2026-03-18T01:06:00Z" w16du:dateUtc="2026-03-17T17:06:00Z"/>
          <w:rPrChange w:id="217" w:author="Dylan CHEN" w:date="2026-03-18T01:07:00Z" w16du:dateUtc="2026-03-17T17:07:00Z">
            <w:rPr>
              <w:ins w:id="218" w:author="Dylan CHEN" w:date="2026-03-18T01:06:00Z" w16du:dateUtc="2026-03-17T17:06:00Z"/>
              <w:kern w:val="2"/>
            </w:rPr>
          </w:rPrChange>
        </w:rPr>
        <w:pPrChange w:id="219" w:author="Dylan CHEN" w:date="2026-03-18T01:07:00Z" w16du:dateUtc="2026-03-17T17:07:00Z">
          <w:pPr>
            <w:widowControl w:val="0"/>
            <w:autoSpaceDE w:val="0"/>
            <w:autoSpaceDN w:val="0"/>
            <w:adjustRightInd w:val="0"/>
            <w:spacing w:before="120" w:after="120"/>
            <w:jc w:val="both"/>
          </w:pPr>
        </w:pPrChange>
      </w:pPr>
      <w:ins w:id="220" w:author="Dylan CHEN" w:date="2026-03-18T01:07:00Z" w16du:dateUtc="2026-03-17T17:07:00Z">
        <w:r>
          <w:rPr>
            <w:rFonts w:hint="eastAsia"/>
          </w:rPr>
          <w:t xml:space="preserve">Table </w:t>
        </w:r>
        <w:r>
          <w:rPr>
            <w:rFonts w:eastAsia="SimSun" w:hint="eastAsia"/>
          </w:rPr>
          <w:t>R2-25</w:t>
        </w:r>
        <w:r w:rsidRPr="00455ECF">
          <w:rPr>
            <w:rFonts w:eastAsia="SimSun"/>
          </w:rPr>
          <w:t xml:space="preserve">. </w:t>
        </w:r>
        <w:r>
          <w:t>Additional</w:t>
        </w:r>
        <w:r>
          <w:rPr>
            <w:rFonts w:hint="eastAsia"/>
          </w:rPr>
          <w:t xml:space="preserve"> Evidence for Position Effect</w:t>
        </w:r>
      </w:ins>
    </w:p>
    <w:tbl>
      <w:tblPr>
        <w:tblW w:w="5000" w:type="pct"/>
        <w:jc w:val="center"/>
        <w:tblLayout w:type="fixed"/>
        <w:tblLook w:val="04A0" w:firstRow="1" w:lastRow="0" w:firstColumn="1" w:lastColumn="0" w:noHBand="0" w:noVBand="1"/>
        <w:tblPrChange w:id="221" w:author="Dylan CHEN" w:date="2026-03-18T01:06:00Z" w16du:dateUtc="2026-03-17T17:06:00Z">
          <w:tblPr>
            <w:tblW w:w="6768" w:type="dxa"/>
            <w:tblLook w:val="04A0" w:firstRow="1" w:lastRow="0" w:firstColumn="1" w:lastColumn="0" w:noHBand="0" w:noVBand="1"/>
          </w:tblPr>
        </w:tblPrChange>
      </w:tblPr>
      <w:tblGrid>
        <w:gridCol w:w="2987"/>
        <w:gridCol w:w="1798"/>
        <w:gridCol w:w="2777"/>
        <w:gridCol w:w="1798"/>
        <w:tblGridChange w:id="222">
          <w:tblGrid>
            <w:gridCol w:w="2160"/>
            <w:gridCol w:w="827"/>
            <w:gridCol w:w="473"/>
            <w:gridCol w:w="1325"/>
            <w:gridCol w:w="869"/>
            <w:gridCol w:w="1300"/>
            <w:gridCol w:w="608"/>
            <w:gridCol w:w="1798"/>
          </w:tblGrid>
        </w:tblGridChange>
      </w:tblGrid>
      <w:tr w:rsidR="00C72D3B" w14:paraId="7E836216" w14:textId="77777777" w:rsidTr="008D208B">
        <w:trPr>
          <w:trHeight w:val="320"/>
          <w:jc w:val="center"/>
          <w:ins w:id="223" w:author="Dylan CHEN" w:date="2026-03-18T01:06:00Z"/>
          <w:trPrChange w:id="224" w:author="Dylan CHEN" w:date="2026-03-18T01:06:00Z" w16du:dateUtc="2026-03-17T17:06:00Z">
            <w:trPr>
              <w:gridAfter w:val="0"/>
              <w:trHeight w:val="320"/>
            </w:trPr>
          </w:trPrChange>
        </w:trPr>
        <w:tc>
          <w:tcPr>
            <w:tcW w:w="2987" w:type="dxa"/>
            <w:tcBorders>
              <w:top w:val="single" w:sz="8" w:space="0" w:color="auto"/>
              <w:left w:val="nil"/>
              <w:bottom w:val="nil"/>
              <w:right w:val="nil"/>
            </w:tcBorders>
            <w:noWrap/>
            <w:hideMark/>
            <w:tcPrChange w:id="225" w:author="Dylan CHEN" w:date="2026-03-18T01:06:00Z" w16du:dateUtc="2026-03-17T17:06:00Z">
              <w:tcPr>
                <w:tcW w:w="2160" w:type="dxa"/>
                <w:tcBorders>
                  <w:top w:val="single" w:sz="8" w:space="0" w:color="auto"/>
                  <w:left w:val="nil"/>
                  <w:bottom w:val="nil"/>
                  <w:right w:val="nil"/>
                </w:tcBorders>
                <w:noWrap/>
                <w:vAlign w:val="center"/>
                <w:hideMark/>
              </w:tcPr>
            </w:tcPrChange>
          </w:tcPr>
          <w:p w14:paraId="64893434" w14:textId="77777777" w:rsidR="00C72D3B" w:rsidRDefault="00C72D3B">
            <w:pPr>
              <w:rPr>
                <w:ins w:id="226" w:author="Dylan CHEN" w:date="2026-03-18T01:06:00Z" w16du:dateUtc="2026-03-17T17:06:00Z"/>
                <w:color w:val="000000"/>
                <w:sz w:val="20"/>
                <w:szCs w:val="20"/>
              </w:rPr>
            </w:pPr>
            <w:ins w:id="227" w:author="Dylan CHEN" w:date="2026-03-18T01:06:00Z" w16du:dateUtc="2026-03-17T17:06:00Z">
              <w:r>
                <w:rPr>
                  <w:color w:val="000000"/>
                  <w:sz w:val="20"/>
                  <w:szCs w:val="20"/>
                </w:rPr>
                <w:t> </w:t>
              </w:r>
            </w:ins>
          </w:p>
        </w:tc>
        <w:tc>
          <w:tcPr>
            <w:tcW w:w="1798" w:type="dxa"/>
            <w:tcBorders>
              <w:top w:val="single" w:sz="8" w:space="0" w:color="auto"/>
              <w:left w:val="nil"/>
              <w:bottom w:val="nil"/>
              <w:right w:val="nil"/>
            </w:tcBorders>
            <w:noWrap/>
            <w:hideMark/>
            <w:tcPrChange w:id="228" w:author="Dylan CHEN" w:date="2026-03-18T01:06:00Z" w16du:dateUtc="2026-03-17T17:06:00Z">
              <w:tcPr>
                <w:tcW w:w="1300" w:type="dxa"/>
                <w:gridSpan w:val="2"/>
                <w:tcBorders>
                  <w:top w:val="single" w:sz="8" w:space="0" w:color="auto"/>
                  <w:left w:val="nil"/>
                  <w:bottom w:val="nil"/>
                  <w:right w:val="nil"/>
                </w:tcBorders>
                <w:noWrap/>
                <w:vAlign w:val="center"/>
                <w:hideMark/>
              </w:tcPr>
            </w:tcPrChange>
          </w:tcPr>
          <w:p w14:paraId="7EA489C6" w14:textId="77777777" w:rsidR="00C72D3B" w:rsidRDefault="00C72D3B">
            <w:pPr>
              <w:jc w:val="center"/>
              <w:rPr>
                <w:ins w:id="229" w:author="Dylan CHEN" w:date="2026-03-18T01:06:00Z" w16du:dateUtc="2026-03-17T17:06:00Z"/>
                <w:color w:val="000000"/>
                <w:sz w:val="20"/>
                <w:szCs w:val="20"/>
              </w:rPr>
            </w:pPr>
            <w:ins w:id="230" w:author="Dylan CHEN" w:date="2026-03-18T01:06:00Z" w16du:dateUtc="2026-03-17T17:06:00Z">
              <w:r>
                <w:rPr>
                  <w:color w:val="000000"/>
                  <w:sz w:val="20"/>
                  <w:szCs w:val="20"/>
                </w:rPr>
                <w:t>(1)</w:t>
              </w:r>
            </w:ins>
          </w:p>
        </w:tc>
        <w:tc>
          <w:tcPr>
            <w:tcW w:w="2777" w:type="dxa"/>
            <w:tcBorders>
              <w:top w:val="single" w:sz="8" w:space="0" w:color="auto"/>
              <w:left w:val="nil"/>
              <w:bottom w:val="nil"/>
              <w:right w:val="nil"/>
            </w:tcBorders>
            <w:noWrap/>
            <w:hideMark/>
            <w:tcPrChange w:id="231" w:author="Dylan CHEN" w:date="2026-03-18T01:06:00Z" w16du:dateUtc="2026-03-17T17:06:00Z">
              <w:tcPr>
                <w:tcW w:w="2008" w:type="dxa"/>
                <w:gridSpan w:val="2"/>
                <w:tcBorders>
                  <w:top w:val="single" w:sz="8" w:space="0" w:color="auto"/>
                  <w:left w:val="nil"/>
                  <w:bottom w:val="nil"/>
                  <w:right w:val="nil"/>
                </w:tcBorders>
                <w:noWrap/>
                <w:vAlign w:val="center"/>
                <w:hideMark/>
              </w:tcPr>
            </w:tcPrChange>
          </w:tcPr>
          <w:p w14:paraId="09467DCC" w14:textId="77777777" w:rsidR="00C72D3B" w:rsidRDefault="00C72D3B">
            <w:pPr>
              <w:jc w:val="center"/>
              <w:rPr>
                <w:ins w:id="232" w:author="Dylan CHEN" w:date="2026-03-18T01:06:00Z" w16du:dateUtc="2026-03-17T17:06:00Z"/>
                <w:color w:val="000000"/>
                <w:sz w:val="20"/>
                <w:szCs w:val="20"/>
              </w:rPr>
            </w:pPr>
            <w:ins w:id="233" w:author="Dylan CHEN" w:date="2026-03-18T01:06:00Z" w16du:dateUtc="2026-03-17T17:06:00Z">
              <w:r>
                <w:rPr>
                  <w:color w:val="000000"/>
                  <w:sz w:val="20"/>
                  <w:szCs w:val="20"/>
                </w:rPr>
                <w:t>(2)</w:t>
              </w:r>
            </w:ins>
          </w:p>
        </w:tc>
        <w:tc>
          <w:tcPr>
            <w:tcW w:w="1798" w:type="dxa"/>
            <w:tcBorders>
              <w:top w:val="single" w:sz="8" w:space="0" w:color="auto"/>
              <w:left w:val="nil"/>
              <w:bottom w:val="nil"/>
              <w:right w:val="nil"/>
            </w:tcBorders>
            <w:noWrap/>
            <w:hideMark/>
            <w:tcPrChange w:id="234" w:author="Dylan CHEN" w:date="2026-03-18T01:06:00Z" w16du:dateUtc="2026-03-17T17:06:00Z">
              <w:tcPr>
                <w:tcW w:w="1300" w:type="dxa"/>
                <w:tcBorders>
                  <w:top w:val="single" w:sz="8" w:space="0" w:color="auto"/>
                  <w:left w:val="nil"/>
                  <w:bottom w:val="nil"/>
                  <w:right w:val="nil"/>
                </w:tcBorders>
                <w:noWrap/>
                <w:vAlign w:val="center"/>
                <w:hideMark/>
              </w:tcPr>
            </w:tcPrChange>
          </w:tcPr>
          <w:p w14:paraId="7054C12A" w14:textId="77777777" w:rsidR="00C72D3B" w:rsidRDefault="00C72D3B">
            <w:pPr>
              <w:jc w:val="center"/>
              <w:rPr>
                <w:ins w:id="235" w:author="Dylan CHEN" w:date="2026-03-18T01:06:00Z" w16du:dateUtc="2026-03-17T17:06:00Z"/>
                <w:color w:val="000000"/>
                <w:sz w:val="20"/>
                <w:szCs w:val="20"/>
              </w:rPr>
            </w:pPr>
            <w:ins w:id="236" w:author="Dylan CHEN" w:date="2026-03-18T01:06:00Z" w16du:dateUtc="2026-03-17T17:06:00Z">
              <w:r>
                <w:rPr>
                  <w:color w:val="000000"/>
                  <w:sz w:val="20"/>
                  <w:szCs w:val="20"/>
                </w:rPr>
                <w:t>(3)</w:t>
              </w:r>
            </w:ins>
          </w:p>
        </w:tc>
      </w:tr>
      <w:tr w:rsidR="00C72D3B" w14:paraId="6D466B67" w14:textId="77777777" w:rsidTr="008D208B">
        <w:trPr>
          <w:trHeight w:val="360"/>
          <w:jc w:val="center"/>
          <w:ins w:id="237" w:author="Dylan CHEN" w:date="2026-03-18T01:06:00Z"/>
          <w:trPrChange w:id="238" w:author="Dylan CHEN" w:date="2026-03-18T01:06:00Z" w16du:dateUtc="2026-03-17T17:06:00Z">
            <w:trPr>
              <w:gridAfter w:val="0"/>
              <w:trHeight w:val="360"/>
            </w:trPr>
          </w:trPrChange>
        </w:trPr>
        <w:tc>
          <w:tcPr>
            <w:tcW w:w="2987" w:type="dxa"/>
            <w:tcBorders>
              <w:top w:val="nil"/>
              <w:left w:val="nil"/>
              <w:bottom w:val="nil"/>
              <w:right w:val="nil"/>
            </w:tcBorders>
            <w:noWrap/>
            <w:hideMark/>
            <w:tcPrChange w:id="239" w:author="Dylan CHEN" w:date="2026-03-18T01:06:00Z" w16du:dateUtc="2026-03-17T17:06:00Z">
              <w:tcPr>
                <w:tcW w:w="2160" w:type="dxa"/>
                <w:tcBorders>
                  <w:top w:val="nil"/>
                  <w:left w:val="nil"/>
                  <w:bottom w:val="nil"/>
                  <w:right w:val="nil"/>
                </w:tcBorders>
                <w:noWrap/>
                <w:vAlign w:val="bottom"/>
                <w:hideMark/>
              </w:tcPr>
            </w:tcPrChange>
          </w:tcPr>
          <w:p w14:paraId="1156F389" w14:textId="77777777" w:rsidR="00C72D3B" w:rsidRDefault="00C72D3B">
            <w:pPr>
              <w:jc w:val="right"/>
              <w:rPr>
                <w:ins w:id="240" w:author="Dylan CHEN" w:date="2026-03-18T01:06:00Z" w16du:dateUtc="2026-03-17T17:06:00Z"/>
                <w:color w:val="000000"/>
                <w:sz w:val="20"/>
                <w:szCs w:val="20"/>
              </w:rPr>
            </w:pPr>
            <w:ins w:id="241" w:author="Dylan CHEN" w:date="2026-03-18T01:06:00Z" w16du:dateUtc="2026-03-17T17:06:00Z">
              <w:r>
                <w:rPr>
                  <w:color w:val="000000"/>
                  <w:sz w:val="20"/>
                  <w:szCs w:val="20"/>
                </w:rPr>
                <w:t xml:space="preserve">DV: </w:t>
              </w:r>
            </w:ins>
          </w:p>
        </w:tc>
        <w:tc>
          <w:tcPr>
            <w:tcW w:w="1798" w:type="dxa"/>
            <w:tcBorders>
              <w:top w:val="nil"/>
              <w:left w:val="nil"/>
              <w:bottom w:val="single" w:sz="8" w:space="0" w:color="auto"/>
              <w:right w:val="nil"/>
            </w:tcBorders>
            <w:noWrap/>
            <w:hideMark/>
            <w:tcPrChange w:id="242"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4FC986E4" w14:textId="77777777" w:rsidR="00C72D3B" w:rsidRDefault="00C72D3B">
            <w:pPr>
              <w:jc w:val="center"/>
              <w:rPr>
                <w:ins w:id="243" w:author="Dylan CHEN" w:date="2026-03-18T01:06:00Z" w16du:dateUtc="2026-03-17T17:06:00Z"/>
                <w:color w:val="000000"/>
                <w:sz w:val="20"/>
                <w:szCs w:val="20"/>
              </w:rPr>
            </w:pPr>
            <w:ins w:id="244" w:author="Dylan CHEN" w:date="2026-03-18T01:06:00Z" w16du:dateUtc="2026-03-17T17:06:00Z">
              <w:r>
                <w:rPr>
                  <w:color w:val="000000"/>
                  <w:sz w:val="20"/>
                  <w:szCs w:val="20"/>
                </w:rPr>
                <w:t>answerNum</w:t>
              </w:r>
              <w:r w:rsidRPr="00C72D3B">
                <w:rPr>
                  <w:color w:val="000000"/>
                  <w:sz w:val="20"/>
                  <w:szCs w:val="20"/>
                  <w:vertAlign w:val="subscript"/>
                  <w:rPrChange w:id="245" w:author="Dylan CHEN" w:date="2026-03-18T01:06:00Z" w16du:dateUtc="2026-03-17T17:06:00Z">
                    <w:rPr>
                      <w:color w:val="000000"/>
                      <w:sz w:val="20"/>
                      <w:szCs w:val="20"/>
                    </w:rPr>
                  </w:rPrChange>
                </w:rPr>
                <w:t>i</w:t>
              </w:r>
            </w:ins>
          </w:p>
        </w:tc>
        <w:tc>
          <w:tcPr>
            <w:tcW w:w="2777" w:type="dxa"/>
            <w:tcBorders>
              <w:top w:val="nil"/>
              <w:left w:val="nil"/>
              <w:bottom w:val="single" w:sz="8" w:space="0" w:color="auto"/>
              <w:right w:val="nil"/>
            </w:tcBorders>
            <w:noWrap/>
            <w:hideMark/>
            <w:tcPrChange w:id="246"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0148B48B" w14:textId="39DC6442" w:rsidR="00C72D3B" w:rsidRDefault="00C72D3B">
            <w:pPr>
              <w:jc w:val="center"/>
              <w:rPr>
                <w:ins w:id="247" w:author="Dylan CHEN" w:date="2026-03-18T01:06:00Z" w16du:dateUtc="2026-03-17T17:06:00Z"/>
                <w:color w:val="000000"/>
                <w:sz w:val="20"/>
                <w:szCs w:val="20"/>
              </w:rPr>
            </w:pPr>
            <w:proofErr w:type="spellStart"/>
            <w:ins w:id="248" w:author="Dylan CHEN" w:date="2026-03-18T01:06:00Z" w16du:dateUtc="2026-03-17T17:06:00Z">
              <w:r>
                <w:rPr>
                  <w:color w:val="000000"/>
                  <w:sz w:val="20"/>
                  <w:szCs w:val="20"/>
                </w:rPr>
                <w:t>firstPositionSeekerNum</w:t>
              </w:r>
              <w:r w:rsidRPr="00417031">
                <w:rPr>
                  <w:color w:val="000000"/>
                  <w:sz w:val="20"/>
                  <w:szCs w:val="20"/>
                  <w:vertAlign w:val="subscript"/>
                </w:rPr>
                <w:t>i</w:t>
              </w:r>
              <w:proofErr w:type="spellEnd"/>
            </w:ins>
          </w:p>
        </w:tc>
        <w:tc>
          <w:tcPr>
            <w:tcW w:w="1798" w:type="dxa"/>
            <w:tcBorders>
              <w:top w:val="nil"/>
              <w:left w:val="nil"/>
              <w:bottom w:val="single" w:sz="8" w:space="0" w:color="auto"/>
              <w:right w:val="nil"/>
            </w:tcBorders>
            <w:noWrap/>
            <w:hideMark/>
            <w:tcPrChange w:id="249" w:author="Dylan CHEN" w:date="2026-03-18T01:06:00Z" w16du:dateUtc="2026-03-17T17:06:00Z">
              <w:tcPr>
                <w:tcW w:w="1300" w:type="dxa"/>
                <w:tcBorders>
                  <w:top w:val="nil"/>
                  <w:left w:val="nil"/>
                  <w:bottom w:val="single" w:sz="8" w:space="0" w:color="auto"/>
                  <w:right w:val="nil"/>
                </w:tcBorders>
                <w:noWrap/>
                <w:vAlign w:val="center"/>
                <w:hideMark/>
              </w:tcPr>
            </w:tcPrChange>
          </w:tcPr>
          <w:p w14:paraId="5D42F88F" w14:textId="2A83DAF8" w:rsidR="00C72D3B" w:rsidRDefault="00C72D3B">
            <w:pPr>
              <w:jc w:val="center"/>
              <w:rPr>
                <w:ins w:id="250" w:author="Dylan CHEN" w:date="2026-03-18T01:06:00Z" w16du:dateUtc="2026-03-17T17:06:00Z"/>
                <w:color w:val="000000"/>
                <w:sz w:val="20"/>
                <w:szCs w:val="20"/>
              </w:rPr>
            </w:pPr>
            <w:ins w:id="251" w:author="Dylan CHEN" w:date="2026-03-18T01:06:00Z" w16du:dateUtc="2026-03-17T17:06:00Z">
              <w:r>
                <w:rPr>
                  <w:color w:val="000000"/>
                  <w:sz w:val="20"/>
                  <w:szCs w:val="20"/>
                </w:rPr>
                <w:t>answerNum</w:t>
              </w:r>
              <w:r w:rsidRPr="00417031">
                <w:rPr>
                  <w:color w:val="000000"/>
                  <w:sz w:val="20"/>
                  <w:szCs w:val="20"/>
                  <w:vertAlign w:val="subscript"/>
                </w:rPr>
                <w:t>i</w:t>
              </w:r>
            </w:ins>
          </w:p>
        </w:tc>
      </w:tr>
      <w:tr w:rsidR="00C72D3B" w14:paraId="673234F7" w14:textId="77777777" w:rsidTr="008D208B">
        <w:trPr>
          <w:trHeight w:val="320"/>
          <w:jc w:val="center"/>
          <w:ins w:id="252" w:author="Dylan CHEN" w:date="2026-03-18T01:06:00Z"/>
          <w:trPrChange w:id="253" w:author="Dylan CHEN" w:date="2026-03-18T01:06:00Z" w16du:dateUtc="2026-03-17T17:06:00Z">
            <w:trPr>
              <w:gridAfter w:val="0"/>
              <w:trHeight w:val="320"/>
            </w:trPr>
          </w:trPrChange>
        </w:trPr>
        <w:tc>
          <w:tcPr>
            <w:tcW w:w="2987" w:type="dxa"/>
            <w:vMerge w:val="restart"/>
            <w:tcBorders>
              <w:top w:val="nil"/>
              <w:left w:val="nil"/>
              <w:bottom w:val="nil"/>
              <w:right w:val="nil"/>
            </w:tcBorders>
            <w:noWrap/>
            <w:hideMark/>
            <w:tcPrChange w:id="254" w:author="Dylan CHEN" w:date="2026-03-18T01:06:00Z" w16du:dateUtc="2026-03-17T17:06:00Z">
              <w:tcPr>
                <w:tcW w:w="2160" w:type="dxa"/>
                <w:vMerge w:val="restart"/>
                <w:tcBorders>
                  <w:top w:val="nil"/>
                  <w:left w:val="nil"/>
                  <w:bottom w:val="nil"/>
                  <w:right w:val="nil"/>
                </w:tcBorders>
                <w:noWrap/>
                <w:vAlign w:val="center"/>
                <w:hideMark/>
              </w:tcPr>
            </w:tcPrChange>
          </w:tcPr>
          <w:p w14:paraId="41933179" w14:textId="77777777" w:rsidR="00C72D3B" w:rsidRDefault="00C72D3B">
            <w:pPr>
              <w:rPr>
                <w:ins w:id="255" w:author="Dylan CHEN" w:date="2026-03-18T01:06:00Z" w16du:dateUtc="2026-03-17T17:06:00Z"/>
                <w:i/>
                <w:iCs/>
                <w:color w:val="000000"/>
                <w:sz w:val="20"/>
                <w:szCs w:val="20"/>
              </w:rPr>
            </w:pPr>
            <w:ins w:id="256" w:author="Dylan CHEN" w:date="2026-03-18T01:06:00Z" w16du:dateUtc="2026-03-17T17:06:00Z">
              <w:r>
                <w:rPr>
                  <w:i/>
                  <w:iCs/>
                  <w:color w:val="000000"/>
                  <w:sz w:val="20"/>
                  <w:szCs w:val="20"/>
                </w:rPr>
                <w:t>AI</w:t>
              </w:r>
              <w:r>
                <w:rPr>
                  <w:i/>
                  <w:iCs/>
                  <w:color w:val="000000"/>
                  <w:sz w:val="20"/>
                  <w:szCs w:val="20"/>
                  <w:vertAlign w:val="subscript"/>
                </w:rPr>
                <w:t>i</w:t>
              </w:r>
            </w:ins>
          </w:p>
        </w:tc>
        <w:tc>
          <w:tcPr>
            <w:tcW w:w="1798" w:type="dxa"/>
            <w:tcBorders>
              <w:top w:val="nil"/>
              <w:left w:val="nil"/>
              <w:bottom w:val="nil"/>
              <w:right w:val="nil"/>
            </w:tcBorders>
            <w:noWrap/>
            <w:hideMark/>
            <w:tcPrChange w:id="257" w:author="Dylan CHEN" w:date="2026-03-18T01:06:00Z" w16du:dateUtc="2026-03-17T17:06:00Z">
              <w:tcPr>
                <w:tcW w:w="1300" w:type="dxa"/>
                <w:gridSpan w:val="2"/>
                <w:tcBorders>
                  <w:top w:val="nil"/>
                  <w:left w:val="nil"/>
                  <w:bottom w:val="nil"/>
                  <w:right w:val="nil"/>
                </w:tcBorders>
                <w:noWrap/>
                <w:vAlign w:val="center"/>
                <w:hideMark/>
              </w:tcPr>
            </w:tcPrChange>
          </w:tcPr>
          <w:p w14:paraId="46DDCDBE" w14:textId="77777777" w:rsidR="00C72D3B" w:rsidRDefault="00C72D3B">
            <w:pPr>
              <w:jc w:val="center"/>
              <w:rPr>
                <w:ins w:id="258" w:author="Dylan CHEN" w:date="2026-03-18T01:06:00Z" w16du:dateUtc="2026-03-17T17:06:00Z"/>
                <w:color w:val="000000"/>
                <w:sz w:val="20"/>
                <w:szCs w:val="20"/>
              </w:rPr>
            </w:pPr>
            <w:ins w:id="259" w:author="Dylan CHEN" w:date="2026-03-18T01:06:00Z" w16du:dateUtc="2026-03-17T17:06:00Z">
              <w:r>
                <w:rPr>
                  <w:color w:val="000000"/>
                  <w:sz w:val="20"/>
                  <w:szCs w:val="20"/>
                </w:rPr>
                <w:t>-0.153 ***</w:t>
              </w:r>
            </w:ins>
          </w:p>
        </w:tc>
        <w:tc>
          <w:tcPr>
            <w:tcW w:w="2777" w:type="dxa"/>
            <w:tcBorders>
              <w:top w:val="nil"/>
              <w:left w:val="nil"/>
              <w:bottom w:val="nil"/>
              <w:right w:val="nil"/>
            </w:tcBorders>
            <w:noWrap/>
            <w:hideMark/>
            <w:tcPrChange w:id="260" w:author="Dylan CHEN" w:date="2026-03-18T01:06:00Z" w16du:dateUtc="2026-03-17T17:06:00Z">
              <w:tcPr>
                <w:tcW w:w="2008" w:type="dxa"/>
                <w:gridSpan w:val="2"/>
                <w:tcBorders>
                  <w:top w:val="nil"/>
                  <w:left w:val="nil"/>
                  <w:bottom w:val="nil"/>
                  <w:right w:val="nil"/>
                </w:tcBorders>
                <w:noWrap/>
                <w:vAlign w:val="center"/>
                <w:hideMark/>
              </w:tcPr>
            </w:tcPrChange>
          </w:tcPr>
          <w:p w14:paraId="462AC33F" w14:textId="77777777" w:rsidR="00C72D3B" w:rsidRDefault="00C72D3B">
            <w:pPr>
              <w:jc w:val="center"/>
              <w:rPr>
                <w:ins w:id="261" w:author="Dylan CHEN" w:date="2026-03-18T01:06:00Z" w16du:dateUtc="2026-03-17T17:06:00Z"/>
                <w:color w:val="000000"/>
                <w:sz w:val="20"/>
                <w:szCs w:val="20"/>
              </w:rPr>
            </w:pPr>
            <w:ins w:id="262" w:author="Dylan CHEN" w:date="2026-03-18T01:06:00Z" w16du:dateUtc="2026-03-17T17:06:00Z">
              <w:r>
                <w:rPr>
                  <w:color w:val="000000"/>
                  <w:sz w:val="20"/>
                  <w:szCs w:val="20"/>
                </w:rPr>
                <w:t>-0.261 ***</w:t>
              </w:r>
            </w:ins>
          </w:p>
        </w:tc>
        <w:tc>
          <w:tcPr>
            <w:tcW w:w="1798" w:type="dxa"/>
            <w:tcBorders>
              <w:top w:val="nil"/>
              <w:left w:val="nil"/>
              <w:bottom w:val="nil"/>
              <w:right w:val="nil"/>
            </w:tcBorders>
            <w:noWrap/>
            <w:hideMark/>
            <w:tcPrChange w:id="263" w:author="Dylan CHEN" w:date="2026-03-18T01:06:00Z" w16du:dateUtc="2026-03-17T17:06:00Z">
              <w:tcPr>
                <w:tcW w:w="1300" w:type="dxa"/>
                <w:tcBorders>
                  <w:top w:val="nil"/>
                  <w:left w:val="nil"/>
                  <w:bottom w:val="nil"/>
                  <w:right w:val="nil"/>
                </w:tcBorders>
                <w:noWrap/>
                <w:vAlign w:val="center"/>
                <w:hideMark/>
              </w:tcPr>
            </w:tcPrChange>
          </w:tcPr>
          <w:p w14:paraId="71911DD4" w14:textId="77777777" w:rsidR="00C72D3B" w:rsidRDefault="00C72D3B">
            <w:pPr>
              <w:jc w:val="center"/>
              <w:rPr>
                <w:ins w:id="264" w:author="Dylan CHEN" w:date="2026-03-18T01:06:00Z" w16du:dateUtc="2026-03-17T17:06:00Z"/>
                <w:color w:val="000000"/>
                <w:sz w:val="20"/>
                <w:szCs w:val="20"/>
              </w:rPr>
            </w:pPr>
            <w:ins w:id="265" w:author="Dylan CHEN" w:date="2026-03-18T01:06:00Z" w16du:dateUtc="2026-03-17T17:06:00Z">
              <w:r>
                <w:rPr>
                  <w:color w:val="000000"/>
                  <w:sz w:val="20"/>
                  <w:szCs w:val="20"/>
                </w:rPr>
                <w:t>-0.086 ***</w:t>
              </w:r>
            </w:ins>
          </w:p>
        </w:tc>
      </w:tr>
      <w:tr w:rsidR="00C72D3B" w14:paraId="6BD16B60" w14:textId="77777777" w:rsidTr="008D208B">
        <w:trPr>
          <w:trHeight w:val="340"/>
          <w:jc w:val="center"/>
          <w:ins w:id="266" w:author="Dylan CHEN" w:date="2026-03-18T01:06:00Z"/>
          <w:trPrChange w:id="267" w:author="Dylan CHEN" w:date="2026-03-18T01:06:00Z" w16du:dateUtc="2026-03-17T17:06:00Z">
            <w:trPr>
              <w:gridAfter w:val="0"/>
              <w:trHeight w:val="340"/>
            </w:trPr>
          </w:trPrChange>
        </w:trPr>
        <w:tc>
          <w:tcPr>
            <w:tcW w:w="2987" w:type="dxa"/>
            <w:vMerge/>
            <w:tcBorders>
              <w:top w:val="nil"/>
              <w:left w:val="nil"/>
              <w:bottom w:val="nil"/>
              <w:right w:val="nil"/>
            </w:tcBorders>
            <w:hideMark/>
            <w:tcPrChange w:id="268" w:author="Dylan CHEN" w:date="2026-03-18T01:06:00Z" w16du:dateUtc="2026-03-17T17:06:00Z">
              <w:tcPr>
                <w:tcW w:w="2160" w:type="dxa"/>
                <w:vMerge/>
                <w:tcBorders>
                  <w:top w:val="nil"/>
                  <w:left w:val="nil"/>
                  <w:bottom w:val="nil"/>
                  <w:right w:val="nil"/>
                </w:tcBorders>
                <w:vAlign w:val="center"/>
                <w:hideMark/>
              </w:tcPr>
            </w:tcPrChange>
          </w:tcPr>
          <w:p w14:paraId="0C26D79A" w14:textId="77777777" w:rsidR="00C72D3B" w:rsidRDefault="00C72D3B">
            <w:pPr>
              <w:rPr>
                <w:ins w:id="269" w:author="Dylan CHEN" w:date="2026-03-18T01:06:00Z" w16du:dateUtc="2026-03-17T17:06:00Z"/>
                <w:i/>
                <w:iCs/>
                <w:color w:val="000000"/>
                <w:sz w:val="20"/>
                <w:szCs w:val="20"/>
              </w:rPr>
            </w:pPr>
          </w:p>
        </w:tc>
        <w:tc>
          <w:tcPr>
            <w:tcW w:w="1798" w:type="dxa"/>
            <w:tcBorders>
              <w:top w:val="nil"/>
              <w:left w:val="nil"/>
              <w:bottom w:val="nil"/>
              <w:right w:val="nil"/>
            </w:tcBorders>
            <w:noWrap/>
            <w:hideMark/>
            <w:tcPrChange w:id="270" w:author="Dylan CHEN" w:date="2026-03-18T01:06:00Z" w16du:dateUtc="2026-03-17T17:06:00Z">
              <w:tcPr>
                <w:tcW w:w="1300" w:type="dxa"/>
                <w:gridSpan w:val="2"/>
                <w:tcBorders>
                  <w:top w:val="nil"/>
                  <w:left w:val="nil"/>
                  <w:bottom w:val="nil"/>
                  <w:right w:val="nil"/>
                </w:tcBorders>
                <w:noWrap/>
                <w:vAlign w:val="center"/>
                <w:hideMark/>
              </w:tcPr>
            </w:tcPrChange>
          </w:tcPr>
          <w:p w14:paraId="4929E9B0" w14:textId="77777777" w:rsidR="00C72D3B" w:rsidRDefault="00C72D3B">
            <w:pPr>
              <w:jc w:val="center"/>
              <w:rPr>
                <w:ins w:id="271" w:author="Dylan CHEN" w:date="2026-03-18T01:06:00Z" w16du:dateUtc="2026-03-17T17:06:00Z"/>
                <w:color w:val="000000"/>
                <w:sz w:val="20"/>
                <w:szCs w:val="20"/>
              </w:rPr>
            </w:pPr>
            <w:ins w:id="272" w:author="Dylan CHEN" w:date="2026-03-18T01:06:00Z" w16du:dateUtc="2026-03-17T17:06:00Z">
              <w:r>
                <w:rPr>
                  <w:color w:val="000000"/>
                  <w:sz w:val="20"/>
                  <w:szCs w:val="20"/>
                </w:rPr>
                <w:t>(0.010)</w:t>
              </w:r>
            </w:ins>
          </w:p>
        </w:tc>
        <w:tc>
          <w:tcPr>
            <w:tcW w:w="2777" w:type="dxa"/>
            <w:tcBorders>
              <w:top w:val="nil"/>
              <w:left w:val="nil"/>
              <w:bottom w:val="nil"/>
              <w:right w:val="nil"/>
            </w:tcBorders>
            <w:noWrap/>
            <w:hideMark/>
            <w:tcPrChange w:id="273" w:author="Dylan CHEN" w:date="2026-03-18T01:06:00Z" w16du:dateUtc="2026-03-17T17:06:00Z">
              <w:tcPr>
                <w:tcW w:w="2008" w:type="dxa"/>
                <w:gridSpan w:val="2"/>
                <w:tcBorders>
                  <w:top w:val="nil"/>
                  <w:left w:val="nil"/>
                  <w:bottom w:val="nil"/>
                  <w:right w:val="nil"/>
                </w:tcBorders>
                <w:noWrap/>
                <w:vAlign w:val="center"/>
                <w:hideMark/>
              </w:tcPr>
            </w:tcPrChange>
          </w:tcPr>
          <w:p w14:paraId="67F6EE5C" w14:textId="77777777" w:rsidR="00C72D3B" w:rsidRDefault="00C72D3B">
            <w:pPr>
              <w:jc w:val="center"/>
              <w:rPr>
                <w:ins w:id="274" w:author="Dylan CHEN" w:date="2026-03-18T01:06:00Z" w16du:dateUtc="2026-03-17T17:06:00Z"/>
                <w:color w:val="000000"/>
                <w:sz w:val="20"/>
                <w:szCs w:val="20"/>
              </w:rPr>
            </w:pPr>
            <w:ins w:id="275" w:author="Dylan CHEN" w:date="2026-03-18T01:06:00Z" w16du:dateUtc="2026-03-17T17:06:00Z">
              <w:r>
                <w:rPr>
                  <w:color w:val="000000"/>
                  <w:sz w:val="20"/>
                  <w:szCs w:val="20"/>
                </w:rPr>
                <w:t>(0.027)</w:t>
              </w:r>
            </w:ins>
          </w:p>
        </w:tc>
        <w:tc>
          <w:tcPr>
            <w:tcW w:w="1798" w:type="dxa"/>
            <w:tcBorders>
              <w:top w:val="nil"/>
              <w:left w:val="nil"/>
              <w:bottom w:val="nil"/>
              <w:right w:val="nil"/>
            </w:tcBorders>
            <w:noWrap/>
            <w:hideMark/>
            <w:tcPrChange w:id="276" w:author="Dylan CHEN" w:date="2026-03-18T01:06:00Z" w16du:dateUtc="2026-03-17T17:06:00Z">
              <w:tcPr>
                <w:tcW w:w="1300" w:type="dxa"/>
                <w:tcBorders>
                  <w:top w:val="nil"/>
                  <w:left w:val="nil"/>
                  <w:bottom w:val="nil"/>
                  <w:right w:val="nil"/>
                </w:tcBorders>
                <w:noWrap/>
                <w:vAlign w:val="center"/>
                <w:hideMark/>
              </w:tcPr>
            </w:tcPrChange>
          </w:tcPr>
          <w:p w14:paraId="07232F12" w14:textId="77777777" w:rsidR="00C72D3B" w:rsidRDefault="00C72D3B">
            <w:pPr>
              <w:jc w:val="center"/>
              <w:rPr>
                <w:ins w:id="277" w:author="Dylan CHEN" w:date="2026-03-18T01:06:00Z" w16du:dateUtc="2026-03-17T17:06:00Z"/>
                <w:color w:val="000000"/>
                <w:sz w:val="20"/>
                <w:szCs w:val="20"/>
              </w:rPr>
            </w:pPr>
            <w:ins w:id="278" w:author="Dylan CHEN" w:date="2026-03-18T01:06:00Z" w16du:dateUtc="2026-03-17T17:06:00Z">
              <w:r>
                <w:rPr>
                  <w:color w:val="000000"/>
                  <w:sz w:val="20"/>
                  <w:szCs w:val="20"/>
                </w:rPr>
                <w:t>(0.008)</w:t>
              </w:r>
            </w:ins>
          </w:p>
        </w:tc>
      </w:tr>
      <w:tr w:rsidR="00C72D3B" w14:paraId="4F2C5CBC" w14:textId="77777777" w:rsidTr="008D208B">
        <w:trPr>
          <w:trHeight w:val="340"/>
          <w:jc w:val="center"/>
          <w:ins w:id="279" w:author="Dylan CHEN" w:date="2026-03-18T01:06:00Z"/>
          <w:trPrChange w:id="280" w:author="Dylan CHEN" w:date="2026-03-18T01:06:00Z" w16du:dateUtc="2026-03-17T17:06:00Z">
            <w:trPr>
              <w:gridAfter w:val="0"/>
              <w:trHeight w:val="340"/>
            </w:trPr>
          </w:trPrChange>
        </w:trPr>
        <w:tc>
          <w:tcPr>
            <w:tcW w:w="2987" w:type="dxa"/>
            <w:vMerge w:val="restart"/>
            <w:tcBorders>
              <w:top w:val="nil"/>
              <w:left w:val="nil"/>
              <w:bottom w:val="single" w:sz="8" w:space="0" w:color="000000"/>
              <w:right w:val="nil"/>
            </w:tcBorders>
            <w:noWrap/>
            <w:hideMark/>
            <w:tcPrChange w:id="281" w:author="Dylan CHEN" w:date="2026-03-18T01:06:00Z" w16du:dateUtc="2026-03-17T17:06:00Z">
              <w:tcPr>
                <w:tcW w:w="2160" w:type="dxa"/>
                <w:vMerge w:val="restart"/>
                <w:tcBorders>
                  <w:top w:val="nil"/>
                  <w:left w:val="nil"/>
                  <w:bottom w:val="single" w:sz="8" w:space="0" w:color="000000"/>
                  <w:right w:val="nil"/>
                </w:tcBorders>
                <w:noWrap/>
                <w:vAlign w:val="center"/>
                <w:hideMark/>
              </w:tcPr>
            </w:tcPrChange>
          </w:tcPr>
          <w:p w14:paraId="5C1137A9" w14:textId="77777777" w:rsidR="00C72D3B" w:rsidRDefault="00C72D3B">
            <w:pPr>
              <w:rPr>
                <w:ins w:id="282" w:author="Dylan CHEN" w:date="2026-03-18T01:06:00Z" w16du:dateUtc="2026-03-17T17:06:00Z"/>
                <w:i/>
                <w:iCs/>
                <w:color w:val="000000"/>
                <w:sz w:val="20"/>
                <w:szCs w:val="20"/>
              </w:rPr>
            </w:pPr>
            <w:proofErr w:type="spellStart"/>
            <w:ins w:id="283" w:author="Dylan CHEN" w:date="2026-03-18T01:06:00Z" w16du:dateUtc="2026-03-17T17:06:00Z">
              <w:r>
                <w:rPr>
                  <w:i/>
                  <w:iCs/>
                  <w:color w:val="000000"/>
                  <w:sz w:val="20"/>
                  <w:szCs w:val="20"/>
                </w:rPr>
                <w:lastRenderedPageBreak/>
                <w:t>firstPositionSeekerNum</w:t>
              </w:r>
              <w:r>
                <w:rPr>
                  <w:i/>
                  <w:iCs/>
                  <w:color w:val="000000"/>
                  <w:sz w:val="20"/>
                  <w:szCs w:val="20"/>
                  <w:vertAlign w:val="subscript"/>
                </w:rPr>
                <w:t>i</w:t>
              </w:r>
              <w:proofErr w:type="spellEnd"/>
            </w:ins>
          </w:p>
        </w:tc>
        <w:tc>
          <w:tcPr>
            <w:tcW w:w="1798" w:type="dxa"/>
            <w:tcBorders>
              <w:top w:val="nil"/>
              <w:left w:val="nil"/>
              <w:bottom w:val="nil"/>
              <w:right w:val="nil"/>
            </w:tcBorders>
            <w:noWrap/>
            <w:hideMark/>
            <w:tcPrChange w:id="284" w:author="Dylan CHEN" w:date="2026-03-18T01:06:00Z" w16du:dateUtc="2026-03-17T17:06:00Z">
              <w:tcPr>
                <w:tcW w:w="1300" w:type="dxa"/>
                <w:gridSpan w:val="2"/>
                <w:tcBorders>
                  <w:top w:val="nil"/>
                  <w:left w:val="nil"/>
                  <w:bottom w:val="nil"/>
                  <w:right w:val="nil"/>
                </w:tcBorders>
                <w:noWrap/>
                <w:hideMark/>
              </w:tcPr>
            </w:tcPrChange>
          </w:tcPr>
          <w:p w14:paraId="1B913CEB" w14:textId="77777777" w:rsidR="00C72D3B" w:rsidRDefault="00C72D3B">
            <w:pPr>
              <w:rPr>
                <w:ins w:id="285" w:author="Dylan CHEN" w:date="2026-03-18T01:06:00Z" w16du:dateUtc="2026-03-17T17:06:00Z"/>
                <w:i/>
                <w:iCs/>
                <w:color w:val="000000"/>
                <w:sz w:val="20"/>
                <w:szCs w:val="20"/>
              </w:rPr>
            </w:pPr>
          </w:p>
        </w:tc>
        <w:tc>
          <w:tcPr>
            <w:tcW w:w="2777" w:type="dxa"/>
            <w:tcBorders>
              <w:top w:val="nil"/>
              <w:left w:val="nil"/>
              <w:bottom w:val="nil"/>
              <w:right w:val="nil"/>
            </w:tcBorders>
            <w:noWrap/>
            <w:hideMark/>
            <w:tcPrChange w:id="286" w:author="Dylan CHEN" w:date="2026-03-18T01:06:00Z" w16du:dateUtc="2026-03-17T17:06:00Z">
              <w:tcPr>
                <w:tcW w:w="2008" w:type="dxa"/>
                <w:gridSpan w:val="2"/>
                <w:tcBorders>
                  <w:top w:val="nil"/>
                  <w:left w:val="nil"/>
                  <w:bottom w:val="nil"/>
                  <w:right w:val="nil"/>
                </w:tcBorders>
                <w:noWrap/>
                <w:hideMark/>
              </w:tcPr>
            </w:tcPrChange>
          </w:tcPr>
          <w:p w14:paraId="2DDAB3C7" w14:textId="77777777" w:rsidR="00C72D3B" w:rsidRDefault="00C72D3B">
            <w:pPr>
              <w:rPr>
                <w:ins w:id="287" w:author="Dylan CHEN" w:date="2026-03-18T01:06:00Z" w16du:dateUtc="2026-03-17T17:06:00Z"/>
                <w:sz w:val="20"/>
                <w:szCs w:val="20"/>
              </w:rPr>
            </w:pPr>
          </w:p>
        </w:tc>
        <w:tc>
          <w:tcPr>
            <w:tcW w:w="1798" w:type="dxa"/>
            <w:tcBorders>
              <w:top w:val="nil"/>
              <w:left w:val="nil"/>
              <w:bottom w:val="nil"/>
              <w:right w:val="nil"/>
            </w:tcBorders>
            <w:noWrap/>
            <w:hideMark/>
            <w:tcPrChange w:id="288" w:author="Dylan CHEN" w:date="2026-03-18T01:06:00Z" w16du:dateUtc="2026-03-17T17:06:00Z">
              <w:tcPr>
                <w:tcW w:w="1300" w:type="dxa"/>
                <w:tcBorders>
                  <w:top w:val="nil"/>
                  <w:left w:val="nil"/>
                  <w:bottom w:val="nil"/>
                  <w:right w:val="nil"/>
                </w:tcBorders>
                <w:noWrap/>
                <w:vAlign w:val="center"/>
                <w:hideMark/>
              </w:tcPr>
            </w:tcPrChange>
          </w:tcPr>
          <w:p w14:paraId="3A2F99CF" w14:textId="77777777" w:rsidR="00C72D3B" w:rsidRDefault="00C72D3B">
            <w:pPr>
              <w:jc w:val="center"/>
              <w:rPr>
                <w:ins w:id="289" w:author="Dylan CHEN" w:date="2026-03-18T01:06:00Z" w16du:dateUtc="2026-03-17T17:06:00Z"/>
                <w:color w:val="000000"/>
                <w:sz w:val="20"/>
                <w:szCs w:val="20"/>
              </w:rPr>
            </w:pPr>
            <w:ins w:id="290" w:author="Dylan CHEN" w:date="2026-03-18T01:06:00Z" w16du:dateUtc="2026-03-17T17:06:00Z">
              <w:r>
                <w:rPr>
                  <w:color w:val="000000"/>
                  <w:sz w:val="20"/>
                  <w:szCs w:val="20"/>
                </w:rPr>
                <w:t>0.257 ***</w:t>
              </w:r>
            </w:ins>
          </w:p>
        </w:tc>
      </w:tr>
      <w:tr w:rsidR="00C72D3B" w14:paraId="434B725C" w14:textId="77777777" w:rsidTr="008D208B">
        <w:trPr>
          <w:trHeight w:val="360"/>
          <w:jc w:val="center"/>
          <w:ins w:id="291" w:author="Dylan CHEN" w:date="2026-03-18T01:06:00Z"/>
          <w:trPrChange w:id="292" w:author="Dylan CHEN" w:date="2026-03-18T01:06:00Z" w16du:dateUtc="2026-03-17T17:06:00Z">
            <w:trPr>
              <w:gridAfter w:val="0"/>
              <w:trHeight w:val="360"/>
            </w:trPr>
          </w:trPrChange>
        </w:trPr>
        <w:tc>
          <w:tcPr>
            <w:tcW w:w="2987" w:type="dxa"/>
            <w:vMerge/>
            <w:tcBorders>
              <w:top w:val="nil"/>
              <w:left w:val="nil"/>
              <w:bottom w:val="single" w:sz="8" w:space="0" w:color="000000"/>
              <w:right w:val="nil"/>
            </w:tcBorders>
            <w:hideMark/>
            <w:tcPrChange w:id="293" w:author="Dylan CHEN" w:date="2026-03-18T01:06:00Z" w16du:dateUtc="2026-03-17T17:06:00Z">
              <w:tcPr>
                <w:tcW w:w="2160" w:type="dxa"/>
                <w:vMerge/>
                <w:tcBorders>
                  <w:top w:val="nil"/>
                  <w:left w:val="nil"/>
                  <w:bottom w:val="single" w:sz="8" w:space="0" w:color="000000"/>
                  <w:right w:val="nil"/>
                </w:tcBorders>
                <w:vAlign w:val="center"/>
                <w:hideMark/>
              </w:tcPr>
            </w:tcPrChange>
          </w:tcPr>
          <w:p w14:paraId="73EE7D86" w14:textId="77777777" w:rsidR="00C72D3B" w:rsidRDefault="00C72D3B">
            <w:pPr>
              <w:rPr>
                <w:ins w:id="294" w:author="Dylan CHEN" w:date="2026-03-18T01:06:00Z" w16du:dateUtc="2026-03-17T17:06:00Z"/>
                <w:i/>
                <w:iCs/>
                <w:color w:val="000000"/>
                <w:sz w:val="20"/>
                <w:szCs w:val="20"/>
              </w:rPr>
            </w:pPr>
          </w:p>
        </w:tc>
        <w:tc>
          <w:tcPr>
            <w:tcW w:w="1798" w:type="dxa"/>
            <w:tcBorders>
              <w:top w:val="nil"/>
              <w:left w:val="nil"/>
              <w:bottom w:val="single" w:sz="8" w:space="0" w:color="auto"/>
              <w:right w:val="nil"/>
            </w:tcBorders>
            <w:noWrap/>
            <w:hideMark/>
            <w:tcPrChange w:id="295" w:author="Dylan CHEN" w:date="2026-03-18T01:06:00Z" w16du:dateUtc="2026-03-17T17:06:00Z">
              <w:tcPr>
                <w:tcW w:w="1300" w:type="dxa"/>
                <w:gridSpan w:val="2"/>
                <w:tcBorders>
                  <w:top w:val="nil"/>
                  <w:left w:val="nil"/>
                  <w:bottom w:val="single" w:sz="8" w:space="0" w:color="auto"/>
                  <w:right w:val="nil"/>
                </w:tcBorders>
                <w:noWrap/>
                <w:hideMark/>
              </w:tcPr>
            </w:tcPrChange>
          </w:tcPr>
          <w:p w14:paraId="1F5266BB" w14:textId="77777777" w:rsidR="00C72D3B" w:rsidRDefault="00C72D3B">
            <w:pPr>
              <w:rPr>
                <w:ins w:id="296" w:author="Dylan CHEN" w:date="2026-03-18T01:06:00Z" w16du:dateUtc="2026-03-17T17:06:00Z"/>
                <w:rFonts w:ascii="Georgia" w:hAnsi="Georgia"/>
                <w:color w:val="000000"/>
                <w:sz w:val="20"/>
                <w:szCs w:val="20"/>
              </w:rPr>
            </w:pPr>
            <w:ins w:id="297" w:author="Dylan CHEN" w:date="2026-03-18T01:06:00Z" w16du:dateUtc="2026-03-17T17:06:00Z">
              <w:r>
                <w:rPr>
                  <w:rFonts w:ascii="Georgia" w:hAnsi="Georgia"/>
                  <w:color w:val="000000"/>
                  <w:sz w:val="20"/>
                  <w:szCs w:val="20"/>
                </w:rPr>
                <w:t> </w:t>
              </w:r>
            </w:ins>
          </w:p>
        </w:tc>
        <w:tc>
          <w:tcPr>
            <w:tcW w:w="2777" w:type="dxa"/>
            <w:tcBorders>
              <w:top w:val="nil"/>
              <w:left w:val="nil"/>
              <w:bottom w:val="single" w:sz="8" w:space="0" w:color="auto"/>
              <w:right w:val="nil"/>
            </w:tcBorders>
            <w:noWrap/>
            <w:hideMark/>
            <w:tcPrChange w:id="298" w:author="Dylan CHEN" w:date="2026-03-18T01:06:00Z" w16du:dateUtc="2026-03-17T17:06:00Z">
              <w:tcPr>
                <w:tcW w:w="2008" w:type="dxa"/>
                <w:gridSpan w:val="2"/>
                <w:tcBorders>
                  <w:top w:val="nil"/>
                  <w:left w:val="nil"/>
                  <w:bottom w:val="single" w:sz="8" w:space="0" w:color="auto"/>
                  <w:right w:val="nil"/>
                </w:tcBorders>
                <w:noWrap/>
                <w:hideMark/>
              </w:tcPr>
            </w:tcPrChange>
          </w:tcPr>
          <w:p w14:paraId="373BE0BC" w14:textId="77777777" w:rsidR="00C72D3B" w:rsidRDefault="00C72D3B">
            <w:pPr>
              <w:rPr>
                <w:ins w:id="299" w:author="Dylan CHEN" w:date="2026-03-18T01:06:00Z" w16du:dateUtc="2026-03-17T17:06:00Z"/>
                <w:rFonts w:ascii="Georgia" w:hAnsi="Georgia"/>
                <w:color w:val="000000"/>
                <w:sz w:val="20"/>
                <w:szCs w:val="20"/>
              </w:rPr>
            </w:pPr>
            <w:ins w:id="300" w:author="Dylan CHEN" w:date="2026-03-18T01:06:00Z" w16du:dateUtc="2026-03-17T17:06:00Z">
              <w:r>
                <w:rPr>
                  <w:rFonts w:ascii="Georgia" w:hAnsi="Georgia"/>
                  <w:color w:val="000000"/>
                  <w:sz w:val="20"/>
                  <w:szCs w:val="20"/>
                </w:rPr>
                <w:t> </w:t>
              </w:r>
            </w:ins>
          </w:p>
        </w:tc>
        <w:tc>
          <w:tcPr>
            <w:tcW w:w="1798" w:type="dxa"/>
            <w:tcBorders>
              <w:top w:val="nil"/>
              <w:left w:val="nil"/>
              <w:bottom w:val="single" w:sz="8" w:space="0" w:color="auto"/>
              <w:right w:val="nil"/>
            </w:tcBorders>
            <w:noWrap/>
            <w:hideMark/>
            <w:tcPrChange w:id="301" w:author="Dylan CHEN" w:date="2026-03-18T01:06:00Z" w16du:dateUtc="2026-03-17T17:06:00Z">
              <w:tcPr>
                <w:tcW w:w="1300" w:type="dxa"/>
                <w:tcBorders>
                  <w:top w:val="nil"/>
                  <w:left w:val="nil"/>
                  <w:bottom w:val="single" w:sz="8" w:space="0" w:color="auto"/>
                  <w:right w:val="nil"/>
                </w:tcBorders>
                <w:noWrap/>
                <w:vAlign w:val="center"/>
                <w:hideMark/>
              </w:tcPr>
            </w:tcPrChange>
          </w:tcPr>
          <w:p w14:paraId="0F296D1C" w14:textId="77777777" w:rsidR="00C72D3B" w:rsidRDefault="00C72D3B">
            <w:pPr>
              <w:jc w:val="center"/>
              <w:rPr>
                <w:ins w:id="302" w:author="Dylan CHEN" w:date="2026-03-18T01:06:00Z" w16du:dateUtc="2026-03-17T17:06:00Z"/>
                <w:color w:val="000000"/>
                <w:sz w:val="20"/>
                <w:szCs w:val="20"/>
              </w:rPr>
            </w:pPr>
            <w:ins w:id="303" w:author="Dylan CHEN" w:date="2026-03-18T01:06:00Z" w16du:dateUtc="2026-03-17T17:06:00Z">
              <w:r>
                <w:rPr>
                  <w:color w:val="000000"/>
                  <w:sz w:val="20"/>
                  <w:szCs w:val="20"/>
                </w:rPr>
                <w:t>(0.005)</w:t>
              </w:r>
            </w:ins>
          </w:p>
        </w:tc>
      </w:tr>
      <w:tr w:rsidR="00C72D3B" w14:paraId="74934006" w14:textId="77777777" w:rsidTr="008D208B">
        <w:trPr>
          <w:trHeight w:val="340"/>
          <w:jc w:val="center"/>
          <w:ins w:id="304" w:author="Dylan CHEN" w:date="2026-03-18T01:06:00Z"/>
          <w:trPrChange w:id="305" w:author="Dylan CHEN" w:date="2026-03-18T01:06:00Z" w16du:dateUtc="2026-03-17T17:06:00Z">
            <w:trPr>
              <w:gridAfter w:val="0"/>
              <w:trHeight w:val="340"/>
            </w:trPr>
          </w:trPrChange>
        </w:trPr>
        <w:tc>
          <w:tcPr>
            <w:tcW w:w="2987" w:type="dxa"/>
            <w:tcBorders>
              <w:top w:val="nil"/>
              <w:left w:val="nil"/>
              <w:bottom w:val="nil"/>
              <w:right w:val="nil"/>
            </w:tcBorders>
            <w:noWrap/>
            <w:hideMark/>
            <w:tcPrChange w:id="306" w:author="Dylan CHEN" w:date="2026-03-18T01:06:00Z" w16du:dateUtc="2026-03-17T17:06:00Z">
              <w:tcPr>
                <w:tcW w:w="2160" w:type="dxa"/>
                <w:tcBorders>
                  <w:top w:val="nil"/>
                  <w:left w:val="nil"/>
                  <w:bottom w:val="nil"/>
                  <w:right w:val="nil"/>
                </w:tcBorders>
                <w:noWrap/>
                <w:vAlign w:val="center"/>
                <w:hideMark/>
              </w:tcPr>
            </w:tcPrChange>
          </w:tcPr>
          <w:p w14:paraId="406F0D30" w14:textId="77777777" w:rsidR="00C72D3B" w:rsidRDefault="00C72D3B">
            <w:pPr>
              <w:rPr>
                <w:ins w:id="307" w:author="Dylan CHEN" w:date="2026-03-18T01:06:00Z" w16du:dateUtc="2026-03-17T17:06:00Z"/>
                <w:color w:val="000000"/>
                <w:sz w:val="20"/>
                <w:szCs w:val="20"/>
              </w:rPr>
            </w:pPr>
            <w:ins w:id="308" w:author="Dylan CHEN" w:date="2026-03-18T01:06:00Z" w16du:dateUtc="2026-03-17T17:06:00Z">
              <w:r>
                <w:rPr>
                  <w:color w:val="000000"/>
                  <w:sz w:val="20"/>
                  <w:szCs w:val="20"/>
                </w:rPr>
                <w:t>question timing FE</w:t>
              </w:r>
            </w:ins>
          </w:p>
        </w:tc>
        <w:tc>
          <w:tcPr>
            <w:tcW w:w="1798" w:type="dxa"/>
            <w:tcBorders>
              <w:top w:val="nil"/>
              <w:left w:val="nil"/>
              <w:bottom w:val="nil"/>
              <w:right w:val="nil"/>
            </w:tcBorders>
            <w:noWrap/>
            <w:hideMark/>
            <w:tcPrChange w:id="309" w:author="Dylan CHEN" w:date="2026-03-18T01:06:00Z" w16du:dateUtc="2026-03-17T17:06:00Z">
              <w:tcPr>
                <w:tcW w:w="1300" w:type="dxa"/>
                <w:gridSpan w:val="2"/>
                <w:tcBorders>
                  <w:top w:val="nil"/>
                  <w:left w:val="nil"/>
                  <w:bottom w:val="nil"/>
                  <w:right w:val="nil"/>
                </w:tcBorders>
                <w:noWrap/>
                <w:vAlign w:val="center"/>
                <w:hideMark/>
              </w:tcPr>
            </w:tcPrChange>
          </w:tcPr>
          <w:p w14:paraId="7F59B523" w14:textId="77777777" w:rsidR="00C72D3B" w:rsidRDefault="00C72D3B">
            <w:pPr>
              <w:jc w:val="center"/>
              <w:rPr>
                <w:ins w:id="310" w:author="Dylan CHEN" w:date="2026-03-18T01:06:00Z" w16du:dateUtc="2026-03-17T17:06:00Z"/>
                <w:color w:val="000000"/>
                <w:sz w:val="20"/>
                <w:szCs w:val="20"/>
              </w:rPr>
            </w:pPr>
            <w:ins w:id="311" w:author="Dylan CHEN" w:date="2026-03-18T01:06:00Z" w16du:dateUtc="2026-03-17T17:06:00Z">
              <w:r>
                <w:rPr>
                  <w:color w:val="000000"/>
                  <w:sz w:val="20"/>
                  <w:szCs w:val="20"/>
                </w:rPr>
                <w:t>√</w:t>
              </w:r>
            </w:ins>
          </w:p>
        </w:tc>
        <w:tc>
          <w:tcPr>
            <w:tcW w:w="2777" w:type="dxa"/>
            <w:tcBorders>
              <w:top w:val="nil"/>
              <w:left w:val="nil"/>
              <w:bottom w:val="nil"/>
              <w:right w:val="nil"/>
            </w:tcBorders>
            <w:noWrap/>
            <w:hideMark/>
            <w:tcPrChange w:id="312" w:author="Dylan CHEN" w:date="2026-03-18T01:06:00Z" w16du:dateUtc="2026-03-17T17:06:00Z">
              <w:tcPr>
                <w:tcW w:w="2008" w:type="dxa"/>
                <w:gridSpan w:val="2"/>
                <w:tcBorders>
                  <w:top w:val="nil"/>
                  <w:left w:val="nil"/>
                  <w:bottom w:val="nil"/>
                  <w:right w:val="nil"/>
                </w:tcBorders>
                <w:noWrap/>
                <w:vAlign w:val="center"/>
                <w:hideMark/>
              </w:tcPr>
            </w:tcPrChange>
          </w:tcPr>
          <w:p w14:paraId="2F870397" w14:textId="77777777" w:rsidR="00C72D3B" w:rsidRDefault="00C72D3B">
            <w:pPr>
              <w:jc w:val="center"/>
              <w:rPr>
                <w:ins w:id="313" w:author="Dylan CHEN" w:date="2026-03-18T01:06:00Z" w16du:dateUtc="2026-03-17T17:06:00Z"/>
                <w:color w:val="000000"/>
                <w:sz w:val="20"/>
                <w:szCs w:val="20"/>
              </w:rPr>
            </w:pPr>
            <w:ins w:id="314" w:author="Dylan CHEN" w:date="2026-03-18T01:06:00Z" w16du:dateUtc="2026-03-17T17:06:00Z">
              <w:r>
                <w:rPr>
                  <w:color w:val="000000"/>
                  <w:sz w:val="20"/>
                  <w:szCs w:val="20"/>
                </w:rPr>
                <w:t>√</w:t>
              </w:r>
            </w:ins>
          </w:p>
        </w:tc>
        <w:tc>
          <w:tcPr>
            <w:tcW w:w="1798" w:type="dxa"/>
            <w:tcBorders>
              <w:top w:val="nil"/>
              <w:left w:val="nil"/>
              <w:bottom w:val="nil"/>
              <w:right w:val="nil"/>
            </w:tcBorders>
            <w:noWrap/>
            <w:hideMark/>
            <w:tcPrChange w:id="315" w:author="Dylan CHEN" w:date="2026-03-18T01:06:00Z" w16du:dateUtc="2026-03-17T17:06:00Z">
              <w:tcPr>
                <w:tcW w:w="1300" w:type="dxa"/>
                <w:tcBorders>
                  <w:top w:val="nil"/>
                  <w:left w:val="nil"/>
                  <w:bottom w:val="nil"/>
                  <w:right w:val="nil"/>
                </w:tcBorders>
                <w:noWrap/>
                <w:vAlign w:val="center"/>
                <w:hideMark/>
              </w:tcPr>
            </w:tcPrChange>
          </w:tcPr>
          <w:p w14:paraId="69A185B4" w14:textId="77777777" w:rsidR="00C72D3B" w:rsidRDefault="00C72D3B">
            <w:pPr>
              <w:jc w:val="center"/>
              <w:rPr>
                <w:ins w:id="316" w:author="Dylan CHEN" w:date="2026-03-18T01:06:00Z" w16du:dateUtc="2026-03-17T17:06:00Z"/>
                <w:color w:val="000000"/>
                <w:sz w:val="20"/>
                <w:szCs w:val="20"/>
              </w:rPr>
            </w:pPr>
            <w:ins w:id="317" w:author="Dylan CHEN" w:date="2026-03-18T01:06:00Z" w16du:dateUtc="2026-03-17T17:06:00Z">
              <w:r>
                <w:rPr>
                  <w:color w:val="000000"/>
                  <w:sz w:val="20"/>
                  <w:szCs w:val="20"/>
                </w:rPr>
                <w:t>√</w:t>
              </w:r>
            </w:ins>
          </w:p>
        </w:tc>
      </w:tr>
      <w:tr w:rsidR="00C72D3B" w14:paraId="62C91A31" w14:textId="77777777" w:rsidTr="008D208B">
        <w:trPr>
          <w:trHeight w:val="340"/>
          <w:jc w:val="center"/>
          <w:ins w:id="318" w:author="Dylan CHEN" w:date="2026-03-18T01:06:00Z"/>
          <w:trPrChange w:id="319"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320" w:author="Dylan CHEN" w:date="2026-03-18T01:06:00Z" w16du:dateUtc="2026-03-17T17:06:00Z">
              <w:tcPr>
                <w:tcW w:w="2160" w:type="dxa"/>
                <w:tcBorders>
                  <w:top w:val="nil"/>
                  <w:left w:val="nil"/>
                  <w:bottom w:val="single" w:sz="8" w:space="0" w:color="auto"/>
                  <w:right w:val="nil"/>
                </w:tcBorders>
                <w:noWrap/>
                <w:vAlign w:val="center"/>
                <w:hideMark/>
              </w:tcPr>
            </w:tcPrChange>
          </w:tcPr>
          <w:p w14:paraId="500C2D20" w14:textId="77777777" w:rsidR="00C72D3B" w:rsidRDefault="00C72D3B">
            <w:pPr>
              <w:rPr>
                <w:ins w:id="321" w:author="Dylan CHEN" w:date="2026-03-18T01:06:00Z" w16du:dateUtc="2026-03-17T17:06:00Z"/>
                <w:color w:val="000000"/>
                <w:sz w:val="20"/>
                <w:szCs w:val="20"/>
              </w:rPr>
            </w:pPr>
            <w:ins w:id="322" w:author="Dylan CHEN" w:date="2026-03-18T01:06:00Z" w16du:dateUtc="2026-03-17T17:06:00Z">
              <w:r>
                <w:rPr>
                  <w:color w:val="000000"/>
                  <w:sz w:val="20"/>
                  <w:szCs w:val="20"/>
                </w:rPr>
                <w:t>other controls</w:t>
              </w:r>
            </w:ins>
          </w:p>
        </w:tc>
        <w:tc>
          <w:tcPr>
            <w:tcW w:w="1798" w:type="dxa"/>
            <w:tcBorders>
              <w:top w:val="nil"/>
              <w:left w:val="nil"/>
              <w:bottom w:val="single" w:sz="8" w:space="0" w:color="auto"/>
              <w:right w:val="nil"/>
            </w:tcBorders>
            <w:noWrap/>
            <w:hideMark/>
            <w:tcPrChange w:id="323"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7E2C03B5" w14:textId="77777777" w:rsidR="00C72D3B" w:rsidRDefault="00C72D3B">
            <w:pPr>
              <w:jc w:val="center"/>
              <w:rPr>
                <w:ins w:id="324" w:author="Dylan CHEN" w:date="2026-03-18T01:06:00Z" w16du:dateUtc="2026-03-17T17:06:00Z"/>
                <w:color w:val="000000"/>
                <w:sz w:val="20"/>
                <w:szCs w:val="20"/>
              </w:rPr>
            </w:pPr>
            <w:ins w:id="325" w:author="Dylan CHEN" w:date="2026-03-18T01:06:00Z" w16du:dateUtc="2026-03-17T17:06:00Z">
              <w:r>
                <w:rPr>
                  <w:color w:val="000000"/>
                  <w:sz w:val="20"/>
                  <w:szCs w:val="20"/>
                </w:rPr>
                <w:t>√</w:t>
              </w:r>
            </w:ins>
          </w:p>
        </w:tc>
        <w:tc>
          <w:tcPr>
            <w:tcW w:w="2777" w:type="dxa"/>
            <w:tcBorders>
              <w:top w:val="nil"/>
              <w:left w:val="nil"/>
              <w:bottom w:val="single" w:sz="8" w:space="0" w:color="auto"/>
              <w:right w:val="nil"/>
            </w:tcBorders>
            <w:noWrap/>
            <w:hideMark/>
            <w:tcPrChange w:id="326"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799723D9" w14:textId="77777777" w:rsidR="00C72D3B" w:rsidRDefault="00C72D3B">
            <w:pPr>
              <w:jc w:val="center"/>
              <w:rPr>
                <w:ins w:id="327" w:author="Dylan CHEN" w:date="2026-03-18T01:06:00Z" w16du:dateUtc="2026-03-17T17:06:00Z"/>
                <w:color w:val="000000"/>
                <w:sz w:val="20"/>
                <w:szCs w:val="20"/>
              </w:rPr>
            </w:pPr>
            <w:ins w:id="328" w:author="Dylan CHEN" w:date="2026-03-18T01:06:00Z" w16du:dateUtc="2026-03-17T17:06:00Z">
              <w:r>
                <w:rPr>
                  <w:color w:val="000000"/>
                  <w:sz w:val="20"/>
                  <w:szCs w:val="20"/>
                </w:rPr>
                <w:t>√</w:t>
              </w:r>
            </w:ins>
          </w:p>
        </w:tc>
        <w:tc>
          <w:tcPr>
            <w:tcW w:w="1798" w:type="dxa"/>
            <w:tcBorders>
              <w:top w:val="nil"/>
              <w:left w:val="nil"/>
              <w:bottom w:val="single" w:sz="8" w:space="0" w:color="auto"/>
              <w:right w:val="nil"/>
            </w:tcBorders>
            <w:noWrap/>
            <w:hideMark/>
            <w:tcPrChange w:id="329" w:author="Dylan CHEN" w:date="2026-03-18T01:06:00Z" w16du:dateUtc="2026-03-17T17:06:00Z">
              <w:tcPr>
                <w:tcW w:w="1300" w:type="dxa"/>
                <w:tcBorders>
                  <w:top w:val="nil"/>
                  <w:left w:val="nil"/>
                  <w:bottom w:val="single" w:sz="8" w:space="0" w:color="auto"/>
                  <w:right w:val="nil"/>
                </w:tcBorders>
                <w:noWrap/>
                <w:vAlign w:val="center"/>
                <w:hideMark/>
              </w:tcPr>
            </w:tcPrChange>
          </w:tcPr>
          <w:p w14:paraId="364727A8" w14:textId="77777777" w:rsidR="00C72D3B" w:rsidRDefault="00C72D3B">
            <w:pPr>
              <w:jc w:val="center"/>
              <w:rPr>
                <w:ins w:id="330" w:author="Dylan CHEN" w:date="2026-03-18T01:06:00Z" w16du:dateUtc="2026-03-17T17:06:00Z"/>
                <w:color w:val="000000"/>
                <w:sz w:val="20"/>
                <w:szCs w:val="20"/>
              </w:rPr>
            </w:pPr>
            <w:ins w:id="331" w:author="Dylan CHEN" w:date="2026-03-18T01:06:00Z" w16du:dateUtc="2026-03-17T17:06:00Z">
              <w:r>
                <w:rPr>
                  <w:color w:val="000000"/>
                  <w:sz w:val="20"/>
                  <w:szCs w:val="20"/>
                </w:rPr>
                <w:t>√</w:t>
              </w:r>
            </w:ins>
          </w:p>
        </w:tc>
      </w:tr>
      <w:tr w:rsidR="008D208B" w14:paraId="38964E18" w14:textId="77777777" w:rsidTr="008D208B">
        <w:trPr>
          <w:trHeight w:val="340"/>
          <w:jc w:val="center"/>
          <w:ins w:id="332" w:author="Dylan CHEN" w:date="2026-03-18T01:06:00Z"/>
          <w:trPrChange w:id="333"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334" w:author="Dylan CHEN" w:date="2026-03-18T01:06:00Z" w16du:dateUtc="2026-03-17T17:06:00Z">
              <w:tcPr>
                <w:tcW w:w="2160" w:type="dxa"/>
                <w:tcBorders>
                  <w:top w:val="nil"/>
                  <w:left w:val="nil"/>
                  <w:bottom w:val="single" w:sz="8" w:space="0" w:color="auto"/>
                  <w:right w:val="nil"/>
                </w:tcBorders>
                <w:noWrap/>
                <w:vAlign w:val="center"/>
                <w:hideMark/>
              </w:tcPr>
            </w:tcPrChange>
          </w:tcPr>
          <w:p w14:paraId="57FEB28D" w14:textId="77777777" w:rsidR="008D208B" w:rsidRDefault="008D208B" w:rsidP="008D208B">
            <w:pPr>
              <w:rPr>
                <w:ins w:id="335" w:author="Dylan CHEN" w:date="2026-03-18T01:06:00Z" w16du:dateUtc="2026-03-17T17:06:00Z"/>
                <w:color w:val="000000"/>
                <w:sz w:val="20"/>
                <w:szCs w:val="20"/>
              </w:rPr>
            </w:pPr>
            <w:ins w:id="336" w:author="Dylan CHEN" w:date="2026-03-18T01:06:00Z" w16du:dateUtc="2026-03-17T17:06:00Z">
              <w:r>
                <w:rPr>
                  <w:color w:val="000000"/>
                  <w:sz w:val="20"/>
                  <w:szCs w:val="20"/>
                </w:rPr>
                <w:t>N</w:t>
              </w:r>
            </w:ins>
          </w:p>
        </w:tc>
        <w:tc>
          <w:tcPr>
            <w:tcW w:w="1798" w:type="dxa"/>
            <w:tcBorders>
              <w:top w:val="nil"/>
              <w:left w:val="nil"/>
              <w:bottom w:val="single" w:sz="8" w:space="0" w:color="auto"/>
              <w:right w:val="nil"/>
            </w:tcBorders>
            <w:noWrap/>
            <w:hideMark/>
            <w:tcPrChange w:id="337"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6114A283" w14:textId="77777777" w:rsidR="008D208B" w:rsidRDefault="008D208B" w:rsidP="008D208B">
            <w:pPr>
              <w:jc w:val="center"/>
              <w:rPr>
                <w:ins w:id="338" w:author="Dylan CHEN" w:date="2026-03-18T01:06:00Z" w16du:dateUtc="2026-03-17T17:06:00Z"/>
                <w:color w:val="000000"/>
                <w:sz w:val="20"/>
                <w:szCs w:val="20"/>
              </w:rPr>
            </w:pPr>
            <w:ins w:id="339" w:author="Dylan CHEN" w:date="2026-03-18T01:06:00Z" w16du:dateUtc="2026-03-17T17:06:00Z">
              <w:r>
                <w:rPr>
                  <w:color w:val="000000"/>
                  <w:sz w:val="20"/>
                  <w:szCs w:val="20"/>
                </w:rPr>
                <w:t>3,235</w:t>
              </w:r>
            </w:ins>
          </w:p>
        </w:tc>
        <w:tc>
          <w:tcPr>
            <w:tcW w:w="2777" w:type="dxa"/>
            <w:tcBorders>
              <w:top w:val="nil"/>
              <w:left w:val="nil"/>
              <w:bottom w:val="single" w:sz="8" w:space="0" w:color="auto"/>
              <w:right w:val="nil"/>
            </w:tcBorders>
            <w:noWrap/>
            <w:hideMark/>
            <w:tcPrChange w:id="340"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6FAB6CE1" w14:textId="14945A1C" w:rsidR="008D208B" w:rsidRDefault="008D208B" w:rsidP="008D208B">
            <w:pPr>
              <w:jc w:val="center"/>
              <w:rPr>
                <w:ins w:id="341" w:author="Dylan CHEN" w:date="2026-03-18T01:06:00Z" w16du:dateUtc="2026-03-17T17:06:00Z"/>
                <w:color w:val="000000"/>
                <w:sz w:val="20"/>
                <w:szCs w:val="20"/>
              </w:rPr>
            </w:pPr>
            <w:ins w:id="342" w:author="Dylan CHEN" w:date="2026-03-28T01:10:00Z" w16du:dateUtc="2026-03-27T17:10:00Z">
              <w:r w:rsidRPr="00463CB6">
                <w:rPr>
                  <w:color w:val="000000"/>
                  <w:sz w:val="20"/>
                  <w:szCs w:val="20"/>
                </w:rPr>
                <w:t>3,235</w:t>
              </w:r>
            </w:ins>
          </w:p>
        </w:tc>
        <w:tc>
          <w:tcPr>
            <w:tcW w:w="1798" w:type="dxa"/>
            <w:tcBorders>
              <w:top w:val="nil"/>
              <w:left w:val="nil"/>
              <w:bottom w:val="single" w:sz="8" w:space="0" w:color="auto"/>
              <w:right w:val="nil"/>
            </w:tcBorders>
            <w:noWrap/>
            <w:hideMark/>
            <w:tcPrChange w:id="343" w:author="Dylan CHEN" w:date="2026-03-18T01:06:00Z" w16du:dateUtc="2026-03-17T17:06:00Z">
              <w:tcPr>
                <w:tcW w:w="1300" w:type="dxa"/>
                <w:tcBorders>
                  <w:top w:val="nil"/>
                  <w:left w:val="nil"/>
                  <w:bottom w:val="single" w:sz="8" w:space="0" w:color="auto"/>
                  <w:right w:val="nil"/>
                </w:tcBorders>
                <w:noWrap/>
                <w:vAlign w:val="center"/>
                <w:hideMark/>
              </w:tcPr>
            </w:tcPrChange>
          </w:tcPr>
          <w:p w14:paraId="1E7CE628" w14:textId="47EB84B3" w:rsidR="008D208B" w:rsidRDefault="008D208B" w:rsidP="008D208B">
            <w:pPr>
              <w:jc w:val="center"/>
              <w:rPr>
                <w:ins w:id="344" w:author="Dylan CHEN" w:date="2026-03-18T01:06:00Z" w16du:dateUtc="2026-03-17T17:06:00Z"/>
                <w:color w:val="000000"/>
                <w:sz w:val="20"/>
                <w:szCs w:val="20"/>
              </w:rPr>
            </w:pPr>
            <w:ins w:id="345" w:author="Dylan CHEN" w:date="2026-03-28T01:10:00Z" w16du:dateUtc="2026-03-27T17:10:00Z">
              <w:r w:rsidRPr="00463CB6">
                <w:rPr>
                  <w:color w:val="000000"/>
                  <w:sz w:val="20"/>
                  <w:szCs w:val="20"/>
                </w:rPr>
                <w:t>3,235</w:t>
              </w:r>
            </w:ins>
          </w:p>
        </w:tc>
      </w:tr>
    </w:tbl>
    <w:p w14:paraId="135DADBA" w14:textId="77777777" w:rsidR="000929FF" w:rsidRPr="00522DE1" w:rsidRDefault="000929FF" w:rsidP="00A0122A">
      <w:pPr>
        <w:widowControl w:val="0"/>
        <w:autoSpaceDE w:val="0"/>
        <w:autoSpaceDN w:val="0"/>
        <w:adjustRightInd w:val="0"/>
        <w:spacing w:before="120" w:after="120"/>
        <w:jc w:val="both"/>
        <w:rPr>
          <w:kern w:val="2"/>
        </w:rPr>
      </w:pPr>
    </w:p>
    <w:p w14:paraId="7F69B339"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150D9DC0" w14:textId="59D12E83" w:rsidR="00C033C0" w:rsidRPr="00522DE1" w:rsidRDefault="00C033C0" w:rsidP="00C033C0">
      <w:pPr>
        <w:widowControl w:val="0"/>
        <w:autoSpaceDE w:val="0"/>
        <w:spacing w:before="120" w:after="120"/>
        <w:jc w:val="both"/>
        <w:outlineLvl w:val="0"/>
        <w:rPr>
          <w:rFonts w:eastAsia="SimSun"/>
          <w:b/>
          <w:bCs/>
          <w:kern w:val="2"/>
        </w:rPr>
      </w:pPr>
      <w:r w:rsidRPr="00522DE1">
        <w:rPr>
          <w:rFonts w:eastAsia="SimSun"/>
          <w:b/>
          <w:bCs/>
          <w:kern w:val="2"/>
        </w:rPr>
        <w:t>R2-26</w:t>
      </w:r>
    </w:p>
    <w:p w14:paraId="466994F5" w14:textId="06A8463D" w:rsidR="00C033C0" w:rsidRPr="00D241ED" w:rsidRDefault="001A193A" w:rsidP="00D241ED">
      <w:pPr>
        <w:widowControl w:val="0"/>
        <w:autoSpaceDE w:val="0"/>
        <w:autoSpaceDN w:val="0"/>
        <w:adjustRightInd w:val="0"/>
        <w:spacing w:before="120" w:after="120"/>
        <w:ind w:left="480"/>
        <w:jc w:val="both"/>
        <w:rPr>
          <w:rFonts w:eastAsia="SimSun"/>
          <w:i/>
          <w:iCs/>
          <w:kern w:val="2"/>
        </w:rPr>
      </w:pPr>
      <w:r>
        <w:rPr>
          <w:i/>
          <w:iCs/>
        </w:rPr>
        <w:t xml:space="preserve">6. </w:t>
      </w:r>
      <w:r w:rsidR="00C033C0" w:rsidRPr="00D241ED">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E0CEF21" w14:textId="32FC6935" w:rsidR="001A193A" w:rsidRPr="00522DE1" w:rsidRDefault="00C4465F" w:rsidP="00D241ED">
      <w:pPr>
        <w:pStyle w:val="Paragraph"/>
      </w:pPr>
      <w:ins w:id="346" w:author="Dylan CHEN" w:date="2026-03-16T10:39:00Z" w16du:dateUtc="2026-03-16T02:39:00Z">
        <w:r>
          <w:t>Thank you for this thoughtful comment. We agree that likes and comments involve different levels of cognitive effort. However, our argument does not rest on equating these two behaviors. Rather, we reason that both behaviors share a necessary precondition: the viewer must read and attend to the human answer. If attention diversion were the primary driver, we would expect a detectable reduction in commenting as well, because fewer viewers would encounter and read human answers in the first place. The absence of any reduction in comments suggests that viewers continue to engage with human answers at a similar level. Combined with our finding that the negative effect on likes concentrates among questions where the AI first answer is of particularly high quality (top 25%), the overall pattern is more consistent with elevated evaluative standards than with attention diversion.</w:t>
        </w:r>
      </w:ins>
    </w:p>
    <w:p w14:paraId="654BE9E2" w14:textId="0A47CBFF" w:rsidR="00E942C7" w:rsidRPr="00522DE1" w:rsidRDefault="00E942C7" w:rsidP="00C033C0">
      <w:pPr>
        <w:widowControl w:val="0"/>
        <w:autoSpaceDE w:val="0"/>
        <w:spacing w:before="120" w:after="120"/>
        <w:jc w:val="both"/>
        <w:outlineLvl w:val="0"/>
        <w:rPr>
          <w:b/>
        </w:rPr>
      </w:pPr>
      <w:r w:rsidRPr="00522DE1">
        <w:rPr>
          <w:b/>
        </w:rPr>
        <w:br w:type="page"/>
      </w:r>
    </w:p>
    <w:p w14:paraId="365486B9" w14:textId="78366E8D" w:rsidR="00E942C7" w:rsidRPr="00522DE1" w:rsidRDefault="00E942C7" w:rsidP="00E942C7">
      <w:pPr>
        <w:spacing w:before="120" w:after="120"/>
        <w:jc w:val="center"/>
      </w:pPr>
      <w:r w:rsidRPr="00522DE1">
        <w:rPr>
          <w:b/>
        </w:rPr>
        <w:lastRenderedPageBreak/>
        <w:t>Reviewer 3 Comments</w:t>
      </w:r>
    </w:p>
    <w:p w14:paraId="63C12924" w14:textId="60D63773" w:rsidR="00E942C7" w:rsidRPr="00522DE1" w:rsidRDefault="00225272" w:rsidP="00E942C7">
      <w:pPr>
        <w:widowControl w:val="0"/>
        <w:autoSpaceDE w:val="0"/>
        <w:spacing w:before="120" w:after="120"/>
        <w:jc w:val="both"/>
        <w:outlineLvl w:val="0"/>
        <w:rPr>
          <w:rFonts w:eastAsia="SimSun"/>
          <w:b/>
          <w:bCs/>
          <w:kern w:val="2"/>
        </w:rPr>
      </w:pPr>
      <w:r w:rsidRPr="00522DE1">
        <w:rPr>
          <w:rFonts w:eastAsia="SimSun"/>
          <w:b/>
          <w:bCs/>
          <w:kern w:val="2"/>
        </w:rPr>
        <w:t>*</w:t>
      </w:r>
      <w:r w:rsidR="00E942C7" w:rsidRPr="00522DE1">
        <w:rPr>
          <w:rFonts w:eastAsia="SimSun"/>
          <w:b/>
          <w:bCs/>
          <w:kern w:val="2"/>
        </w:rPr>
        <w:t>R3-0</w:t>
      </w:r>
    </w:p>
    <w:p w14:paraId="2FCC882D" w14:textId="7ADB674B" w:rsidR="00E942C7" w:rsidRPr="00522DE1" w:rsidRDefault="00D06AF6" w:rsidP="00A5559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w:t>
      </w:r>
      <w:proofErr w:type="gramStart"/>
      <w:r w:rsidRPr="00522DE1">
        <w:rPr>
          <w:rFonts w:eastAsia="SimSun"/>
          <w:i/>
          <w:iCs/>
          <w:kern w:val="2"/>
        </w:rPr>
        <w:t>a number of</w:t>
      </w:r>
      <w:proofErr w:type="gramEnd"/>
      <w:r w:rsidRPr="00522DE1">
        <w:rPr>
          <w:rFonts w:eastAsia="SimSun"/>
          <w:i/>
          <w:iCs/>
          <w:kern w:val="2"/>
        </w:rPr>
        <w:t xml:space="preserve"> questions that I believe the authors should clarify, as outlined below.</w:t>
      </w:r>
    </w:p>
    <w:p w14:paraId="5490F027"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C0F0FA6" w14:textId="2BE07D53" w:rsidR="00D06AF6" w:rsidRPr="00522DE1" w:rsidRDefault="00D06AF6" w:rsidP="00D06AF6">
      <w:r w:rsidRPr="00522DE1">
        <w:t>We sincerely thank Reviewer 3 for acknowledging the substantial revisions we made to the manuscript, including the clearer business context, strengthened empirical analysis, improved positioning within the literature, and additional mechanism evidence. We appreciate the recognition that several previously raised concerns have been addressed, particularly regarding the validity of our randomized field experiment and differentiation from related work. The reviewer</w:t>
      </w:r>
      <w:r w:rsidR="00F41AD7" w:rsidRPr="00522DE1">
        <w:t>’</w:t>
      </w:r>
      <w:r w:rsidRPr="00522DE1">
        <w:t>s continued engagement with our work provides valuable guidance for further improvements. We will carefully address the remaining questions outlined in the review.</w:t>
      </w:r>
    </w:p>
    <w:p w14:paraId="6AECB125" w14:textId="77777777" w:rsidR="00E942C7" w:rsidRPr="00522DE1" w:rsidRDefault="00E942C7" w:rsidP="00E942C7">
      <w:pPr>
        <w:spacing w:before="120" w:after="120"/>
      </w:pPr>
      <w:r w:rsidRPr="00522DE1">
        <w:t>---------------------------------------------------------------------------------------------------------------------</w:t>
      </w:r>
    </w:p>
    <w:p w14:paraId="267EDD3B" w14:textId="6115A4D1"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R3-1</w:t>
      </w:r>
      <w:r w:rsidR="00D06AF6" w:rsidRPr="00522DE1">
        <w:rPr>
          <w:rFonts w:eastAsia="SimSun"/>
          <w:b/>
          <w:bCs/>
          <w:kern w:val="2"/>
        </w:rPr>
        <w:t xml:space="preserve"> (content effect)</w:t>
      </w:r>
    </w:p>
    <w:p w14:paraId="16BE4ABC" w14:textId="7C173857" w:rsidR="00D06AF6" w:rsidRPr="00522DE1"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t>Mechanism</w:t>
      </w:r>
    </w:p>
    <w:p w14:paraId="73F02D2F" w14:textId="77777777"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522DE1" w:rsidRDefault="00FE1510"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w:t>
      </w:r>
      <w:r w:rsidR="00D06AF6" w:rsidRPr="00522DE1">
        <w:rPr>
          <w:rFonts w:eastAsia="SimSun"/>
          <w:i/>
          <w:iCs/>
          <w:kern w:val="2"/>
        </w:rPr>
        <w:t>a. Content effect</w:t>
      </w:r>
    </w:p>
    <w:p w14:paraId="63BEBCD6" w14:textId="710C9CCB" w:rsidR="00511DE5"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show that the impact of AI on the number of answers </w:t>
      </w:r>
      <w:r w:rsidRPr="00522DE1">
        <w:rPr>
          <w:rFonts w:eastAsia="SimSun"/>
          <w:i/>
          <w:iCs/>
          <w:kern w:val="2"/>
          <w:highlight w:val="yellow"/>
        </w:rPr>
        <w:t>is mediated by the length of the first answer, but not by other quality measures generated by the LLM.</w:t>
      </w:r>
      <w:r w:rsidRPr="00522DE1">
        <w:rPr>
          <w:rFonts w:eastAsia="SimSun"/>
          <w:i/>
          <w:iCs/>
          <w:kern w:val="2"/>
        </w:rPr>
        <w:t xml:space="preserve"> I do not find this analysis to be strong evidence for a content-based mechanism. First, answer length is not</w:t>
      </w:r>
      <w:proofErr w:type="gramStart"/>
      <w:r w:rsidRPr="00522DE1">
        <w:rPr>
          <w:rFonts w:eastAsia="SimSun"/>
          <w:i/>
          <w:iCs/>
          <w:kern w:val="2"/>
        </w:rPr>
        <w:t>, in itself, a</w:t>
      </w:r>
      <w:proofErr w:type="gramEnd"/>
      <w:r w:rsidRPr="00522DE1">
        <w:rPr>
          <w:rFonts w:eastAsia="SimSun"/>
          <w:i/>
          <w:iCs/>
          <w:kern w:val="2"/>
        </w:rPr>
        <w:t xml:space="preserve">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522DE1">
        <w:rPr>
          <w:rFonts w:eastAsia="SimSun"/>
          <w:i/>
          <w:iCs/>
          <w:kern w:val="2"/>
          <w:highlight w:val="yellow"/>
        </w:rPr>
        <w:t>could also report results from a formal causal mediation analysis</w:t>
      </w:r>
      <w:r w:rsidRPr="00522DE1">
        <w:rPr>
          <w:rFonts w:eastAsia="SimSun"/>
          <w:i/>
          <w:iCs/>
          <w:kern w:val="2"/>
        </w:rPr>
        <w:t xml:space="preserve"> for this mechanism.</w:t>
      </w:r>
    </w:p>
    <w:p w14:paraId="3DDC391F" w14:textId="77777777" w:rsidR="00511DE5" w:rsidRPr="00522DE1" w:rsidRDefault="00511DE5" w:rsidP="00511DE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026AFAF" w14:textId="77777777" w:rsidR="006B12CF" w:rsidRDefault="006B12CF">
      <w:pPr>
        <w:pStyle w:val="Paragraph"/>
        <w:rPr>
          <w:ins w:id="347" w:author="Dylan CHEN" w:date="2026-03-16T11:11:00Z" w16du:dateUtc="2026-03-16T03:11:00Z"/>
        </w:rPr>
        <w:pPrChange w:id="348" w:author="Dylan CHEN" w:date="2026-03-16T11:11:00Z" w16du:dateUtc="2026-03-16T03:11:00Z">
          <w:pPr>
            <w:pStyle w:val="NormalWeb"/>
          </w:pPr>
        </w:pPrChange>
      </w:pPr>
      <w:ins w:id="349" w:author="Dylan CHEN" w:date="2026-03-16T11:11:00Z" w16du:dateUtc="2026-03-16T03:11:00Z">
        <w:r>
          <w:t>We thank the reviewer for this constructive feedback. We address each concern below.</w:t>
        </w:r>
      </w:ins>
    </w:p>
    <w:p w14:paraId="272EA00C" w14:textId="5DD758F9" w:rsidR="006B12CF" w:rsidRDefault="006B12CF">
      <w:pPr>
        <w:pStyle w:val="Paragraph"/>
        <w:rPr>
          <w:ins w:id="350" w:author="Dylan CHEN" w:date="2026-03-16T11:11:00Z" w16du:dateUtc="2026-03-16T03:11:00Z"/>
        </w:rPr>
        <w:pPrChange w:id="351" w:author="Dylan CHEN" w:date="2026-03-16T11:11:00Z" w16du:dateUtc="2026-03-16T03:11:00Z">
          <w:pPr>
            <w:pStyle w:val="NormalWeb"/>
          </w:pPr>
        </w:pPrChange>
      </w:pPr>
      <w:ins w:id="352" w:author="Dylan CHEN" w:date="2026-03-16T11:11:00Z" w16du:dateUtc="2026-03-16T03:11:00Z">
        <w:r>
          <w:rPr>
            <w:rStyle w:val="Strong"/>
          </w:rPr>
          <w:t>First, we clarify that answer length measures completeness rather than overall quality.</w:t>
        </w:r>
        <w:r>
          <w:t xml:space="preserve"> In our original framing, we imprecisely characterized length as a quality proxy. We now position it specifically as a measure of answer completeness, which captures the breadth and thoroughness of coverage. This is conceptually distinct from the dimensions captured by our LLM-based </w:t>
        </w:r>
        <w:r>
          <w:lastRenderedPageBreak/>
          <w:t xml:space="preserve">measures. As detailed in Appendix B, our LLM assessment focuses on objective quality dimensions such as accuracy, clarity, and relevance. These dimensions evaluate how well an answer addresses what it chooses to cover, rather than how much ground it covers. This distinction explains the divergent mediation patterns: potential human answerers are deterred primarily by the </w:t>
        </w:r>
        <w:r w:rsidR="006B2126">
          <w:rPr>
            <w:rFonts w:hint="eastAsia"/>
          </w:rPr>
          <w:t>completeness</w:t>
        </w:r>
        <w:r>
          <w:t xml:space="preserve"> of AI answers (a peripheral cue easily inferred from length) rather than by fine-grained quality assessments (which require effortful evaluation).</w:t>
        </w:r>
      </w:ins>
    </w:p>
    <w:p w14:paraId="42BEAD2C" w14:textId="4C792FB6" w:rsidR="006B12CF" w:rsidRDefault="006B12CF">
      <w:pPr>
        <w:pStyle w:val="Paragraph"/>
        <w:rPr>
          <w:ins w:id="353" w:author="Dylan CHEN" w:date="2026-03-16T11:11:00Z" w16du:dateUtc="2026-03-16T03:11:00Z"/>
        </w:rPr>
        <w:pPrChange w:id="354" w:author="Dylan CHEN" w:date="2026-03-16T11:11:00Z" w16du:dateUtc="2026-03-16T03:11:00Z">
          <w:pPr>
            <w:pStyle w:val="NormalWeb"/>
          </w:pPr>
        </w:pPrChange>
      </w:pPr>
      <w:ins w:id="355" w:author="Dylan CHEN" w:date="2026-03-16T11:11:00Z" w16du:dateUtc="2026-03-16T03:11:00Z">
        <w:r>
          <w:rPr>
            <w:rStyle w:val="Strong"/>
          </w:rPr>
          <w:t>Second, regarding the validity of LLM-based quality measures,</w:t>
        </w:r>
        <w:r>
          <w:t xml:space="preserve"> we conducted three validation tests reported in Appendix B. Failed AI answers (e.g., </w:t>
        </w:r>
        <w:r w:rsidR="006B2126">
          <w:t>“</w:t>
        </w:r>
        <w:r>
          <w:t>I'm sorry, I can't provide a detailed answer</w:t>
        </w:r>
        <w:r w:rsidR="006B2126">
          <w:t>”</w:t>
        </w:r>
        <w:r>
          <w:t>) received significantly lower quality ratings than substantive answers (t = -3.889, p = 0.001). Human answers accepted by questioners received significantly higher ratings than non-accepted answers (t = 2.006, p = 0.045). Answers with above-median net likes received significantly higher ratings than those below median (t = 3.235, p = 0.001). These results support the validity of our LLM-based measures.</w:t>
        </w:r>
      </w:ins>
    </w:p>
    <w:p w14:paraId="28064F65" w14:textId="1A2A0399" w:rsidR="006B12CF" w:rsidRDefault="006B12CF">
      <w:pPr>
        <w:spacing w:before="120" w:after="120"/>
        <w:rPr>
          <w:ins w:id="356" w:author="Dylan CHEN" w:date="2026-03-18T01:41:00Z" w16du:dateUtc="2026-03-17T17:41:00Z"/>
        </w:rPr>
      </w:pPr>
      <w:ins w:id="357" w:author="Dylan CHEN" w:date="2026-03-16T11:11:00Z" w16du:dateUtc="2026-03-16T03:11:00Z">
        <w:r>
          <w:rPr>
            <w:rStyle w:val="Strong"/>
          </w:rPr>
          <w:t xml:space="preserve">Third, we now report </w:t>
        </w:r>
      </w:ins>
      <w:ins w:id="358" w:author="Dylan CHEN" w:date="2026-03-16T11:12:00Z" w16du:dateUtc="2026-03-16T03:12:00Z">
        <w:r w:rsidR="00B51116">
          <w:rPr>
            <w:rStyle w:val="Strong"/>
            <w:rFonts w:hint="eastAsia"/>
          </w:rPr>
          <w:t xml:space="preserve">detailed </w:t>
        </w:r>
      </w:ins>
      <w:ins w:id="359" w:author="Dylan CHEN" w:date="2026-03-16T11:11:00Z" w16du:dateUtc="2026-03-16T03:11:00Z">
        <w:r>
          <w:rPr>
            <w:rStyle w:val="Strong"/>
          </w:rPr>
          <w:t>causal mediation results in Table X</w:t>
        </w:r>
      </w:ins>
      <w:ins w:id="360" w:author="Dylan CHEN" w:date="2026-03-16T11:12:00Z" w16du:dateUtc="2026-03-16T03:12:00Z">
        <w:r w:rsidR="00B51116">
          <w:rPr>
            <w:rStyle w:val="Strong"/>
            <w:rFonts w:hint="eastAsia"/>
          </w:rPr>
          <w:t>.</w:t>
        </w:r>
      </w:ins>
      <w:ins w:id="361" w:author="Dylan CHEN" w:date="2026-03-16T11:11:00Z" w16du:dateUtc="2026-03-16T03:11:00Z">
        <w:r>
          <w:t xml:space="preserve"> </w:t>
        </w:r>
      </w:ins>
      <w:ins w:id="362" w:author="Dylan CHEN" w:date="2026-03-16T11:12:00Z" w16du:dateUtc="2026-03-16T03:12:00Z">
        <w:r w:rsidR="00B51116" w:rsidRPr="00AA3FC9">
          <w:t xml:space="preserve">We understand that the "formal causal mediation analysis" refers to the approach developed by Imai, Keele, and Tingley (2010). We did conduct this analysis in our previous revision, but we acknowledge that the presentation was not sufficiently detailed. In this revision, we report the full causal mediation results in a dedicated table (Table </w:t>
        </w:r>
      </w:ins>
      <w:ins w:id="363" w:author="Dylan CHEN" w:date="2026-03-20T16:23:00Z" w16du:dateUtc="2026-03-20T08:23:00Z">
        <w:r w:rsidR="00E21F67">
          <w:rPr>
            <w:rFonts w:hint="eastAsia"/>
          </w:rPr>
          <w:t>12</w:t>
        </w:r>
      </w:ins>
      <w:ins w:id="364" w:author="Dylan CHEN" w:date="2026-03-16T11:12:00Z" w16du:dateUtc="2026-03-16T03:12:00Z">
        <w:r w:rsidR="00B51116" w:rsidRPr="00AA3FC9">
          <w:t>), with the average causal mediation effect (ACME), average direct effect (ADE), total effect, and the proportion mediated. The results confirm that the content channel accounts for approximately 26% of the total treatment effect.</w:t>
        </w:r>
      </w:ins>
    </w:p>
    <w:p w14:paraId="1D4EC6E5" w14:textId="77777777" w:rsidR="002B3F0E" w:rsidRDefault="002B3F0E">
      <w:pPr>
        <w:spacing w:before="120" w:after="120"/>
        <w:rPr>
          <w:ins w:id="365" w:author="Dylan CHEN" w:date="2026-03-18T01:42:00Z" w16du:dateUtc="2026-03-17T17:42:00Z"/>
        </w:rPr>
      </w:pPr>
    </w:p>
    <w:p w14:paraId="473A6564" w14:textId="663C8831" w:rsidR="002F3962" w:rsidRPr="00E272B6" w:rsidRDefault="002F3962">
      <w:pPr>
        <w:pStyle w:val="TableFiguretitle"/>
        <w:rPr>
          <w:ins w:id="366" w:author="Dylan CHEN" w:date="2026-03-18T01:41:00Z" w16du:dateUtc="2026-03-17T17:41:00Z"/>
        </w:rPr>
        <w:pPrChange w:id="367" w:author="Dylan CHEN" w:date="2026-03-18T01:42:00Z" w16du:dateUtc="2026-03-17T17:42:00Z">
          <w:pPr>
            <w:spacing w:before="120" w:after="120"/>
          </w:pPr>
        </w:pPrChange>
      </w:pPr>
      <w:bookmarkStart w:id="368" w:name="OLE_LINK7"/>
      <w:ins w:id="369" w:author="Dylan CHEN" w:date="2026-03-18T01:42:00Z" w16du:dateUtc="2026-03-17T17:42:00Z">
        <w:r>
          <w:rPr>
            <w:rFonts w:hint="eastAsia"/>
          </w:rPr>
          <w:t xml:space="preserve">Table </w:t>
        </w:r>
        <w:r>
          <w:rPr>
            <w:rFonts w:eastAsia="SimSun" w:hint="eastAsia"/>
          </w:rPr>
          <w:t>R3-1</w:t>
        </w:r>
        <w:r w:rsidRPr="00455ECF">
          <w:rPr>
            <w:rFonts w:eastAsia="SimSun"/>
          </w:rPr>
          <w:t>.</w:t>
        </w:r>
        <w:r w:rsidR="00C17D87">
          <w:rPr>
            <w:rFonts w:eastAsia="SimSun" w:hint="eastAsia"/>
          </w:rPr>
          <w:t xml:space="preserve"> </w:t>
        </w:r>
        <w:r w:rsidR="00C17D87" w:rsidRPr="00C17D87">
          <w:t>Causal Mediation Analysis Results</w:t>
        </w:r>
      </w:ins>
    </w:p>
    <w:bookmarkEnd w:id="368"/>
    <w:tbl>
      <w:tblPr>
        <w:tblW w:w="5000" w:type="pct"/>
        <w:jc w:val="center"/>
        <w:tblLayout w:type="fixed"/>
        <w:tblLook w:val="04A0" w:firstRow="1" w:lastRow="0" w:firstColumn="1" w:lastColumn="0" w:noHBand="0" w:noVBand="1"/>
        <w:tblPrChange w:id="370" w:author="Dylan CHEN" w:date="2026-03-18T01:42:00Z" w16du:dateUtc="2026-03-17T17:42:00Z">
          <w:tblPr>
            <w:tblW w:w="7740" w:type="dxa"/>
            <w:tblLook w:val="04A0" w:firstRow="1" w:lastRow="0" w:firstColumn="1" w:lastColumn="0" w:noHBand="0" w:noVBand="1"/>
          </w:tblPr>
        </w:tblPrChange>
      </w:tblPr>
      <w:tblGrid>
        <w:gridCol w:w="3096"/>
        <w:gridCol w:w="2830"/>
        <w:gridCol w:w="3434"/>
        <w:tblGridChange w:id="371">
          <w:tblGrid>
            <w:gridCol w:w="2560"/>
            <w:gridCol w:w="536"/>
            <w:gridCol w:w="1804"/>
            <w:gridCol w:w="1026"/>
            <w:gridCol w:w="1814"/>
            <w:gridCol w:w="1620"/>
          </w:tblGrid>
        </w:tblGridChange>
      </w:tblGrid>
      <w:tr w:rsidR="002B3F0E" w14:paraId="5AFE35DD" w14:textId="77777777" w:rsidTr="002B3F0E">
        <w:trPr>
          <w:trHeight w:val="320"/>
          <w:jc w:val="center"/>
          <w:ins w:id="372" w:author="Dylan CHEN" w:date="2026-03-18T01:41:00Z"/>
          <w:trPrChange w:id="373" w:author="Dylan CHEN" w:date="2026-03-18T01:42:00Z" w16du:dateUtc="2026-03-17T17:42:00Z">
            <w:trPr>
              <w:gridAfter w:val="0"/>
              <w:trHeight w:val="320"/>
            </w:trPr>
          </w:trPrChange>
        </w:trPr>
        <w:tc>
          <w:tcPr>
            <w:tcW w:w="2560" w:type="dxa"/>
            <w:tcBorders>
              <w:top w:val="single" w:sz="4" w:space="0" w:color="auto"/>
              <w:left w:val="nil"/>
              <w:bottom w:val="single" w:sz="4" w:space="0" w:color="auto"/>
              <w:right w:val="nil"/>
            </w:tcBorders>
            <w:noWrap/>
            <w:hideMark/>
            <w:tcPrChange w:id="374" w:author="Dylan CHEN" w:date="2026-03-18T01:42:00Z" w16du:dateUtc="2026-03-17T17:42:00Z">
              <w:tcPr>
                <w:tcW w:w="2560" w:type="dxa"/>
                <w:tcBorders>
                  <w:top w:val="single" w:sz="4" w:space="0" w:color="auto"/>
                  <w:left w:val="nil"/>
                  <w:bottom w:val="single" w:sz="4" w:space="0" w:color="auto"/>
                  <w:right w:val="nil"/>
                </w:tcBorders>
                <w:noWrap/>
                <w:vAlign w:val="bottom"/>
                <w:hideMark/>
              </w:tcPr>
            </w:tcPrChange>
          </w:tcPr>
          <w:p w14:paraId="2C6558DE" w14:textId="69E2AFFA" w:rsidR="002B3F0E" w:rsidRDefault="002B3F0E">
            <w:pPr>
              <w:rPr>
                <w:ins w:id="375" w:author="Dylan CHEN" w:date="2026-03-18T01:41:00Z" w16du:dateUtc="2026-03-17T17:41:00Z"/>
                <w:b/>
                <w:bCs/>
                <w:color w:val="000000"/>
                <w:sz w:val="20"/>
                <w:szCs w:val="20"/>
              </w:rPr>
            </w:pPr>
          </w:p>
        </w:tc>
        <w:tc>
          <w:tcPr>
            <w:tcW w:w="2340" w:type="dxa"/>
            <w:tcBorders>
              <w:top w:val="single" w:sz="4" w:space="0" w:color="auto"/>
              <w:left w:val="nil"/>
              <w:bottom w:val="single" w:sz="4" w:space="0" w:color="auto"/>
              <w:right w:val="nil"/>
            </w:tcBorders>
            <w:noWrap/>
            <w:hideMark/>
            <w:tcPrChange w:id="376" w:author="Dylan CHEN" w:date="2026-03-18T01:42:00Z" w16du:dateUtc="2026-03-17T17:42:00Z">
              <w:tcPr>
                <w:tcW w:w="2340" w:type="dxa"/>
                <w:gridSpan w:val="2"/>
                <w:tcBorders>
                  <w:top w:val="single" w:sz="4" w:space="0" w:color="auto"/>
                  <w:left w:val="nil"/>
                  <w:bottom w:val="single" w:sz="4" w:space="0" w:color="auto"/>
                  <w:right w:val="nil"/>
                </w:tcBorders>
                <w:noWrap/>
                <w:vAlign w:val="center"/>
                <w:hideMark/>
              </w:tcPr>
            </w:tcPrChange>
          </w:tcPr>
          <w:p w14:paraId="470F1956" w14:textId="77777777" w:rsidR="002B3F0E" w:rsidRDefault="002B3F0E">
            <w:pPr>
              <w:jc w:val="center"/>
              <w:rPr>
                <w:ins w:id="377" w:author="Dylan CHEN" w:date="2026-03-18T01:41:00Z" w16du:dateUtc="2026-03-17T17:41:00Z"/>
                <w:b/>
                <w:bCs/>
                <w:color w:val="000000"/>
                <w:sz w:val="20"/>
                <w:szCs w:val="20"/>
              </w:rPr>
            </w:pPr>
            <w:ins w:id="378" w:author="Dylan CHEN" w:date="2026-03-18T01:41:00Z" w16du:dateUtc="2026-03-17T17:41:00Z">
              <w:r>
                <w:rPr>
                  <w:b/>
                  <w:bCs/>
                  <w:color w:val="000000"/>
                  <w:sz w:val="20"/>
                  <w:szCs w:val="20"/>
                </w:rPr>
                <w:t>Content Effect</w:t>
              </w:r>
            </w:ins>
          </w:p>
        </w:tc>
        <w:tc>
          <w:tcPr>
            <w:tcW w:w="2840" w:type="dxa"/>
            <w:tcBorders>
              <w:top w:val="single" w:sz="4" w:space="0" w:color="auto"/>
              <w:left w:val="nil"/>
              <w:bottom w:val="single" w:sz="4" w:space="0" w:color="auto"/>
              <w:right w:val="nil"/>
            </w:tcBorders>
            <w:noWrap/>
            <w:hideMark/>
            <w:tcPrChange w:id="379" w:author="Dylan CHEN" w:date="2026-03-18T01:42:00Z" w16du:dateUtc="2026-03-17T17:42:00Z">
              <w:tcPr>
                <w:tcW w:w="2840" w:type="dxa"/>
                <w:gridSpan w:val="2"/>
                <w:tcBorders>
                  <w:top w:val="single" w:sz="4" w:space="0" w:color="auto"/>
                  <w:left w:val="nil"/>
                  <w:bottom w:val="single" w:sz="4" w:space="0" w:color="auto"/>
                  <w:right w:val="nil"/>
                </w:tcBorders>
                <w:noWrap/>
                <w:vAlign w:val="center"/>
                <w:hideMark/>
              </w:tcPr>
            </w:tcPrChange>
          </w:tcPr>
          <w:p w14:paraId="294BC62B" w14:textId="77777777" w:rsidR="002B3F0E" w:rsidRDefault="002B3F0E">
            <w:pPr>
              <w:jc w:val="center"/>
              <w:rPr>
                <w:ins w:id="380" w:author="Dylan CHEN" w:date="2026-03-18T01:41:00Z" w16du:dateUtc="2026-03-17T17:41:00Z"/>
                <w:b/>
                <w:bCs/>
                <w:color w:val="000000"/>
                <w:sz w:val="20"/>
                <w:szCs w:val="20"/>
              </w:rPr>
            </w:pPr>
            <w:ins w:id="381" w:author="Dylan CHEN" w:date="2026-03-18T01:41:00Z" w16du:dateUtc="2026-03-17T17:41:00Z">
              <w:r>
                <w:rPr>
                  <w:b/>
                  <w:bCs/>
                  <w:color w:val="000000"/>
                  <w:sz w:val="20"/>
                  <w:szCs w:val="20"/>
                </w:rPr>
                <w:t>Position Effect</w:t>
              </w:r>
            </w:ins>
          </w:p>
        </w:tc>
      </w:tr>
      <w:tr w:rsidR="002B3F0E" w14:paraId="6E975052" w14:textId="77777777" w:rsidTr="002B3F0E">
        <w:trPr>
          <w:trHeight w:val="360"/>
          <w:jc w:val="center"/>
          <w:ins w:id="382" w:author="Dylan CHEN" w:date="2026-03-18T01:41:00Z"/>
          <w:trPrChange w:id="383" w:author="Dylan CHEN" w:date="2026-03-18T01:42:00Z" w16du:dateUtc="2026-03-17T17:42:00Z">
            <w:trPr>
              <w:gridAfter w:val="0"/>
              <w:trHeight w:val="360"/>
            </w:trPr>
          </w:trPrChange>
        </w:trPr>
        <w:tc>
          <w:tcPr>
            <w:tcW w:w="2560" w:type="dxa"/>
            <w:tcBorders>
              <w:top w:val="nil"/>
              <w:left w:val="nil"/>
              <w:bottom w:val="nil"/>
              <w:right w:val="nil"/>
            </w:tcBorders>
            <w:noWrap/>
            <w:hideMark/>
            <w:tcPrChange w:id="384" w:author="Dylan CHEN" w:date="2026-03-18T01:42:00Z" w16du:dateUtc="2026-03-17T17:42:00Z">
              <w:tcPr>
                <w:tcW w:w="2560" w:type="dxa"/>
                <w:tcBorders>
                  <w:top w:val="nil"/>
                  <w:left w:val="nil"/>
                  <w:bottom w:val="nil"/>
                  <w:right w:val="nil"/>
                </w:tcBorders>
                <w:noWrap/>
                <w:vAlign w:val="bottom"/>
                <w:hideMark/>
              </w:tcPr>
            </w:tcPrChange>
          </w:tcPr>
          <w:p w14:paraId="65653BBF" w14:textId="77777777" w:rsidR="002B3F0E" w:rsidRDefault="002B3F0E">
            <w:pPr>
              <w:rPr>
                <w:ins w:id="385" w:author="Dylan CHEN" w:date="2026-03-18T01:41:00Z" w16du:dateUtc="2026-03-17T17:41:00Z"/>
                <w:b/>
                <w:bCs/>
                <w:i/>
                <w:iCs/>
                <w:color w:val="000000"/>
                <w:sz w:val="20"/>
                <w:szCs w:val="20"/>
              </w:rPr>
            </w:pPr>
            <w:ins w:id="386" w:author="Dylan CHEN" w:date="2026-03-18T01:41:00Z" w16du:dateUtc="2026-03-17T17:41:00Z">
              <w:r>
                <w:rPr>
                  <w:b/>
                  <w:bCs/>
                  <w:i/>
                  <w:iCs/>
                  <w:color w:val="000000"/>
                  <w:sz w:val="20"/>
                  <w:szCs w:val="20"/>
                </w:rPr>
                <w:t>Effect Decomposition</w:t>
              </w:r>
            </w:ins>
          </w:p>
        </w:tc>
        <w:tc>
          <w:tcPr>
            <w:tcW w:w="2340" w:type="dxa"/>
            <w:tcBorders>
              <w:top w:val="nil"/>
              <w:left w:val="nil"/>
              <w:bottom w:val="nil"/>
              <w:right w:val="nil"/>
            </w:tcBorders>
            <w:noWrap/>
            <w:hideMark/>
            <w:tcPrChange w:id="387" w:author="Dylan CHEN" w:date="2026-03-18T01:42:00Z" w16du:dateUtc="2026-03-17T17:42:00Z">
              <w:tcPr>
                <w:tcW w:w="2340" w:type="dxa"/>
                <w:gridSpan w:val="2"/>
                <w:tcBorders>
                  <w:top w:val="nil"/>
                  <w:left w:val="nil"/>
                  <w:bottom w:val="nil"/>
                  <w:right w:val="nil"/>
                </w:tcBorders>
                <w:noWrap/>
                <w:vAlign w:val="center"/>
                <w:hideMark/>
              </w:tcPr>
            </w:tcPrChange>
          </w:tcPr>
          <w:p w14:paraId="77B1EDC4" w14:textId="77777777" w:rsidR="002B3F0E" w:rsidRDefault="002B3F0E">
            <w:pPr>
              <w:rPr>
                <w:ins w:id="388" w:author="Dylan CHEN" w:date="2026-03-18T01:41:00Z" w16du:dateUtc="2026-03-17T17:41:00Z"/>
                <w:b/>
                <w:bCs/>
                <w:i/>
                <w:iCs/>
                <w:color w:val="000000"/>
                <w:sz w:val="20"/>
                <w:szCs w:val="20"/>
              </w:rPr>
            </w:pPr>
          </w:p>
        </w:tc>
        <w:tc>
          <w:tcPr>
            <w:tcW w:w="2840" w:type="dxa"/>
            <w:tcBorders>
              <w:top w:val="nil"/>
              <w:left w:val="nil"/>
              <w:bottom w:val="nil"/>
              <w:right w:val="nil"/>
            </w:tcBorders>
            <w:noWrap/>
            <w:hideMark/>
            <w:tcPrChange w:id="389" w:author="Dylan CHEN" w:date="2026-03-18T01:42:00Z" w16du:dateUtc="2026-03-17T17:42:00Z">
              <w:tcPr>
                <w:tcW w:w="2840" w:type="dxa"/>
                <w:gridSpan w:val="2"/>
                <w:tcBorders>
                  <w:top w:val="nil"/>
                  <w:left w:val="nil"/>
                  <w:bottom w:val="nil"/>
                  <w:right w:val="nil"/>
                </w:tcBorders>
                <w:noWrap/>
                <w:vAlign w:val="center"/>
                <w:hideMark/>
              </w:tcPr>
            </w:tcPrChange>
          </w:tcPr>
          <w:p w14:paraId="7FFB812B" w14:textId="77777777" w:rsidR="002B3F0E" w:rsidRDefault="002B3F0E">
            <w:pPr>
              <w:jc w:val="center"/>
              <w:rPr>
                <w:ins w:id="390" w:author="Dylan CHEN" w:date="2026-03-18T01:41:00Z" w16du:dateUtc="2026-03-17T17:41:00Z"/>
                <w:sz w:val="20"/>
                <w:szCs w:val="20"/>
              </w:rPr>
            </w:pPr>
          </w:p>
        </w:tc>
      </w:tr>
      <w:tr w:rsidR="002B3F0E" w14:paraId="4C961B6F" w14:textId="77777777" w:rsidTr="002B3F0E">
        <w:trPr>
          <w:trHeight w:val="320"/>
          <w:jc w:val="center"/>
          <w:ins w:id="391" w:author="Dylan CHEN" w:date="2026-03-18T01:41:00Z"/>
          <w:trPrChange w:id="392" w:author="Dylan CHEN" w:date="2026-03-18T01:42:00Z" w16du:dateUtc="2026-03-17T17:42:00Z">
            <w:trPr>
              <w:gridAfter w:val="0"/>
              <w:trHeight w:val="320"/>
            </w:trPr>
          </w:trPrChange>
        </w:trPr>
        <w:tc>
          <w:tcPr>
            <w:tcW w:w="2560" w:type="dxa"/>
            <w:vMerge w:val="restart"/>
            <w:tcBorders>
              <w:top w:val="nil"/>
              <w:left w:val="nil"/>
              <w:bottom w:val="nil"/>
              <w:right w:val="nil"/>
            </w:tcBorders>
            <w:noWrap/>
            <w:hideMark/>
            <w:tcPrChange w:id="393" w:author="Dylan CHEN" w:date="2026-03-18T01:42:00Z" w16du:dateUtc="2026-03-17T17:42:00Z">
              <w:tcPr>
                <w:tcW w:w="2560" w:type="dxa"/>
                <w:vMerge w:val="restart"/>
                <w:tcBorders>
                  <w:top w:val="nil"/>
                  <w:left w:val="nil"/>
                  <w:bottom w:val="nil"/>
                  <w:right w:val="nil"/>
                </w:tcBorders>
                <w:noWrap/>
                <w:vAlign w:val="center"/>
                <w:hideMark/>
              </w:tcPr>
            </w:tcPrChange>
          </w:tcPr>
          <w:p w14:paraId="3DF143D0" w14:textId="77777777" w:rsidR="002B3F0E" w:rsidRDefault="002B3F0E">
            <w:pPr>
              <w:rPr>
                <w:ins w:id="394" w:author="Dylan CHEN" w:date="2026-03-18T01:41:00Z" w16du:dateUtc="2026-03-17T17:41:00Z"/>
                <w:b/>
                <w:bCs/>
                <w:color w:val="000000"/>
                <w:sz w:val="20"/>
                <w:szCs w:val="20"/>
              </w:rPr>
            </w:pPr>
            <w:ins w:id="395" w:author="Dylan CHEN" w:date="2026-03-18T01:41:00Z" w16du:dateUtc="2026-03-17T17:41:00Z">
              <w:r>
                <w:rPr>
                  <w:b/>
                  <w:bCs/>
                  <w:color w:val="000000"/>
                  <w:sz w:val="20"/>
                  <w:szCs w:val="20"/>
                </w:rPr>
                <w:t>ACME</w:t>
              </w:r>
            </w:ins>
          </w:p>
        </w:tc>
        <w:tc>
          <w:tcPr>
            <w:tcW w:w="2340" w:type="dxa"/>
            <w:tcBorders>
              <w:top w:val="nil"/>
              <w:left w:val="nil"/>
              <w:bottom w:val="nil"/>
              <w:right w:val="nil"/>
            </w:tcBorders>
            <w:noWrap/>
            <w:hideMark/>
            <w:tcPrChange w:id="396" w:author="Dylan CHEN" w:date="2026-03-18T01:42:00Z" w16du:dateUtc="2026-03-17T17:42:00Z">
              <w:tcPr>
                <w:tcW w:w="2340" w:type="dxa"/>
                <w:gridSpan w:val="2"/>
                <w:tcBorders>
                  <w:top w:val="nil"/>
                  <w:left w:val="nil"/>
                  <w:bottom w:val="nil"/>
                  <w:right w:val="nil"/>
                </w:tcBorders>
                <w:noWrap/>
                <w:vAlign w:val="center"/>
                <w:hideMark/>
              </w:tcPr>
            </w:tcPrChange>
          </w:tcPr>
          <w:p w14:paraId="6BC35D4C" w14:textId="77777777" w:rsidR="002B3F0E" w:rsidRDefault="002B3F0E">
            <w:pPr>
              <w:jc w:val="center"/>
              <w:rPr>
                <w:ins w:id="397" w:author="Dylan CHEN" w:date="2026-03-18T01:41:00Z" w16du:dateUtc="2026-03-17T17:41:00Z"/>
                <w:b/>
                <w:bCs/>
                <w:color w:val="000000"/>
                <w:sz w:val="20"/>
                <w:szCs w:val="20"/>
              </w:rPr>
            </w:pPr>
            <w:ins w:id="398" w:author="Dylan CHEN" w:date="2026-03-18T01:41:00Z" w16du:dateUtc="2026-03-17T17:41:00Z">
              <w:r>
                <w:rPr>
                  <w:b/>
                  <w:bCs/>
                  <w:color w:val="000000"/>
                  <w:sz w:val="20"/>
                  <w:szCs w:val="20"/>
                </w:rPr>
                <w:t>-0.041***</w:t>
              </w:r>
            </w:ins>
          </w:p>
        </w:tc>
        <w:tc>
          <w:tcPr>
            <w:tcW w:w="2840" w:type="dxa"/>
            <w:tcBorders>
              <w:top w:val="nil"/>
              <w:left w:val="nil"/>
              <w:bottom w:val="nil"/>
              <w:right w:val="nil"/>
            </w:tcBorders>
            <w:noWrap/>
            <w:hideMark/>
            <w:tcPrChange w:id="399" w:author="Dylan CHEN" w:date="2026-03-18T01:42:00Z" w16du:dateUtc="2026-03-17T17:42:00Z">
              <w:tcPr>
                <w:tcW w:w="2840" w:type="dxa"/>
                <w:gridSpan w:val="2"/>
                <w:tcBorders>
                  <w:top w:val="nil"/>
                  <w:left w:val="nil"/>
                  <w:bottom w:val="nil"/>
                  <w:right w:val="nil"/>
                </w:tcBorders>
                <w:noWrap/>
                <w:vAlign w:val="center"/>
                <w:hideMark/>
              </w:tcPr>
            </w:tcPrChange>
          </w:tcPr>
          <w:p w14:paraId="40DF2B8A" w14:textId="77777777" w:rsidR="002B3F0E" w:rsidRDefault="002B3F0E">
            <w:pPr>
              <w:jc w:val="center"/>
              <w:rPr>
                <w:ins w:id="400" w:author="Dylan CHEN" w:date="2026-03-18T01:41:00Z" w16du:dateUtc="2026-03-17T17:41:00Z"/>
                <w:b/>
                <w:bCs/>
                <w:color w:val="000000"/>
                <w:sz w:val="20"/>
                <w:szCs w:val="20"/>
              </w:rPr>
            </w:pPr>
            <w:ins w:id="401" w:author="Dylan CHEN" w:date="2026-03-18T01:41:00Z" w16du:dateUtc="2026-03-17T17:41:00Z">
              <w:r>
                <w:rPr>
                  <w:b/>
                  <w:bCs/>
                  <w:color w:val="000000"/>
                  <w:sz w:val="20"/>
                  <w:szCs w:val="20"/>
                </w:rPr>
                <w:t>-0.031***</w:t>
              </w:r>
            </w:ins>
          </w:p>
        </w:tc>
      </w:tr>
      <w:tr w:rsidR="002B3F0E" w14:paraId="4776C028" w14:textId="77777777" w:rsidTr="002B3F0E">
        <w:trPr>
          <w:trHeight w:val="340"/>
          <w:jc w:val="center"/>
          <w:ins w:id="402" w:author="Dylan CHEN" w:date="2026-03-18T01:41:00Z"/>
          <w:trPrChange w:id="403" w:author="Dylan CHEN" w:date="2026-03-18T01:42:00Z" w16du:dateUtc="2026-03-17T17:42:00Z">
            <w:trPr>
              <w:gridAfter w:val="0"/>
              <w:trHeight w:val="340"/>
            </w:trPr>
          </w:trPrChange>
        </w:trPr>
        <w:tc>
          <w:tcPr>
            <w:tcW w:w="2560" w:type="dxa"/>
            <w:vMerge/>
            <w:tcBorders>
              <w:top w:val="nil"/>
              <w:left w:val="nil"/>
              <w:bottom w:val="nil"/>
              <w:right w:val="nil"/>
            </w:tcBorders>
            <w:hideMark/>
            <w:tcPrChange w:id="404" w:author="Dylan CHEN" w:date="2026-03-18T01:42:00Z" w16du:dateUtc="2026-03-17T17:42:00Z">
              <w:tcPr>
                <w:tcW w:w="2560" w:type="dxa"/>
                <w:vMerge/>
                <w:tcBorders>
                  <w:top w:val="nil"/>
                  <w:left w:val="nil"/>
                  <w:bottom w:val="nil"/>
                  <w:right w:val="nil"/>
                </w:tcBorders>
                <w:vAlign w:val="center"/>
                <w:hideMark/>
              </w:tcPr>
            </w:tcPrChange>
          </w:tcPr>
          <w:p w14:paraId="35A7440C" w14:textId="77777777" w:rsidR="002B3F0E" w:rsidRDefault="002B3F0E">
            <w:pPr>
              <w:rPr>
                <w:ins w:id="405" w:author="Dylan CHEN" w:date="2026-03-18T01:41:00Z" w16du:dateUtc="2026-03-17T17:41:00Z"/>
                <w:b/>
                <w:bCs/>
                <w:color w:val="000000"/>
                <w:sz w:val="20"/>
                <w:szCs w:val="20"/>
              </w:rPr>
            </w:pPr>
          </w:p>
        </w:tc>
        <w:tc>
          <w:tcPr>
            <w:tcW w:w="2340" w:type="dxa"/>
            <w:tcBorders>
              <w:top w:val="nil"/>
              <w:left w:val="nil"/>
              <w:bottom w:val="nil"/>
              <w:right w:val="nil"/>
            </w:tcBorders>
            <w:noWrap/>
            <w:hideMark/>
            <w:tcPrChange w:id="406" w:author="Dylan CHEN" w:date="2026-03-18T01:42:00Z" w16du:dateUtc="2026-03-17T17:42:00Z">
              <w:tcPr>
                <w:tcW w:w="2340" w:type="dxa"/>
                <w:gridSpan w:val="2"/>
                <w:tcBorders>
                  <w:top w:val="nil"/>
                  <w:left w:val="nil"/>
                  <w:bottom w:val="nil"/>
                  <w:right w:val="nil"/>
                </w:tcBorders>
                <w:noWrap/>
                <w:vAlign w:val="center"/>
                <w:hideMark/>
              </w:tcPr>
            </w:tcPrChange>
          </w:tcPr>
          <w:p w14:paraId="6CEA4837" w14:textId="77777777" w:rsidR="002B3F0E" w:rsidRDefault="002B3F0E">
            <w:pPr>
              <w:jc w:val="center"/>
              <w:rPr>
                <w:ins w:id="407" w:author="Dylan CHEN" w:date="2026-03-18T01:41:00Z" w16du:dateUtc="2026-03-17T17:41:00Z"/>
                <w:b/>
                <w:bCs/>
                <w:color w:val="333333"/>
                <w:sz w:val="20"/>
                <w:szCs w:val="20"/>
              </w:rPr>
            </w:pPr>
            <w:ins w:id="408" w:author="Dylan CHEN" w:date="2026-03-18T01:41:00Z" w16du:dateUtc="2026-03-17T17:41:00Z">
              <w:r>
                <w:rPr>
                  <w:b/>
                  <w:bCs/>
                  <w:color w:val="333333"/>
                  <w:sz w:val="20"/>
                  <w:szCs w:val="20"/>
                </w:rPr>
                <w:t>[-0.063, -0.018]</w:t>
              </w:r>
            </w:ins>
          </w:p>
        </w:tc>
        <w:tc>
          <w:tcPr>
            <w:tcW w:w="2840" w:type="dxa"/>
            <w:tcBorders>
              <w:top w:val="nil"/>
              <w:left w:val="nil"/>
              <w:bottom w:val="nil"/>
              <w:right w:val="nil"/>
            </w:tcBorders>
            <w:noWrap/>
            <w:hideMark/>
            <w:tcPrChange w:id="409" w:author="Dylan CHEN" w:date="2026-03-18T01:42:00Z" w16du:dateUtc="2026-03-17T17:42:00Z">
              <w:tcPr>
                <w:tcW w:w="2840" w:type="dxa"/>
                <w:gridSpan w:val="2"/>
                <w:tcBorders>
                  <w:top w:val="nil"/>
                  <w:left w:val="nil"/>
                  <w:bottom w:val="nil"/>
                  <w:right w:val="nil"/>
                </w:tcBorders>
                <w:noWrap/>
                <w:vAlign w:val="center"/>
                <w:hideMark/>
              </w:tcPr>
            </w:tcPrChange>
          </w:tcPr>
          <w:p w14:paraId="72E1473C" w14:textId="77777777" w:rsidR="002B3F0E" w:rsidRDefault="002B3F0E">
            <w:pPr>
              <w:jc w:val="center"/>
              <w:rPr>
                <w:ins w:id="410" w:author="Dylan CHEN" w:date="2026-03-18T01:41:00Z" w16du:dateUtc="2026-03-17T17:41:00Z"/>
                <w:b/>
                <w:bCs/>
                <w:color w:val="333333"/>
                <w:sz w:val="20"/>
                <w:szCs w:val="20"/>
              </w:rPr>
            </w:pPr>
            <w:ins w:id="411" w:author="Dylan CHEN" w:date="2026-03-18T01:41:00Z" w16du:dateUtc="2026-03-17T17:41:00Z">
              <w:r>
                <w:rPr>
                  <w:b/>
                  <w:bCs/>
                  <w:color w:val="333333"/>
                  <w:sz w:val="20"/>
                  <w:szCs w:val="20"/>
                </w:rPr>
                <w:t>[-0.037, -0.024]</w:t>
              </w:r>
            </w:ins>
          </w:p>
        </w:tc>
      </w:tr>
      <w:tr w:rsidR="002B3F0E" w14:paraId="5856725C" w14:textId="77777777" w:rsidTr="002B3F0E">
        <w:trPr>
          <w:trHeight w:val="340"/>
          <w:jc w:val="center"/>
          <w:ins w:id="412" w:author="Dylan CHEN" w:date="2026-03-18T01:41:00Z"/>
          <w:trPrChange w:id="413" w:author="Dylan CHEN" w:date="2026-03-18T01:42:00Z" w16du:dateUtc="2026-03-17T17:42:00Z">
            <w:trPr>
              <w:gridAfter w:val="0"/>
              <w:trHeight w:val="340"/>
            </w:trPr>
          </w:trPrChange>
        </w:trPr>
        <w:tc>
          <w:tcPr>
            <w:tcW w:w="2560" w:type="dxa"/>
            <w:vMerge w:val="restart"/>
            <w:tcBorders>
              <w:top w:val="nil"/>
              <w:left w:val="nil"/>
              <w:bottom w:val="nil"/>
              <w:right w:val="nil"/>
            </w:tcBorders>
            <w:noWrap/>
            <w:hideMark/>
            <w:tcPrChange w:id="414" w:author="Dylan CHEN" w:date="2026-03-18T01:42:00Z" w16du:dateUtc="2026-03-17T17:42:00Z">
              <w:tcPr>
                <w:tcW w:w="2560" w:type="dxa"/>
                <w:vMerge w:val="restart"/>
                <w:tcBorders>
                  <w:top w:val="nil"/>
                  <w:left w:val="nil"/>
                  <w:bottom w:val="nil"/>
                  <w:right w:val="nil"/>
                </w:tcBorders>
                <w:noWrap/>
                <w:vAlign w:val="center"/>
                <w:hideMark/>
              </w:tcPr>
            </w:tcPrChange>
          </w:tcPr>
          <w:p w14:paraId="31B6A602" w14:textId="77777777" w:rsidR="002B3F0E" w:rsidRDefault="002B3F0E">
            <w:pPr>
              <w:rPr>
                <w:ins w:id="415" w:author="Dylan CHEN" w:date="2026-03-18T01:41:00Z" w16du:dateUtc="2026-03-17T17:41:00Z"/>
                <w:color w:val="000000"/>
                <w:sz w:val="20"/>
                <w:szCs w:val="20"/>
              </w:rPr>
            </w:pPr>
            <w:ins w:id="416" w:author="Dylan CHEN" w:date="2026-03-18T01:41:00Z" w16du:dateUtc="2026-03-17T17:41:00Z">
              <w:r>
                <w:rPr>
                  <w:color w:val="000000"/>
                  <w:sz w:val="20"/>
                  <w:szCs w:val="20"/>
                </w:rPr>
                <w:t>Direct Effect (ADE)</w:t>
              </w:r>
            </w:ins>
          </w:p>
        </w:tc>
        <w:tc>
          <w:tcPr>
            <w:tcW w:w="2340" w:type="dxa"/>
            <w:tcBorders>
              <w:top w:val="nil"/>
              <w:left w:val="nil"/>
              <w:bottom w:val="nil"/>
              <w:right w:val="nil"/>
            </w:tcBorders>
            <w:noWrap/>
            <w:hideMark/>
            <w:tcPrChange w:id="417" w:author="Dylan CHEN" w:date="2026-03-18T01:42:00Z" w16du:dateUtc="2026-03-17T17:42:00Z">
              <w:tcPr>
                <w:tcW w:w="2340" w:type="dxa"/>
                <w:gridSpan w:val="2"/>
                <w:tcBorders>
                  <w:top w:val="nil"/>
                  <w:left w:val="nil"/>
                  <w:bottom w:val="nil"/>
                  <w:right w:val="nil"/>
                </w:tcBorders>
                <w:noWrap/>
                <w:vAlign w:val="center"/>
                <w:hideMark/>
              </w:tcPr>
            </w:tcPrChange>
          </w:tcPr>
          <w:p w14:paraId="470B6EA5" w14:textId="77777777" w:rsidR="002B3F0E" w:rsidRDefault="002B3F0E">
            <w:pPr>
              <w:jc w:val="center"/>
              <w:rPr>
                <w:ins w:id="418" w:author="Dylan CHEN" w:date="2026-03-18T01:41:00Z" w16du:dateUtc="2026-03-17T17:41:00Z"/>
                <w:color w:val="000000"/>
                <w:sz w:val="20"/>
                <w:szCs w:val="20"/>
              </w:rPr>
            </w:pPr>
            <w:ins w:id="419" w:author="Dylan CHEN" w:date="2026-03-18T01:41:00Z" w16du:dateUtc="2026-03-17T17:41:00Z">
              <w:r>
                <w:rPr>
                  <w:color w:val="000000"/>
                  <w:sz w:val="20"/>
                  <w:szCs w:val="20"/>
                </w:rPr>
                <w:t>-0.115***</w:t>
              </w:r>
            </w:ins>
          </w:p>
        </w:tc>
        <w:tc>
          <w:tcPr>
            <w:tcW w:w="2840" w:type="dxa"/>
            <w:tcBorders>
              <w:top w:val="nil"/>
              <w:left w:val="nil"/>
              <w:bottom w:val="nil"/>
              <w:right w:val="nil"/>
            </w:tcBorders>
            <w:noWrap/>
            <w:hideMark/>
            <w:tcPrChange w:id="420" w:author="Dylan CHEN" w:date="2026-03-18T01:42:00Z" w16du:dateUtc="2026-03-17T17:42:00Z">
              <w:tcPr>
                <w:tcW w:w="2840" w:type="dxa"/>
                <w:gridSpan w:val="2"/>
                <w:tcBorders>
                  <w:top w:val="nil"/>
                  <w:left w:val="nil"/>
                  <w:bottom w:val="nil"/>
                  <w:right w:val="nil"/>
                </w:tcBorders>
                <w:noWrap/>
                <w:vAlign w:val="center"/>
                <w:hideMark/>
              </w:tcPr>
            </w:tcPrChange>
          </w:tcPr>
          <w:p w14:paraId="1CA09A91" w14:textId="77777777" w:rsidR="002B3F0E" w:rsidRDefault="002B3F0E">
            <w:pPr>
              <w:jc w:val="center"/>
              <w:rPr>
                <w:ins w:id="421" w:author="Dylan CHEN" w:date="2026-03-18T01:41:00Z" w16du:dateUtc="2026-03-17T17:41:00Z"/>
                <w:color w:val="000000"/>
                <w:sz w:val="20"/>
                <w:szCs w:val="20"/>
              </w:rPr>
            </w:pPr>
            <w:ins w:id="422" w:author="Dylan CHEN" w:date="2026-03-18T01:41:00Z" w16du:dateUtc="2026-03-17T17:41:00Z">
              <w:r>
                <w:rPr>
                  <w:color w:val="000000"/>
                  <w:sz w:val="20"/>
                  <w:szCs w:val="20"/>
                </w:rPr>
                <w:t>-0.125***</w:t>
              </w:r>
            </w:ins>
          </w:p>
        </w:tc>
      </w:tr>
      <w:tr w:rsidR="002B3F0E" w14:paraId="0A94EE35" w14:textId="77777777" w:rsidTr="002B3F0E">
        <w:trPr>
          <w:trHeight w:val="360"/>
          <w:jc w:val="center"/>
          <w:ins w:id="423" w:author="Dylan CHEN" w:date="2026-03-18T01:41:00Z"/>
          <w:trPrChange w:id="424" w:author="Dylan CHEN" w:date="2026-03-18T01:42:00Z" w16du:dateUtc="2026-03-17T17:42:00Z">
            <w:trPr>
              <w:gridAfter w:val="0"/>
              <w:trHeight w:val="360"/>
            </w:trPr>
          </w:trPrChange>
        </w:trPr>
        <w:tc>
          <w:tcPr>
            <w:tcW w:w="2560" w:type="dxa"/>
            <w:vMerge/>
            <w:tcBorders>
              <w:top w:val="nil"/>
              <w:left w:val="nil"/>
              <w:bottom w:val="nil"/>
              <w:right w:val="nil"/>
            </w:tcBorders>
            <w:hideMark/>
            <w:tcPrChange w:id="425" w:author="Dylan CHEN" w:date="2026-03-18T01:42:00Z" w16du:dateUtc="2026-03-17T17:42:00Z">
              <w:tcPr>
                <w:tcW w:w="2560" w:type="dxa"/>
                <w:vMerge/>
                <w:tcBorders>
                  <w:top w:val="nil"/>
                  <w:left w:val="nil"/>
                  <w:bottom w:val="nil"/>
                  <w:right w:val="nil"/>
                </w:tcBorders>
                <w:vAlign w:val="center"/>
                <w:hideMark/>
              </w:tcPr>
            </w:tcPrChange>
          </w:tcPr>
          <w:p w14:paraId="076E0A6B" w14:textId="77777777" w:rsidR="002B3F0E" w:rsidRDefault="002B3F0E">
            <w:pPr>
              <w:rPr>
                <w:ins w:id="426" w:author="Dylan CHEN" w:date="2026-03-18T01:41:00Z" w16du:dateUtc="2026-03-17T17:41:00Z"/>
                <w:color w:val="000000"/>
                <w:sz w:val="20"/>
                <w:szCs w:val="20"/>
              </w:rPr>
            </w:pPr>
          </w:p>
        </w:tc>
        <w:tc>
          <w:tcPr>
            <w:tcW w:w="2340" w:type="dxa"/>
            <w:tcBorders>
              <w:top w:val="nil"/>
              <w:left w:val="nil"/>
              <w:bottom w:val="nil"/>
              <w:right w:val="nil"/>
            </w:tcBorders>
            <w:noWrap/>
            <w:hideMark/>
            <w:tcPrChange w:id="427" w:author="Dylan CHEN" w:date="2026-03-18T01:42:00Z" w16du:dateUtc="2026-03-17T17:42:00Z">
              <w:tcPr>
                <w:tcW w:w="2340" w:type="dxa"/>
                <w:gridSpan w:val="2"/>
                <w:tcBorders>
                  <w:top w:val="nil"/>
                  <w:left w:val="nil"/>
                  <w:bottom w:val="nil"/>
                  <w:right w:val="nil"/>
                </w:tcBorders>
                <w:noWrap/>
                <w:vAlign w:val="center"/>
                <w:hideMark/>
              </w:tcPr>
            </w:tcPrChange>
          </w:tcPr>
          <w:p w14:paraId="239259EE" w14:textId="77777777" w:rsidR="002B3F0E" w:rsidRDefault="002B3F0E">
            <w:pPr>
              <w:jc w:val="center"/>
              <w:rPr>
                <w:ins w:id="428" w:author="Dylan CHEN" w:date="2026-03-18T01:41:00Z" w16du:dateUtc="2026-03-17T17:41:00Z"/>
                <w:color w:val="333333"/>
                <w:sz w:val="20"/>
                <w:szCs w:val="20"/>
              </w:rPr>
            </w:pPr>
            <w:ins w:id="429" w:author="Dylan CHEN" w:date="2026-03-18T01:41:00Z" w16du:dateUtc="2026-03-17T17:41:00Z">
              <w:r>
                <w:rPr>
                  <w:color w:val="333333"/>
                  <w:sz w:val="20"/>
                  <w:szCs w:val="20"/>
                </w:rPr>
                <w:t>[-0.144, -0.083]</w:t>
              </w:r>
            </w:ins>
          </w:p>
        </w:tc>
        <w:tc>
          <w:tcPr>
            <w:tcW w:w="2840" w:type="dxa"/>
            <w:tcBorders>
              <w:top w:val="nil"/>
              <w:left w:val="nil"/>
              <w:bottom w:val="nil"/>
              <w:right w:val="nil"/>
            </w:tcBorders>
            <w:noWrap/>
            <w:hideMark/>
            <w:tcPrChange w:id="430" w:author="Dylan CHEN" w:date="2026-03-18T01:42:00Z" w16du:dateUtc="2026-03-17T17:42:00Z">
              <w:tcPr>
                <w:tcW w:w="2840" w:type="dxa"/>
                <w:gridSpan w:val="2"/>
                <w:tcBorders>
                  <w:top w:val="nil"/>
                  <w:left w:val="nil"/>
                  <w:bottom w:val="nil"/>
                  <w:right w:val="nil"/>
                </w:tcBorders>
                <w:noWrap/>
                <w:vAlign w:val="center"/>
                <w:hideMark/>
              </w:tcPr>
            </w:tcPrChange>
          </w:tcPr>
          <w:p w14:paraId="4090B5A2" w14:textId="77777777" w:rsidR="002B3F0E" w:rsidRDefault="002B3F0E">
            <w:pPr>
              <w:jc w:val="center"/>
              <w:rPr>
                <w:ins w:id="431" w:author="Dylan CHEN" w:date="2026-03-18T01:41:00Z" w16du:dateUtc="2026-03-17T17:41:00Z"/>
                <w:color w:val="333333"/>
                <w:sz w:val="20"/>
                <w:szCs w:val="20"/>
              </w:rPr>
            </w:pPr>
            <w:ins w:id="432" w:author="Dylan CHEN" w:date="2026-03-18T01:41:00Z" w16du:dateUtc="2026-03-17T17:41:00Z">
              <w:r>
                <w:rPr>
                  <w:color w:val="333333"/>
                  <w:sz w:val="20"/>
                  <w:szCs w:val="20"/>
                </w:rPr>
                <w:t>[-0.144, -0.104]</w:t>
              </w:r>
            </w:ins>
          </w:p>
        </w:tc>
      </w:tr>
      <w:tr w:rsidR="002B3F0E" w14:paraId="243B45D3" w14:textId="77777777" w:rsidTr="002B3F0E">
        <w:trPr>
          <w:trHeight w:val="340"/>
          <w:jc w:val="center"/>
          <w:ins w:id="433" w:author="Dylan CHEN" w:date="2026-03-18T01:41:00Z"/>
          <w:trPrChange w:id="434" w:author="Dylan CHEN" w:date="2026-03-18T01:42:00Z" w16du:dateUtc="2026-03-17T17:42:00Z">
            <w:trPr>
              <w:gridAfter w:val="0"/>
              <w:trHeight w:val="340"/>
            </w:trPr>
          </w:trPrChange>
        </w:trPr>
        <w:tc>
          <w:tcPr>
            <w:tcW w:w="2560" w:type="dxa"/>
            <w:vMerge w:val="restart"/>
            <w:tcBorders>
              <w:top w:val="nil"/>
              <w:left w:val="nil"/>
              <w:bottom w:val="single" w:sz="4" w:space="0" w:color="000000"/>
              <w:right w:val="nil"/>
            </w:tcBorders>
            <w:noWrap/>
            <w:hideMark/>
            <w:tcPrChange w:id="435" w:author="Dylan CHEN" w:date="2026-03-18T01:42:00Z" w16du:dateUtc="2026-03-17T17:42:00Z">
              <w:tcPr>
                <w:tcW w:w="2560" w:type="dxa"/>
                <w:vMerge w:val="restart"/>
                <w:tcBorders>
                  <w:top w:val="nil"/>
                  <w:left w:val="nil"/>
                  <w:bottom w:val="single" w:sz="4" w:space="0" w:color="000000"/>
                  <w:right w:val="nil"/>
                </w:tcBorders>
                <w:noWrap/>
                <w:vAlign w:val="center"/>
                <w:hideMark/>
              </w:tcPr>
            </w:tcPrChange>
          </w:tcPr>
          <w:p w14:paraId="0E831F61" w14:textId="77777777" w:rsidR="002B3F0E" w:rsidRDefault="002B3F0E">
            <w:pPr>
              <w:rPr>
                <w:ins w:id="436" w:author="Dylan CHEN" w:date="2026-03-18T01:41:00Z" w16du:dateUtc="2026-03-17T17:41:00Z"/>
                <w:color w:val="000000"/>
                <w:sz w:val="20"/>
                <w:szCs w:val="20"/>
              </w:rPr>
            </w:pPr>
            <w:ins w:id="437" w:author="Dylan CHEN" w:date="2026-03-18T01:41:00Z" w16du:dateUtc="2026-03-17T17:41:00Z">
              <w:r>
                <w:rPr>
                  <w:color w:val="000000"/>
                  <w:sz w:val="20"/>
                  <w:szCs w:val="20"/>
                </w:rPr>
                <w:t>Total Effect</w:t>
              </w:r>
            </w:ins>
          </w:p>
        </w:tc>
        <w:tc>
          <w:tcPr>
            <w:tcW w:w="2340" w:type="dxa"/>
            <w:tcBorders>
              <w:top w:val="nil"/>
              <w:left w:val="nil"/>
              <w:bottom w:val="nil"/>
              <w:right w:val="nil"/>
            </w:tcBorders>
            <w:noWrap/>
            <w:hideMark/>
            <w:tcPrChange w:id="438" w:author="Dylan CHEN" w:date="2026-03-18T01:42:00Z" w16du:dateUtc="2026-03-17T17:42:00Z">
              <w:tcPr>
                <w:tcW w:w="2340" w:type="dxa"/>
                <w:gridSpan w:val="2"/>
                <w:tcBorders>
                  <w:top w:val="nil"/>
                  <w:left w:val="nil"/>
                  <w:bottom w:val="nil"/>
                  <w:right w:val="nil"/>
                </w:tcBorders>
                <w:noWrap/>
                <w:vAlign w:val="center"/>
                <w:hideMark/>
              </w:tcPr>
            </w:tcPrChange>
          </w:tcPr>
          <w:p w14:paraId="57578196" w14:textId="77777777" w:rsidR="002B3F0E" w:rsidRDefault="002B3F0E">
            <w:pPr>
              <w:jc w:val="center"/>
              <w:rPr>
                <w:ins w:id="439" w:author="Dylan CHEN" w:date="2026-03-18T01:41:00Z" w16du:dateUtc="2026-03-17T17:41:00Z"/>
                <w:color w:val="000000"/>
                <w:sz w:val="20"/>
                <w:szCs w:val="20"/>
              </w:rPr>
            </w:pPr>
            <w:ins w:id="440" w:author="Dylan CHEN" w:date="2026-03-18T01:41:00Z" w16du:dateUtc="2026-03-17T17:41:00Z">
              <w:r>
                <w:rPr>
                  <w:color w:val="000000"/>
                  <w:sz w:val="20"/>
                  <w:szCs w:val="20"/>
                </w:rPr>
                <w:t>-0.156***</w:t>
              </w:r>
            </w:ins>
          </w:p>
        </w:tc>
        <w:tc>
          <w:tcPr>
            <w:tcW w:w="2840" w:type="dxa"/>
            <w:tcBorders>
              <w:top w:val="nil"/>
              <w:left w:val="nil"/>
              <w:bottom w:val="nil"/>
              <w:right w:val="nil"/>
            </w:tcBorders>
            <w:noWrap/>
            <w:hideMark/>
            <w:tcPrChange w:id="441" w:author="Dylan CHEN" w:date="2026-03-18T01:42:00Z" w16du:dateUtc="2026-03-17T17:42:00Z">
              <w:tcPr>
                <w:tcW w:w="2840" w:type="dxa"/>
                <w:gridSpan w:val="2"/>
                <w:tcBorders>
                  <w:top w:val="nil"/>
                  <w:left w:val="nil"/>
                  <w:bottom w:val="nil"/>
                  <w:right w:val="nil"/>
                </w:tcBorders>
                <w:noWrap/>
                <w:vAlign w:val="center"/>
                <w:hideMark/>
              </w:tcPr>
            </w:tcPrChange>
          </w:tcPr>
          <w:p w14:paraId="53133DEB" w14:textId="77777777" w:rsidR="002B3F0E" w:rsidRDefault="002B3F0E">
            <w:pPr>
              <w:jc w:val="center"/>
              <w:rPr>
                <w:ins w:id="442" w:author="Dylan CHEN" w:date="2026-03-18T01:41:00Z" w16du:dateUtc="2026-03-17T17:41:00Z"/>
                <w:color w:val="000000"/>
                <w:sz w:val="20"/>
                <w:szCs w:val="20"/>
              </w:rPr>
            </w:pPr>
            <w:ins w:id="443" w:author="Dylan CHEN" w:date="2026-03-18T01:41:00Z" w16du:dateUtc="2026-03-17T17:41:00Z">
              <w:r>
                <w:rPr>
                  <w:color w:val="000000"/>
                  <w:sz w:val="20"/>
                  <w:szCs w:val="20"/>
                </w:rPr>
                <w:t>-0.156***</w:t>
              </w:r>
            </w:ins>
          </w:p>
        </w:tc>
      </w:tr>
      <w:tr w:rsidR="002B3F0E" w14:paraId="7E3CF4FA" w14:textId="77777777" w:rsidTr="002B3F0E">
        <w:trPr>
          <w:trHeight w:val="340"/>
          <w:jc w:val="center"/>
          <w:ins w:id="444" w:author="Dylan CHEN" w:date="2026-03-18T01:41:00Z"/>
          <w:trPrChange w:id="445" w:author="Dylan CHEN" w:date="2026-03-18T01:42:00Z" w16du:dateUtc="2026-03-17T17:42:00Z">
            <w:trPr>
              <w:gridAfter w:val="0"/>
              <w:trHeight w:val="340"/>
            </w:trPr>
          </w:trPrChange>
        </w:trPr>
        <w:tc>
          <w:tcPr>
            <w:tcW w:w="2560" w:type="dxa"/>
            <w:vMerge/>
            <w:tcBorders>
              <w:top w:val="nil"/>
              <w:left w:val="nil"/>
              <w:bottom w:val="single" w:sz="4" w:space="0" w:color="000000"/>
              <w:right w:val="nil"/>
            </w:tcBorders>
            <w:hideMark/>
            <w:tcPrChange w:id="446" w:author="Dylan CHEN" w:date="2026-03-18T01:42:00Z" w16du:dateUtc="2026-03-17T17:42:00Z">
              <w:tcPr>
                <w:tcW w:w="2560" w:type="dxa"/>
                <w:vMerge/>
                <w:tcBorders>
                  <w:top w:val="nil"/>
                  <w:left w:val="nil"/>
                  <w:bottom w:val="single" w:sz="4" w:space="0" w:color="000000"/>
                  <w:right w:val="nil"/>
                </w:tcBorders>
                <w:vAlign w:val="center"/>
                <w:hideMark/>
              </w:tcPr>
            </w:tcPrChange>
          </w:tcPr>
          <w:p w14:paraId="10F2873F" w14:textId="77777777" w:rsidR="002B3F0E" w:rsidRDefault="002B3F0E">
            <w:pPr>
              <w:rPr>
                <w:ins w:id="447" w:author="Dylan CHEN" w:date="2026-03-18T01:41:00Z" w16du:dateUtc="2026-03-17T17:41:00Z"/>
                <w:color w:val="000000"/>
                <w:sz w:val="20"/>
                <w:szCs w:val="20"/>
              </w:rPr>
            </w:pPr>
          </w:p>
        </w:tc>
        <w:tc>
          <w:tcPr>
            <w:tcW w:w="2340" w:type="dxa"/>
            <w:tcBorders>
              <w:top w:val="nil"/>
              <w:left w:val="nil"/>
              <w:bottom w:val="single" w:sz="4" w:space="0" w:color="auto"/>
              <w:right w:val="nil"/>
            </w:tcBorders>
            <w:noWrap/>
            <w:hideMark/>
            <w:tcPrChange w:id="448" w:author="Dylan CHEN" w:date="2026-03-18T01:42:00Z" w16du:dateUtc="2026-03-17T17:42:00Z">
              <w:tcPr>
                <w:tcW w:w="2340" w:type="dxa"/>
                <w:gridSpan w:val="2"/>
                <w:tcBorders>
                  <w:top w:val="nil"/>
                  <w:left w:val="nil"/>
                  <w:bottom w:val="single" w:sz="4" w:space="0" w:color="auto"/>
                  <w:right w:val="nil"/>
                </w:tcBorders>
                <w:noWrap/>
                <w:vAlign w:val="center"/>
                <w:hideMark/>
              </w:tcPr>
            </w:tcPrChange>
          </w:tcPr>
          <w:p w14:paraId="433B3C53" w14:textId="77777777" w:rsidR="002B3F0E" w:rsidRDefault="002B3F0E">
            <w:pPr>
              <w:jc w:val="center"/>
              <w:rPr>
                <w:ins w:id="449" w:author="Dylan CHEN" w:date="2026-03-18T01:41:00Z" w16du:dateUtc="2026-03-17T17:41:00Z"/>
                <w:color w:val="333333"/>
                <w:sz w:val="20"/>
                <w:szCs w:val="20"/>
              </w:rPr>
            </w:pPr>
            <w:ins w:id="450" w:author="Dylan CHEN" w:date="2026-03-18T01:41:00Z" w16du:dateUtc="2026-03-17T17:41:00Z">
              <w:r>
                <w:rPr>
                  <w:color w:val="333333"/>
                  <w:sz w:val="20"/>
                  <w:szCs w:val="20"/>
                </w:rPr>
                <w:t>[-0.175, -0.136]</w:t>
              </w:r>
            </w:ins>
          </w:p>
        </w:tc>
        <w:tc>
          <w:tcPr>
            <w:tcW w:w="2840" w:type="dxa"/>
            <w:tcBorders>
              <w:top w:val="nil"/>
              <w:left w:val="nil"/>
              <w:bottom w:val="single" w:sz="4" w:space="0" w:color="auto"/>
              <w:right w:val="nil"/>
            </w:tcBorders>
            <w:noWrap/>
            <w:hideMark/>
            <w:tcPrChange w:id="451" w:author="Dylan CHEN" w:date="2026-03-18T01:42:00Z" w16du:dateUtc="2026-03-17T17:42:00Z">
              <w:tcPr>
                <w:tcW w:w="2840" w:type="dxa"/>
                <w:gridSpan w:val="2"/>
                <w:tcBorders>
                  <w:top w:val="nil"/>
                  <w:left w:val="nil"/>
                  <w:bottom w:val="single" w:sz="4" w:space="0" w:color="auto"/>
                  <w:right w:val="nil"/>
                </w:tcBorders>
                <w:noWrap/>
                <w:vAlign w:val="center"/>
                <w:hideMark/>
              </w:tcPr>
            </w:tcPrChange>
          </w:tcPr>
          <w:p w14:paraId="52861E15" w14:textId="77777777" w:rsidR="002B3F0E" w:rsidRDefault="002B3F0E">
            <w:pPr>
              <w:jc w:val="center"/>
              <w:rPr>
                <w:ins w:id="452" w:author="Dylan CHEN" w:date="2026-03-18T01:41:00Z" w16du:dateUtc="2026-03-17T17:41:00Z"/>
                <w:color w:val="333333"/>
                <w:sz w:val="20"/>
                <w:szCs w:val="20"/>
              </w:rPr>
            </w:pPr>
            <w:ins w:id="453" w:author="Dylan CHEN" w:date="2026-03-18T01:41:00Z" w16du:dateUtc="2026-03-17T17:41:00Z">
              <w:r>
                <w:rPr>
                  <w:color w:val="333333"/>
                  <w:sz w:val="20"/>
                  <w:szCs w:val="20"/>
                </w:rPr>
                <w:t>[-0.176, -0.136]</w:t>
              </w:r>
            </w:ins>
          </w:p>
        </w:tc>
      </w:tr>
      <w:tr w:rsidR="002B3F0E" w14:paraId="25B37CF1" w14:textId="77777777" w:rsidTr="002B3F0E">
        <w:trPr>
          <w:trHeight w:val="340"/>
          <w:jc w:val="center"/>
          <w:ins w:id="454" w:author="Dylan CHEN" w:date="2026-03-18T01:41:00Z"/>
          <w:trPrChange w:id="455" w:author="Dylan CHEN" w:date="2026-03-18T01:42:00Z" w16du:dateUtc="2026-03-17T17:42:00Z">
            <w:trPr>
              <w:gridAfter w:val="0"/>
              <w:trHeight w:val="340"/>
            </w:trPr>
          </w:trPrChange>
        </w:trPr>
        <w:tc>
          <w:tcPr>
            <w:tcW w:w="2560" w:type="dxa"/>
            <w:tcBorders>
              <w:top w:val="nil"/>
              <w:left w:val="nil"/>
              <w:bottom w:val="nil"/>
              <w:right w:val="nil"/>
            </w:tcBorders>
            <w:noWrap/>
            <w:hideMark/>
            <w:tcPrChange w:id="456" w:author="Dylan CHEN" w:date="2026-03-18T01:42:00Z" w16du:dateUtc="2026-03-17T17:42:00Z">
              <w:tcPr>
                <w:tcW w:w="2560" w:type="dxa"/>
                <w:tcBorders>
                  <w:top w:val="nil"/>
                  <w:left w:val="nil"/>
                  <w:bottom w:val="nil"/>
                  <w:right w:val="nil"/>
                </w:tcBorders>
                <w:noWrap/>
                <w:vAlign w:val="bottom"/>
                <w:hideMark/>
              </w:tcPr>
            </w:tcPrChange>
          </w:tcPr>
          <w:p w14:paraId="038F0380" w14:textId="77777777" w:rsidR="002B3F0E" w:rsidRDefault="002B3F0E">
            <w:pPr>
              <w:rPr>
                <w:ins w:id="457" w:author="Dylan CHEN" w:date="2026-03-18T01:41:00Z" w16du:dateUtc="2026-03-17T17:41:00Z"/>
                <w:b/>
                <w:bCs/>
                <w:i/>
                <w:iCs/>
                <w:color w:val="000000"/>
                <w:sz w:val="20"/>
                <w:szCs w:val="20"/>
              </w:rPr>
            </w:pPr>
            <w:ins w:id="458" w:author="Dylan CHEN" w:date="2026-03-18T01:41:00Z" w16du:dateUtc="2026-03-17T17:41:00Z">
              <w:r>
                <w:rPr>
                  <w:b/>
                  <w:bCs/>
                  <w:i/>
                  <w:iCs/>
                  <w:color w:val="000000"/>
                  <w:sz w:val="20"/>
                  <w:szCs w:val="20"/>
                </w:rPr>
                <w:t>Proportion Mediated</w:t>
              </w:r>
            </w:ins>
          </w:p>
        </w:tc>
        <w:tc>
          <w:tcPr>
            <w:tcW w:w="2340" w:type="dxa"/>
            <w:tcBorders>
              <w:top w:val="nil"/>
              <w:left w:val="nil"/>
              <w:bottom w:val="nil"/>
              <w:right w:val="nil"/>
            </w:tcBorders>
            <w:noWrap/>
            <w:hideMark/>
            <w:tcPrChange w:id="459" w:author="Dylan CHEN" w:date="2026-03-18T01:42:00Z" w16du:dateUtc="2026-03-17T17:42:00Z">
              <w:tcPr>
                <w:tcW w:w="2340" w:type="dxa"/>
                <w:gridSpan w:val="2"/>
                <w:tcBorders>
                  <w:top w:val="nil"/>
                  <w:left w:val="nil"/>
                  <w:bottom w:val="nil"/>
                  <w:right w:val="nil"/>
                </w:tcBorders>
                <w:noWrap/>
                <w:vAlign w:val="center"/>
                <w:hideMark/>
              </w:tcPr>
            </w:tcPrChange>
          </w:tcPr>
          <w:p w14:paraId="2085EF89" w14:textId="77777777" w:rsidR="002B3F0E" w:rsidRDefault="002B3F0E">
            <w:pPr>
              <w:rPr>
                <w:ins w:id="460" w:author="Dylan CHEN" w:date="2026-03-18T01:41:00Z" w16du:dateUtc="2026-03-17T17:41:00Z"/>
                <w:b/>
                <w:bCs/>
                <w:i/>
                <w:iCs/>
                <w:color w:val="000000"/>
                <w:sz w:val="20"/>
                <w:szCs w:val="20"/>
              </w:rPr>
            </w:pPr>
          </w:p>
        </w:tc>
        <w:tc>
          <w:tcPr>
            <w:tcW w:w="2840" w:type="dxa"/>
            <w:tcBorders>
              <w:top w:val="nil"/>
              <w:left w:val="nil"/>
              <w:bottom w:val="nil"/>
              <w:right w:val="nil"/>
            </w:tcBorders>
            <w:noWrap/>
            <w:hideMark/>
            <w:tcPrChange w:id="461" w:author="Dylan CHEN" w:date="2026-03-18T01:42:00Z" w16du:dateUtc="2026-03-17T17:42:00Z">
              <w:tcPr>
                <w:tcW w:w="2840" w:type="dxa"/>
                <w:gridSpan w:val="2"/>
                <w:tcBorders>
                  <w:top w:val="nil"/>
                  <w:left w:val="nil"/>
                  <w:bottom w:val="nil"/>
                  <w:right w:val="nil"/>
                </w:tcBorders>
                <w:noWrap/>
                <w:vAlign w:val="center"/>
                <w:hideMark/>
              </w:tcPr>
            </w:tcPrChange>
          </w:tcPr>
          <w:p w14:paraId="4D4330C9" w14:textId="77777777" w:rsidR="002B3F0E" w:rsidRDefault="002B3F0E">
            <w:pPr>
              <w:jc w:val="center"/>
              <w:rPr>
                <w:ins w:id="462" w:author="Dylan CHEN" w:date="2026-03-18T01:41:00Z" w16du:dateUtc="2026-03-17T17:41:00Z"/>
                <w:sz w:val="20"/>
                <w:szCs w:val="20"/>
              </w:rPr>
            </w:pPr>
          </w:p>
        </w:tc>
      </w:tr>
      <w:tr w:rsidR="002B3F0E" w14:paraId="30E1C512" w14:textId="77777777" w:rsidTr="002B3F0E">
        <w:trPr>
          <w:trHeight w:val="320"/>
          <w:jc w:val="center"/>
          <w:ins w:id="463" w:author="Dylan CHEN" w:date="2026-03-18T01:41:00Z"/>
          <w:trPrChange w:id="464" w:author="Dylan CHEN" w:date="2026-03-18T01:42:00Z" w16du:dateUtc="2026-03-17T17:42:00Z">
            <w:trPr>
              <w:gridAfter w:val="0"/>
              <w:trHeight w:val="320"/>
            </w:trPr>
          </w:trPrChange>
        </w:trPr>
        <w:tc>
          <w:tcPr>
            <w:tcW w:w="2560" w:type="dxa"/>
            <w:vMerge w:val="restart"/>
            <w:tcBorders>
              <w:top w:val="nil"/>
              <w:left w:val="nil"/>
              <w:bottom w:val="single" w:sz="4" w:space="0" w:color="000000"/>
              <w:right w:val="nil"/>
            </w:tcBorders>
            <w:noWrap/>
            <w:hideMark/>
            <w:tcPrChange w:id="465" w:author="Dylan CHEN" w:date="2026-03-18T01:42:00Z" w16du:dateUtc="2026-03-17T17:42:00Z">
              <w:tcPr>
                <w:tcW w:w="2560" w:type="dxa"/>
                <w:vMerge w:val="restart"/>
                <w:tcBorders>
                  <w:top w:val="nil"/>
                  <w:left w:val="nil"/>
                  <w:bottom w:val="single" w:sz="4" w:space="0" w:color="000000"/>
                  <w:right w:val="nil"/>
                </w:tcBorders>
                <w:noWrap/>
                <w:vAlign w:val="center"/>
                <w:hideMark/>
              </w:tcPr>
            </w:tcPrChange>
          </w:tcPr>
          <w:p w14:paraId="71CCEEEF" w14:textId="77777777" w:rsidR="002B3F0E" w:rsidRDefault="002B3F0E">
            <w:pPr>
              <w:rPr>
                <w:ins w:id="466" w:author="Dylan CHEN" w:date="2026-03-18T01:41:00Z" w16du:dateUtc="2026-03-17T17:41:00Z"/>
                <w:b/>
                <w:bCs/>
                <w:color w:val="000000"/>
                <w:sz w:val="20"/>
                <w:szCs w:val="20"/>
              </w:rPr>
            </w:pPr>
            <w:ins w:id="467" w:author="Dylan CHEN" w:date="2026-03-18T01:41:00Z" w16du:dateUtc="2026-03-17T17:41:00Z">
              <w:r>
                <w:rPr>
                  <w:b/>
                  <w:bCs/>
                  <w:color w:val="000000"/>
                  <w:sz w:val="20"/>
                  <w:szCs w:val="20"/>
                </w:rPr>
                <w:t>% of Total Effect Mediated</w:t>
              </w:r>
            </w:ins>
          </w:p>
        </w:tc>
        <w:tc>
          <w:tcPr>
            <w:tcW w:w="2340" w:type="dxa"/>
            <w:tcBorders>
              <w:top w:val="nil"/>
              <w:left w:val="nil"/>
              <w:bottom w:val="nil"/>
              <w:right w:val="nil"/>
            </w:tcBorders>
            <w:noWrap/>
            <w:hideMark/>
            <w:tcPrChange w:id="468" w:author="Dylan CHEN" w:date="2026-03-18T01:42:00Z" w16du:dateUtc="2026-03-17T17:42:00Z">
              <w:tcPr>
                <w:tcW w:w="2340" w:type="dxa"/>
                <w:gridSpan w:val="2"/>
                <w:tcBorders>
                  <w:top w:val="nil"/>
                  <w:left w:val="nil"/>
                  <w:bottom w:val="nil"/>
                  <w:right w:val="nil"/>
                </w:tcBorders>
                <w:noWrap/>
                <w:vAlign w:val="center"/>
                <w:hideMark/>
              </w:tcPr>
            </w:tcPrChange>
          </w:tcPr>
          <w:p w14:paraId="5DF7284E" w14:textId="77777777" w:rsidR="002B3F0E" w:rsidRDefault="002B3F0E">
            <w:pPr>
              <w:jc w:val="center"/>
              <w:rPr>
                <w:ins w:id="469" w:author="Dylan CHEN" w:date="2026-03-18T01:41:00Z" w16du:dateUtc="2026-03-17T17:41:00Z"/>
                <w:b/>
                <w:bCs/>
                <w:color w:val="000000"/>
                <w:sz w:val="20"/>
                <w:szCs w:val="20"/>
              </w:rPr>
            </w:pPr>
            <w:ins w:id="470" w:author="Dylan CHEN" w:date="2026-03-18T01:41:00Z" w16du:dateUtc="2026-03-17T17:41:00Z">
              <w:r>
                <w:rPr>
                  <w:b/>
                  <w:bCs/>
                  <w:color w:val="000000"/>
                  <w:sz w:val="20"/>
                  <w:szCs w:val="20"/>
                </w:rPr>
                <w:t>26.50%</w:t>
              </w:r>
            </w:ins>
          </w:p>
        </w:tc>
        <w:tc>
          <w:tcPr>
            <w:tcW w:w="2840" w:type="dxa"/>
            <w:tcBorders>
              <w:top w:val="nil"/>
              <w:left w:val="nil"/>
              <w:bottom w:val="nil"/>
              <w:right w:val="nil"/>
            </w:tcBorders>
            <w:noWrap/>
            <w:hideMark/>
            <w:tcPrChange w:id="471" w:author="Dylan CHEN" w:date="2026-03-18T01:42:00Z" w16du:dateUtc="2026-03-17T17:42:00Z">
              <w:tcPr>
                <w:tcW w:w="2840" w:type="dxa"/>
                <w:gridSpan w:val="2"/>
                <w:tcBorders>
                  <w:top w:val="nil"/>
                  <w:left w:val="nil"/>
                  <w:bottom w:val="nil"/>
                  <w:right w:val="nil"/>
                </w:tcBorders>
                <w:noWrap/>
                <w:vAlign w:val="center"/>
                <w:hideMark/>
              </w:tcPr>
            </w:tcPrChange>
          </w:tcPr>
          <w:p w14:paraId="6DD21E50" w14:textId="77777777" w:rsidR="002B3F0E" w:rsidRDefault="002B3F0E">
            <w:pPr>
              <w:jc w:val="center"/>
              <w:rPr>
                <w:ins w:id="472" w:author="Dylan CHEN" w:date="2026-03-18T01:41:00Z" w16du:dateUtc="2026-03-17T17:41:00Z"/>
                <w:b/>
                <w:bCs/>
                <w:color w:val="000000"/>
                <w:sz w:val="20"/>
                <w:szCs w:val="20"/>
              </w:rPr>
            </w:pPr>
            <w:ins w:id="473" w:author="Dylan CHEN" w:date="2026-03-18T01:41:00Z" w16du:dateUtc="2026-03-17T17:41:00Z">
              <w:r>
                <w:rPr>
                  <w:b/>
                  <w:bCs/>
                  <w:color w:val="000000"/>
                  <w:sz w:val="20"/>
                  <w:szCs w:val="20"/>
                </w:rPr>
                <w:t>19.70%</w:t>
              </w:r>
            </w:ins>
          </w:p>
        </w:tc>
      </w:tr>
      <w:tr w:rsidR="002B3F0E" w14:paraId="667C2B82" w14:textId="77777777" w:rsidTr="002B3F0E">
        <w:trPr>
          <w:trHeight w:val="320"/>
          <w:jc w:val="center"/>
          <w:ins w:id="474" w:author="Dylan CHEN" w:date="2026-03-18T01:41:00Z"/>
          <w:trPrChange w:id="475" w:author="Dylan CHEN" w:date="2026-03-18T01:42:00Z" w16du:dateUtc="2026-03-17T17:42:00Z">
            <w:trPr>
              <w:gridAfter w:val="0"/>
              <w:trHeight w:val="320"/>
            </w:trPr>
          </w:trPrChange>
        </w:trPr>
        <w:tc>
          <w:tcPr>
            <w:tcW w:w="2560" w:type="dxa"/>
            <w:vMerge/>
            <w:tcBorders>
              <w:top w:val="nil"/>
              <w:left w:val="nil"/>
              <w:bottom w:val="single" w:sz="4" w:space="0" w:color="000000"/>
              <w:right w:val="nil"/>
            </w:tcBorders>
            <w:hideMark/>
            <w:tcPrChange w:id="476" w:author="Dylan CHEN" w:date="2026-03-18T01:42:00Z" w16du:dateUtc="2026-03-17T17:42:00Z">
              <w:tcPr>
                <w:tcW w:w="2560" w:type="dxa"/>
                <w:vMerge/>
                <w:tcBorders>
                  <w:top w:val="nil"/>
                  <w:left w:val="nil"/>
                  <w:bottom w:val="single" w:sz="4" w:space="0" w:color="000000"/>
                  <w:right w:val="nil"/>
                </w:tcBorders>
                <w:vAlign w:val="center"/>
                <w:hideMark/>
              </w:tcPr>
            </w:tcPrChange>
          </w:tcPr>
          <w:p w14:paraId="60520D7E" w14:textId="77777777" w:rsidR="002B3F0E" w:rsidRDefault="002B3F0E">
            <w:pPr>
              <w:rPr>
                <w:ins w:id="477" w:author="Dylan CHEN" w:date="2026-03-18T01:41:00Z" w16du:dateUtc="2026-03-17T17:41:00Z"/>
                <w:b/>
                <w:bCs/>
                <w:color w:val="000000"/>
                <w:sz w:val="20"/>
                <w:szCs w:val="20"/>
              </w:rPr>
            </w:pPr>
          </w:p>
        </w:tc>
        <w:tc>
          <w:tcPr>
            <w:tcW w:w="2340" w:type="dxa"/>
            <w:tcBorders>
              <w:top w:val="nil"/>
              <w:left w:val="nil"/>
              <w:bottom w:val="single" w:sz="4" w:space="0" w:color="auto"/>
              <w:right w:val="nil"/>
            </w:tcBorders>
            <w:noWrap/>
            <w:hideMark/>
            <w:tcPrChange w:id="478" w:author="Dylan CHEN" w:date="2026-03-18T01:42:00Z" w16du:dateUtc="2026-03-17T17:42:00Z">
              <w:tcPr>
                <w:tcW w:w="2340" w:type="dxa"/>
                <w:gridSpan w:val="2"/>
                <w:tcBorders>
                  <w:top w:val="nil"/>
                  <w:left w:val="nil"/>
                  <w:bottom w:val="single" w:sz="4" w:space="0" w:color="auto"/>
                  <w:right w:val="nil"/>
                </w:tcBorders>
                <w:noWrap/>
                <w:vAlign w:val="center"/>
                <w:hideMark/>
              </w:tcPr>
            </w:tcPrChange>
          </w:tcPr>
          <w:p w14:paraId="46DC7F54" w14:textId="77777777" w:rsidR="002B3F0E" w:rsidRDefault="002B3F0E">
            <w:pPr>
              <w:jc w:val="center"/>
              <w:rPr>
                <w:ins w:id="479" w:author="Dylan CHEN" w:date="2026-03-18T01:41:00Z" w16du:dateUtc="2026-03-17T17:41:00Z"/>
                <w:b/>
                <w:bCs/>
                <w:color w:val="333333"/>
                <w:sz w:val="20"/>
                <w:szCs w:val="20"/>
              </w:rPr>
            </w:pPr>
            <w:ins w:id="480" w:author="Dylan CHEN" w:date="2026-03-18T01:41:00Z" w16du:dateUtc="2026-03-17T17:41:00Z">
              <w:r>
                <w:rPr>
                  <w:b/>
                  <w:bCs/>
                  <w:color w:val="333333"/>
                  <w:sz w:val="20"/>
                  <w:szCs w:val="20"/>
                </w:rPr>
                <w:t>[23.6%, 30.4%]</w:t>
              </w:r>
            </w:ins>
          </w:p>
        </w:tc>
        <w:tc>
          <w:tcPr>
            <w:tcW w:w="2840" w:type="dxa"/>
            <w:tcBorders>
              <w:top w:val="nil"/>
              <w:left w:val="nil"/>
              <w:bottom w:val="single" w:sz="4" w:space="0" w:color="auto"/>
              <w:right w:val="nil"/>
            </w:tcBorders>
            <w:noWrap/>
            <w:hideMark/>
            <w:tcPrChange w:id="481" w:author="Dylan CHEN" w:date="2026-03-18T01:42:00Z" w16du:dateUtc="2026-03-17T17:42:00Z">
              <w:tcPr>
                <w:tcW w:w="2840" w:type="dxa"/>
                <w:gridSpan w:val="2"/>
                <w:tcBorders>
                  <w:top w:val="nil"/>
                  <w:left w:val="nil"/>
                  <w:bottom w:val="single" w:sz="4" w:space="0" w:color="auto"/>
                  <w:right w:val="nil"/>
                </w:tcBorders>
                <w:noWrap/>
                <w:vAlign w:val="center"/>
                <w:hideMark/>
              </w:tcPr>
            </w:tcPrChange>
          </w:tcPr>
          <w:p w14:paraId="140D8A37" w14:textId="77777777" w:rsidR="002B3F0E" w:rsidRDefault="002B3F0E">
            <w:pPr>
              <w:jc w:val="center"/>
              <w:rPr>
                <w:ins w:id="482" w:author="Dylan CHEN" w:date="2026-03-18T01:41:00Z" w16du:dateUtc="2026-03-17T17:41:00Z"/>
                <w:b/>
                <w:bCs/>
                <w:color w:val="333333"/>
                <w:sz w:val="20"/>
                <w:szCs w:val="20"/>
              </w:rPr>
            </w:pPr>
            <w:ins w:id="483" w:author="Dylan CHEN" w:date="2026-03-18T01:41:00Z" w16du:dateUtc="2026-03-17T17:41:00Z">
              <w:r>
                <w:rPr>
                  <w:b/>
                  <w:bCs/>
                  <w:color w:val="333333"/>
                  <w:sz w:val="20"/>
                  <w:szCs w:val="20"/>
                </w:rPr>
                <w:t>[17.5%, 22.6%]</w:t>
              </w:r>
            </w:ins>
          </w:p>
        </w:tc>
      </w:tr>
    </w:tbl>
    <w:p w14:paraId="33325D0A" w14:textId="77777777" w:rsidR="002B3F0E" w:rsidRDefault="002B3F0E">
      <w:pPr>
        <w:spacing w:before="120" w:after="120"/>
        <w:rPr>
          <w:ins w:id="484" w:author="Dylan CHEN" w:date="2026-03-16T11:11:00Z" w16du:dateUtc="2026-03-16T03:11:00Z"/>
        </w:rPr>
        <w:pPrChange w:id="485" w:author="Dylan CHEN" w:date="2026-03-16T11:12:00Z" w16du:dateUtc="2026-03-16T03:12:00Z">
          <w:pPr>
            <w:pStyle w:val="NormalWeb"/>
          </w:pPr>
        </w:pPrChange>
      </w:pPr>
    </w:p>
    <w:p w14:paraId="2299EB11" w14:textId="383DAD4B" w:rsidR="00AA3FC9" w:rsidRPr="00522DE1" w:rsidDel="00B51116" w:rsidRDefault="00CC3818" w:rsidP="00511DE5">
      <w:pPr>
        <w:spacing w:before="120" w:after="120"/>
        <w:rPr>
          <w:del w:id="486" w:author="Dylan CHEN" w:date="2026-03-16T11:12:00Z" w16du:dateUtc="2026-03-16T03:12:00Z"/>
        </w:rPr>
      </w:pPr>
      <w:del w:id="487" w:author="Dylan CHEN" w:date="2026-03-16T11:01:00Z" w16du:dateUtc="2026-03-16T03:01:00Z">
        <w:r w:rsidDel="00B01D2A">
          <w:delText xml:space="preserve">Following the suggestion of the authors, we add </w:delText>
        </w:r>
        <w:r w:rsidR="006551E1" w:rsidDel="00B01D2A">
          <w:delText xml:space="preserve">other </w:delText>
        </w:r>
        <w:r w:rsidDel="00B01D2A">
          <w:delText>quality me</w:delText>
        </w:r>
        <w:r w:rsidR="006551E1" w:rsidDel="00B01D2A">
          <w:delText>a</w:delText>
        </w:r>
        <w:r w:rsidDel="00B01D2A">
          <w:delText xml:space="preserve">sures </w:delText>
        </w:r>
      </w:del>
    </w:p>
    <w:p w14:paraId="08C7E463" w14:textId="111FEB66" w:rsidR="00511DE5" w:rsidRPr="00522DE1" w:rsidRDefault="00511DE5" w:rsidP="00511DE5">
      <w:pPr>
        <w:spacing w:before="120" w:after="120"/>
        <w:rPr>
          <w:b/>
        </w:rPr>
      </w:pPr>
      <w:r w:rsidRPr="00522DE1">
        <w:t>---------------------------------------------------------------------------------------------------------------------</w:t>
      </w:r>
    </w:p>
    <w:p w14:paraId="77916ED2" w14:textId="58699004" w:rsidR="00511DE5" w:rsidRPr="00522DE1" w:rsidRDefault="00511DE5" w:rsidP="00511DE5">
      <w:pPr>
        <w:widowControl w:val="0"/>
        <w:autoSpaceDE w:val="0"/>
        <w:spacing w:before="120" w:after="120"/>
        <w:jc w:val="both"/>
        <w:outlineLvl w:val="0"/>
        <w:rPr>
          <w:rFonts w:eastAsia="SimSun"/>
          <w:b/>
          <w:bCs/>
          <w:kern w:val="2"/>
        </w:rPr>
      </w:pPr>
      <w:r w:rsidRPr="00522DE1">
        <w:rPr>
          <w:rFonts w:eastAsia="SimSun"/>
          <w:b/>
          <w:bCs/>
          <w:kern w:val="2"/>
        </w:rPr>
        <w:t>R3-2</w:t>
      </w:r>
      <w:r w:rsidR="00D06AF6" w:rsidRPr="00522DE1">
        <w:rPr>
          <w:rFonts w:eastAsia="SimSun"/>
          <w:b/>
          <w:bCs/>
          <w:kern w:val="2"/>
        </w:rPr>
        <w:t xml:space="preserve"> (position effect)</w:t>
      </w:r>
    </w:p>
    <w:p w14:paraId="3BABB23B" w14:textId="11B16C6F"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b. Position effect</w:t>
      </w:r>
    </w:p>
    <w:p w14:paraId="70174032" w14:textId="087DDD64" w:rsidR="00E942C7"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also find the analysis of the position effect confusing. The authors examine whether AI reduces the likelihood that the first human answer is provided by a </w:t>
      </w:r>
      <w:r w:rsidR="00F41AD7" w:rsidRPr="00522DE1">
        <w:rPr>
          <w:rFonts w:eastAsia="SimSun"/>
          <w:i/>
          <w:iCs/>
          <w:kern w:val="2"/>
        </w:rPr>
        <w:t>“</w:t>
      </w:r>
      <w:r w:rsidRPr="00522DE1">
        <w:rPr>
          <w:rFonts w:eastAsia="SimSun"/>
          <w:i/>
          <w:iCs/>
          <w:kern w:val="2"/>
        </w:rPr>
        <w:t>first-position seeker.</w:t>
      </w:r>
      <w:r w:rsidR="00F41AD7" w:rsidRPr="00522DE1">
        <w:rPr>
          <w:rFonts w:eastAsia="SimSun"/>
          <w:i/>
          <w:iCs/>
          <w:kern w:val="2"/>
        </w:rPr>
        <w:t>”</w:t>
      </w:r>
      <w:r w:rsidRPr="00522DE1">
        <w:rPr>
          <w:rFonts w:eastAsia="SimSun"/>
          <w:i/>
          <w:iCs/>
          <w:kern w:val="2"/>
        </w:rPr>
        <w:t xml:space="preserve"> </w:t>
      </w:r>
      <w:r w:rsidRPr="00522DE1">
        <w:rPr>
          <w:rFonts w:eastAsia="SimSun"/>
          <w:i/>
          <w:iCs/>
          <w:kern w:val="2"/>
          <w:highlight w:val="yellow"/>
        </w:rPr>
        <w:t>However, it is not clear why the focus is specifically on the first human answer</w:t>
      </w:r>
      <w:r w:rsidRPr="00522DE1">
        <w:rPr>
          <w:rFonts w:eastAsia="SimSun"/>
          <w:i/>
          <w:iCs/>
          <w:kern w:val="2"/>
        </w:rPr>
        <w:t xml:space="preserve">. It is also </w:t>
      </w:r>
      <w:r w:rsidRPr="00522DE1">
        <w:rPr>
          <w:rFonts w:eastAsia="SimSun"/>
          <w:i/>
          <w:iCs/>
          <w:kern w:val="2"/>
        </w:rPr>
        <w:lastRenderedPageBreak/>
        <w:t>unclear how a user</w:t>
      </w:r>
      <w:r w:rsidR="00F41AD7" w:rsidRPr="00522DE1">
        <w:rPr>
          <w:rFonts w:eastAsia="SimSun"/>
          <w:i/>
          <w:iCs/>
          <w:kern w:val="2"/>
        </w:rPr>
        <w:t>’</w:t>
      </w:r>
      <w:r w:rsidRPr="00522DE1">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C5335FC" w14:textId="0760C3E8" w:rsidR="00DC3066" w:rsidRPr="00522DE1" w:rsidRDefault="004F4E4F" w:rsidP="00D241ED">
      <w:pPr>
        <w:pStyle w:val="Paragraph"/>
        <w:rPr>
          <w:shd w:val="clear" w:color="auto" w:fill="FFFFFF"/>
        </w:rPr>
      </w:pPr>
      <w:r>
        <w:rPr>
          <w:shd w:val="clear" w:color="auto" w:fill="FFFFFF"/>
        </w:rPr>
        <w:t>Following the suggestion of the review, we add</w:t>
      </w:r>
    </w:p>
    <w:p w14:paraId="738AF930" w14:textId="77777777" w:rsidR="00E942C7" w:rsidRPr="00522DE1" w:rsidRDefault="00E942C7" w:rsidP="00D613AF">
      <w:pPr>
        <w:pStyle w:val="NormalWeb"/>
        <w:rPr>
          <w:b/>
        </w:rPr>
      </w:pPr>
      <w:r w:rsidRPr="00522DE1">
        <w:t>---------------------------------------------------------------------------------------------------------------------</w:t>
      </w:r>
    </w:p>
    <w:p w14:paraId="35869E40" w14:textId="1486877A"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3</w:t>
      </w:r>
      <w:r w:rsidR="00525912">
        <w:rPr>
          <w:rFonts w:eastAsia="SimSun"/>
          <w:b/>
          <w:bCs/>
          <w:kern w:val="2"/>
        </w:rPr>
        <w:t xml:space="preserve"> (source effect)</w:t>
      </w:r>
    </w:p>
    <w:p w14:paraId="4CE64078" w14:textId="26111F58" w:rsidR="00E00BCC"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c. Source effect</w:t>
      </w:r>
    </w:p>
    <w:p w14:paraId="0F2503C2" w14:textId="38440F70" w:rsidR="00E942C7"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522DE1">
        <w:rPr>
          <w:rFonts w:eastAsia="SimSun"/>
          <w:i/>
          <w:iCs/>
          <w:kern w:val="2"/>
          <w:highlight w:val="yellow"/>
        </w:rPr>
        <w:t>alternative explanations</w:t>
      </w:r>
      <w:r w:rsidRPr="00522DE1">
        <w:rPr>
          <w:rFonts w:eastAsia="SimSun"/>
          <w:i/>
          <w:iCs/>
          <w:kern w:val="2"/>
        </w:rPr>
        <w:t xml:space="preserve"> for why the introduction of AI reduces the number of human answers that are not captured by the current controls. Second, any remaining residual effect could simply reflect </w:t>
      </w:r>
      <w:r w:rsidRPr="00522DE1">
        <w:rPr>
          <w:rFonts w:eastAsia="SimSun"/>
          <w:i/>
          <w:iCs/>
          <w:kern w:val="2"/>
          <w:highlight w:val="yellow"/>
        </w:rPr>
        <w:t>measurement error or incomplete operationalization</w:t>
      </w:r>
      <w:r w:rsidRPr="00522DE1">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852A655" w14:textId="79EC3CC5" w:rsidR="00DC3066" w:rsidRPr="00522DE1" w:rsidRDefault="00DC3066" w:rsidP="00D613AF">
      <w:pPr>
        <w:pStyle w:val="NormalWeb"/>
        <w:spacing w:before="0" w:beforeAutospacing="0" w:after="0" w:afterAutospacing="0"/>
        <w:ind w:left="720" w:hanging="720"/>
      </w:pPr>
    </w:p>
    <w:p w14:paraId="0EC03CAF" w14:textId="77D6D6B4" w:rsidR="00E942C7" w:rsidRPr="00522DE1" w:rsidRDefault="00E942C7" w:rsidP="00FB7C91">
      <w:pPr>
        <w:pStyle w:val="NormalWeb"/>
        <w:rPr>
          <w:b/>
        </w:rPr>
      </w:pPr>
      <w:r w:rsidRPr="00522DE1">
        <w:t>---------------------------------------------------------------------------------------------------------------------</w:t>
      </w:r>
    </w:p>
    <w:p w14:paraId="7FE4BFDD" w14:textId="7887BDB0"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4</w:t>
      </w:r>
      <w:r w:rsidR="005A124A">
        <w:rPr>
          <w:rFonts w:eastAsia="SimSun"/>
          <w:b/>
          <w:bCs/>
          <w:kern w:val="2"/>
        </w:rPr>
        <w:t xml:space="preserve"> (attention diversion)</w:t>
      </w:r>
    </w:p>
    <w:p w14:paraId="280971EC" w14:textId="7C9B8292"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Attention diversion mechanism</w:t>
      </w:r>
    </w:p>
    <w:p w14:paraId="21C31535" w14:textId="789D6DC9"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Although the effect of AI on the number of comments is statistically insignificant, the magnitude of the estimated coefficient is very similar to that for net likes. It may be hard to conclude that users</w:t>
      </w:r>
      <w:r w:rsidR="00F41AD7" w:rsidRPr="00522DE1">
        <w:rPr>
          <w:rFonts w:eastAsia="SimSun"/>
          <w:i/>
          <w:iCs/>
          <w:kern w:val="2"/>
        </w:rPr>
        <w:t>’</w:t>
      </w:r>
      <w:r w:rsidRPr="00522DE1">
        <w:rPr>
          <w:rFonts w:eastAsia="SimSun"/>
          <w:i/>
          <w:iCs/>
          <w:kern w:val="2"/>
        </w:rPr>
        <w:t xml:space="preserve"> attention has not been diverted from human to AI answers</w:t>
      </w:r>
      <w:r w:rsidR="0083300B" w:rsidRPr="00522DE1">
        <w:rPr>
          <w:rFonts w:eastAsia="SimSun"/>
          <w:i/>
          <w:iCs/>
          <w:kern w:val="2"/>
        </w:rPr>
        <w:t>.</w:t>
      </w:r>
    </w:p>
    <w:p w14:paraId="5411632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E65DF0" w14:textId="4E29E10F" w:rsidR="00DA09EE" w:rsidRPr="00522DE1" w:rsidRDefault="00DA09EE" w:rsidP="00E77B51">
      <w:pPr>
        <w:spacing w:after="120"/>
        <w:ind w:left="720" w:hanging="720"/>
        <w:rPr>
          <w:rFonts w:eastAsia="SimSun"/>
        </w:rPr>
      </w:pPr>
    </w:p>
    <w:p w14:paraId="0F7CEABB" w14:textId="77777777" w:rsidR="00E942C7" w:rsidRPr="00522DE1" w:rsidRDefault="00E942C7" w:rsidP="00E942C7">
      <w:pPr>
        <w:spacing w:before="120" w:after="120"/>
        <w:rPr>
          <w:b/>
        </w:rPr>
      </w:pPr>
      <w:r w:rsidRPr="00522DE1">
        <w:t>---------------------------------------------------------------------------------------------------------------------</w:t>
      </w:r>
    </w:p>
    <w:p w14:paraId="4645CFF1" w14:textId="4179ED55"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5</w:t>
      </w:r>
      <w:r w:rsidR="00C80E8D" w:rsidRPr="00522DE1">
        <w:rPr>
          <w:rFonts w:eastAsia="SimSun"/>
          <w:b/>
          <w:bCs/>
          <w:kern w:val="2"/>
        </w:rPr>
        <w:t xml:space="preserve"> (quality degradation)</w:t>
      </w:r>
    </w:p>
    <w:p w14:paraId="6CE4FBB7" w14:textId="77777777"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e. Quality degradation mechanism</w:t>
      </w:r>
    </w:p>
    <w:p w14:paraId="65A58D5B" w14:textId="1D11BB0D"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believe the authors</w:t>
      </w:r>
      <w:r w:rsidR="00F41AD7" w:rsidRPr="00522DE1">
        <w:rPr>
          <w:rFonts w:eastAsia="SimSun"/>
          <w:i/>
          <w:iCs/>
          <w:kern w:val="2"/>
        </w:rPr>
        <w:t>’</w:t>
      </w:r>
      <w:r w:rsidRPr="00522DE1">
        <w:rPr>
          <w:rFonts w:eastAsia="SimSun"/>
          <w:i/>
          <w:iCs/>
          <w:kern w:val="2"/>
        </w:rPr>
        <w:t xml:space="preserve"> analysis only shows that users who post answers to questions with AI </w:t>
      </w:r>
      <w:r w:rsidRPr="00522DE1">
        <w:rPr>
          <w:rFonts w:eastAsia="SimSun"/>
          <w:i/>
          <w:iCs/>
          <w:kern w:val="2"/>
        </w:rPr>
        <w:lastRenderedPageBreak/>
        <w:t>involvement have a similar level of expertise as those who respond to questions without AI. This does not, however, rule out the possibility that the same type of users exert less effort on questions where an AI answer is present, which could result in lower-quality human answers.</w:t>
      </w:r>
    </w:p>
    <w:p w14:paraId="1B2CC449"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72E2062" w14:textId="4CB555BC" w:rsidR="00614D27" w:rsidRPr="00522DE1" w:rsidRDefault="00614D27" w:rsidP="006302D4">
      <w:pPr>
        <w:pStyle w:val="NormalWeb"/>
      </w:pPr>
    </w:p>
    <w:p w14:paraId="17A39778" w14:textId="77777777" w:rsidR="00E942C7" w:rsidRPr="00522DE1" w:rsidRDefault="00E942C7" w:rsidP="00E942C7">
      <w:pPr>
        <w:spacing w:before="120" w:after="120"/>
        <w:rPr>
          <w:b/>
        </w:rPr>
      </w:pPr>
      <w:r w:rsidRPr="00522DE1">
        <w:t>---------------------------------------------------------------------------------------------------------------------</w:t>
      </w:r>
    </w:p>
    <w:p w14:paraId="79F6A005" w14:textId="0A85E71C" w:rsidR="00E942C7" w:rsidRPr="00522DE1" w:rsidRDefault="00E942C7" w:rsidP="00E942C7">
      <w:pPr>
        <w:widowControl w:val="0"/>
        <w:autoSpaceDE w:val="0"/>
        <w:spacing w:before="120" w:after="120"/>
        <w:jc w:val="both"/>
        <w:outlineLvl w:val="0"/>
        <w:rPr>
          <w:rFonts w:eastAsia="SimSun"/>
          <w:b/>
          <w:bCs/>
          <w:kern w:val="2"/>
        </w:rPr>
      </w:pPr>
      <w:bookmarkStart w:id="488" w:name="OLE_LINK6"/>
      <w:r w:rsidRPr="00522DE1">
        <w:rPr>
          <w:rFonts w:eastAsia="SimSun"/>
          <w:b/>
          <w:bCs/>
          <w:kern w:val="2"/>
        </w:rPr>
        <w:t>R3-</w:t>
      </w:r>
      <w:r w:rsidR="00351A2A" w:rsidRPr="00522DE1">
        <w:rPr>
          <w:rFonts w:eastAsia="SimSun"/>
          <w:b/>
          <w:bCs/>
          <w:kern w:val="2"/>
        </w:rPr>
        <w:t>6</w:t>
      </w:r>
      <w:r w:rsidR="00B2502B" w:rsidRPr="00522DE1">
        <w:rPr>
          <w:rFonts w:eastAsia="SimSun"/>
          <w:b/>
          <w:bCs/>
          <w:kern w:val="2"/>
        </w:rPr>
        <w:t xml:space="preserve"> (elevated expectation)</w:t>
      </w:r>
    </w:p>
    <w:p w14:paraId="4804ECB0" w14:textId="277E20F4"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 Elevated expectation mechanism</w:t>
      </w:r>
    </w:p>
    <w:p w14:paraId="305B710C" w14:textId="0ABD9EB4" w:rsidR="00E942C7"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663AEE" w14:textId="77777777" w:rsidR="00E353C6" w:rsidRDefault="00E353C6">
      <w:pPr>
        <w:pStyle w:val="Paragraph"/>
        <w:rPr>
          <w:ins w:id="489" w:author="Dylan CHEN" w:date="2026-03-18T02:14:00Z" w16du:dateUtc="2026-03-17T18:14:00Z"/>
        </w:rPr>
        <w:pPrChange w:id="490" w:author="Dylan CHEN" w:date="2026-03-18T02:14:00Z" w16du:dateUtc="2026-03-17T18:14:00Z">
          <w:pPr>
            <w:pStyle w:val="NormalWeb"/>
          </w:pPr>
        </w:pPrChange>
      </w:pPr>
      <w:ins w:id="491" w:author="Dylan CHEN" w:date="2026-03-18T02:14:00Z" w16du:dateUtc="2026-03-17T18:14:00Z">
        <w:r>
          <w:t>We appreciate this thoughtful suggestion. However, directly using AI answer quality as a moderating variable is not feasible in our experimental design: questions in the control group never receive an AI answer, and thus no AI answer quality measure exists for these observations, precluding a valid cross-group interaction test.</w:t>
        </w:r>
      </w:ins>
    </w:p>
    <w:p w14:paraId="53EF6D63" w14:textId="05E8B441" w:rsidR="00E353C6" w:rsidRDefault="00E353C6">
      <w:pPr>
        <w:pStyle w:val="Paragraph"/>
        <w:rPr>
          <w:ins w:id="492" w:author="Dylan CHEN" w:date="2026-03-18T02:14:00Z" w16du:dateUtc="2026-03-17T18:14:00Z"/>
        </w:rPr>
        <w:pPrChange w:id="493" w:author="Dylan CHEN" w:date="2026-03-18T02:14:00Z" w16du:dateUtc="2026-03-17T18:14:00Z">
          <w:pPr>
            <w:pStyle w:val="NormalWeb"/>
          </w:pPr>
        </w:pPrChange>
      </w:pPr>
      <w:ins w:id="494" w:author="Dylan CHEN" w:date="2026-03-18T02:14:00Z" w16du:dateUtc="2026-03-17T18:14:00Z">
        <w:r>
          <w:t>To address the underlying intuition</w:t>
        </w:r>
        <w:r>
          <w:rPr>
            <w:rFonts w:hint="eastAsia"/>
          </w:rPr>
          <w:t xml:space="preserve"> </w:t>
        </w:r>
        <w:r>
          <w:t>that higher-quality AI responses should elevate viewer expectations more strongly</w:t>
        </w:r>
        <w:r>
          <w:rPr>
            <w:rFonts w:hint="eastAsia"/>
          </w:rPr>
          <w:t xml:space="preserve">, </w:t>
        </w:r>
        <w:r>
          <w:t>we adopt a related but implementable approach. We use the quality of the first answer (regardless of whether it is AI-generated or human-generated) as a continuous moderator. Importantly, we exclude observations where the first answer in the control group is provided by a human answerer, because in the control group AI treatment equals zero by definition; interacting a zero-valued treatment indicator with one's own quality to predict one's own outcome lacks clear theoretical interpretation.</w:t>
        </w:r>
      </w:ins>
    </w:p>
    <w:p w14:paraId="23446042" w14:textId="7EDAE7EB" w:rsidR="00E353C6" w:rsidRDefault="00E353C6">
      <w:pPr>
        <w:pStyle w:val="Paragraph"/>
        <w:rPr>
          <w:ins w:id="495" w:author="Dylan CHEN" w:date="2026-03-18T02:14:00Z" w16du:dateUtc="2026-03-17T18:14:00Z"/>
        </w:rPr>
        <w:pPrChange w:id="496" w:author="Dylan CHEN" w:date="2026-03-18T02:14:00Z" w16du:dateUtc="2026-03-17T18:14:00Z">
          <w:pPr>
            <w:pStyle w:val="NormalWeb"/>
          </w:pPr>
        </w:pPrChange>
      </w:pPr>
      <w:ins w:id="497" w:author="Dylan CHEN" w:date="2026-03-18T02:14:00Z" w16du:dateUtc="2026-03-17T18:14:00Z">
        <w:r>
          <w:t xml:space="preserve">With this refined sample, we estimate: </w:t>
        </w:r>
        <w:proofErr w:type="spellStart"/>
        <w:r>
          <w:rPr>
            <w:rStyle w:val="Emphasis"/>
          </w:rPr>
          <w:t>netlikeNum</w:t>
        </w:r>
        <w:proofErr w:type="spellEnd"/>
        <w:r>
          <w:rPr>
            <w:rStyle w:val="Emphasis"/>
          </w:rPr>
          <w:t xml:space="preserve"> = β₀ + β₁ AI × quality1Ans + answer timing FE + X + ε</w:t>
        </w:r>
        <w:r>
          <w:t>. The interaction coefficient is negative and statistically significant (β₁ = −0.037, p &lt; 0.05), indicating that when the first answer is of higher quality, AI treatment leads to a larger reduction in net likes on subsequent human answers. This result provides direct support for the elevated expectations mechanism: high-quality initial answers (predominantly AI in the treatment group) raise viewers' evaluative standards, leading to harsher assessments of subsequent human contributions. We have incorporated this analysis into the revised manuscript</w:t>
        </w:r>
      </w:ins>
      <w:ins w:id="498" w:author="Dylan CHEN" w:date="2026-03-20T16:32:00Z" w16du:dateUtc="2026-03-20T08:32:00Z">
        <w:r w:rsidR="0062796A">
          <w:rPr>
            <w:rFonts w:hint="eastAsia"/>
          </w:rPr>
          <w:t xml:space="preserve"> Table 14</w:t>
        </w:r>
      </w:ins>
      <w:ins w:id="499" w:author="Dylan CHEN" w:date="2026-03-18T02:14:00Z" w16du:dateUtc="2026-03-17T18:14:00Z">
        <w:r>
          <w:t>.</w:t>
        </w:r>
      </w:ins>
    </w:p>
    <w:p w14:paraId="0F7878F8" w14:textId="77777777" w:rsidR="003F2F89" w:rsidRDefault="003F2F89" w:rsidP="00E942C7">
      <w:pPr>
        <w:spacing w:before="120" w:after="120"/>
        <w:rPr>
          <w:ins w:id="500" w:author="Dylan CHEN" w:date="2026-03-18T02:15:00Z" w16du:dateUtc="2026-03-17T18:15:00Z"/>
        </w:rPr>
      </w:pPr>
    </w:p>
    <w:p w14:paraId="22E9EDFE" w14:textId="201BDBA6" w:rsidR="003E0959" w:rsidRPr="00E272B6" w:rsidRDefault="003D6EC1">
      <w:pPr>
        <w:pStyle w:val="TableFiguretitle"/>
        <w:pPrChange w:id="501" w:author="Dylan CHEN" w:date="2026-03-18T02:15:00Z" w16du:dateUtc="2026-03-17T18:15:00Z">
          <w:pPr>
            <w:spacing w:before="120" w:after="120"/>
          </w:pPr>
        </w:pPrChange>
      </w:pPr>
      <w:ins w:id="502" w:author="Dylan CHEN" w:date="2026-03-18T02:15:00Z" w16du:dateUtc="2026-03-17T18:15:00Z">
        <w:r>
          <w:rPr>
            <w:rFonts w:hint="eastAsia"/>
          </w:rPr>
          <w:t xml:space="preserve">Table </w:t>
        </w:r>
        <w:r>
          <w:rPr>
            <w:rFonts w:eastAsia="SimSun" w:hint="eastAsia"/>
          </w:rPr>
          <w:t>R3-6</w:t>
        </w:r>
        <w:r w:rsidRPr="00455ECF">
          <w:rPr>
            <w:rFonts w:eastAsia="SimSun"/>
          </w:rPr>
          <w:t>.</w:t>
        </w:r>
        <w:r>
          <w:rPr>
            <w:rFonts w:eastAsia="SimSun" w:hint="eastAsia"/>
          </w:rPr>
          <w:t xml:space="preserve"> </w:t>
        </w:r>
      </w:ins>
      <w:ins w:id="503" w:author="Dylan CHEN" w:date="2026-03-18T02:16:00Z" w16du:dateUtc="2026-03-17T18:16:00Z">
        <w:r w:rsidRPr="003D6EC1">
          <w:rPr>
            <w:rFonts w:eastAsia="SimSun"/>
          </w:rPr>
          <w:t>Additional Test for Elevated Expectation Mechanism</w:t>
        </w:r>
      </w:ins>
    </w:p>
    <w:tbl>
      <w:tblPr>
        <w:tblW w:w="5000" w:type="pct"/>
        <w:jc w:val="center"/>
        <w:tblLayout w:type="fixed"/>
        <w:tblCellMar>
          <w:left w:w="0" w:type="dxa"/>
          <w:right w:w="0" w:type="dxa"/>
        </w:tblCellMar>
        <w:tblLook w:val="04A0" w:firstRow="1" w:lastRow="0" w:firstColumn="1" w:lastColumn="0" w:noHBand="0" w:noVBand="1"/>
        <w:tblPrChange w:id="504" w:author="Dylan CHEN" w:date="2026-03-18T02:05:00Z" w16du:dateUtc="2026-03-17T18:05:00Z">
          <w:tblPr>
            <w:tblW w:w="6840" w:type="dxa"/>
            <w:tblCellMar>
              <w:left w:w="0" w:type="dxa"/>
              <w:right w:w="0" w:type="dxa"/>
            </w:tblCellMar>
            <w:tblLook w:val="04A0" w:firstRow="1" w:lastRow="0" w:firstColumn="1" w:lastColumn="0" w:noHBand="0" w:noVBand="1"/>
          </w:tblPr>
        </w:tblPrChange>
      </w:tblPr>
      <w:tblGrid>
        <w:gridCol w:w="2162"/>
        <w:gridCol w:w="7198"/>
        <w:tblGridChange w:id="505">
          <w:tblGrid>
            <w:gridCol w:w="1580"/>
            <w:gridCol w:w="582"/>
            <w:gridCol w:w="4678"/>
            <w:gridCol w:w="2520"/>
          </w:tblGrid>
        </w:tblGridChange>
      </w:tblGrid>
      <w:tr w:rsidR="003F2F89" w14:paraId="6C2B9FB2" w14:textId="77777777" w:rsidTr="003F2F89">
        <w:trPr>
          <w:trHeight w:val="320"/>
          <w:jc w:val="center"/>
          <w:ins w:id="506" w:author="Dylan CHEN" w:date="2026-03-18T02:04:00Z"/>
          <w:trPrChange w:id="507" w:author="Dylan CHEN" w:date="2026-03-18T02:05:00Z" w16du:dateUtc="2026-03-17T18:05:00Z">
            <w:trPr>
              <w:gridAfter w:val="0"/>
              <w:trHeight w:val="320"/>
            </w:trPr>
          </w:trPrChange>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Change w:id="508" w:author="Dylan CHEN" w:date="2026-03-18T02:05:00Z" w16du:dateUtc="2026-03-17T18:05:00Z">
              <w:tcPr>
                <w:tcW w:w="1580" w:type="dxa"/>
                <w:tcBorders>
                  <w:top w:val="single" w:sz="8" w:space="0" w:color="auto"/>
                  <w:left w:val="nil"/>
                  <w:bottom w:val="nil"/>
                  <w:right w:val="nil"/>
                </w:tcBorders>
                <w:noWrap/>
                <w:tcMar>
                  <w:top w:w="15" w:type="dxa"/>
                  <w:left w:w="15" w:type="dxa"/>
                  <w:bottom w:w="0" w:type="dxa"/>
                  <w:right w:w="15" w:type="dxa"/>
                </w:tcMar>
                <w:vAlign w:val="center"/>
                <w:hideMark/>
              </w:tcPr>
            </w:tcPrChange>
          </w:tcPr>
          <w:p w14:paraId="6670D060" w14:textId="77777777" w:rsidR="003F2F89" w:rsidRDefault="003F2F89">
            <w:pPr>
              <w:jc w:val="center"/>
              <w:rPr>
                <w:ins w:id="509" w:author="Dylan CHEN" w:date="2026-03-18T02:04:00Z" w16du:dateUtc="2026-03-17T18:04:00Z"/>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Change w:id="510" w:author="Dylan CHEN" w:date="2026-03-18T02:05:00Z" w16du:dateUtc="2026-03-17T18:05:00Z">
              <w:tcPr>
                <w:tcW w:w="5260" w:type="dxa"/>
                <w:gridSpan w:val="2"/>
                <w:tcBorders>
                  <w:top w:val="single" w:sz="8" w:space="0" w:color="auto"/>
                  <w:left w:val="nil"/>
                  <w:bottom w:val="nil"/>
                  <w:right w:val="nil"/>
                </w:tcBorders>
                <w:noWrap/>
                <w:tcMar>
                  <w:top w:w="15" w:type="dxa"/>
                  <w:left w:w="15" w:type="dxa"/>
                  <w:bottom w:w="0" w:type="dxa"/>
                  <w:right w:w="15" w:type="dxa"/>
                </w:tcMar>
                <w:vAlign w:val="center"/>
                <w:hideMark/>
              </w:tcPr>
            </w:tcPrChange>
          </w:tcPr>
          <w:p w14:paraId="10F6EE96" w14:textId="77777777" w:rsidR="003F2F89" w:rsidRDefault="003F2F89">
            <w:pPr>
              <w:jc w:val="center"/>
              <w:rPr>
                <w:ins w:id="511" w:author="Dylan CHEN" w:date="2026-03-18T02:04:00Z" w16du:dateUtc="2026-03-17T18:04:00Z"/>
                <w:color w:val="000000"/>
                <w:sz w:val="20"/>
                <w:szCs w:val="20"/>
              </w:rPr>
            </w:pPr>
            <w:ins w:id="512" w:author="Dylan CHEN" w:date="2026-03-18T02:04:00Z" w16du:dateUtc="2026-03-17T18:04:00Z">
              <w:r>
                <w:rPr>
                  <w:color w:val="000000"/>
                  <w:sz w:val="20"/>
                  <w:szCs w:val="20"/>
                </w:rPr>
                <w:t>(1)</w:t>
              </w:r>
            </w:ins>
          </w:p>
        </w:tc>
      </w:tr>
      <w:tr w:rsidR="003F2F89" w14:paraId="148E33C3" w14:textId="77777777" w:rsidTr="003F2F89">
        <w:trPr>
          <w:trHeight w:val="360"/>
          <w:jc w:val="center"/>
          <w:ins w:id="513" w:author="Dylan CHEN" w:date="2026-03-18T02:04:00Z"/>
          <w:trPrChange w:id="514" w:author="Dylan CHEN" w:date="2026-03-18T02:05:00Z" w16du:dateUtc="2026-03-17T18:05:00Z">
            <w:trPr>
              <w:gridAfter w:val="0"/>
              <w:trHeight w:val="36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515"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609A5A23" w14:textId="77777777" w:rsidR="003F2F89" w:rsidRDefault="003F2F89">
            <w:pPr>
              <w:jc w:val="center"/>
              <w:rPr>
                <w:ins w:id="516" w:author="Dylan CHEN" w:date="2026-03-18T02:04:00Z" w16du:dateUtc="2026-03-17T18:04:00Z"/>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517"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C80CEE7" w14:textId="77777777" w:rsidR="003F2F89" w:rsidRDefault="003F2F89">
            <w:pPr>
              <w:rPr>
                <w:ins w:id="518" w:author="Dylan CHEN" w:date="2026-03-18T02:04:00Z" w16du:dateUtc="2026-03-17T18:04:00Z"/>
                <w:color w:val="000000"/>
                <w:sz w:val="20"/>
                <w:szCs w:val="20"/>
              </w:rPr>
            </w:pPr>
            <w:ins w:id="519" w:author="Dylan CHEN" w:date="2026-03-18T02:04:00Z" w16du:dateUtc="2026-03-17T18:04:00Z">
              <w:r>
                <w:rPr>
                  <w:color w:val="000000"/>
                  <w:sz w:val="20"/>
                  <w:szCs w:val="20"/>
                </w:rPr>
                <w:t>DV: number of net likes received by an answer (netlikeNum</w:t>
              </w:r>
              <w:r w:rsidRPr="003D6EC1">
                <w:rPr>
                  <w:color w:val="000000"/>
                  <w:sz w:val="20"/>
                  <w:szCs w:val="20"/>
                  <w:vertAlign w:val="subscript"/>
                  <w:rPrChange w:id="520" w:author="Dylan CHEN" w:date="2026-03-18T02:16:00Z" w16du:dateUtc="2026-03-17T18:16:00Z">
                    <w:rPr>
                      <w:color w:val="000000"/>
                      <w:sz w:val="20"/>
                      <w:szCs w:val="20"/>
                    </w:rPr>
                  </w:rPrChange>
                </w:rPr>
                <w:t>ij</w:t>
              </w:r>
              <w:r>
                <w:rPr>
                  <w:color w:val="000000"/>
                  <w:sz w:val="20"/>
                  <w:szCs w:val="20"/>
                </w:rPr>
                <w:t>)</w:t>
              </w:r>
            </w:ins>
          </w:p>
        </w:tc>
      </w:tr>
      <w:tr w:rsidR="003F2F89" w14:paraId="20299A08" w14:textId="77777777" w:rsidTr="003F2F89">
        <w:trPr>
          <w:trHeight w:val="320"/>
          <w:jc w:val="center"/>
          <w:ins w:id="521" w:author="Dylan CHEN" w:date="2026-03-18T02:04:00Z"/>
          <w:trPrChange w:id="522" w:author="Dylan CHEN" w:date="2026-03-18T02:05:00Z" w16du:dateUtc="2026-03-17T18:05:00Z">
            <w:trPr>
              <w:gridAfter w:val="0"/>
              <w:trHeight w:val="320"/>
            </w:trPr>
          </w:trPrChange>
        </w:trPr>
        <w:tc>
          <w:tcPr>
            <w:tcW w:w="1580" w:type="dxa"/>
            <w:vMerge w:val="restart"/>
            <w:tcBorders>
              <w:top w:val="nil"/>
              <w:left w:val="nil"/>
              <w:bottom w:val="nil"/>
              <w:right w:val="nil"/>
            </w:tcBorders>
            <w:noWrap/>
            <w:tcMar>
              <w:top w:w="15" w:type="dxa"/>
              <w:left w:w="15" w:type="dxa"/>
              <w:bottom w:w="0" w:type="dxa"/>
              <w:right w:w="15" w:type="dxa"/>
            </w:tcMar>
            <w:vAlign w:val="center"/>
            <w:hideMark/>
            <w:tcPrChange w:id="523" w:author="Dylan CHEN" w:date="2026-03-18T02:05:00Z" w16du:dateUtc="2026-03-17T18:05: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2E646A07" w14:textId="77777777" w:rsidR="003F2F89" w:rsidRDefault="003F2F89">
            <w:pPr>
              <w:rPr>
                <w:ins w:id="524" w:author="Dylan CHEN" w:date="2026-03-18T02:04:00Z" w16du:dateUtc="2026-03-17T18:04:00Z"/>
                <w:i/>
                <w:iCs/>
                <w:color w:val="000000"/>
                <w:sz w:val="20"/>
                <w:szCs w:val="20"/>
              </w:rPr>
            </w:pPr>
            <w:ins w:id="525" w:author="Dylan CHEN" w:date="2026-03-18T02:04:00Z" w16du:dateUtc="2026-03-17T18:04:00Z">
              <w:r>
                <w:rPr>
                  <w:i/>
                  <w:iCs/>
                  <w:color w:val="000000"/>
                  <w:sz w:val="20"/>
                  <w:szCs w:val="20"/>
                </w:rPr>
                <w:t>AI</w:t>
              </w:r>
              <w:r>
                <w:rPr>
                  <w:i/>
                  <w:iCs/>
                  <w:color w:val="000000"/>
                  <w:sz w:val="20"/>
                  <w:szCs w:val="20"/>
                  <w:vertAlign w:val="subscript"/>
                </w:rPr>
                <w:t>i</w:t>
              </w:r>
            </w:ins>
          </w:p>
        </w:tc>
        <w:tc>
          <w:tcPr>
            <w:tcW w:w="5260" w:type="dxa"/>
            <w:tcBorders>
              <w:top w:val="nil"/>
              <w:left w:val="nil"/>
              <w:bottom w:val="nil"/>
              <w:right w:val="nil"/>
            </w:tcBorders>
            <w:noWrap/>
            <w:tcMar>
              <w:top w:w="15" w:type="dxa"/>
              <w:left w:w="15" w:type="dxa"/>
              <w:bottom w:w="0" w:type="dxa"/>
              <w:right w:w="15" w:type="dxa"/>
            </w:tcMar>
            <w:vAlign w:val="center"/>
            <w:hideMark/>
            <w:tcPrChange w:id="526"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444C22" w14:textId="77777777" w:rsidR="003F2F89" w:rsidRDefault="003F2F89">
            <w:pPr>
              <w:jc w:val="center"/>
              <w:rPr>
                <w:ins w:id="527" w:author="Dylan CHEN" w:date="2026-03-18T02:04:00Z" w16du:dateUtc="2026-03-17T18:04:00Z"/>
                <w:color w:val="000000"/>
                <w:sz w:val="20"/>
                <w:szCs w:val="20"/>
              </w:rPr>
            </w:pPr>
            <w:ins w:id="528" w:author="Dylan CHEN" w:date="2026-03-18T02:04:00Z" w16du:dateUtc="2026-03-17T18:04:00Z">
              <w:r>
                <w:rPr>
                  <w:color w:val="000000"/>
                  <w:sz w:val="20"/>
                  <w:szCs w:val="20"/>
                </w:rPr>
                <w:t>0.169</w:t>
              </w:r>
            </w:ins>
          </w:p>
        </w:tc>
      </w:tr>
      <w:tr w:rsidR="003F2F89" w14:paraId="758FCAAB" w14:textId="77777777" w:rsidTr="003F2F89">
        <w:trPr>
          <w:trHeight w:val="340"/>
          <w:jc w:val="center"/>
          <w:ins w:id="529" w:author="Dylan CHEN" w:date="2026-03-18T02:04:00Z"/>
          <w:trPrChange w:id="530" w:author="Dylan CHEN" w:date="2026-03-18T02:05:00Z" w16du:dateUtc="2026-03-17T18:05:00Z">
            <w:trPr>
              <w:gridAfter w:val="0"/>
              <w:trHeight w:val="340"/>
            </w:trPr>
          </w:trPrChange>
        </w:trPr>
        <w:tc>
          <w:tcPr>
            <w:tcW w:w="1580" w:type="dxa"/>
            <w:vMerge/>
            <w:tcBorders>
              <w:top w:val="nil"/>
              <w:left w:val="nil"/>
              <w:bottom w:val="nil"/>
              <w:right w:val="nil"/>
            </w:tcBorders>
            <w:vAlign w:val="center"/>
            <w:hideMark/>
            <w:tcPrChange w:id="531" w:author="Dylan CHEN" w:date="2026-03-18T02:05:00Z" w16du:dateUtc="2026-03-17T18:05:00Z">
              <w:tcPr>
                <w:tcW w:w="0" w:type="auto"/>
                <w:vMerge/>
                <w:tcBorders>
                  <w:top w:val="nil"/>
                  <w:left w:val="nil"/>
                  <w:bottom w:val="nil"/>
                  <w:right w:val="nil"/>
                </w:tcBorders>
                <w:vAlign w:val="center"/>
                <w:hideMark/>
              </w:tcPr>
            </w:tcPrChange>
          </w:tcPr>
          <w:p w14:paraId="7706EB09" w14:textId="77777777" w:rsidR="003F2F89" w:rsidRDefault="003F2F89">
            <w:pPr>
              <w:rPr>
                <w:ins w:id="532" w:author="Dylan CHEN" w:date="2026-03-18T02:04:00Z" w16du:dateUtc="2026-03-17T18:04:00Z"/>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533"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F73B912" w14:textId="77777777" w:rsidR="003F2F89" w:rsidRDefault="003F2F89">
            <w:pPr>
              <w:jc w:val="center"/>
              <w:rPr>
                <w:ins w:id="534" w:author="Dylan CHEN" w:date="2026-03-18T02:04:00Z" w16du:dateUtc="2026-03-17T18:04:00Z"/>
                <w:color w:val="000000"/>
                <w:sz w:val="20"/>
                <w:szCs w:val="20"/>
              </w:rPr>
            </w:pPr>
            <w:ins w:id="535" w:author="Dylan CHEN" w:date="2026-03-18T02:04:00Z" w16du:dateUtc="2026-03-17T18:04:00Z">
              <w:r>
                <w:rPr>
                  <w:color w:val="000000"/>
                  <w:sz w:val="20"/>
                  <w:szCs w:val="20"/>
                </w:rPr>
                <w:t>(0.103)</w:t>
              </w:r>
            </w:ins>
          </w:p>
        </w:tc>
      </w:tr>
      <w:tr w:rsidR="003F2F89" w14:paraId="78F9A3A2" w14:textId="77777777" w:rsidTr="003F2F89">
        <w:trPr>
          <w:trHeight w:val="340"/>
          <w:jc w:val="center"/>
          <w:ins w:id="536" w:author="Dylan CHEN" w:date="2026-03-18T02:04:00Z"/>
          <w:trPrChange w:id="537" w:author="Dylan CHEN" w:date="2026-03-18T02:05:00Z" w16du:dateUtc="2026-03-17T18:05:00Z">
            <w:trPr>
              <w:gridAfter w:val="0"/>
              <w:trHeight w:val="340"/>
            </w:trPr>
          </w:trPrChange>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538" w:author="Dylan CHEN" w:date="2026-03-18T02:05:00Z" w16du:dateUtc="2026-03-17T18:05: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285EE7E0" w14:textId="2B579592" w:rsidR="003F2F89" w:rsidRDefault="003F2F89">
            <w:pPr>
              <w:rPr>
                <w:ins w:id="539" w:author="Dylan CHEN" w:date="2026-03-18T02:04:00Z" w16du:dateUtc="2026-03-17T18:04:00Z"/>
                <w:i/>
                <w:iCs/>
                <w:color w:val="000000"/>
                <w:sz w:val="20"/>
                <w:szCs w:val="20"/>
              </w:rPr>
            </w:pPr>
            <w:ins w:id="540" w:author="Dylan CHEN" w:date="2026-03-18T02:04:00Z" w16du:dateUtc="2026-03-17T18:04:00Z">
              <w:r>
                <w:rPr>
                  <w:i/>
                  <w:iCs/>
                  <w:color w:val="000000"/>
                  <w:sz w:val="20"/>
                  <w:szCs w:val="20"/>
                </w:rPr>
                <w:t>AI</w:t>
              </w:r>
              <w:r>
                <w:rPr>
                  <w:i/>
                  <w:iCs/>
                  <w:color w:val="000000"/>
                  <w:sz w:val="20"/>
                  <w:szCs w:val="20"/>
                  <w:vertAlign w:val="subscript"/>
                </w:rPr>
                <w:t>i</w:t>
              </w:r>
              <w:r>
                <w:rPr>
                  <w:i/>
                  <w:iCs/>
                  <w:color w:val="000000"/>
                  <w:sz w:val="20"/>
                  <w:szCs w:val="20"/>
                </w:rPr>
                <w:t>*quality1Ans</w:t>
              </w:r>
            </w:ins>
            <w:ins w:id="541" w:author="Dylan CHEN" w:date="2026-03-18T02:16:00Z" w16du:dateUtc="2026-03-17T18:16:00Z">
              <w:r w:rsidR="003D6EC1" w:rsidRPr="003D6EC1">
                <w:rPr>
                  <w:i/>
                  <w:iCs/>
                  <w:color w:val="000000"/>
                  <w:sz w:val="20"/>
                  <w:szCs w:val="20"/>
                  <w:vertAlign w:val="subscript"/>
                  <w:rPrChange w:id="542" w:author="Dylan CHEN" w:date="2026-03-18T02:16:00Z" w16du:dateUtc="2026-03-17T18:16:00Z">
                    <w:rPr>
                      <w:i/>
                      <w:iCs/>
                      <w:color w:val="000000"/>
                      <w:sz w:val="20"/>
                      <w:szCs w:val="20"/>
                    </w:rPr>
                  </w:rPrChange>
                </w:rPr>
                <w:t>i</w:t>
              </w:r>
            </w:ins>
            <w:ins w:id="543" w:author="Dylan CHEN" w:date="2026-03-18T02:04:00Z" w16du:dateUtc="2026-03-17T18:04:00Z">
              <w:r w:rsidRPr="003D6EC1">
                <w:rPr>
                  <w:i/>
                  <w:iCs/>
                  <w:color w:val="000000"/>
                  <w:sz w:val="20"/>
                  <w:szCs w:val="20"/>
                  <w:vertAlign w:val="subscript"/>
                  <w:rPrChange w:id="544" w:author="Dylan CHEN" w:date="2026-03-18T02:16:00Z" w16du:dateUtc="2026-03-17T18:16:00Z">
                    <w:rPr>
                      <w:i/>
                      <w:iCs/>
                      <w:color w:val="000000"/>
                      <w:sz w:val="20"/>
                      <w:szCs w:val="20"/>
                    </w:rPr>
                  </w:rPrChange>
                </w:rPr>
                <w:t>j</w:t>
              </w:r>
            </w:ins>
          </w:p>
        </w:tc>
        <w:tc>
          <w:tcPr>
            <w:tcW w:w="5260" w:type="dxa"/>
            <w:tcBorders>
              <w:top w:val="nil"/>
              <w:left w:val="nil"/>
              <w:bottom w:val="nil"/>
              <w:right w:val="nil"/>
            </w:tcBorders>
            <w:noWrap/>
            <w:tcMar>
              <w:top w:w="15" w:type="dxa"/>
              <w:left w:w="15" w:type="dxa"/>
              <w:bottom w:w="0" w:type="dxa"/>
              <w:right w:w="15" w:type="dxa"/>
            </w:tcMar>
            <w:vAlign w:val="center"/>
            <w:hideMark/>
            <w:tcPrChange w:id="545"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F2497A" w14:textId="77777777" w:rsidR="003F2F89" w:rsidRDefault="003F2F89">
            <w:pPr>
              <w:jc w:val="center"/>
              <w:rPr>
                <w:ins w:id="546" w:author="Dylan CHEN" w:date="2026-03-18T02:04:00Z" w16du:dateUtc="2026-03-17T18:04:00Z"/>
                <w:color w:val="000000"/>
                <w:sz w:val="20"/>
                <w:szCs w:val="20"/>
              </w:rPr>
            </w:pPr>
            <w:ins w:id="547" w:author="Dylan CHEN" w:date="2026-03-18T02:04:00Z" w16du:dateUtc="2026-03-17T18:04:00Z">
              <w:r>
                <w:rPr>
                  <w:color w:val="000000"/>
                  <w:sz w:val="20"/>
                  <w:szCs w:val="20"/>
                </w:rPr>
                <w:t>-0.037 *</w:t>
              </w:r>
            </w:ins>
          </w:p>
        </w:tc>
      </w:tr>
      <w:tr w:rsidR="003F2F89" w14:paraId="5570ADBE" w14:textId="77777777" w:rsidTr="003F2F89">
        <w:trPr>
          <w:trHeight w:val="360"/>
          <w:jc w:val="center"/>
          <w:ins w:id="548" w:author="Dylan CHEN" w:date="2026-03-18T02:04:00Z"/>
          <w:trPrChange w:id="549" w:author="Dylan CHEN" w:date="2026-03-18T02:05:00Z" w16du:dateUtc="2026-03-17T18:05:00Z">
            <w:trPr>
              <w:gridAfter w:val="0"/>
              <w:trHeight w:val="360"/>
            </w:trPr>
          </w:trPrChange>
        </w:trPr>
        <w:tc>
          <w:tcPr>
            <w:tcW w:w="1580" w:type="dxa"/>
            <w:vMerge/>
            <w:tcBorders>
              <w:top w:val="nil"/>
              <w:left w:val="nil"/>
              <w:bottom w:val="single" w:sz="4" w:space="0" w:color="000000"/>
              <w:right w:val="nil"/>
            </w:tcBorders>
            <w:vAlign w:val="center"/>
            <w:hideMark/>
            <w:tcPrChange w:id="550" w:author="Dylan CHEN" w:date="2026-03-18T02:05:00Z" w16du:dateUtc="2026-03-17T18:05:00Z">
              <w:tcPr>
                <w:tcW w:w="0" w:type="auto"/>
                <w:vMerge/>
                <w:tcBorders>
                  <w:top w:val="nil"/>
                  <w:left w:val="nil"/>
                  <w:bottom w:val="single" w:sz="4" w:space="0" w:color="000000"/>
                  <w:right w:val="nil"/>
                </w:tcBorders>
                <w:vAlign w:val="center"/>
                <w:hideMark/>
              </w:tcPr>
            </w:tcPrChange>
          </w:tcPr>
          <w:p w14:paraId="1C0787A6" w14:textId="77777777" w:rsidR="003F2F89" w:rsidRDefault="003F2F89">
            <w:pPr>
              <w:rPr>
                <w:ins w:id="551" w:author="Dylan CHEN" w:date="2026-03-18T02:04:00Z" w16du:dateUtc="2026-03-17T18:04:00Z"/>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552"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7EBA047" w14:textId="77777777" w:rsidR="003F2F89" w:rsidRDefault="003F2F89">
            <w:pPr>
              <w:jc w:val="center"/>
              <w:rPr>
                <w:ins w:id="553" w:author="Dylan CHEN" w:date="2026-03-18T02:04:00Z" w16du:dateUtc="2026-03-17T18:04:00Z"/>
                <w:color w:val="000000"/>
                <w:sz w:val="20"/>
                <w:szCs w:val="20"/>
              </w:rPr>
            </w:pPr>
            <w:ins w:id="554" w:author="Dylan CHEN" w:date="2026-03-18T02:04:00Z" w16du:dateUtc="2026-03-17T18:04:00Z">
              <w:r>
                <w:rPr>
                  <w:color w:val="000000"/>
                  <w:sz w:val="20"/>
                  <w:szCs w:val="20"/>
                </w:rPr>
                <w:t>(0.015)</w:t>
              </w:r>
            </w:ins>
          </w:p>
        </w:tc>
      </w:tr>
      <w:tr w:rsidR="003F2F89" w14:paraId="46243B5C" w14:textId="77777777" w:rsidTr="003F2F89">
        <w:trPr>
          <w:trHeight w:val="340"/>
          <w:jc w:val="center"/>
          <w:ins w:id="555" w:author="Dylan CHEN" w:date="2026-03-18T02:04:00Z"/>
          <w:trPrChange w:id="556" w:author="Dylan CHEN" w:date="2026-03-18T02:05:00Z" w16du:dateUtc="2026-03-17T18:05:00Z">
            <w:trPr>
              <w:gridAfter w:val="0"/>
              <w:trHeight w:val="34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557"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5EC625B7" w14:textId="77777777" w:rsidR="003F2F89" w:rsidRDefault="003F2F89">
            <w:pPr>
              <w:rPr>
                <w:ins w:id="558" w:author="Dylan CHEN" w:date="2026-03-18T02:04:00Z" w16du:dateUtc="2026-03-17T18:04:00Z"/>
                <w:color w:val="000000"/>
                <w:sz w:val="20"/>
                <w:szCs w:val="20"/>
              </w:rPr>
            </w:pPr>
            <w:ins w:id="559" w:author="Dylan CHEN" w:date="2026-03-18T02:04:00Z" w16du:dateUtc="2026-03-17T18:04:00Z">
              <w:r>
                <w:rPr>
                  <w:color w:val="000000"/>
                  <w:sz w:val="20"/>
                  <w:szCs w:val="20"/>
                </w:rPr>
                <w:t>other controls</w:t>
              </w:r>
            </w:ins>
          </w:p>
        </w:tc>
        <w:tc>
          <w:tcPr>
            <w:tcW w:w="5260" w:type="dxa"/>
            <w:tcBorders>
              <w:top w:val="nil"/>
              <w:left w:val="nil"/>
              <w:bottom w:val="nil"/>
              <w:right w:val="nil"/>
            </w:tcBorders>
            <w:noWrap/>
            <w:tcMar>
              <w:top w:w="15" w:type="dxa"/>
              <w:left w:w="15" w:type="dxa"/>
              <w:bottom w:w="0" w:type="dxa"/>
              <w:right w:w="15" w:type="dxa"/>
            </w:tcMar>
            <w:vAlign w:val="center"/>
            <w:hideMark/>
            <w:tcPrChange w:id="560"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2A1D98F" w14:textId="77777777" w:rsidR="003F2F89" w:rsidRDefault="003F2F89">
            <w:pPr>
              <w:jc w:val="center"/>
              <w:rPr>
                <w:ins w:id="561" w:author="Dylan CHEN" w:date="2026-03-18T02:04:00Z" w16du:dateUtc="2026-03-17T18:04:00Z"/>
                <w:color w:val="000000"/>
                <w:sz w:val="20"/>
                <w:szCs w:val="20"/>
              </w:rPr>
            </w:pPr>
            <w:ins w:id="562" w:author="Dylan CHEN" w:date="2026-03-18T02:04:00Z" w16du:dateUtc="2026-03-17T18:04:00Z">
              <w:r>
                <w:rPr>
                  <w:color w:val="000000"/>
                  <w:sz w:val="20"/>
                  <w:szCs w:val="20"/>
                </w:rPr>
                <w:t>√</w:t>
              </w:r>
            </w:ins>
          </w:p>
        </w:tc>
      </w:tr>
      <w:tr w:rsidR="003F2F89" w14:paraId="4DC3D82A" w14:textId="77777777" w:rsidTr="003F2F89">
        <w:trPr>
          <w:trHeight w:val="340"/>
          <w:jc w:val="center"/>
          <w:ins w:id="563" w:author="Dylan CHEN" w:date="2026-03-18T02:04:00Z"/>
          <w:trPrChange w:id="564" w:author="Dylan CHEN" w:date="2026-03-18T02:05:00Z" w16du:dateUtc="2026-03-17T18:05:00Z">
            <w:trPr>
              <w:gridAfter w:val="0"/>
              <w:trHeight w:val="340"/>
            </w:trPr>
          </w:trPrChange>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Change w:id="565" w:author="Dylan CHEN" w:date="2026-03-18T02:05:00Z" w16du:dateUtc="2026-03-17T18:05: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7060E5D" w14:textId="77777777" w:rsidR="003F2F89" w:rsidRDefault="003F2F89">
            <w:pPr>
              <w:rPr>
                <w:ins w:id="566" w:author="Dylan CHEN" w:date="2026-03-18T02:04:00Z" w16du:dateUtc="2026-03-17T18:04:00Z"/>
                <w:color w:val="000000"/>
                <w:sz w:val="20"/>
                <w:szCs w:val="20"/>
              </w:rPr>
            </w:pPr>
            <w:ins w:id="567" w:author="Dylan CHEN" w:date="2026-03-18T02:04:00Z" w16du:dateUtc="2026-03-17T18:04:00Z">
              <w:r>
                <w:rPr>
                  <w:color w:val="000000"/>
                  <w:sz w:val="20"/>
                  <w:szCs w:val="20"/>
                </w:rPr>
                <w:t>answer timing FE</w:t>
              </w:r>
            </w:ins>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568"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E61ECBD" w14:textId="77777777" w:rsidR="003F2F89" w:rsidRDefault="003F2F89">
            <w:pPr>
              <w:jc w:val="center"/>
              <w:rPr>
                <w:ins w:id="569" w:author="Dylan CHEN" w:date="2026-03-18T02:04:00Z" w16du:dateUtc="2026-03-17T18:04:00Z"/>
                <w:color w:val="000000"/>
                <w:sz w:val="20"/>
                <w:szCs w:val="20"/>
              </w:rPr>
            </w:pPr>
            <w:ins w:id="570" w:author="Dylan CHEN" w:date="2026-03-18T02:04:00Z" w16du:dateUtc="2026-03-17T18:04:00Z">
              <w:r>
                <w:rPr>
                  <w:color w:val="000000"/>
                  <w:sz w:val="20"/>
                  <w:szCs w:val="20"/>
                </w:rPr>
                <w:t>√</w:t>
              </w:r>
            </w:ins>
          </w:p>
        </w:tc>
      </w:tr>
      <w:tr w:rsidR="003F2F89" w14:paraId="3B2879F9" w14:textId="77777777" w:rsidTr="003F2F89">
        <w:trPr>
          <w:trHeight w:val="340"/>
          <w:jc w:val="center"/>
          <w:ins w:id="571" w:author="Dylan CHEN" w:date="2026-03-18T02:04:00Z"/>
          <w:trPrChange w:id="572" w:author="Dylan CHEN" w:date="2026-03-18T02:05:00Z" w16du:dateUtc="2026-03-17T18:05:00Z">
            <w:trPr>
              <w:gridAfter w:val="0"/>
              <w:trHeight w:val="340"/>
            </w:trPr>
          </w:trPrChange>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Change w:id="573" w:author="Dylan CHEN" w:date="2026-03-18T02:05:00Z" w16du:dateUtc="2026-03-17T18:05:00Z">
              <w:tcPr>
                <w:tcW w:w="0" w:type="auto"/>
                <w:tcBorders>
                  <w:top w:val="nil"/>
                  <w:left w:val="nil"/>
                  <w:bottom w:val="single" w:sz="8" w:space="0" w:color="auto"/>
                  <w:right w:val="nil"/>
                </w:tcBorders>
                <w:noWrap/>
                <w:tcMar>
                  <w:top w:w="15" w:type="dxa"/>
                  <w:left w:w="15" w:type="dxa"/>
                  <w:bottom w:w="0" w:type="dxa"/>
                  <w:right w:w="15" w:type="dxa"/>
                </w:tcMar>
                <w:vAlign w:val="center"/>
                <w:hideMark/>
              </w:tcPr>
            </w:tcPrChange>
          </w:tcPr>
          <w:p w14:paraId="6D48A45D" w14:textId="77777777" w:rsidR="003F2F89" w:rsidRDefault="003F2F89">
            <w:pPr>
              <w:rPr>
                <w:ins w:id="574" w:author="Dylan CHEN" w:date="2026-03-18T02:04:00Z" w16du:dateUtc="2026-03-17T18:04:00Z"/>
                <w:color w:val="000000"/>
                <w:sz w:val="20"/>
                <w:szCs w:val="20"/>
              </w:rPr>
            </w:pPr>
            <w:ins w:id="575" w:author="Dylan CHEN" w:date="2026-03-18T02:04:00Z" w16du:dateUtc="2026-03-17T18:04:00Z">
              <w:r>
                <w:rPr>
                  <w:color w:val="000000"/>
                  <w:sz w:val="20"/>
                  <w:szCs w:val="20"/>
                </w:rPr>
                <w:t>N</w:t>
              </w:r>
            </w:ins>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Change w:id="576" w:author="Dylan CHEN" w:date="2026-03-18T02:05:00Z" w16du:dateUtc="2026-03-17T18:05:00Z">
              <w:tcPr>
                <w:tcW w:w="0" w:type="auto"/>
                <w:gridSpan w:val="2"/>
                <w:tcBorders>
                  <w:top w:val="nil"/>
                  <w:left w:val="nil"/>
                  <w:bottom w:val="single" w:sz="8" w:space="0" w:color="auto"/>
                  <w:right w:val="nil"/>
                </w:tcBorders>
                <w:noWrap/>
                <w:tcMar>
                  <w:top w:w="15" w:type="dxa"/>
                  <w:left w:w="15" w:type="dxa"/>
                  <w:bottom w:w="0" w:type="dxa"/>
                  <w:right w:w="15" w:type="dxa"/>
                </w:tcMar>
                <w:vAlign w:val="center"/>
                <w:hideMark/>
              </w:tcPr>
            </w:tcPrChange>
          </w:tcPr>
          <w:p w14:paraId="16D66D36" w14:textId="0E890E57" w:rsidR="003F2F89" w:rsidRDefault="003F2F89">
            <w:pPr>
              <w:jc w:val="center"/>
              <w:rPr>
                <w:ins w:id="577" w:author="Dylan CHEN" w:date="2026-03-18T02:04:00Z" w16du:dateUtc="2026-03-17T18:04:00Z"/>
                <w:color w:val="000000"/>
                <w:sz w:val="20"/>
                <w:szCs w:val="20"/>
              </w:rPr>
            </w:pPr>
            <w:ins w:id="578" w:author="Dylan CHEN" w:date="2026-03-18T02:05:00Z" w16du:dateUtc="2026-03-17T18:05:00Z">
              <w:r>
                <w:rPr>
                  <w:rFonts w:hint="eastAsia"/>
                  <w:color w:val="000000"/>
                  <w:sz w:val="20"/>
                  <w:szCs w:val="20"/>
                </w:rPr>
                <w:t>3</w:t>
              </w:r>
            </w:ins>
            <w:ins w:id="579" w:author="Dylan CHEN" w:date="2026-03-18T02:04:00Z" w16du:dateUtc="2026-03-17T18:04:00Z">
              <w:r>
                <w:rPr>
                  <w:color w:val="000000"/>
                  <w:sz w:val="20"/>
                  <w:szCs w:val="20"/>
                </w:rPr>
                <w:t>,</w:t>
              </w:r>
            </w:ins>
            <w:ins w:id="580" w:author="Dylan CHEN" w:date="2026-03-18T02:05:00Z" w16du:dateUtc="2026-03-17T18:05:00Z">
              <w:r>
                <w:rPr>
                  <w:rFonts w:hint="eastAsia"/>
                  <w:color w:val="000000"/>
                  <w:sz w:val="20"/>
                  <w:szCs w:val="20"/>
                </w:rPr>
                <w:t>189</w:t>
              </w:r>
            </w:ins>
          </w:p>
        </w:tc>
      </w:tr>
    </w:tbl>
    <w:p w14:paraId="2C8618FB" w14:textId="1ADC18A1" w:rsidR="000624A1" w:rsidRPr="00522DE1" w:rsidRDefault="003F2F89" w:rsidP="00E942C7">
      <w:pPr>
        <w:spacing w:before="120" w:after="120"/>
      </w:pPr>
      <w:ins w:id="581" w:author="Dylan CHEN" w:date="2026-03-18T02:04:00Z" w16du:dateUtc="2026-03-17T18:04:00Z">
        <w:r w:rsidDel="003F2F89">
          <w:t xml:space="preserve"> </w:t>
        </w:r>
      </w:ins>
      <w:bookmarkEnd w:id="488"/>
      <w:del w:id="582" w:author="Dylan CHEN" w:date="2026-03-18T02:04:00Z" w16du:dateUtc="2026-03-17T18:04:00Z">
        <w:r w:rsidR="000624A1" w:rsidDel="003F2F89">
          <w:delText>[Put a table here]</w:delText>
        </w:r>
      </w:del>
    </w:p>
    <w:p w14:paraId="1E91E376" w14:textId="34539154" w:rsidR="00E942C7" w:rsidRPr="00522DE1" w:rsidRDefault="00E942C7" w:rsidP="00E942C7">
      <w:pPr>
        <w:spacing w:before="120" w:after="120"/>
        <w:rPr>
          <w:b/>
        </w:rPr>
      </w:pPr>
      <w:r w:rsidRPr="00522DE1">
        <w:t>---------------------------------------------------------------------------------------------------------------------</w:t>
      </w:r>
    </w:p>
    <w:p w14:paraId="5DCFE8A0" w14:textId="331DB5BD"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7</w:t>
      </w:r>
      <w:r w:rsidR="00B31E6C">
        <w:rPr>
          <w:rFonts w:eastAsia="SimSun"/>
          <w:b/>
          <w:bCs/>
          <w:kern w:val="2"/>
        </w:rPr>
        <w:t xml:space="preserve"> (theory)</w:t>
      </w:r>
    </w:p>
    <w:p w14:paraId="513E4285" w14:textId="56DB5B17" w:rsidR="00B2502B" w:rsidRPr="00522DE1"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t>Theory</w:t>
      </w:r>
    </w:p>
    <w:p w14:paraId="55602CEB" w14:textId="0BA3B017" w:rsidR="00506A3F" w:rsidRPr="00522DE1" w:rsidRDefault="00B2502B" w:rsidP="00B2502B">
      <w:pPr>
        <w:widowControl w:val="0"/>
        <w:autoSpaceDE w:val="0"/>
        <w:autoSpaceDN w:val="0"/>
        <w:adjustRightInd w:val="0"/>
        <w:spacing w:before="120" w:after="120"/>
        <w:ind w:leftChars="200" w:left="480"/>
        <w:jc w:val="both"/>
        <w:rPr>
          <w:rFonts w:eastAsia="SimSun"/>
          <w:i/>
          <w:iCs/>
          <w:kern w:val="2"/>
          <w:highlight w:val="yellow"/>
        </w:rPr>
      </w:pPr>
      <w:r w:rsidRPr="00522DE1">
        <w:rPr>
          <w:rFonts w:eastAsia="SimSun"/>
          <w:i/>
          <w:iCs/>
          <w:kern w:val="2"/>
        </w:rPr>
        <w:t>In Section 3, the authors seek to theorize how internal GenAI may influence users</w:t>
      </w:r>
      <w:r w:rsidR="00F41AD7" w:rsidRPr="00522DE1">
        <w:rPr>
          <w:rFonts w:eastAsia="SimSun"/>
          <w:i/>
          <w:iCs/>
          <w:kern w:val="2"/>
        </w:rPr>
        <w:t>’</w:t>
      </w:r>
      <w:r w:rsidRPr="00522DE1">
        <w:rPr>
          <w:rFonts w:eastAsia="SimSun"/>
          <w:i/>
          <w:iCs/>
          <w:kern w:val="2"/>
        </w:rPr>
        <w:t xml:space="preserve"> contributions to answers. However, there does not appear to be </w:t>
      </w:r>
      <w:r w:rsidRPr="00522DE1">
        <w:rPr>
          <w:rFonts w:eastAsia="SimSun"/>
          <w:i/>
          <w:iCs/>
          <w:kern w:val="2"/>
          <w:highlight w:val="yellow"/>
        </w:rPr>
        <w:t>an overarching theoretical framework that explains why all three effects should shape contribution decisions.</w:t>
      </w:r>
      <w:r w:rsidRPr="00522DE1">
        <w:rPr>
          <w:rFonts w:eastAsia="SimSun"/>
          <w:i/>
          <w:iCs/>
          <w:kern w:val="2"/>
        </w:rPr>
        <w:t xml:space="preserve"> At present, each effect is discussed in isolation, which makes the overall theoretical argument appear somewhat ad hoc</w:t>
      </w:r>
      <w:r w:rsidR="003C2647" w:rsidRPr="00522DE1">
        <w:rPr>
          <w:rFonts w:eastAsia="SimSun"/>
          <w:i/>
          <w:iCs/>
          <w:kern w:val="2"/>
        </w:rPr>
        <w:t xml:space="preserve">. </w:t>
      </w:r>
    </w:p>
    <w:p w14:paraId="716123AE"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DB6AD6C" w14:textId="77777777" w:rsidR="00B2502B" w:rsidRPr="00522DE1" w:rsidRDefault="00B2502B" w:rsidP="001A39D5">
      <w:pPr>
        <w:spacing w:before="120" w:after="120"/>
      </w:pPr>
    </w:p>
    <w:p w14:paraId="6F4581AD" w14:textId="5179EE45" w:rsidR="001A39D5" w:rsidRPr="00522DE1" w:rsidRDefault="001A39D5" w:rsidP="001A39D5">
      <w:pPr>
        <w:spacing w:before="120" w:after="120"/>
        <w:rPr>
          <w:b/>
        </w:rPr>
      </w:pPr>
      <w:r w:rsidRPr="00522DE1">
        <w:t>---------------------------------------------------------------------------------------------------------------------</w:t>
      </w:r>
    </w:p>
    <w:p w14:paraId="588CC9C0" w14:textId="23B07A82" w:rsidR="001A39D5" w:rsidRPr="00522DE1" w:rsidRDefault="001A39D5" w:rsidP="001A39D5">
      <w:pPr>
        <w:widowControl w:val="0"/>
        <w:autoSpaceDE w:val="0"/>
        <w:spacing w:before="120" w:after="120"/>
        <w:jc w:val="both"/>
        <w:outlineLvl w:val="0"/>
        <w:rPr>
          <w:rFonts w:eastAsia="SimSun"/>
          <w:b/>
          <w:bCs/>
          <w:kern w:val="2"/>
        </w:rPr>
      </w:pPr>
      <w:r w:rsidRPr="00522DE1">
        <w:rPr>
          <w:rFonts w:eastAsia="SimSun"/>
          <w:b/>
          <w:bCs/>
          <w:kern w:val="2"/>
        </w:rPr>
        <w:t>R3-</w:t>
      </w:r>
      <w:r w:rsidR="001535FF" w:rsidRPr="00522DE1">
        <w:rPr>
          <w:rFonts w:eastAsia="SimSun"/>
          <w:b/>
          <w:bCs/>
          <w:kern w:val="2"/>
        </w:rPr>
        <w:t>8</w:t>
      </w:r>
      <w:r w:rsidR="00B2502B" w:rsidRPr="00522DE1">
        <w:rPr>
          <w:rFonts w:eastAsia="SimSun"/>
          <w:b/>
          <w:bCs/>
          <w:kern w:val="2"/>
        </w:rPr>
        <w:t xml:space="preserve"> (5 mins)</w:t>
      </w:r>
    </w:p>
    <w:p w14:paraId="1E3C9B68" w14:textId="3B28889B"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3. Other minor issues</w:t>
      </w:r>
    </w:p>
    <w:p w14:paraId="15270264" w14:textId="7E658AE7" w:rsidR="001A39D5"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a. On page 18, the authors state that </w:t>
      </w:r>
      <w:r w:rsidR="00F41AD7" w:rsidRPr="00522DE1">
        <w:rPr>
          <w:rFonts w:eastAsia="SimSun"/>
          <w:i/>
          <w:iCs/>
          <w:kern w:val="2"/>
        </w:rPr>
        <w:t>“</w:t>
      </w:r>
      <w:r w:rsidRPr="00522DE1">
        <w:rPr>
          <w:rFonts w:eastAsia="SimSun"/>
          <w:i/>
          <w:iCs/>
          <w:kern w:val="2"/>
        </w:rPr>
        <w:t>we observe that AI answers appear within five minutes of question posting.</w:t>
      </w:r>
      <w:r w:rsidR="00F41AD7" w:rsidRPr="00522DE1">
        <w:rPr>
          <w:rFonts w:eastAsia="SimSun"/>
          <w:i/>
          <w:iCs/>
          <w:kern w:val="2"/>
        </w:rPr>
        <w:t>”</w:t>
      </w:r>
      <w:r w:rsidRPr="00522DE1">
        <w:rPr>
          <w:rFonts w:eastAsia="SimSun"/>
          <w:i/>
          <w:iCs/>
          <w:kern w:val="2"/>
        </w:rPr>
        <w:t xml:space="preserve"> Could the authors verify whether AI answers consistently arrive faster than human answers?</w:t>
      </w:r>
    </w:p>
    <w:p w14:paraId="14937EF0" w14:textId="77777777" w:rsidR="001A39D5" w:rsidRPr="00522DE1" w:rsidRDefault="001A39D5" w:rsidP="001A39D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5016F74" w14:textId="4458A292" w:rsidR="00C82CFA" w:rsidRPr="00522DE1" w:rsidRDefault="00C82CFA" w:rsidP="009F5176">
      <w:pPr>
        <w:pStyle w:val="NormalWeb"/>
        <w:spacing w:before="120" w:after="120"/>
      </w:pPr>
    </w:p>
    <w:p w14:paraId="1DB21C77" w14:textId="77777777" w:rsidR="00E942C7" w:rsidRPr="00522DE1" w:rsidRDefault="00E942C7" w:rsidP="00E942C7">
      <w:pPr>
        <w:spacing w:before="120" w:after="120"/>
        <w:rPr>
          <w:b/>
        </w:rPr>
      </w:pPr>
      <w:r w:rsidRPr="00522DE1">
        <w:t>---------------------------------------------------------------------------------------------------------------------</w:t>
      </w:r>
    </w:p>
    <w:p w14:paraId="54FAC138" w14:textId="1379901A" w:rsidR="00E942C7" w:rsidRPr="00522DE1" w:rsidRDefault="000B7F20" w:rsidP="00E942C7">
      <w:pPr>
        <w:widowControl w:val="0"/>
        <w:autoSpaceDE w:val="0"/>
        <w:spacing w:before="120" w:after="120"/>
        <w:jc w:val="both"/>
        <w:outlineLvl w:val="0"/>
        <w:rPr>
          <w:rFonts w:eastAsia="SimSun"/>
          <w:b/>
          <w:bCs/>
          <w:kern w:val="2"/>
        </w:rPr>
      </w:pPr>
      <w:r>
        <w:rPr>
          <w:rFonts w:eastAsia="SimSun"/>
          <w:b/>
          <w:bCs/>
          <w:kern w:val="2"/>
        </w:rPr>
        <w:t>*</w:t>
      </w:r>
      <w:r w:rsidR="00E942C7" w:rsidRPr="00522DE1">
        <w:rPr>
          <w:rFonts w:eastAsia="SimSun"/>
          <w:b/>
          <w:bCs/>
          <w:kern w:val="2"/>
        </w:rPr>
        <w:t>R3-</w:t>
      </w:r>
      <w:r w:rsidR="001535FF" w:rsidRPr="00522DE1">
        <w:rPr>
          <w:rFonts w:eastAsia="SimSun"/>
          <w:b/>
          <w:bCs/>
          <w:kern w:val="2"/>
        </w:rPr>
        <w:t>9</w:t>
      </w:r>
    </w:p>
    <w:p w14:paraId="6FC5DCEC" w14:textId="11F3DDA6" w:rsidR="00355E00" w:rsidRPr="00522DE1" w:rsidRDefault="00984718"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b. The authors state that they collected all questions and answers posted between September 2023 and February 2024. However, </w:t>
      </w:r>
      <w:r w:rsidRPr="00522DE1">
        <w:rPr>
          <w:rFonts w:eastAsia="SimSun"/>
          <w:i/>
          <w:iCs/>
          <w:kern w:val="2"/>
          <w:highlight w:val="yellow"/>
        </w:rPr>
        <w:t>the analyses presented later in the paper also make use of pre-treatment data</w:t>
      </w:r>
      <w:r w:rsidRPr="00522DE1">
        <w:rPr>
          <w:rFonts w:eastAsia="SimSun"/>
          <w:i/>
          <w:iCs/>
          <w:kern w:val="2"/>
        </w:rPr>
        <w:t>. The authors may want to correct this statement.</w:t>
      </w:r>
      <w:r w:rsidR="00163F69" w:rsidRPr="00522DE1">
        <w:rPr>
          <w:rFonts w:eastAsia="SimSun"/>
          <w:i/>
          <w:iCs/>
          <w:kern w:val="2"/>
        </w:rPr>
        <w:t xml:space="preserve"> </w:t>
      </w:r>
    </w:p>
    <w:p w14:paraId="70377CFF"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47D482" w14:textId="29092F8D" w:rsidR="00D366D7" w:rsidRDefault="00406972" w:rsidP="00D366D7">
      <w:pPr>
        <w:pStyle w:val="NormalWeb"/>
        <w:spacing w:before="120" w:after="120"/>
      </w:pPr>
      <w:r>
        <w:t>Sorry for the confusion</w:t>
      </w:r>
      <w:r w:rsidR="00E2631B">
        <w:t>. Our main experimental analyses focus on the 150-day experimental window from September 2023 to February 2024. However, for specific analyses such as the spillover effect analysis that compares user behavior before and after the experiment began, we utilized pre-treatment data to establish baseline patterns.</w:t>
      </w:r>
    </w:p>
    <w:p w14:paraId="1025376F" w14:textId="2759E2C8" w:rsidR="00D366D7" w:rsidRDefault="00D366D7" w:rsidP="00D366D7">
      <w:pPr>
        <w:pStyle w:val="NormalWeb"/>
        <w:spacing w:before="120" w:after="120"/>
      </w:pPr>
      <w:r>
        <w:t xml:space="preserve">We have revised the data </w:t>
      </w:r>
      <w:r w:rsidR="00C578C9">
        <w:t xml:space="preserve">collection </w:t>
      </w:r>
      <w:r>
        <w:t xml:space="preserve">description in </w:t>
      </w:r>
      <w:r w:rsidR="00C578C9">
        <w:t xml:space="preserve">1st Paragraph of </w:t>
      </w:r>
      <w:r>
        <w:t>Section 4.</w:t>
      </w:r>
      <w:r w:rsidR="00D26032">
        <w:rPr>
          <w:rFonts w:hint="eastAsia"/>
        </w:rPr>
        <w:t>2</w:t>
      </w:r>
      <w:r>
        <w:t xml:space="preserve"> to accurately reflect both the data </w:t>
      </w:r>
      <w:r w:rsidR="00C578C9">
        <w:t xml:space="preserve">used in </w:t>
      </w:r>
      <w:r>
        <w:t>the paper.</w:t>
      </w:r>
    </w:p>
    <w:p w14:paraId="396D27DA" w14:textId="77777777" w:rsidR="00EB3DAA" w:rsidRPr="00522DE1" w:rsidRDefault="00EB3DAA" w:rsidP="00EB3DAA">
      <w:pPr>
        <w:spacing w:before="120" w:after="120"/>
        <w:rPr>
          <w:b/>
        </w:rPr>
      </w:pPr>
      <w:r w:rsidRPr="00522DE1">
        <w:lastRenderedPageBreak/>
        <w:t>---------------------------------------------------------------------------------------------------------------------</w:t>
      </w:r>
    </w:p>
    <w:p w14:paraId="32DB2DD0" w14:textId="3871F2AA" w:rsidR="00355E00" w:rsidRPr="00522DE1" w:rsidRDefault="0043348F" w:rsidP="00355E00">
      <w:pPr>
        <w:widowControl w:val="0"/>
        <w:autoSpaceDE w:val="0"/>
        <w:spacing w:before="120" w:after="120"/>
        <w:jc w:val="both"/>
        <w:outlineLvl w:val="0"/>
        <w:rPr>
          <w:rFonts w:eastAsia="SimSun"/>
          <w:b/>
          <w:bCs/>
          <w:kern w:val="2"/>
        </w:rPr>
      </w:pPr>
      <w:del w:id="583" w:author="Xin Li" w:date="2026-03-28T09:19:00Z" w16du:dateUtc="2026-03-28T01:19:00Z">
        <w:r w:rsidDel="00DA1CD8">
          <w:rPr>
            <w:rFonts w:eastAsia="SimSun"/>
            <w:b/>
            <w:bCs/>
            <w:kern w:val="2"/>
          </w:rPr>
          <w:delText>*</w:delText>
        </w:r>
      </w:del>
      <w:r w:rsidR="00355E00" w:rsidRPr="00522DE1">
        <w:rPr>
          <w:rFonts w:eastAsia="SimSun"/>
          <w:b/>
          <w:bCs/>
          <w:kern w:val="2"/>
        </w:rPr>
        <w:t>R3-</w:t>
      </w:r>
      <w:r w:rsidR="001535FF" w:rsidRPr="00522DE1">
        <w:rPr>
          <w:rFonts w:eastAsia="SimSun"/>
          <w:b/>
          <w:bCs/>
          <w:kern w:val="2"/>
        </w:rPr>
        <w:t>10</w:t>
      </w:r>
    </w:p>
    <w:p w14:paraId="542A46F6" w14:textId="48F55563" w:rsidR="00355E00" w:rsidRPr="00522DE1" w:rsidRDefault="00BD6FD3" w:rsidP="00355E0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c. What is the distribution of the variable </w:t>
      </w:r>
      <w:proofErr w:type="spellStart"/>
      <w:r w:rsidRPr="00522DE1">
        <w:rPr>
          <w:rFonts w:eastAsia="SimSun"/>
          <w:i/>
          <w:iCs/>
          <w:kern w:val="2"/>
        </w:rPr>
        <w:t>netlikenum</w:t>
      </w:r>
      <w:proofErr w:type="spellEnd"/>
      <w:r w:rsidRPr="00522DE1">
        <w:rPr>
          <w:rFonts w:eastAsia="SimSun"/>
          <w:i/>
          <w:iCs/>
          <w:kern w:val="2"/>
        </w:rPr>
        <w:t>? Does it exhibit a skewed distribution?</w:t>
      </w:r>
    </w:p>
    <w:p w14:paraId="74F120A2" w14:textId="77777777" w:rsidR="00355E00" w:rsidRPr="00522DE1" w:rsidRDefault="00355E00" w:rsidP="00355E0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CEF2F75" w14:textId="20B953FA" w:rsidR="00406972" w:rsidRDefault="007164AA">
      <w:pPr>
        <w:pStyle w:val="NormalWeb"/>
      </w:pPr>
      <w:r>
        <w:t xml:space="preserve">Thank you for this question. The distribution of </w:t>
      </w:r>
      <w:proofErr w:type="spellStart"/>
      <w:r>
        <w:t>netlikeNum</w:t>
      </w:r>
      <w:proofErr w:type="spellEnd"/>
      <w:r>
        <w:t xml:space="preserve"> is indeed highly skewed</w:t>
      </w:r>
      <w:r w:rsidR="00406972">
        <w:t xml:space="preserve"> (as shown below)</w:t>
      </w:r>
      <w:r>
        <w:t xml:space="preserve">, with a mean of 0.288, </w:t>
      </w:r>
      <w:r w:rsidR="00406972">
        <w:t xml:space="preserve">and </w:t>
      </w:r>
      <w:r>
        <w:t>a standard deviation of 0.671</w:t>
      </w:r>
      <w:r w:rsidR="00406972">
        <w:t>.</w:t>
      </w:r>
    </w:p>
    <w:p w14:paraId="06B236ED" w14:textId="1B57A9D1" w:rsidR="00E4668B" w:rsidRPr="000B34A9" w:rsidRDefault="00E4668B" w:rsidP="000B34A9">
      <w:pPr>
        <w:pStyle w:val="TableFiguretitle"/>
        <w:rPr>
          <w:rFonts w:eastAsia="SimSun"/>
        </w:rPr>
      </w:pPr>
      <w:del w:id="584" w:author="Dylan CHEN" w:date="2026-03-30T15:21:00Z" w16du:dateUtc="2026-03-30T07:21:00Z">
        <w:r w:rsidRPr="00E4668B" w:rsidDel="000F2BB4">
          <w:rPr>
            <w:noProof/>
          </w:rPr>
          <w:drawing>
            <wp:inline distT="0" distB="0" distL="0" distR="0" wp14:anchorId="26695FAA" wp14:editId="0D769459">
              <wp:extent cx="5943600" cy="3714750"/>
              <wp:effectExtent l="0" t="0" r="0" b="6350"/>
              <wp:docPr id="18307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4637" name=""/>
                      <pic:cNvPicPr/>
                    </pic:nvPicPr>
                    <pic:blipFill>
                      <a:blip r:embed="rId12"/>
                      <a:stretch>
                        <a:fillRect/>
                      </a:stretch>
                    </pic:blipFill>
                    <pic:spPr>
                      <a:xfrm>
                        <a:off x="0" y="0"/>
                        <a:ext cx="5943600" cy="3714750"/>
                      </a:xfrm>
                      <a:prstGeom prst="rect">
                        <a:avLst/>
                      </a:prstGeom>
                    </pic:spPr>
                  </pic:pic>
                </a:graphicData>
              </a:graphic>
            </wp:inline>
          </w:drawing>
        </w:r>
      </w:del>
      <w:ins w:id="585" w:author="Dylan CHEN" w:date="2026-03-30T15:21:00Z" w16du:dateUtc="2026-03-30T07:21:00Z">
        <w:r w:rsidR="000F2BB4" w:rsidRPr="000F2BB4">
          <w:rPr>
            <w:noProof/>
          </w:rPr>
          <w:drawing>
            <wp:inline distT="0" distB="0" distL="0" distR="0" wp14:anchorId="3700C186" wp14:editId="18EA56EC">
              <wp:extent cx="5710136" cy="3568835"/>
              <wp:effectExtent l="0" t="0" r="5080" b="0"/>
              <wp:docPr id="163254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40492" name=""/>
                      <pic:cNvPicPr/>
                    </pic:nvPicPr>
                    <pic:blipFill>
                      <a:blip r:embed="rId11"/>
                      <a:stretch>
                        <a:fillRect/>
                      </a:stretch>
                    </pic:blipFill>
                    <pic:spPr>
                      <a:xfrm>
                        <a:off x="0" y="0"/>
                        <a:ext cx="5722022" cy="3576264"/>
                      </a:xfrm>
                      <a:prstGeom prst="rect">
                        <a:avLst/>
                      </a:prstGeom>
                    </pic:spPr>
                  </pic:pic>
                </a:graphicData>
              </a:graphic>
            </wp:inline>
          </w:drawing>
        </w:r>
      </w:ins>
      <w:r w:rsidRPr="00E4668B" w:rsidDel="00E4668B">
        <w:t xml:space="preserve"> </w:t>
      </w:r>
      <w:r>
        <w:rPr>
          <w:rFonts w:hint="eastAsia"/>
        </w:rPr>
        <w:t xml:space="preserve">Figure </w:t>
      </w:r>
      <w:r>
        <w:rPr>
          <w:rFonts w:eastAsia="SimSun" w:hint="eastAsia"/>
        </w:rPr>
        <w:t>R3-10</w:t>
      </w:r>
      <w:r w:rsidRPr="00455ECF">
        <w:rPr>
          <w:rFonts w:eastAsia="SimSun"/>
        </w:rPr>
        <w:t xml:space="preserve">. </w:t>
      </w:r>
      <w:proofErr w:type="spellStart"/>
      <w:r>
        <w:rPr>
          <w:rFonts w:eastAsia="SimSun" w:hint="eastAsia"/>
        </w:rPr>
        <w:t>Distubution</w:t>
      </w:r>
      <w:proofErr w:type="spellEnd"/>
      <w:r>
        <w:rPr>
          <w:rFonts w:eastAsia="SimSun" w:hint="eastAsia"/>
        </w:rPr>
        <w:t xml:space="preserve"> of </w:t>
      </w:r>
      <w:proofErr w:type="gramStart"/>
      <w:r>
        <w:rPr>
          <w:rFonts w:eastAsia="SimSun" w:hint="eastAsia"/>
        </w:rPr>
        <w:t>The</w:t>
      </w:r>
      <w:proofErr w:type="gramEnd"/>
      <w:r>
        <w:rPr>
          <w:rFonts w:eastAsia="SimSun" w:hint="eastAsia"/>
        </w:rPr>
        <w:t xml:space="preserve"> </w:t>
      </w:r>
      <w:proofErr w:type="spellStart"/>
      <w:r>
        <w:rPr>
          <w:rFonts w:eastAsia="SimSun" w:hint="eastAsia"/>
        </w:rPr>
        <w:t>netlikeNum</w:t>
      </w:r>
      <w:proofErr w:type="spellEnd"/>
      <w:ins w:id="586" w:author="Xin Li" w:date="2026-03-28T09:19:00Z" w16du:dateUtc="2026-03-28T01:19:00Z">
        <w:del w:id="587" w:author="Dylan CHEN" w:date="2026-03-30T15:21:00Z" w16du:dateUtc="2026-03-30T07:21:00Z">
          <w:r w:rsidR="00DA1CD8" w:rsidDel="000F2BB4">
            <w:rPr>
              <w:rFonts w:eastAsia="SimSun"/>
            </w:rPr>
            <w:delText xml:space="preserve"> [Remove the Kernerl Density]</w:delText>
          </w:r>
        </w:del>
      </w:ins>
    </w:p>
    <w:p w14:paraId="0D9A725E" w14:textId="2633FD9A" w:rsidR="009E3A4F" w:rsidRPr="00522DE1" w:rsidRDefault="007164AA" w:rsidP="000B34A9">
      <w:pPr>
        <w:pStyle w:val="NormalWeb"/>
      </w:pPr>
      <w:r>
        <w:t xml:space="preserve">To </w:t>
      </w:r>
      <w:r w:rsidR="00406972">
        <w:t xml:space="preserve">tackle this </w:t>
      </w:r>
      <w:r>
        <w:t>distribution</w:t>
      </w:r>
      <w:r w:rsidR="00406972">
        <w:t xml:space="preserve"> skewness</w:t>
      </w:r>
      <w:r>
        <w:t xml:space="preserve">, we </w:t>
      </w:r>
      <w:r w:rsidR="00406972">
        <w:t xml:space="preserve">estimate the model with both a </w:t>
      </w:r>
      <w:r>
        <w:t>Poisson model and a log-transformation model</w:t>
      </w:r>
      <w:r w:rsidR="00406972">
        <w:t>.</w:t>
      </w:r>
      <w:r>
        <w:t xml:space="preserve"> The results are consistent across all specifications</w:t>
      </w:r>
      <w:r w:rsidR="00AE4BBC">
        <w:rPr>
          <w:rFonts w:hint="eastAsia"/>
        </w:rPr>
        <w:t xml:space="preserve"> (See Table </w:t>
      </w:r>
      <w:r w:rsidR="007F373B">
        <w:rPr>
          <w:rFonts w:hint="eastAsia"/>
        </w:rPr>
        <w:t>5</w:t>
      </w:r>
      <w:r w:rsidR="00AE4BBC">
        <w:rPr>
          <w:rFonts w:hint="eastAsia"/>
        </w:rPr>
        <w:t>)</w:t>
      </w:r>
      <w:r w:rsidR="0043348F">
        <w:t xml:space="preserve"> in Section 6.2.1</w:t>
      </w:r>
      <w:r>
        <w:t>.</w:t>
      </w:r>
    </w:p>
    <w:p w14:paraId="28E8B1E5" w14:textId="77777777" w:rsidR="00E942C7" w:rsidRPr="00522DE1" w:rsidRDefault="00E942C7" w:rsidP="00E942C7">
      <w:pPr>
        <w:spacing w:before="120" w:after="120"/>
        <w:rPr>
          <w:b/>
        </w:rPr>
      </w:pPr>
      <w:r w:rsidRPr="00522DE1">
        <w:t>---------------------------------------------------------------------------------------------------------------------</w:t>
      </w:r>
    </w:p>
    <w:p w14:paraId="01FD617B" w14:textId="076FD62D" w:rsidR="00E942C7" w:rsidRPr="00522DE1" w:rsidRDefault="000B7F20" w:rsidP="00E942C7">
      <w:pPr>
        <w:widowControl w:val="0"/>
        <w:autoSpaceDE w:val="0"/>
        <w:spacing w:before="120" w:after="120"/>
        <w:jc w:val="both"/>
        <w:outlineLvl w:val="0"/>
        <w:rPr>
          <w:rFonts w:eastAsia="SimSun"/>
          <w:b/>
          <w:bCs/>
          <w:kern w:val="2"/>
        </w:rPr>
      </w:pPr>
      <w:r>
        <w:rPr>
          <w:rFonts w:eastAsia="SimSun"/>
          <w:b/>
          <w:bCs/>
          <w:kern w:val="2"/>
        </w:rPr>
        <w:t>*</w:t>
      </w:r>
      <w:r w:rsidR="00E942C7" w:rsidRPr="00522DE1">
        <w:rPr>
          <w:rFonts w:eastAsia="SimSun"/>
          <w:b/>
          <w:bCs/>
          <w:kern w:val="2"/>
        </w:rPr>
        <w:t>R3-</w:t>
      </w:r>
      <w:r w:rsidR="001535FF" w:rsidRPr="00522DE1">
        <w:rPr>
          <w:rFonts w:eastAsia="SimSun"/>
          <w:b/>
          <w:bCs/>
          <w:kern w:val="2"/>
        </w:rPr>
        <w:t>11</w:t>
      </w:r>
    </w:p>
    <w:p w14:paraId="14A33212" w14:textId="259D1425" w:rsidR="00E942C7" w:rsidRPr="00522DE1" w:rsidRDefault="00BD6FD3"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Default="00E942C7" w:rsidP="00DA1CD8">
      <w:pPr>
        <w:widowControl w:val="0"/>
        <w:autoSpaceDE w:val="0"/>
        <w:autoSpaceDN w:val="0"/>
        <w:adjustRightInd w:val="0"/>
        <w:spacing w:before="120" w:after="120"/>
        <w:jc w:val="both"/>
      </w:pPr>
      <w:r w:rsidRPr="00522DE1">
        <w:rPr>
          <w:rFonts w:eastAsia="SimSun"/>
          <w:b/>
          <w:bCs/>
          <w:i/>
          <w:iCs/>
          <w:kern w:val="2"/>
          <w:u w:val="single"/>
        </w:rPr>
        <w:t>Response</w:t>
      </w:r>
    </w:p>
    <w:p w14:paraId="7B08BBBA" w14:textId="4EF18A0C" w:rsidR="00FC4E92" w:rsidRDefault="00FC4E92" w:rsidP="00D321AE">
      <w:pPr>
        <w:pStyle w:val="Paragraph"/>
      </w:pPr>
      <w:r>
        <w:t xml:space="preserve">We thank the reviewer for this thoughtful suggestion. </w:t>
      </w:r>
    </w:p>
    <w:p w14:paraId="6A4652E0" w14:textId="1B9412A0" w:rsidR="00A3267C" w:rsidRDefault="00FC4E92" w:rsidP="00D321AE">
      <w:pPr>
        <w:pStyle w:val="Paragraph"/>
      </w:pPr>
      <w:r>
        <w:t xml:space="preserve">The analysis in Section 7.2 aims to examine whether human answerers adjust their contributions to distinguish themselves from AI content. </w:t>
      </w:r>
      <w:r w:rsidR="00A3267C">
        <w:t xml:space="preserve">We only compare the first answer and the second </w:t>
      </w:r>
      <w:r w:rsidR="00A3267C">
        <w:lastRenderedPageBreak/>
        <w:t xml:space="preserve">answer to avoid the </w:t>
      </w:r>
      <w:proofErr w:type="spellStart"/>
      <w:r w:rsidR="00A3267C">
        <w:t>confunding</w:t>
      </w:r>
      <w:proofErr w:type="spellEnd"/>
      <w:r w:rsidR="00A3267C">
        <w:t xml:space="preserve"> effect of other prior answers to the human answerer</w:t>
      </w:r>
    </w:p>
    <w:p w14:paraId="1CDEBE78" w14:textId="5123AFEF" w:rsidR="00FC4E92" w:rsidRDefault="00A3267C" w:rsidP="00D321AE">
      <w:pPr>
        <w:pStyle w:val="Paragraph"/>
      </w:pPr>
      <w:r>
        <w:t xml:space="preserve">Specifically, </w:t>
      </w:r>
      <w:r w:rsidR="00FC4E92">
        <w:t xml:space="preserve">we measure the text similarity between the first answer and the second answer </w:t>
      </w:r>
      <w:r>
        <w:t>on two groups</w:t>
      </w:r>
      <w:r w:rsidR="00FC4E92">
        <w:t>:</w:t>
      </w:r>
    </w:p>
    <w:p w14:paraId="48D1238B" w14:textId="77777777" w:rsidR="00FC4E92" w:rsidRDefault="00FC4E92" w:rsidP="00D321AE">
      <w:pPr>
        <w:pStyle w:val="NormalWeb"/>
        <w:numPr>
          <w:ilvl w:val="0"/>
          <w:numId w:val="63"/>
        </w:numPr>
        <w:spacing w:before="0" w:beforeAutospacing="0" w:after="0" w:afterAutospacing="0"/>
      </w:pPr>
      <w:r>
        <w:t>In the treatment group, the first answer is AI-</w:t>
      </w:r>
      <w:proofErr w:type="gramStart"/>
      <w:r>
        <w:t>generated</w:t>
      </w:r>
      <w:proofErr w:type="gramEnd"/>
      <w:r>
        <w:t xml:space="preserve"> and the second answer is human-generated. The similarity score reflects how much the human answerer differentiates from the AI answer. </w:t>
      </w:r>
    </w:p>
    <w:p w14:paraId="6585C09C" w14:textId="2F84C108" w:rsidR="00FC4E92" w:rsidRDefault="00FC4E92" w:rsidP="00D321AE">
      <w:pPr>
        <w:pStyle w:val="NormalWeb"/>
        <w:numPr>
          <w:ilvl w:val="0"/>
          <w:numId w:val="63"/>
        </w:numPr>
        <w:spacing w:before="0" w:beforeAutospacing="0" w:after="120" w:afterAutospacing="0"/>
      </w:pPr>
      <w:r>
        <w:t>In the control group, both the first and second answers are human-generated. The similarity score reflects the baseline level of differentiation between two human answers.</w:t>
      </w:r>
    </w:p>
    <w:p w14:paraId="100A7E56" w14:textId="54080BC4" w:rsidR="00FC4E92" w:rsidRDefault="00FC4E92" w:rsidP="00D321AE">
      <w:pPr>
        <w:pStyle w:val="Paragraph"/>
      </w:pPr>
      <w:r>
        <w:t xml:space="preserve">Our finding shows that similarity is significantly lower in the treatment group (Columns 1-2 of Table 15). This result demonstrates that human answerers differentiate their responses when an AI answer is present, compared to when they respond to another human answer. </w:t>
      </w:r>
    </w:p>
    <w:p w14:paraId="1CBDC532" w14:textId="35A90DBD" w:rsidR="00FC4E92" w:rsidRDefault="00FC4E92" w:rsidP="00D321AE">
      <w:pPr>
        <w:pStyle w:val="Paragraph"/>
      </w:pPr>
      <w:r>
        <w:t>The reviewer</w:t>
      </w:r>
      <w:r w:rsidR="00516B51">
        <w:t>’</w:t>
      </w:r>
      <w:r>
        <w:t xml:space="preserve">s suggestion would measure </w:t>
      </w:r>
      <w:r w:rsidR="00A3267C">
        <w:t>difference</w:t>
      </w:r>
      <w:r>
        <w:t xml:space="preserve"> between AI-generated answers and human-generated answers</w:t>
      </w:r>
      <w:r w:rsidR="00A3267C">
        <w:t xml:space="preserve">, which answers </w:t>
      </w:r>
      <w:proofErr w:type="gramStart"/>
      <w:r w:rsidR="00A3267C">
        <w:t>a</w:t>
      </w:r>
      <w:proofErr w:type="gramEnd"/>
      <w:r w:rsidR="00A3267C">
        <w:t xml:space="preserve"> interesting but </w:t>
      </w:r>
      <w:r>
        <w:t>different research question</w:t>
      </w:r>
      <w:r w:rsidR="00BA08AB">
        <w:t>. I</w:t>
      </w:r>
      <w:r>
        <w:t xml:space="preserve">t does not allow us to test whether humans strategically adjust their answers in response to </w:t>
      </w:r>
      <w:r w:rsidR="00BA08AB">
        <w:t xml:space="preserve">appearance of prior </w:t>
      </w:r>
      <w:r>
        <w:t>AI</w:t>
      </w:r>
      <w:r w:rsidR="00BA08AB">
        <w:t xml:space="preserve"> answer since there won’t be a </w:t>
      </w:r>
      <w:r>
        <w:t>control group.</w:t>
      </w:r>
    </w:p>
    <w:p w14:paraId="5C11EA40" w14:textId="2E5C55C1" w:rsidR="00653DDB" w:rsidRPr="00522DE1" w:rsidRDefault="00F75C5C" w:rsidP="00D321AE">
      <w:pPr>
        <w:pStyle w:val="Paragraph"/>
      </w:pPr>
      <w:r>
        <w:rPr>
          <w:rFonts w:hint="eastAsia"/>
        </w:rPr>
        <w:t xml:space="preserve">We have clarified this analysis </w:t>
      </w:r>
      <w:r w:rsidR="00114551">
        <w:rPr>
          <w:rFonts w:hint="eastAsia"/>
        </w:rPr>
        <w:t xml:space="preserve">in Section </w:t>
      </w:r>
      <w:r w:rsidR="001C7583">
        <w:rPr>
          <w:rFonts w:hint="eastAsia"/>
        </w:rPr>
        <w:t>7.2</w:t>
      </w:r>
      <w:r w:rsidR="002F0C69">
        <w:rPr>
          <w:rFonts w:hint="eastAsia"/>
        </w:rPr>
        <w:t>.</w:t>
      </w:r>
      <w:r w:rsidR="00BA08AB">
        <w:t xml:space="preserve"> </w:t>
      </w:r>
      <w:r w:rsidR="00FC4E92">
        <w:t>We hope this clarification addresses the reviewer</w:t>
      </w:r>
      <w:r w:rsidR="00516B51">
        <w:t>’</w:t>
      </w:r>
      <w:r w:rsidR="00FC4E92">
        <w:t xml:space="preserve">s concern. </w:t>
      </w:r>
    </w:p>
    <w:sectPr w:rsidR="00653DDB" w:rsidRPr="00522DE1" w:rsidSect="00705B1B">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850" w:footer="288"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D5D82" w14:textId="77777777" w:rsidR="00DA348C" w:rsidRPr="00021F0B" w:rsidRDefault="00DA348C" w:rsidP="00CF7A94">
      <w:pPr>
        <w:spacing w:before="120" w:after="120"/>
      </w:pPr>
      <w:r w:rsidRPr="00021F0B">
        <w:separator/>
      </w:r>
    </w:p>
  </w:endnote>
  <w:endnote w:type="continuationSeparator" w:id="0">
    <w:p w14:paraId="422261CB" w14:textId="77777777" w:rsidR="00DA348C" w:rsidRPr="00021F0B" w:rsidRDefault="00DA348C" w:rsidP="00CF7A94">
      <w:pPr>
        <w:spacing w:before="120" w:after="120"/>
      </w:pPr>
      <w:r w:rsidRPr="00021F0B">
        <w:continuationSeparator/>
      </w:r>
    </w:p>
  </w:endnote>
  <w:endnote w:type="continuationNotice" w:id="1">
    <w:p w14:paraId="164108CF" w14:textId="77777777" w:rsidR="00DA348C" w:rsidRPr="00021F0B" w:rsidRDefault="00DA34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Heiti TC">
    <w:altName w:val="Klee One"/>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441996726"/>
      <w:docPartObj>
        <w:docPartGallery w:val="Page Numbers (Bottom of Page)"/>
        <w:docPartUnique/>
      </w:docPartObj>
    </w:sdtPr>
    <w:sdtEnd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6018A" w14:textId="77777777" w:rsidR="00DA348C" w:rsidRPr="00021F0B" w:rsidRDefault="00DA348C" w:rsidP="00CF7A94">
      <w:pPr>
        <w:spacing w:before="120" w:after="120"/>
      </w:pPr>
      <w:r w:rsidRPr="00021F0B">
        <w:separator/>
      </w:r>
    </w:p>
  </w:footnote>
  <w:footnote w:type="continuationSeparator" w:id="0">
    <w:p w14:paraId="49754C1D" w14:textId="77777777" w:rsidR="00DA348C" w:rsidRPr="00021F0B" w:rsidRDefault="00DA348C" w:rsidP="00CF7A94">
      <w:pPr>
        <w:spacing w:before="120" w:after="120"/>
      </w:pPr>
      <w:r w:rsidRPr="00021F0B">
        <w:continuationSeparator/>
      </w:r>
    </w:p>
  </w:footnote>
  <w:footnote w:type="continuationNotice" w:id="1">
    <w:p w14:paraId="796AF9FD" w14:textId="77777777" w:rsidR="00DA348C" w:rsidRPr="00021F0B" w:rsidRDefault="00DA34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9"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3"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4"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5"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2"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1"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2"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5"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18"/>
  </w:num>
  <w:num w:numId="2" w16cid:durableId="587467392">
    <w:abstractNumId w:val="13"/>
  </w:num>
  <w:num w:numId="3" w16cid:durableId="280302761">
    <w:abstractNumId w:val="0"/>
  </w:num>
  <w:num w:numId="4" w16cid:durableId="424347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4"/>
  </w:num>
  <w:num w:numId="6" w16cid:durableId="118227090">
    <w:abstractNumId w:val="32"/>
  </w:num>
  <w:num w:numId="7" w16cid:durableId="1447188304">
    <w:abstractNumId w:val="33"/>
  </w:num>
  <w:num w:numId="8" w16cid:durableId="456409726">
    <w:abstractNumId w:val="55"/>
  </w:num>
  <w:num w:numId="9" w16cid:durableId="1945914796">
    <w:abstractNumId w:val="2"/>
  </w:num>
  <w:num w:numId="10" w16cid:durableId="1626962217">
    <w:abstractNumId w:val="11"/>
  </w:num>
  <w:num w:numId="11" w16cid:durableId="1822581536">
    <w:abstractNumId w:val="38"/>
  </w:num>
  <w:num w:numId="12" w16cid:durableId="1506244982">
    <w:abstractNumId w:val="21"/>
  </w:num>
  <w:num w:numId="13" w16cid:durableId="140394637">
    <w:abstractNumId w:val="47"/>
  </w:num>
  <w:num w:numId="14" w16cid:durableId="159008297">
    <w:abstractNumId w:val="39"/>
  </w:num>
  <w:num w:numId="15" w16cid:durableId="613363271">
    <w:abstractNumId w:val="52"/>
  </w:num>
  <w:num w:numId="16" w16cid:durableId="1485970615">
    <w:abstractNumId w:val="27"/>
  </w:num>
  <w:num w:numId="17" w16cid:durableId="1490244299">
    <w:abstractNumId w:val="12"/>
  </w:num>
  <w:num w:numId="18" w16cid:durableId="1514419459">
    <w:abstractNumId w:val="49"/>
  </w:num>
  <w:num w:numId="19" w16cid:durableId="1906913435">
    <w:abstractNumId w:val="26"/>
  </w:num>
  <w:num w:numId="20" w16cid:durableId="1505391213">
    <w:abstractNumId w:val="40"/>
  </w:num>
  <w:num w:numId="21" w16cid:durableId="300577689">
    <w:abstractNumId w:val="60"/>
  </w:num>
  <w:num w:numId="22" w16cid:durableId="429349298">
    <w:abstractNumId w:val="20"/>
  </w:num>
  <w:num w:numId="23" w16cid:durableId="912661355">
    <w:abstractNumId w:val="1"/>
  </w:num>
  <w:num w:numId="24" w16cid:durableId="1001129839">
    <w:abstractNumId w:val="43"/>
  </w:num>
  <w:num w:numId="25" w16cid:durableId="5597361">
    <w:abstractNumId w:val="16"/>
  </w:num>
  <w:num w:numId="26" w16cid:durableId="1450011395">
    <w:abstractNumId w:val="46"/>
  </w:num>
  <w:num w:numId="27" w16cid:durableId="1342662688">
    <w:abstractNumId w:val="61"/>
  </w:num>
  <w:num w:numId="28" w16cid:durableId="1320230616">
    <w:abstractNumId w:val="36"/>
  </w:num>
  <w:num w:numId="29" w16cid:durableId="1643316459">
    <w:abstractNumId w:val="42"/>
  </w:num>
  <w:num w:numId="30" w16cid:durableId="2079354847">
    <w:abstractNumId w:val="59"/>
  </w:num>
  <w:num w:numId="31" w16cid:durableId="1455293939">
    <w:abstractNumId w:val="30"/>
  </w:num>
  <w:num w:numId="32" w16cid:durableId="1677806845">
    <w:abstractNumId w:val="35"/>
  </w:num>
  <w:num w:numId="33" w16cid:durableId="212890879">
    <w:abstractNumId w:val="45"/>
  </w:num>
  <w:num w:numId="34" w16cid:durableId="688944078">
    <w:abstractNumId w:val="58"/>
  </w:num>
  <w:num w:numId="35" w16cid:durableId="552622530">
    <w:abstractNumId w:val="25"/>
  </w:num>
  <w:num w:numId="36" w16cid:durableId="1152335853">
    <w:abstractNumId w:val="48"/>
  </w:num>
  <w:num w:numId="37" w16cid:durableId="307437513">
    <w:abstractNumId w:val="7"/>
  </w:num>
  <w:num w:numId="38" w16cid:durableId="489101543">
    <w:abstractNumId w:val="14"/>
  </w:num>
  <w:num w:numId="39" w16cid:durableId="1705787057">
    <w:abstractNumId w:val="23"/>
  </w:num>
  <w:num w:numId="40" w16cid:durableId="1022171387">
    <w:abstractNumId w:val="53"/>
  </w:num>
  <w:num w:numId="41" w16cid:durableId="1708606592">
    <w:abstractNumId w:val="17"/>
  </w:num>
  <w:num w:numId="42" w16cid:durableId="689062152">
    <w:abstractNumId w:val="57"/>
  </w:num>
  <w:num w:numId="43" w16cid:durableId="608857720">
    <w:abstractNumId w:val="8"/>
  </w:num>
  <w:num w:numId="44" w16cid:durableId="1258099004">
    <w:abstractNumId w:val="31"/>
  </w:num>
  <w:num w:numId="45" w16cid:durableId="750081152">
    <w:abstractNumId w:val="15"/>
  </w:num>
  <w:num w:numId="46" w16cid:durableId="673341256">
    <w:abstractNumId w:val="9"/>
  </w:num>
  <w:num w:numId="47" w16cid:durableId="953488721">
    <w:abstractNumId w:val="10"/>
  </w:num>
  <w:num w:numId="48" w16cid:durableId="853878614">
    <w:abstractNumId w:val="6"/>
  </w:num>
  <w:num w:numId="49" w16cid:durableId="1608659306">
    <w:abstractNumId w:val="24"/>
  </w:num>
  <w:num w:numId="50" w16cid:durableId="1517575333">
    <w:abstractNumId w:val="56"/>
  </w:num>
  <w:num w:numId="51" w16cid:durableId="1256091469">
    <w:abstractNumId w:val="37"/>
  </w:num>
  <w:num w:numId="52" w16cid:durableId="396322106">
    <w:abstractNumId w:val="19"/>
  </w:num>
  <w:num w:numId="53" w16cid:durableId="946811709">
    <w:abstractNumId w:val="44"/>
  </w:num>
  <w:num w:numId="54" w16cid:durableId="777141864">
    <w:abstractNumId w:val="41"/>
  </w:num>
  <w:num w:numId="55" w16cid:durableId="1856919425">
    <w:abstractNumId w:val="54"/>
  </w:num>
  <w:num w:numId="56" w16cid:durableId="1925337428">
    <w:abstractNumId w:val="34"/>
  </w:num>
  <w:num w:numId="57" w16cid:durableId="1982731000">
    <w:abstractNumId w:val="50"/>
  </w:num>
  <w:num w:numId="58" w16cid:durableId="1115245529">
    <w:abstractNumId w:val="28"/>
  </w:num>
  <w:num w:numId="59" w16cid:durableId="1556157957">
    <w:abstractNumId w:val="51"/>
  </w:num>
  <w:num w:numId="60" w16cid:durableId="2119836911">
    <w:abstractNumId w:val="22"/>
  </w:num>
  <w:num w:numId="61" w16cid:durableId="1293563400">
    <w:abstractNumId w:val="3"/>
  </w:num>
  <w:num w:numId="62" w16cid:durableId="222569591">
    <w:abstractNumId w:val="5"/>
  </w:num>
  <w:num w:numId="63" w16cid:durableId="1614436298">
    <w:abstractNumId w:val="29"/>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 Li">
    <w15:presenceInfo w15:providerId="None" w15:userId="Xin Li"/>
  </w15:person>
  <w15:person w15:author="Dylan CHEN">
    <w15:presenceInfo w15:providerId="None" w15:userId="Dyla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proofState w:spelling="clean" w:grammar="clean"/>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pBQBVgoL0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96"/>
    <w:rsid w:val="00004E01"/>
    <w:rsid w:val="0000530E"/>
    <w:rsid w:val="00005563"/>
    <w:rsid w:val="00005F60"/>
    <w:rsid w:val="0000607D"/>
    <w:rsid w:val="00006188"/>
    <w:rsid w:val="000063D1"/>
    <w:rsid w:val="000064DC"/>
    <w:rsid w:val="000064FA"/>
    <w:rsid w:val="00007237"/>
    <w:rsid w:val="00007FCB"/>
    <w:rsid w:val="000111BD"/>
    <w:rsid w:val="00011AF7"/>
    <w:rsid w:val="000120CA"/>
    <w:rsid w:val="0001347A"/>
    <w:rsid w:val="00014066"/>
    <w:rsid w:val="0001450F"/>
    <w:rsid w:val="00014765"/>
    <w:rsid w:val="00014C73"/>
    <w:rsid w:val="00014CA1"/>
    <w:rsid w:val="00014D46"/>
    <w:rsid w:val="00015082"/>
    <w:rsid w:val="0001518C"/>
    <w:rsid w:val="00015563"/>
    <w:rsid w:val="0001582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FAF"/>
    <w:rsid w:val="000260BF"/>
    <w:rsid w:val="00026454"/>
    <w:rsid w:val="00026FFF"/>
    <w:rsid w:val="000270AC"/>
    <w:rsid w:val="000271BE"/>
    <w:rsid w:val="0002745A"/>
    <w:rsid w:val="000277D9"/>
    <w:rsid w:val="00027F40"/>
    <w:rsid w:val="000306BC"/>
    <w:rsid w:val="00030D77"/>
    <w:rsid w:val="0003158A"/>
    <w:rsid w:val="000316A0"/>
    <w:rsid w:val="000316CD"/>
    <w:rsid w:val="00031982"/>
    <w:rsid w:val="000320EA"/>
    <w:rsid w:val="000334C9"/>
    <w:rsid w:val="000345A5"/>
    <w:rsid w:val="00034B87"/>
    <w:rsid w:val="00034CD4"/>
    <w:rsid w:val="000353C6"/>
    <w:rsid w:val="00035C46"/>
    <w:rsid w:val="000361DC"/>
    <w:rsid w:val="00036793"/>
    <w:rsid w:val="00036C95"/>
    <w:rsid w:val="00037588"/>
    <w:rsid w:val="00037B01"/>
    <w:rsid w:val="000405BD"/>
    <w:rsid w:val="000420C9"/>
    <w:rsid w:val="00042A82"/>
    <w:rsid w:val="000432BF"/>
    <w:rsid w:val="000439F1"/>
    <w:rsid w:val="00043DD6"/>
    <w:rsid w:val="00044AA4"/>
    <w:rsid w:val="00044CAF"/>
    <w:rsid w:val="00045102"/>
    <w:rsid w:val="00045C02"/>
    <w:rsid w:val="0004614C"/>
    <w:rsid w:val="000463A3"/>
    <w:rsid w:val="00046830"/>
    <w:rsid w:val="00046D3D"/>
    <w:rsid w:val="00047426"/>
    <w:rsid w:val="00047591"/>
    <w:rsid w:val="00047B1F"/>
    <w:rsid w:val="00047D29"/>
    <w:rsid w:val="0005074A"/>
    <w:rsid w:val="00051685"/>
    <w:rsid w:val="000518E2"/>
    <w:rsid w:val="00051A7E"/>
    <w:rsid w:val="00051E22"/>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4D22"/>
    <w:rsid w:val="00075624"/>
    <w:rsid w:val="00075B16"/>
    <w:rsid w:val="00076575"/>
    <w:rsid w:val="000765A3"/>
    <w:rsid w:val="000766DC"/>
    <w:rsid w:val="00076BF0"/>
    <w:rsid w:val="00076D38"/>
    <w:rsid w:val="00076DFB"/>
    <w:rsid w:val="0007722D"/>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80E"/>
    <w:rsid w:val="00093D34"/>
    <w:rsid w:val="00094492"/>
    <w:rsid w:val="00094A1A"/>
    <w:rsid w:val="00095C0B"/>
    <w:rsid w:val="00095ED4"/>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14C6"/>
    <w:rsid w:val="000B1957"/>
    <w:rsid w:val="000B198B"/>
    <w:rsid w:val="000B1C99"/>
    <w:rsid w:val="000B1EB3"/>
    <w:rsid w:val="000B21BB"/>
    <w:rsid w:val="000B2E14"/>
    <w:rsid w:val="000B2F43"/>
    <w:rsid w:val="000B32FF"/>
    <w:rsid w:val="000B34A9"/>
    <w:rsid w:val="000B44E0"/>
    <w:rsid w:val="000B5D3C"/>
    <w:rsid w:val="000B6843"/>
    <w:rsid w:val="000B6AE4"/>
    <w:rsid w:val="000B737D"/>
    <w:rsid w:val="000B772C"/>
    <w:rsid w:val="000B7F20"/>
    <w:rsid w:val="000C0E2D"/>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60E9"/>
    <w:rsid w:val="000D62E0"/>
    <w:rsid w:val="000D62EA"/>
    <w:rsid w:val="000D63F5"/>
    <w:rsid w:val="000D667E"/>
    <w:rsid w:val="000D69B5"/>
    <w:rsid w:val="000D6E38"/>
    <w:rsid w:val="000D6F9B"/>
    <w:rsid w:val="000D6FBF"/>
    <w:rsid w:val="000D70BC"/>
    <w:rsid w:val="000D7D28"/>
    <w:rsid w:val="000E0171"/>
    <w:rsid w:val="000E02B4"/>
    <w:rsid w:val="000E055E"/>
    <w:rsid w:val="000E06F2"/>
    <w:rsid w:val="000E0C25"/>
    <w:rsid w:val="000E1B87"/>
    <w:rsid w:val="000E339B"/>
    <w:rsid w:val="000E3420"/>
    <w:rsid w:val="000E34BD"/>
    <w:rsid w:val="000E3AF2"/>
    <w:rsid w:val="000E3B44"/>
    <w:rsid w:val="000E3B77"/>
    <w:rsid w:val="000E458D"/>
    <w:rsid w:val="000E486C"/>
    <w:rsid w:val="000E48E3"/>
    <w:rsid w:val="000E4C6C"/>
    <w:rsid w:val="000E4FDA"/>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FFD"/>
    <w:rsid w:val="001250C6"/>
    <w:rsid w:val="00125382"/>
    <w:rsid w:val="00125DFB"/>
    <w:rsid w:val="00126511"/>
    <w:rsid w:val="0012662F"/>
    <w:rsid w:val="001274D4"/>
    <w:rsid w:val="00130485"/>
    <w:rsid w:val="001304D8"/>
    <w:rsid w:val="00130C76"/>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74D8"/>
    <w:rsid w:val="00147622"/>
    <w:rsid w:val="001476B7"/>
    <w:rsid w:val="0015035D"/>
    <w:rsid w:val="001507E9"/>
    <w:rsid w:val="001509E9"/>
    <w:rsid w:val="001517B3"/>
    <w:rsid w:val="00151ACC"/>
    <w:rsid w:val="00151DBD"/>
    <w:rsid w:val="001521FC"/>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21F2"/>
    <w:rsid w:val="00162F66"/>
    <w:rsid w:val="00163756"/>
    <w:rsid w:val="001638EB"/>
    <w:rsid w:val="00163AD6"/>
    <w:rsid w:val="00163F69"/>
    <w:rsid w:val="001640C7"/>
    <w:rsid w:val="00164293"/>
    <w:rsid w:val="001642D2"/>
    <w:rsid w:val="00164B4A"/>
    <w:rsid w:val="00164CB2"/>
    <w:rsid w:val="00165927"/>
    <w:rsid w:val="00166053"/>
    <w:rsid w:val="0016684B"/>
    <w:rsid w:val="00166A35"/>
    <w:rsid w:val="00166C40"/>
    <w:rsid w:val="001677E5"/>
    <w:rsid w:val="001701A7"/>
    <w:rsid w:val="001701B5"/>
    <w:rsid w:val="00170229"/>
    <w:rsid w:val="00170888"/>
    <w:rsid w:val="001711B5"/>
    <w:rsid w:val="001721C1"/>
    <w:rsid w:val="00172CDA"/>
    <w:rsid w:val="00172EAD"/>
    <w:rsid w:val="00172FF4"/>
    <w:rsid w:val="0017323C"/>
    <w:rsid w:val="0017357F"/>
    <w:rsid w:val="00173831"/>
    <w:rsid w:val="00173AD5"/>
    <w:rsid w:val="00173EE3"/>
    <w:rsid w:val="00174A03"/>
    <w:rsid w:val="00174C3A"/>
    <w:rsid w:val="00174DA8"/>
    <w:rsid w:val="00175ACB"/>
    <w:rsid w:val="0017680B"/>
    <w:rsid w:val="00176967"/>
    <w:rsid w:val="00176D62"/>
    <w:rsid w:val="001773DA"/>
    <w:rsid w:val="00180204"/>
    <w:rsid w:val="00180499"/>
    <w:rsid w:val="001806C8"/>
    <w:rsid w:val="00180C8E"/>
    <w:rsid w:val="00180FC1"/>
    <w:rsid w:val="001831AE"/>
    <w:rsid w:val="00183481"/>
    <w:rsid w:val="001846DC"/>
    <w:rsid w:val="00184B1E"/>
    <w:rsid w:val="001852E3"/>
    <w:rsid w:val="001854FB"/>
    <w:rsid w:val="00185788"/>
    <w:rsid w:val="00187157"/>
    <w:rsid w:val="001871B7"/>
    <w:rsid w:val="0018742A"/>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645"/>
    <w:rsid w:val="001A0007"/>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92C"/>
    <w:rsid w:val="001F1F0C"/>
    <w:rsid w:val="001F2D9D"/>
    <w:rsid w:val="001F34DA"/>
    <w:rsid w:val="001F3C32"/>
    <w:rsid w:val="001F3EFC"/>
    <w:rsid w:val="001F4412"/>
    <w:rsid w:val="001F5C1F"/>
    <w:rsid w:val="001F5E91"/>
    <w:rsid w:val="001F66D8"/>
    <w:rsid w:val="001F67C5"/>
    <w:rsid w:val="001F7661"/>
    <w:rsid w:val="001F79FB"/>
    <w:rsid w:val="0020076D"/>
    <w:rsid w:val="00200873"/>
    <w:rsid w:val="0020096D"/>
    <w:rsid w:val="00200B0B"/>
    <w:rsid w:val="00201548"/>
    <w:rsid w:val="00201E59"/>
    <w:rsid w:val="00202655"/>
    <w:rsid w:val="002026D4"/>
    <w:rsid w:val="002029EB"/>
    <w:rsid w:val="0020314A"/>
    <w:rsid w:val="00203383"/>
    <w:rsid w:val="00203E73"/>
    <w:rsid w:val="0020497D"/>
    <w:rsid w:val="0020523E"/>
    <w:rsid w:val="002057C1"/>
    <w:rsid w:val="00205AA1"/>
    <w:rsid w:val="002066A0"/>
    <w:rsid w:val="00206725"/>
    <w:rsid w:val="00206773"/>
    <w:rsid w:val="00206B5A"/>
    <w:rsid w:val="002076F9"/>
    <w:rsid w:val="002076FA"/>
    <w:rsid w:val="002103EA"/>
    <w:rsid w:val="00210D0E"/>
    <w:rsid w:val="00210F49"/>
    <w:rsid w:val="00211093"/>
    <w:rsid w:val="002117A4"/>
    <w:rsid w:val="00211D20"/>
    <w:rsid w:val="00212215"/>
    <w:rsid w:val="00212787"/>
    <w:rsid w:val="00213268"/>
    <w:rsid w:val="00213C87"/>
    <w:rsid w:val="0021441F"/>
    <w:rsid w:val="00214541"/>
    <w:rsid w:val="0021653F"/>
    <w:rsid w:val="00217EFA"/>
    <w:rsid w:val="0022012F"/>
    <w:rsid w:val="00220367"/>
    <w:rsid w:val="0022054E"/>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A93"/>
    <w:rsid w:val="002363BB"/>
    <w:rsid w:val="00236B18"/>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7C3"/>
    <w:rsid w:val="00266EC1"/>
    <w:rsid w:val="00267CFE"/>
    <w:rsid w:val="00270390"/>
    <w:rsid w:val="002704FF"/>
    <w:rsid w:val="00270507"/>
    <w:rsid w:val="0027103F"/>
    <w:rsid w:val="00272D3D"/>
    <w:rsid w:val="00273049"/>
    <w:rsid w:val="002744CD"/>
    <w:rsid w:val="002751ED"/>
    <w:rsid w:val="002758A5"/>
    <w:rsid w:val="00275DDF"/>
    <w:rsid w:val="002760A6"/>
    <w:rsid w:val="00276202"/>
    <w:rsid w:val="002769A1"/>
    <w:rsid w:val="00276ADE"/>
    <w:rsid w:val="00276BC7"/>
    <w:rsid w:val="00276FF7"/>
    <w:rsid w:val="00281EF8"/>
    <w:rsid w:val="00282DD2"/>
    <w:rsid w:val="00282F3E"/>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51D"/>
    <w:rsid w:val="002936F6"/>
    <w:rsid w:val="00294579"/>
    <w:rsid w:val="00294883"/>
    <w:rsid w:val="0029629D"/>
    <w:rsid w:val="00296787"/>
    <w:rsid w:val="00296F35"/>
    <w:rsid w:val="002A178D"/>
    <w:rsid w:val="002A2ED2"/>
    <w:rsid w:val="002A32CB"/>
    <w:rsid w:val="002A3DC0"/>
    <w:rsid w:val="002A3F11"/>
    <w:rsid w:val="002A4992"/>
    <w:rsid w:val="002A4A61"/>
    <w:rsid w:val="002A5FC9"/>
    <w:rsid w:val="002A670F"/>
    <w:rsid w:val="002A6D2B"/>
    <w:rsid w:val="002A6E31"/>
    <w:rsid w:val="002A70BC"/>
    <w:rsid w:val="002A71AC"/>
    <w:rsid w:val="002A755D"/>
    <w:rsid w:val="002A7944"/>
    <w:rsid w:val="002B0A9A"/>
    <w:rsid w:val="002B0B73"/>
    <w:rsid w:val="002B14FA"/>
    <w:rsid w:val="002B1ADF"/>
    <w:rsid w:val="002B24C1"/>
    <w:rsid w:val="002B2C6F"/>
    <w:rsid w:val="002B3025"/>
    <w:rsid w:val="002B37F6"/>
    <w:rsid w:val="002B3810"/>
    <w:rsid w:val="002B3C82"/>
    <w:rsid w:val="002B3F0E"/>
    <w:rsid w:val="002B471B"/>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E5D"/>
    <w:rsid w:val="002C5D7B"/>
    <w:rsid w:val="002C628F"/>
    <w:rsid w:val="002C636E"/>
    <w:rsid w:val="002C67C6"/>
    <w:rsid w:val="002C6BF7"/>
    <w:rsid w:val="002C6D16"/>
    <w:rsid w:val="002D023F"/>
    <w:rsid w:val="002D0AC5"/>
    <w:rsid w:val="002D1E63"/>
    <w:rsid w:val="002D23A2"/>
    <w:rsid w:val="002D25D6"/>
    <w:rsid w:val="002D27F1"/>
    <w:rsid w:val="002D295B"/>
    <w:rsid w:val="002D2CEB"/>
    <w:rsid w:val="002D2D45"/>
    <w:rsid w:val="002D3ABB"/>
    <w:rsid w:val="002D4E41"/>
    <w:rsid w:val="002D57D7"/>
    <w:rsid w:val="002D5DB1"/>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484D"/>
    <w:rsid w:val="00304CCE"/>
    <w:rsid w:val="00305316"/>
    <w:rsid w:val="00305422"/>
    <w:rsid w:val="00305581"/>
    <w:rsid w:val="00305B42"/>
    <w:rsid w:val="003062F5"/>
    <w:rsid w:val="00306A39"/>
    <w:rsid w:val="00307690"/>
    <w:rsid w:val="0031048D"/>
    <w:rsid w:val="00310849"/>
    <w:rsid w:val="0031251D"/>
    <w:rsid w:val="00312971"/>
    <w:rsid w:val="003133BE"/>
    <w:rsid w:val="00313A47"/>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F25"/>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46E"/>
    <w:rsid w:val="003460C8"/>
    <w:rsid w:val="00346A54"/>
    <w:rsid w:val="00346AA0"/>
    <w:rsid w:val="00346C83"/>
    <w:rsid w:val="00347022"/>
    <w:rsid w:val="00347472"/>
    <w:rsid w:val="00347587"/>
    <w:rsid w:val="00347708"/>
    <w:rsid w:val="00347B4B"/>
    <w:rsid w:val="00347C67"/>
    <w:rsid w:val="0035026A"/>
    <w:rsid w:val="003505D4"/>
    <w:rsid w:val="00351468"/>
    <w:rsid w:val="00351A2A"/>
    <w:rsid w:val="003527BE"/>
    <w:rsid w:val="00352B3E"/>
    <w:rsid w:val="00352BC5"/>
    <w:rsid w:val="00352C36"/>
    <w:rsid w:val="003530ED"/>
    <w:rsid w:val="003547A8"/>
    <w:rsid w:val="003548E1"/>
    <w:rsid w:val="00355323"/>
    <w:rsid w:val="00355701"/>
    <w:rsid w:val="003559CF"/>
    <w:rsid w:val="00355D41"/>
    <w:rsid w:val="00355E00"/>
    <w:rsid w:val="00356161"/>
    <w:rsid w:val="00356213"/>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CF0"/>
    <w:rsid w:val="00371383"/>
    <w:rsid w:val="003713E3"/>
    <w:rsid w:val="0037160E"/>
    <w:rsid w:val="00371AD5"/>
    <w:rsid w:val="00371B55"/>
    <w:rsid w:val="00372B63"/>
    <w:rsid w:val="00372E1A"/>
    <w:rsid w:val="00372E20"/>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30C6"/>
    <w:rsid w:val="00384548"/>
    <w:rsid w:val="00384D38"/>
    <w:rsid w:val="00384FD3"/>
    <w:rsid w:val="00385FB6"/>
    <w:rsid w:val="00386861"/>
    <w:rsid w:val="003869C7"/>
    <w:rsid w:val="00386D26"/>
    <w:rsid w:val="00386DC5"/>
    <w:rsid w:val="003872F3"/>
    <w:rsid w:val="00387BB9"/>
    <w:rsid w:val="00390F29"/>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61F5"/>
    <w:rsid w:val="003A6200"/>
    <w:rsid w:val="003A6C80"/>
    <w:rsid w:val="003A7EC3"/>
    <w:rsid w:val="003B02DB"/>
    <w:rsid w:val="003B0AAF"/>
    <w:rsid w:val="003B0F55"/>
    <w:rsid w:val="003B11FE"/>
    <w:rsid w:val="003B1418"/>
    <w:rsid w:val="003B23E1"/>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D0660"/>
    <w:rsid w:val="003D068E"/>
    <w:rsid w:val="003D06B4"/>
    <w:rsid w:val="003D102A"/>
    <w:rsid w:val="003D24F9"/>
    <w:rsid w:val="003D282D"/>
    <w:rsid w:val="003D3C7B"/>
    <w:rsid w:val="003D4073"/>
    <w:rsid w:val="003D4703"/>
    <w:rsid w:val="003D4A72"/>
    <w:rsid w:val="003D4DD8"/>
    <w:rsid w:val="003D53C7"/>
    <w:rsid w:val="003D599D"/>
    <w:rsid w:val="003D6327"/>
    <w:rsid w:val="003D6EC1"/>
    <w:rsid w:val="003D786D"/>
    <w:rsid w:val="003D7C1C"/>
    <w:rsid w:val="003E0959"/>
    <w:rsid w:val="003E12F6"/>
    <w:rsid w:val="003E1656"/>
    <w:rsid w:val="003E1916"/>
    <w:rsid w:val="003E1C07"/>
    <w:rsid w:val="003E33BB"/>
    <w:rsid w:val="003E3770"/>
    <w:rsid w:val="003E3DD0"/>
    <w:rsid w:val="003E41B4"/>
    <w:rsid w:val="003E45DD"/>
    <w:rsid w:val="003E4A18"/>
    <w:rsid w:val="003E639D"/>
    <w:rsid w:val="003E6C7B"/>
    <w:rsid w:val="003E6F5E"/>
    <w:rsid w:val="003E7108"/>
    <w:rsid w:val="003E7580"/>
    <w:rsid w:val="003E7AF5"/>
    <w:rsid w:val="003F0330"/>
    <w:rsid w:val="003F09EA"/>
    <w:rsid w:val="003F0BDA"/>
    <w:rsid w:val="003F0F44"/>
    <w:rsid w:val="003F1B7C"/>
    <w:rsid w:val="003F21D8"/>
    <w:rsid w:val="003F22CE"/>
    <w:rsid w:val="003F240D"/>
    <w:rsid w:val="003F25CB"/>
    <w:rsid w:val="003F2C77"/>
    <w:rsid w:val="003F2D1E"/>
    <w:rsid w:val="003F2F89"/>
    <w:rsid w:val="003F3987"/>
    <w:rsid w:val="003F3A30"/>
    <w:rsid w:val="003F47EE"/>
    <w:rsid w:val="003F4975"/>
    <w:rsid w:val="003F5848"/>
    <w:rsid w:val="003F618F"/>
    <w:rsid w:val="003F68F0"/>
    <w:rsid w:val="00400394"/>
    <w:rsid w:val="00401C90"/>
    <w:rsid w:val="00401DDA"/>
    <w:rsid w:val="00403819"/>
    <w:rsid w:val="0040386A"/>
    <w:rsid w:val="00403CCA"/>
    <w:rsid w:val="00403E4A"/>
    <w:rsid w:val="00404C58"/>
    <w:rsid w:val="00404F46"/>
    <w:rsid w:val="004055D5"/>
    <w:rsid w:val="004063B7"/>
    <w:rsid w:val="00406688"/>
    <w:rsid w:val="00406972"/>
    <w:rsid w:val="00406D44"/>
    <w:rsid w:val="00407505"/>
    <w:rsid w:val="00407C65"/>
    <w:rsid w:val="00407D5A"/>
    <w:rsid w:val="00410A3D"/>
    <w:rsid w:val="00410AAB"/>
    <w:rsid w:val="0041152F"/>
    <w:rsid w:val="004116CA"/>
    <w:rsid w:val="00411B05"/>
    <w:rsid w:val="00412656"/>
    <w:rsid w:val="004133DD"/>
    <w:rsid w:val="00413536"/>
    <w:rsid w:val="00414191"/>
    <w:rsid w:val="00414CFA"/>
    <w:rsid w:val="00414F07"/>
    <w:rsid w:val="004156B8"/>
    <w:rsid w:val="00415F7E"/>
    <w:rsid w:val="004204DC"/>
    <w:rsid w:val="00420761"/>
    <w:rsid w:val="00420C7B"/>
    <w:rsid w:val="00420D64"/>
    <w:rsid w:val="00420EBE"/>
    <w:rsid w:val="00420EC1"/>
    <w:rsid w:val="00421054"/>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550"/>
    <w:rsid w:val="00441B68"/>
    <w:rsid w:val="00441BEE"/>
    <w:rsid w:val="00441F5D"/>
    <w:rsid w:val="00442ACD"/>
    <w:rsid w:val="00443787"/>
    <w:rsid w:val="00443CC7"/>
    <w:rsid w:val="0044433C"/>
    <w:rsid w:val="00444555"/>
    <w:rsid w:val="00444C2C"/>
    <w:rsid w:val="0044631E"/>
    <w:rsid w:val="00446476"/>
    <w:rsid w:val="00446B79"/>
    <w:rsid w:val="00446B9B"/>
    <w:rsid w:val="00446C64"/>
    <w:rsid w:val="00447A59"/>
    <w:rsid w:val="00447A8A"/>
    <w:rsid w:val="00447E45"/>
    <w:rsid w:val="00450069"/>
    <w:rsid w:val="004523F4"/>
    <w:rsid w:val="004524FD"/>
    <w:rsid w:val="004529B0"/>
    <w:rsid w:val="0045436E"/>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49B3"/>
    <w:rsid w:val="004953D1"/>
    <w:rsid w:val="004953F6"/>
    <w:rsid w:val="00495850"/>
    <w:rsid w:val="00495EE2"/>
    <w:rsid w:val="004962AD"/>
    <w:rsid w:val="00496C1F"/>
    <w:rsid w:val="00497B64"/>
    <w:rsid w:val="00497C5F"/>
    <w:rsid w:val="00497F05"/>
    <w:rsid w:val="00497F89"/>
    <w:rsid w:val="004A0006"/>
    <w:rsid w:val="004A0AC9"/>
    <w:rsid w:val="004A1BF0"/>
    <w:rsid w:val="004A1DD7"/>
    <w:rsid w:val="004A2CC0"/>
    <w:rsid w:val="004A2CC5"/>
    <w:rsid w:val="004A2E39"/>
    <w:rsid w:val="004A39A9"/>
    <w:rsid w:val="004A436A"/>
    <w:rsid w:val="004A45A1"/>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8C9"/>
    <w:rsid w:val="004C6A2F"/>
    <w:rsid w:val="004D0CBD"/>
    <w:rsid w:val="004D106A"/>
    <w:rsid w:val="004D13A3"/>
    <w:rsid w:val="004D1549"/>
    <w:rsid w:val="004D1A20"/>
    <w:rsid w:val="004D1CA6"/>
    <w:rsid w:val="004D27F5"/>
    <w:rsid w:val="004D2D4C"/>
    <w:rsid w:val="004D3FCB"/>
    <w:rsid w:val="004D4450"/>
    <w:rsid w:val="004D4684"/>
    <w:rsid w:val="004D4BA2"/>
    <w:rsid w:val="004D58F6"/>
    <w:rsid w:val="004D5E00"/>
    <w:rsid w:val="004D63F0"/>
    <w:rsid w:val="004E087A"/>
    <w:rsid w:val="004E0D82"/>
    <w:rsid w:val="004E0EFF"/>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481B"/>
    <w:rsid w:val="004F4E4F"/>
    <w:rsid w:val="004F566E"/>
    <w:rsid w:val="004F5A23"/>
    <w:rsid w:val="004F6407"/>
    <w:rsid w:val="004F7071"/>
    <w:rsid w:val="004F778E"/>
    <w:rsid w:val="004F79DD"/>
    <w:rsid w:val="004F7AF3"/>
    <w:rsid w:val="00500F05"/>
    <w:rsid w:val="0050175E"/>
    <w:rsid w:val="00501AD6"/>
    <w:rsid w:val="00502003"/>
    <w:rsid w:val="00503132"/>
    <w:rsid w:val="00503182"/>
    <w:rsid w:val="0050339F"/>
    <w:rsid w:val="005033FD"/>
    <w:rsid w:val="00503DA1"/>
    <w:rsid w:val="00503E8E"/>
    <w:rsid w:val="005041DA"/>
    <w:rsid w:val="00504255"/>
    <w:rsid w:val="005042FA"/>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CD7"/>
    <w:rsid w:val="00514F34"/>
    <w:rsid w:val="005157FB"/>
    <w:rsid w:val="00515E0E"/>
    <w:rsid w:val="00515E5B"/>
    <w:rsid w:val="0051679B"/>
    <w:rsid w:val="00516B01"/>
    <w:rsid w:val="00516B5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5095"/>
    <w:rsid w:val="00535B95"/>
    <w:rsid w:val="00535FC6"/>
    <w:rsid w:val="005363F9"/>
    <w:rsid w:val="005364EB"/>
    <w:rsid w:val="005367DA"/>
    <w:rsid w:val="0053761C"/>
    <w:rsid w:val="00540112"/>
    <w:rsid w:val="0054047E"/>
    <w:rsid w:val="00540F9A"/>
    <w:rsid w:val="005422B2"/>
    <w:rsid w:val="00542347"/>
    <w:rsid w:val="005425A5"/>
    <w:rsid w:val="00542C8B"/>
    <w:rsid w:val="00542CAF"/>
    <w:rsid w:val="00543C8A"/>
    <w:rsid w:val="00544463"/>
    <w:rsid w:val="00545028"/>
    <w:rsid w:val="005450AD"/>
    <w:rsid w:val="00545136"/>
    <w:rsid w:val="00545865"/>
    <w:rsid w:val="00546186"/>
    <w:rsid w:val="00546726"/>
    <w:rsid w:val="00546BE7"/>
    <w:rsid w:val="0054754E"/>
    <w:rsid w:val="0055044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E3A"/>
    <w:rsid w:val="00565909"/>
    <w:rsid w:val="00566368"/>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21B3"/>
    <w:rsid w:val="00583BC9"/>
    <w:rsid w:val="00584255"/>
    <w:rsid w:val="005846D7"/>
    <w:rsid w:val="00584864"/>
    <w:rsid w:val="00584C09"/>
    <w:rsid w:val="00584CED"/>
    <w:rsid w:val="00585128"/>
    <w:rsid w:val="0058532D"/>
    <w:rsid w:val="0058770B"/>
    <w:rsid w:val="00587865"/>
    <w:rsid w:val="00587B29"/>
    <w:rsid w:val="00590873"/>
    <w:rsid w:val="0059129F"/>
    <w:rsid w:val="00591512"/>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2F0"/>
    <w:rsid w:val="005B34EC"/>
    <w:rsid w:val="005B497E"/>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553D"/>
    <w:rsid w:val="005E6019"/>
    <w:rsid w:val="005E6416"/>
    <w:rsid w:val="005E7717"/>
    <w:rsid w:val="005E7E36"/>
    <w:rsid w:val="005F0BF9"/>
    <w:rsid w:val="005F117D"/>
    <w:rsid w:val="005F1B95"/>
    <w:rsid w:val="005F2D93"/>
    <w:rsid w:val="005F2D97"/>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7A5"/>
    <w:rsid w:val="006055D0"/>
    <w:rsid w:val="006064CE"/>
    <w:rsid w:val="00606B3F"/>
    <w:rsid w:val="006074A0"/>
    <w:rsid w:val="00610073"/>
    <w:rsid w:val="006108DD"/>
    <w:rsid w:val="006109C3"/>
    <w:rsid w:val="00611517"/>
    <w:rsid w:val="006116C3"/>
    <w:rsid w:val="00611704"/>
    <w:rsid w:val="00611BFB"/>
    <w:rsid w:val="00611D59"/>
    <w:rsid w:val="00611E8D"/>
    <w:rsid w:val="006124D2"/>
    <w:rsid w:val="00612AE9"/>
    <w:rsid w:val="00614408"/>
    <w:rsid w:val="00614430"/>
    <w:rsid w:val="00614D27"/>
    <w:rsid w:val="00614E9D"/>
    <w:rsid w:val="0061518F"/>
    <w:rsid w:val="00615ABD"/>
    <w:rsid w:val="006164C6"/>
    <w:rsid w:val="00616BA8"/>
    <w:rsid w:val="00616D89"/>
    <w:rsid w:val="00617197"/>
    <w:rsid w:val="00617DB5"/>
    <w:rsid w:val="00617F97"/>
    <w:rsid w:val="0062056C"/>
    <w:rsid w:val="00620754"/>
    <w:rsid w:val="00620793"/>
    <w:rsid w:val="00620992"/>
    <w:rsid w:val="00620A7B"/>
    <w:rsid w:val="00620B2E"/>
    <w:rsid w:val="00620FE5"/>
    <w:rsid w:val="006219D7"/>
    <w:rsid w:val="006223AF"/>
    <w:rsid w:val="00624288"/>
    <w:rsid w:val="00624AF2"/>
    <w:rsid w:val="00624E16"/>
    <w:rsid w:val="0062552A"/>
    <w:rsid w:val="00625579"/>
    <w:rsid w:val="00625E12"/>
    <w:rsid w:val="0062763F"/>
    <w:rsid w:val="0062796A"/>
    <w:rsid w:val="006302D4"/>
    <w:rsid w:val="00631080"/>
    <w:rsid w:val="00631281"/>
    <w:rsid w:val="006313CE"/>
    <w:rsid w:val="00631461"/>
    <w:rsid w:val="00631574"/>
    <w:rsid w:val="006316E2"/>
    <w:rsid w:val="006317DA"/>
    <w:rsid w:val="006319EC"/>
    <w:rsid w:val="00631E53"/>
    <w:rsid w:val="00632640"/>
    <w:rsid w:val="0063288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60B"/>
    <w:rsid w:val="00645C42"/>
    <w:rsid w:val="00645CA1"/>
    <w:rsid w:val="00646ABE"/>
    <w:rsid w:val="00646B30"/>
    <w:rsid w:val="00646B46"/>
    <w:rsid w:val="00646C83"/>
    <w:rsid w:val="006470A7"/>
    <w:rsid w:val="00647AF2"/>
    <w:rsid w:val="006506D1"/>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5B4"/>
    <w:rsid w:val="006675EE"/>
    <w:rsid w:val="006679B0"/>
    <w:rsid w:val="00667F04"/>
    <w:rsid w:val="00672D5E"/>
    <w:rsid w:val="00672E91"/>
    <w:rsid w:val="00673FB5"/>
    <w:rsid w:val="006748C6"/>
    <w:rsid w:val="0067525B"/>
    <w:rsid w:val="006753F6"/>
    <w:rsid w:val="0067560B"/>
    <w:rsid w:val="00675A17"/>
    <w:rsid w:val="00675B1B"/>
    <w:rsid w:val="00677498"/>
    <w:rsid w:val="006775AE"/>
    <w:rsid w:val="006777E0"/>
    <w:rsid w:val="0067793F"/>
    <w:rsid w:val="00677AC5"/>
    <w:rsid w:val="00677E1B"/>
    <w:rsid w:val="00680192"/>
    <w:rsid w:val="006806FA"/>
    <w:rsid w:val="00680B25"/>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E8A"/>
    <w:rsid w:val="00686EBE"/>
    <w:rsid w:val="00687004"/>
    <w:rsid w:val="00687B6A"/>
    <w:rsid w:val="00690007"/>
    <w:rsid w:val="006908DE"/>
    <w:rsid w:val="0069198D"/>
    <w:rsid w:val="00691C72"/>
    <w:rsid w:val="00692D0A"/>
    <w:rsid w:val="006946DF"/>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703"/>
    <w:rsid w:val="006D6731"/>
    <w:rsid w:val="006D68EB"/>
    <w:rsid w:val="006D6DBD"/>
    <w:rsid w:val="006D6E01"/>
    <w:rsid w:val="006D71F6"/>
    <w:rsid w:val="006D786F"/>
    <w:rsid w:val="006E0785"/>
    <w:rsid w:val="006E09D2"/>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6446"/>
    <w:rsid w:val="006F7712"/>
    <w:rsid w:val="00700846"/>
    <w:rsid w:val="00700AA4"/>
    <w:rsid w:val="00700CA9"/>
    <w:rsid w:val="007018F5"/>
    <w:rsid w:val="00701CDB"/>
    <w:rsid w:val="00701D6E"/>
    <w:rsid w:val="00701EAE"/>
    <w:rsid w:val="007020E1"/>
    <w:rsid w:val="007021FE"/>
    <w:rsid w:val="007023FE"/>
    <w:rsid w:val="00702B27"/>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4321"/>
    <w:rsid w:val="007343D9"/>
    <w:rsid w:val="00734B11"/>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246"/>
    <w:rsid w:val="0074305B"/>
    <w:rsid w:val="00744151"/>
    <w:rsid w:val="00744649"/>
    <w:rsid w:val="00745204"/>
    <w:rsid w:val="007454A0"/>
    <w:rsid w:val="00745B63"/>
    <w:rsid w:val="00746B47"/>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316C"/>
    <w:rsid w:val="00763180"/>
    <w:rsid w:val="007637C7"/>
    <w:rsid w:val="00763B1B"/>
    <w:rsid w:val="00763C8B"/>
    <w:rsid w:val="00763F2A"/>
    <w:rsid w:val="007649B5"/>
    <w:rsid w:val="007656D2"/>
    <w:rsid w:val="007661D9"/>
    <w:rsid w:val="00766769"/>
    <w:rsid w:val="007700C8"/>
    <w:rsid w:val="007704A1"/>
    <w:rsid w:val="00770ED4"/>
    <w:rsid w:val="00771879"/>
    <w:rsid w:val="00771DAF"/>
    <w:rsid w:val="007725AC"/>
    <w:rsid w:val="007729C9"/>
    <w:rsid w:val="00772DE5"/>
    <w:rsid w:val="00773238"/>
    <w:rsid w:val="007736C9"/>
    <w:rsid w:val="007736D8"/>
    <w:rsid w:val="007748C0"/>
    <w:rsid w:val="00775686"/>
    <w:rsid w:val="00775CC3"/>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70A0"/>
    <w:rsid w:val="0078756F"/>
    <w:rsid w:val="00787BF1"/>
    <w:rsid w:val="00787EF3"/>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528D"/>
    <w:rsid w:val="007B561B"/>
    <w:rsid w:val="007B6A66"/>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CAC"/>
    <w:rsid w:val="007E733F"/>
    <w:rsid w:val="007E79C5"/>
    <w:rsid w:val="007E7D64"/>
    <w:rsid w:val="007F10D4"/>
    <w:rsid w:val="007F1807"/>
    <w:rsid w:val="007F1D86"/>
    <w:rsid w:val="007F20B6"/>
    <w:rsid w:val="007F2367"/>
    <w:rsid w:val="007F2893"/>
    <w:rsid w:val="007F3660"/>
    <w:rsid w:val="007F373B"/>
    <w:rsid w:val="007F4089"/>
    <w:rsid w:val="007F457F"/>
    <w:rsid w:val="007F507B"/>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57AB"/>
    <w:rsid w:val="00805B8E"/>
    <w:rsid w:val="00806731"/>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135"/>
    <w:rsid w:val="00824B48"/>
    <w:rsid w:val="00824C8D"/>
    <w:rsid w:val="0082564E"/>
    <w:rsid w:val="00825885"/>
    <w:rsid w:val="00825F73"/>
    <w:rsid w:val="008266A6"/>
    <w:rsid w:val="0082776C"/>
    <w:rsid w:val="00830408"/>
    <w:rsid w:val="00830842"/>
    <w:rsid w:val="008318C9"/>
    <w:rsid w:val="00831B41"/>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DAE"/>
    <w:rsid w:val="0084306D"/>
    <w:rsid w:val="00843072"/>
    <w:rsid w:val="00843260"/>
    <w:rsid w:val="008435A4"/>
    <w:rsid w:val="00845C09"/>
    <w:rsid w:val="00845EFD"/>
    <w:rsid w:val="0084762A"/>
    <w:rsid w:val="0084789F"/>
    <w:rsid w:val="00847AB2"/>
    <w:rsid w:val="0085087C"/>
    <w:rsid w:val="008508B5"/>
    <w:rsid w:val="00850A5F"/>
    <w:rsid w:val="0085150D"/>
    <w:rsid w:val="008515B0"/>
    <w:rsid w:val="00851943"/>
    <w:rsid w:val="0085209A"/>
    <w:rsid w:val="008522DD"/>
    <w:rsid w:val="008527E0"/>
    <w:rsid w:val="00853090"/>
    <w:rsid w:val="008539CA"/>
    <w:rsid w:val="0085461C"/>
    <w:rsid w:val="00856BC5"/>
    <w:rsid w:val="008576DD"/>
    <w:rsid w:val="008600B9"/>
    <w:rsid w:val="00861438"/>
    <w:rsid w:val="008619A7"/>
    <w:rsid w:val="00861FCC"/>
    <w:rsid w:val="00862013"/>
    <w:rsid w:val="008622E8"/>
    <w:rsid w:val="00863BEA"/>
    <w:rsid w:val="00863D3F"/>
    <w:rsid w:val="0086406A"/>
    <w:rsid w:val="00864DB0"/>
    <w:rsid w:val="00865722"/>
    <w:rsid w:val="0086588B"/>
    <w:rsid w:val="008658BC"/>
    <w:rsid w:val="0086677F"/>
    <w:rsid w:val="008672D0"/>
    <w:rsid w:val="00867591"/>
    <w:rsid w:val="00867A6A"/>
    <w:rsid w:val="00867E94"/>
    <w:rsid w:val="008708FA"/>
    <w:rsid w:val="00870AA1"/>
    <w:rsid w:val="00870C8C"/>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6EB"/>
    <w:rsid w:val="0088021F"/>
    <w:rsid w:val="00880702"/>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BDA"/>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729"/>
    <w:rsid w:val="008A1D7B"/>
    <w:rsid w:val="008A26E8"/>
    <w:rsid w:val="008A3468"/>
    <w:rsid w:val="008A3F38"/>
    <w:rsid w:val="008A41F3"/>
    <w:rsid w:val="008A498B"/>
    <w:rsid w:val="008A4A26"/>
    <w:rsid w:val="008A4DAC"/>
    <w:rsid w:val="008A5884"/>
    <w:rsid w:val="008A5897"/>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E62"/>
    <w:rsid w:val="008E0F4B"/>
    <w:rsid w:val="008E1086"/>
    <w:rsid w:val="008E12D3"/>
    <w:rsid w:val="008E1905"/>
    <w:rsid w:val="008E1C64"/>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9B"/>
    <w:rsid w:val="008F0522"/>
    <w:rsid w:val="008F12E7"/>
    <w:rsid w:val="008F18C3"/>
    <w:rsid w:val="008F30CF"/>
    <w:rsid w:val="008F3517"/>
    <w:rsid w:val="008F3E6F"/>
    <w:rsid w:val="008F3F9F"/>
    <w:rsid w:val="008F48EE"/>
    <w:rsid w:val="008F50C8"/>
    <w:rsid w:val="008F5CCD"/>
    <w:rsid w:val="008F63B0"/>
    <w:rsid w:val="008F6539"/>
    <w:rsid w:val="008F70D7"/>
    <w:rsid w:val="008F723B"/>
    <w:rsid w:val="008F792F"/>
    <w:rsid w:val="008F7A4D"/>
    <w:rsid w:val="008F7CE1"/>
    <w:rsid w:val="009001FE"/>
    <w:rsid w:val="00900C17"/>
    <w:rsid w:val="00900ED8"/>
    <w:rsid w:val="00901351"/>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C7E"/>
    <w:rsid w:val="00916D7A"/>
    <w:rsid w:val="00917B4B"/>
    <w:rsid w:val="009205A8"/>
    <w:rsid w:val="00920C91"/>
    <w:rsid w:val="00921300"/>
    <w:rsid w:val="0092170B"/>
    <w:rsid w:val="00921875"/>
    <w:rsid w:val="009223E0"/>
    <w:rsid w:val="0092257D"/>
    <w:rsid w:val="009226DA"/>
    <w:rsid w:val="00922B5F"/>
    <w:rsid w:val="00922D84"/>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A62"/>
    <w:rsid w:val="0093345D"/>
    <w:rsid w:val="00933499"/>
    <w:rsid w:val="00933B79"/>
    <w:rsid w:val="009359B6"/>
    <w:rsid w:val="00936179"/>
    <w:rsid w:val="00936281"/>
    <w:rsid w:val="009366A1"/>
    <w:rsid w:val="0093693A"/>
    <w:rsid w:val="00936DB0"/>
    <w:rsid w:val="00937A1D"/>
    <w:rsid w:val="00940068"/>
    <w:rsid w:val="0094061A"/>
    <w:rsid w:val="009421A2"/>
    <w:rsid w:val="00943761"/>
    <w:rsid w:val="00943879"/>
    <w:rsid w:val="00944F6A"/>
    <w:rsid w:val="009465C8"/>
    <w:rsid w:val="009471F0"/>
    <w:rsid w:val="0094768A"/>
    <w:rsid w:val="0094783E"/>
    <w:rsid w:val="00947BA8"/>
    <w:rsid w:val="00947CB2"/>
    <w:rsid w:val="00950913"/>
    <w:rsid w:val="00951EC2"/>
    <w:rsid w:val="0095257A"/>
    <w:rsid w:val="009525A6"/>
    <w:rsid w:val="0095365D"/>
    <w:rsid w:val="009538DF"/>
    <w:rsid w:val="00953B16"/>
    <w:rsid w:val="009543B4"/>
    <w:rsid w:val="0095476D"/>
    <w:rsid w:val="0095479F"/>
    <w:rsid w:val="0095508B"/>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3D0"/>
    <w:rsid w:val="00970A4D"/>
    <w:rsid w:val="00972539"/>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60F9"/>
    <w:rsid w:val="009764BC"/>
    <w:rsid w:val="00976658"/>
    <w:rsid w:val="00977D1C"/>
    <w:rsid w:val="009801C9"/>
    <w:rsid w:val="009802DB"/>
    <w:rsid w:val="00981A67"/>
    <w:rsid w:val="00981C08"/>
    <w:rsid w:val="00981FA5"/>
    <w:rsid w:val="00982DD8"/>
    <w:rsid w:val="00982F41"/>
    <w:rsid w:val="00983FC7"/>
    <w:rsid w:val="00984718"/>
    <w:rsid w:val="00984A1A"/>
    <w:rsid w:val="00984CD7"/>
    <w:rsid w:val="009853FF"/>
    <w:rsid w:val="009854DA"/>
    <w:rsid w:val="0098550D"/>
    <w:rsid w:val="00986D89"/>
    <w:rsid w:val="009873A8"/>
    <w:rsid w:val="0098779D"/>
    <w:rsid w:val="00987835"/>
    <w:rsid w:val="00990038"/>
    <w:rsid w:val="00991CC0"/>
    <w:rsid w:val="009922B8"/>
    <w:rsid w:val="009925D8"/>
    <w:rsid w:val="00992A99"/>
    <w:rsid w:val="00992E3A"/>
    <w:rsid w:val="009931CF"/>
    <w:rsid w:val="00993A0B"/>
    <w:rsid w:val="009943F4"/>
    <w:rsid w:val="0099475A"/>
    <w:rsid w:val="009954EF"/>
    <w:rsid w:val="0099622F"/>
    <w:rsid w:val="00996A53"/>
    <w:rsid w:val="00997397"/>
    <w:rsid w:val="00997825"/>
    <w:rsid w:val="00997C5F"/>
    <w:rsid w:val="00997FBF"/>
    <w:rsid w:val="009A1D78"/>
    <w:rsid w:val="009A1DBF"/>
    <w:rsid w:val="009A2528"/>
    <w:rsid w:val="009A2C96"/>
    <w:rsid w:val="009A2D8C"/>
    <w:rsid w:val="009A2E1B"/>
    <w:rsid w:val="009A30F9"/>
    <w:rsid w:val="009A3A36"/>
    <w:rsid w:val="009A3DB6"/>
    <w:rsid w:val="009A4672"/>
    <w:rsid w:val="009A4ACE"/>
    <w:rsid w:val="009A5604"/>
    <w:rsid w:val="009A566C"/>
    <w:rsid w:val="009A5C99"/>
    <w:rsid w:val="009A724D"/>
    <w:rsid w:val="009A795D"/>
    <w:rsid w:val="009A7D69"/>
    <w:rsid w:val="009A7F5B"/>
    <w:rsid w:val="009A7F81"/>
    <w:rsid w:val="009B007C"/>
    <w:rsid w:val="009B03B0"/>
    <w:rsid w:val="009B174D"/>
    <w:rsid w:val="009B24C2"/>
    <w:rsid w:val="009B24F8"/>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5386"/>
    <w:rsid w:val="009C54B7"/>
    <w:rsid w:val="009C6622"/>
    <w:rsid w:val="009C680D"/>
    <w:rsid w:val="009C6A3F"/>
    <w:rsid w:val="009C71EF"/>
    <w:rsid w:val="009C7417"/>
    <w:rsid w:val="009C7494"/>
    <w:rsid w:val="009D0298"/>
    <w:rsid w:val="009D1F78"/>
    <w:rsid w:val="009D3208"/>
    <w:rsid w:val="009D3643"/>
    <w:rsid w:val="009D372E"/>
    <w:rsid w:val="009D487E"/>
    <w:rsid w:val="009D4C1E"/>
    <w:rsid w:val="009D4DD2"/>
    <w:rsid w:val="009D5304"/>
    <w:rsid w:val="009D5E8A"/>
    <w:rsid w:val="009D5F54"/>
    <w:rsid w:val="009D60B4"/>
    <w:rsid w:val="009D6686"/>
    <w:rsid w:val="009D67CF"/>
    <w:rsid w:val="009D69C9"/>
    <w:rsid w:val="009D6EEB"/>
    <w:rsid w:val="009D7014"/>
    <w:rsid w:val="009D72EB"/>
    <w:rsid w:val="009D79B2"/>
    <w:rsid w:val="009D7A32"/>
    <w:rsid w:val="009E19E9"/>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9E1"/>
    <w:rsid w:val="009F6F20"/>
    <w:rsid w:val="009F7084"/>
    <w:rsid w:val="009F78A9"/>
    <w:rsid w:val="009F7B79"/>
    <w:rsid w:val="009F7E0A"/>
    <w:rsid w:val="00A00411"/>
    <w:rsid w:val="00A00C1D"/>
    <w:rsid w:val="00A0122A"/>
    <w:rsid w:val="00A012E0"/>
    <w:rsid w:val="00A0225B"/>
    <w:rsid w:val="00A050B4"/>
    <w:rsid w:val="00A05BC1"/>
    <w:rsid w:val="00A066DB"/>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A0C"/>
    <w:rsid w:val="00A45C9F"/>
    <w:rsid w:val="00A46AB2"/>
    <w:rsid w:val="00A47B0D"/>
    <w:rsid w:val="00A50BDD"/>
    <w:rsid w:val="00A50C35"/>
    <w:rsid w:val="00A513F3"/>
    <w:rsid w:val="00A51409"/>
    <w:rsid w:val="00A5144C"/>
    <w:rsid w:val="00A517F5"/>
    <w:rsid w:val="00A5208E"/>
    <w:rsid w:val="00A520BA"/>
    <w:rsid w:val="00A5282B"/>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C6"/>
    <w:rsid w:val="00A63583"/>
    <w:rsid w:val="00A64672"/>
    <w:rsid w:val="00A64B6C"/>
    <w:rsid w:val="00A64DB4"/>
    <w:rsid w:val="00A653A1"/>
    <w:rsid w:val="00A655AC"/>
    <w:rsid w:val="00A66080"/>
    <w:rsid w:val="00A666A3"/>
    <w:rsid w:val="00A666E3"/>
    <w:rsid w:val="00A667DE"/>
    <w:rsid w:val="00A670B3"/>
    <w:rsid w:val="00A6783A"/>
    <w:rsid w:val="00A7010B"/>
    <w:rsid w:val="00A70986"/>
    <w:rsid w:val="00A70E4B"/>
    <w:rsid w:val="00A71D9C"/>
    <w:rsid w:val="00A71E4F"/>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A0448"/>
    <w:rsid w:val="00AA0CD5"/>
    <w:rsid w:val="00AA1609"/>
    <w:rsid w:val="00AA2D1E"/>
    <w:rsid w:val="00AA310F"/>
    <w:rsid w:val="00AA3FC9"/>
    <w:rsid w:val="00AA49F0"/>
    <w:rsid w:val="00AA5040"/>
    <w:rsid w:val="00AA50BB"/>
    <w:rsid w:val="00AA66AC"/>
    <w:rsid w:val="00AA7F03"/>
    <w:rsid w:val="00AB001B"/>
    <w:rsid w:val="00AB0097"/>
    <w:rsid w:val="00AB1709"/>
    <w:rsid w:val="00AB1821"/>
    <w:rsid w:val="00AB2042"/>
    <w:rsid w:val="00AB2096"/>
    <w:rsid w:val="00AB28EC"/>
    <w:rsid w:val="00AB3B5A"/>
    <w:rsid w:val="00AB3C48"/>
    <w:rsid w:val="00AB4339"/>
    <w:rsid w:val="00AB5657"/>
    <w:rsid w:val="00AB57B3"/>
    <w:rsid w:val="00AB5A0E"/>
    <w:rsid w:val="00AB5D62"/>
    <w:rsid w:val="00AB6FC4"/>
    <w:rsid w:val="00AB710A"/>
    <w:rsid w:val="00AB7B0B"/>
    <w:rsid w:val="00AC063F"/>
    <w:rsid w:val="00AC16B3"/>
    <w:rsid w:val="00AC1895"/>
    <w:rsid w:val="00AC1DD6"/>
    <w:rsid w:val="00AC2515"/>
    <w:rsid w:val="00AC3CEC"/>
    <w:rsid w:val="00AC5707"/>
    <w:rsid w:val="00AC644D"/>
    <w:rsid w:val="00AC64B9"/>
    <w:rsid w:val="00AC662C"/>
    <w:rsid w:val="00AC691D"/>
    <w:rsid w:val="00AC6DD2"/>
    <w:rsid w:val="00AC7A0C"/>
    <w:rsid w:val="00AD0107"/>
    <w:rsid w:val="00AD01A9"/>
    <w:rsid w:val="00AD0304"/>
    <w:rsid w:val="00AD0C5F"/>
    <w:rsid w:val="00AD1A2A"/>
    <w:rsid w:val="00AD1EF5"/>
    <w:rsid w:val="00AD229C"/>
    <w:rsid w:val="00AD25CF"/>
    <w:rsid w:val="00AD2678"/>
    <w:rsid w:val="00AD2B6D"/>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E0045"/>
    <w:rsid w:val="00AE06B1"/>
    <w:rsid w:val="00AE1571"/>
    <w:rsid w:val="00AE169F"/>
    <w:rsid w:val="00AE358B"/>
    <w:rsid w:val="00AE3F37"/>
    <w:rsid w:val="00AE3FE7"/>
    <w:rsid w:val="00AE447D"/>
    <w:rsid w:val="00AE4BBC"/>
    <w:rsid w:val="00AE564E"/>
    <w:rsid w:val="00AE571C"/>
    <w:rsid w:val="00AE6186"/>
    <w:rsid w:val="00AE7704"/>
    <w:rsid w:val="00AF070A"/>
    <w:rsid w:val="00AF10A9"/>
    <w:rsid w:val="00AF1937"/>
    <w:rsid w:val="00AF1D33"/>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D2A"/>
    <w:rsid w:val="00B025C4"/>
    <w:rsid w:val="00B030FD"/>
    <w:rsid w:val="00B036E6"/>
    <w:rsid w:val="00B03A7C"/>
    <w:rsid w:val="00B03BC9"/>
    <w:rsid w:val="00B03CEB"/>
    <w:rsid w:val="00B03D1E"/>
    <w:rsid w:val="00B03F42"/>
    <w:rsid w:val="00B040D6"/>
    <w:rsid w:val="00B04A28"/>
    <w:rsid w:val="00B04D2C"/>
    <w:rsid w:val="00B05604"/>
    <w:rsid w:val="00B05798"/>
    <w:rsid w:val="00B066B8"/>
    <w:rsid w:val="00B06FBE"/>
    <w:rsid w:val="00B07EFF"/>
    <w:rsid w:val="00B10018"/>
    <w:rsid w:val="00B102C7"/>
    <w:rsid w:val="00B1060E"/>
    <w:rsid w:val="00B118D1"/>
    <w:rsid w:val="00B139DC"/>
    <w:rsid w:val="00B13B7B"/>
    <w:rsid w:val="00B15356"/>
    <w:rsid w:val="00B157E7"/>
    <w:rsid w:val="00B15D92"/>
    <w:rsid w:val="00B16971"/>
    <w:rsid w:val="00B16B4D"/>
    <w:rsid w:val="00B16C98"/>
    <w:rsid w:val="00B16EE6"/>
    <w:rsid w:val="00B21320"/>
    <w:rsid w:val="00B21F5D"/>
    <w:rsid w:val="00B22D0F"/>
    <w:rsid w:val="00B23671"/>
    <w:rsid w:val="00B241C8"/>
    <w:rsid w:val="00B2429A"/>
    <w:rsid w:val="00B24DF0"/>
    <w:rsid w:val="00B2502B"/>
    <w:rsid w:val="00B250A2"/>
    <w:rsid w:val="00B2576F"/>
    <w:rsid w:val="00B25972"/>
    <w:rsid w:val="00B260BD"/>
    <w:rsid w:val="00B26B4A"/>
    <w:rsid w:val="00B27296"/>
    <w:rsid w:val="00B30EDD"/>
    <w:rsid w:val="00B313E4"/>
    <w:rsid w:val="00B31BDE"/>
    <w:rsid w:val="00B31E6C"/>
    <w:rsid w:val="00B32174"/>
    <w:rsid w:val="00B32186"/>
    <w:rsid w:val="00B32EC6"/>
    <w:rsid w:val="00B331FF"/>
    <w:rsid w:val="00B332A3"/>
    <w:rsid w:val="00B334B6"/>
    <w:rsid w:val="00B33803"/>
    <w:rsid w:val="00B33C54"/>
    <w:rsid w:val="00B343BA"/>
    <w:rsid w:val="00B34647"/>
    <w:rsid w:val="00B34B10"/>
    <w:rsid w:val="00B35A7C"/>
    <w:rsid w:val="00B36301"/>
    <w:rsid w:val="00B36A38"/>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6847"/>
    <w:rsid w:val="00B4781F"/>
    <w:rsid w:val="00B50767"/>
    <w:rsid w:val="00B5089B"/>
    <w:rsid w:val="00B50A50"/>
    <w:rsid w:val="00B51116"/>
    <w:rsid w:val="00B51571"/>
    <w:rsid w:val="00B51661"/>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1067"/>
    <w:rsid w:val="00B61C1F"/>
    <w:rsid w:val="00B62090"/>
    <w:rsid w:val="00B621C8"/>
    <w:rsid w:val="00B6293B"/>
    <w:rsid w:val="00B634D3"/>
    <w:rsid w:val="00B63D0B"/>
    <w:rsid w:val="00B643E1"/>
    <w:rsid w:val="00B64CA8"/>
    <w:rsid w:val="00B6551B"/>
    <w:rsid w:val="00B6597B"/>
    <w:rsid w:val="00B703A9"/>
    <w:rsid w:val="00B70586"/>
    <w:rsid w:val="00B70829"/>
    <w:rsid w:val="00B72B5E"/>
    <w:rsid w:val="00B72D87"/>
    <w:rsid w:val="00B7443D"/>
    <w:rsid w:val="00B74768"/>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2624"/>
    <w:rsid w:val="00B92C1A"/>
    <w:rsid w:val="00B9303E"/>
    <w:rsid w:val="00B931EE"/>
    <w:rsid w:val="00B95AD7"/>
    <w:rsid w:val="00B96133"/>
    <w:rsid w:val="00B97DB5"/>
    <w:rsid w:val="00BA027D"/>
    <w:rsid w:val="00BA08AB"/>
    <w:rsid w:val="00BA157F"/>
    <w:rsid w:val="00BA2647"/>
    <w:rsid w:val="00BA2A3F"/>
    <w:rsid w:val="00BA379A"/>
    <w:rsid w:val="00BA3A2D"/>
    <w:rsid w:val="00BA41E3"/>
    <w:rsid w:val="00BA4234"/>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D0C"/>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47A8"/>
    <w:rsid w:val="00BC61FE"/>
    <w:rsid w:val="00BC6A17"/>
    <w:rsid w:val="00BC6E4E"/>
    <w:rsid w:val="00BC79B2"/>
    <w:rsid w:val="00BC7AEF"/>
    <w:rsid w:val="00BC7C21"/>
    <w:rsid w:val="00BD0630"/>
    <w:rsid w:val="00BD0C12"/>
    <w:rsid w:val="00BD1069"/>
    <w:rsid w:val="00BD114B"/>
    <w:rsid w:val="00BD1A08"/>
    <w:rsid w:val="00BD2FBB"/>
    <w:rsid w:val="00BD3371"/>
    <w:rsid w:val="00BD4913"/>
    <w:rsid w:val="00BD499B"/>
    <w:rsid w:val="00BD4D7F"/>
    <w:rsid w:val="00BD51DD"/>
    <w:rsid w:val="00BD5BC7"/>
    <w:rsid w:val="00BD6E4E"/>
    <w:rsid w:val="00BD6FD3"/>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A18"/>
    <w:rsid w:val="00BE7CD1"/>
    <w:rsid w:val="00BF02F4"/>
    <w:rsid w:val="00BF0F2A"/>
    <w:rsid w:val="00BF0FFA"/>
    <w:rsid w:val="00BF109C"/>
    <w:rsid w:val="00BF13B9"/>
    <w:rsid w:val="00BF13E0"/>
    <w:rsid w:val="00BF15BC"/>
    <w:rsid w:val="00BF1905"/>
    <w:rsid w:val="00BF22E5"/>
    <w:rsid w:val="00BF258D"/>
    <w:rsid w:val="00BF33DB"/>
    <w:rsid w:val="00BF3B16"/>
    <w:rsid w:val="00BF43A8"/>
    <w:rsid w:val="00BF491C"/>
    <w:rsid w:val="00BF516C"/>
    <w:rsid w:val="00BF627C"/>
    <w:rsid w:val="00BF6786"/>
    <w:rsid w:val="00BF70E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C28"/>
    <w:rsid w:val="00C123DD"/>
    <w:rsid w:val="00C12485"/>
    <w:rsid w:val="00C13BB5"/>
    <w:rsid w:val="00C13FC5"/>
    <w:rsid w:val="00C14C08"/>
    <w:rsid w:val="00C1505B"/>
    <w:rsid w:val="00C154C9"/>
    <w:rsid w:val="00C15605"/>
    <w:rsid w:val="00C15BE3"/>
    <w:rsid w:val="00C15CCF"/>
    <w:rsid w:val="00C16132"/>
    <w:rsid w:val="00C166C9"/>
    <w:rsid w:val="00C16924"/>
    <w:rsid w:val="00C172DF"/>
    <w:rsid w:val="00C179D9"/>
    <w:rsid w:val="00C17D87"/>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2CDF"/>
    <w:rsid w:val="00C33AE3"/>
    <w:rsid w:val="00C34CE8"/>
    <w:rsid w:val="00C34EB1"/>
    <w:rsid w:val="00C3504D"/>
    <w:rsid w:val="00C3540E"/>
    <w:rsid w:val="00C36173"/>
    <w:rsid w:val="00C36895"/>
    <w:rsid w:val="00C36B67"/>
    <w:rsid w:val="00C37416"/>
    <w:rsid w:val="00C376B1"/>
    <w:rsid w:val="00C37A5D"/>
    <w:rsid w:val="00C37C04"/>
    <w:rsid w:val="00C40B1D"/>
    <w:rsid w:val="00C4175E"/>
    <w:rsid w:val="00C41F30"/>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5A55"/>
    <w:rsid w:val="00C55AD1"/>
    <w:rsid w:val="00C564F7"/>
    <w:rsid w:val="00C573EB"/>
    <w:rsid w:val="00C578C9"/>
    <w:rsid w:val="00C6174A"/>
    <w:rsid w:val="00C6194E"/>
    <w:rsid w:val="00C62EF1"/>
    <w:rsid w:val="00C6373B"/>
    <w:rsid w:val="00C6376A"/>
    <w:rsid w:val="00C63B9A"/>
    <w:rsid w:val="00C6507E"/>
    <w:rsid w:val="00C6641A"/>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63"/>
    <w:rsid w:val="00CA083F"/>
    <w:rsid w:val="00CA0D2E"/>
    <w:rsid w:val="00CA0DF7"/>
    <w:rsid w:val="00CA2329"/>
    <w:rsid w:val="00CA2B70"/>
    <w:rsid w:val="00CA3678"/>
    <w:rsid w:val="00CA4023"/>
    <w:rsid w:val="00CA48A0"/>
    <w:rsid w:val="00CA4F8C"/>
    <w:rsid w:val="00CA51B1"/>
    <w:rsid w:val="00CA5C2F"/>
    <w:rsid w:val="00CA5FCB"/>
    <w:rsid w:val="00CA64C1"/>
    <w:rsid w:val="00CA6CCA"/>
    <w:rsid w:val="00CA6DC0"/>
    <w:rsid w:val="00CA71E2"/>
    <w:rsid w:val="00CB0DAE"/>
    <w:rsid w:val="00CB1244"/>
    <w:rsid w:val="00CB14F8"/>
    <w:rsid w:val="00CB193A"/>
    <w:rsid w:val="00CB1F00"/>
    <w:rsid w:val="00CB1FD7"/>
    <w:rsid w:val="00CB28C2"/>
    <w:rsid w:val="00CB2C7C"/>
    <w:rsid w:val="00CB3719"/>
    <w:rsid w:val="00CB375B"/>
    <w:rsid w:val="00CB3DCD"/>
    <w:rsid w:val="00CB3F99"/>
    <w:rsid w:val="00CB4447"/>
    <w:rsid w:val="00CB70C0"/>
    <w:rsid w:val="00CB7BB9"/>
    <w:rsid w:val="00CB7EE1"/>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FED"/>
    <w:rsid w:val="00CD14CA"/>
    <w:rsid w:val="00CD1AFE"/>
    <w:rsid w:val="00CD25CB"/>
    <w:rsid w:val="00CD2656"/>
    <w:rsid w:val="00CD2F65"/>
    <w:rsid w:val="00CD2F89"/>
    <w:rsid w:val="00CD33EC"/>
    <w:rsid w:val="00CD36C4"/>
    <w:rsid w:val="00CD4ED3"/>
    <w:rsid w:val="00CD5157"/>
    <w:rsid w:val="00CD6263"/>
    <w:rsid w:val="00CD66A1"/>
    <w:rsid w:val="00CD6A56"/>
    <w:rsid w:val="00CD6D7F"/>
    <w:rsid w:val="00CD6E61"/>
    <w:rsid w:val="00CD72E2"/>
    <w:rsid w:val="00CD7306"/>
    <w:rsid w:val="00CD7A49"/>
    <w:rsid w:val="00CD7D0C"/>
    <w:rsid w:val="00CD7D8B"/>
    <w:rsid w:val="00CE0975"/>
    <w:rsid w:val="00CE179A"/>
    <w:rsid w:val="00CE1F97"/>
    <w:rsid w:val="00CE2597"/>
    <w:rsid w:val="00CE2603"/>
    <w:rsid w:val="00CE2640"/>
    <w:rsid w:val="00CE2B59"/>
    <w:rsid w:val="00CE31D5"/>
    <w:rsid w:val="00CE4AE5"/>
    <w:rsid w:val="00CE4F6E"/>
    <w:rsid w:val="00CE5987"/>
    <w:rsid w:val="00CE5F68"/>
    <w:rsid w:val="00CE7117"/>
    <w:rsid w:val="00CE71A2"/>
    <w:rsid w:val="00CE7695"/>
    <w:rsid w:val="00CF01D3"/>
    <w:rsid w:val="00CF03DB"/>
    <w:rsid w:val="00CF0F89"/>
    <w:rsid w:val="00CF2494"/>
    <w:rsid w:val="00CF35EA"/>
    <w:rsid w:val="00CF37E8"/>
    <w:rsid w:val="00CF3A56"/>
    <w:rsid w:val="00CF3AF4"/>
    <w:rsid w:val="00CF46D7"/>
    <w:rsid w:val="00CF49F1"/>
    <w:rsid w:val="00CF4FF4"/>
    <w:rsid w:val="00CF5CBF"/>
    <w:rsid w:val="00CF5CCE"/>
    <w:rsid w:val="00CF6BA8"/>
    <w:rsid w:val="00CF6BC5"/>
    <w:rsid w:val="00CF6C2F"/>
    <w:rsid w:val="00CF6EAC"/>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21AE"/>
    <w:rsid w:val="00D323B5"/>
    <w:rsid w:val="00D32522"/>
    <w:rsid w:val="00D32EE0"/>
    <w:rsid w:val="00D330A2"/>
    <w:rsid w:val="00D3457C"/>
    <w:rsid w:val="00D34646"/>
    <w:rsid w:val="00D3531C"/>
    <w:rsid w:val="00D35364"/>
    <w:rsid w:val="00D35D51"/>
    <w:rsid w:val="00D366D7"/>
    <w:rsid w:val="00D3698A"/>
    <w:rsid w:val="00D36BD6"/>
    <w:rsid w:val="00D377FE"/>
    <w:rsid w:val="00D40D1D"/>
    <w:rsid w:val="00D41BAB"/>
    <w:rsid w:val="00D42956"/>
    <w:rsid w:val="00D437E8"/>
    <w:rsid w:val="00D43C28"/>
    <w:rsid w:val="00D44EE8"/>
    <w:rsid w:val="00D456DC"/>
    <w:rsid w:val="00D457A8"/>
    <w:rsid w:val="00D45BC7"/>
    <w:rsid w:val="00D4662F"/>
    <w:rsid w:val="00D466A7"/>
    <w:rsid w:val="00D46A03"/>
    <w:rsid w:val="00D46A80"/>
    <w:rsid w:val="00D46CDE"/>
    <w:rsid w:val="00D46ED5"/>
    <w:rsid w:val="00D46EEF"/>
    <w:rsid w:val="00D471A0"/>
    <w:rsid w:val="00D514A8"/>
    <w:rsid w:val="00D51997"/>
    <w:rsid w:val="00D51F2D"/>
    <w:rsid w:val="00D526FB"/>
    <w:rsid w:val="00D52C93"/>
    <w:rsid w:val="00D5349D"/>
    <w:rsid w:val="00D55258"/>
    <w:rsid w:val="00D564DF"/>
    <w:rsid w:val="00D57B60"/>
    <w:rsid w:val="00D57E1B"/>
    <w:rsid w:val="00D57F04"/>
    <w:rsid w:val="00D6137D"/>
    <w:rsid w:val="00D613AF"/>
    <w:rsid w:val="00D619DD"/>
    <w:rsid w:val="00D61B4F"/>
    <w:rsid w:val="00D61C37"/>
    <w:rsid w:val="00D622F2"/>
    <w:rsid w:val="00D624CB"/>
    <w:rsid w:val="00D63123"/>
    <w:rsid w:val="00D6335C"/>
    <w:rsid w:val="00D63830"/>
    <w:rsid w:val="00D64291"/>
    <w:rsid w:val="00D644DC"/>
    <w:rsid w:val="00D648D9"/>
    <w:rsid w:val="00D6511D"/>
    <w:rsid w:val="00D65C35"/>
    <w:rsid w:val="00D66578"/>
    <w:rsid w:val="00D665AE"/>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6A7"/>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AD0"/>
    <w:rsid w:val="00DC1C51"/>
    <w:rsid w:val="00DC24C2"/>
    <w:rsid w:val="00DC2871"/>
    <w:rsid w:val="00DC2BE7"/>
    <w:rsid w:val="00DC2E3C"/>
    <w:rsid w:val="00DC3066"/>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61E"/>
    <w:rsid w:val="00DD1E9F"/>
    <w:rsid w:val="00DD24DB"/>
    <w:rsid w:val="00DD2F3C"/>
    <w:rsid w:val="00DD40EA"/>
    <w:rsid w:val="00DD45EC"/>
    <w:rsid w:val="00DD4980"/>
    <w:rsid w:val="00DD4BD5"/>
    <w:rsid w:val="00DD53B4"/>
    <w:rsid w:val="00DD5A0B"/>
    <w:rsid w:val="00DD65FC"/>
    <w:rsid w:val="00DD694F"/>
    <w:rsid w:val="00DD71AC"/>
    <w:rsid w:val="00DD75D5"/>
    <w:rsid w:val="00DD7A7E"/>
    <w:rsid w:val="00DD7DC9"/>
    <w:rsid w:val="00DE0B44"/>
    <w:rsid w:val="00DE10AD"/>
    <w:rsid w:val="00DE1230"/>
    <w:rsid w:val="00DE14DA"/>
    <w:rsid w:val="00DE1AFE"/>
    <w:rsid w:val="00DE1B96"/>
    <w:rsid w:val="00DE2B31"/>
    <w:rsid w:val="00DE301C"/>
    <w:rsid w:val="00DE33BC"/>
    <w:rsid w:val="00DE36E5"/>
    <w:rsid w:val="00DE3E3F"/>
    <w:rsid w:val="00DE4830"/>
    <w:rsid w:val="00DE5928"/>
    <w:rsid w:val="00DE621F"/>
    <w:rsid w:val="00DE6513"/>
    <w:rsid w:val="00DE6B0C"/>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F74"/>
    <w:rsid w:val="00E14D65"/>
    <w:rsid w:val="00E151E3"/>
    <w:rsid w:val="00E15716"/>
    <w:rsid w:val="00E159DA"/>
    <w:rsid w:val="00E165F5"/>
    <w:rsid w:val="00E16957"/>
    <w:rsid w:val="00E16CDB"/>
    <w:rsid w:val="00E16D29"/>
    <w:rsid w:val="00E1733F"/>
    <w:rsid w:val="00E17A0C"/>
    <w:rsid w:val="00E203AD"/>
    <w:rsid w:val="00E2094B"/>
    <w:rsid w:val="00E20A58"/>
    <w:rsid w:val="00E21F67"/>
    <w:rsid w:val="00E22235"/>
    <w:rsid w:val="00E22718"/>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602"/>
    <w:rsid w:val="00E37964"/>
    <w:rsid w:val="00E37B51"/>
    <w:rsid w:val="00E37DAB"/>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9A"/>
    <w:rsid w:val="00E8419E"/>
    <w:rsid w:val="00E84330"/>
    <w:rsid w:val="00E85198"/>
    <w:rsid w:val="00E85230"/>
    <w:rsid w:val="00E85868"/>
    <w:rsid w:val="00E85920"/>
    <w:rsid w:val="00E86E64"/>
    <w:rsid w:val="00E87097"/>
    <w:rsid w:val="00E8749F"/>
    <w:rsid w:val="00E87648"/>
    <w:rsid w:val="00E90160"/>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816"/>
    <w:rsid w:val="00EB2ADF"/>
    <w:rsid w:val="00EB33A3"/>
    <w:rsid w:val="00EB3446"/>
    <w:rsid w:val="00EB3632"/>
    <w:rsid w:val="00EB388B"/>
    <w:rsid w:val="00EB3DAA"/>
    <w:rsid w:val="00EB4072"/>
    <w:rsid w:val="00EB4366"/>
    <w:rsid w:val="00EB438E"/>
    <w:rsid w:val="00EB480F"/>
    <w:rsid w:val="00EB5ADD"/>
    <w:rsid w:val="00EB5C63"/>
    <w:rsid w:val="00EB6362"/>
    <w:rsid w:val="00EB64F0"/>
    <w:rsid w:val="00EB6634"/>
    <w:rsid w:val="00EB6E96"/>
    <w:rsid w:val="00EB78B6"/>
    <w:rsid w:val="00EC110A"/>
    <w:rsid w:val="00EC1640"/>
    <w:rsid w:val="00EC17C5"/>
    <w:rsid w:val="00EC20D4"/>
    <w:rsid w:val="00EC221B"/>
    <w:rsid w:val="00EC3190"/>
    <w:rsid w:val="00EC3AB7"/>
    <w:rsid w:val="00EC429F"/>
    <w:rsid w:val="00EC4343"/>
    <w:rsid w:val="00EC4755"/>
    <w:rsid w:val="00EC5383"/>
    <w:rsid w:val="00EC5956"/>
    <w:rsid w:val="00EC5EB5"/>
    <w:rsid w:val="00EC60F8"/>
    <w:rsid w:val="00EC7224"/>
    <w:rsid w:val="00ED020B"/>
    <w:rsid w:val="00ED2147"/>
    <w:rsid w:val="00ED2505"/>
    <w:rsid w:val="00ED2984"/>
    <w:rsid w:val="00ED2AC5"/>
    <w:rsid w:val="00ED3179"/>
    <w:rsid w:val="00ED365A"/>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F09"/>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CFE"/>
    <w:rsid w:val="00F00703"/>
    <w:rsid w:val="00F0077F"/>
    <w:rsid w:val="00F02643"/>
    <w:rsid w:val="00F02C16"/>
    <w:rsid w:val="00F02C28"/>
    <w:rsid w:val="00F032CC"/>
    <w:rsid w:val="00F03991"/>
    <w:rsid w:val="00F04521"/>
    <w:rsid w:val="00F04AD6"/>
    <w:rsid w:val="00F05305"/>
    <w:rsid w:val="00F05E11"/>
    <w:rsid w:val="00F066AA"/>
    <w:rsid w:val="00F06C55"/>
    <w:rsid w:val="00F06F3D"/>
    <w:rsid w:val="00F07072"/>
    <w:rsid w:val="00F07F38"/>
    <w:rsid w:val="00F102C9"/>
    <w:rsid w:val="00F102CE"/>
    <w:rsid w:val="00F102F8"/>
    <w:rsid w:val="00F10B8C"/>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CB2"/>
    <w:rsid w:val="00F27078"/>
    <w:rsid w:val="00F30EA2"/>
    <w:rsid w:val="00F31827"/>
    <w:rsid w:val="00F31EC9"/>
    <w:rsid w:val="00F3305E"/>
    <w:rsid w:val="00F3398B"/>
    <w:rsid w:val="00F33B2E"/>
    <w:rsid w:val="00F33BCA"/>
    <w:rsid w:val="00F3543A"/>
    <w:rsid w:val="00F35743"/>
    <w:rsid w:val="00F357E3"/>
    <w:rsid w:val="00F36781"/>
    <w:rsid w:val="00F36A0F"/>
    <w:rsid w:val="00F36A25"/>
    <w:rsid w:val="00F36F6F"/>
    <w:rsid w:val="00F37FC6"/>
    <w:rsid w:val="00F40849"/>
    <w:rsid w:val="00F40A42"/>
    <w:rsid w:val="00F40F15"/>
    <w:rsid w:val="00F412E1"/>
    <w:rsid w:val="00F41745"/>
    <w:rsid w:val="00F41AD7"/>
    <w:rsid w:val="00F41B2D"/>
    <w:rsid w:val="00F42950"/>
    <w:rsid w:val="00F42A14"/>
    <w:rsid w:val="00F434E8"/>
    <w:rsid w:val="00F43C49"/>
    <w:rsid w:val="00F43EF7"/>
    <w:rsid w:val="00F44F53"/>
    <w:rsid w:val="00F45CD2"/>
    <w:rsid w:val="00F47EB4"/>
    <w:rsid w:val="00F50949"/>
    <w:rsid w:val="00F509AF"/>
    <w:rsid w:val="00F50E2B"/>
    <w:rsid w:val="00F513EE"/>
    <w:rsid w:val="00F51D34"/>
    <w:rsid w:val="00F528A9"/>
    <w:rsid w:val="00F537CE"/>
    <w:rsid w:val="00F53BDD"/>
    <w:rsid w:val="00F543AF"/>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C4F"/>
    <w:rsid w:val="00F7223C"/>
    <w:rsid w:val="00F72886"/>
    <w:rsid w:val="00F736E5"/>
    <w:rsid w:val="00F73A8A"/>
    <w:rsid w:val="00F73D1A"/>
    <w:rsid w:val="00F73F00"/>
    <w:rsid w:val="00F74203"/>
    <w:rsid w:val="00F74A52"/>
    <w:rsid w:val="00F74BF7"/>
    <w:rsid w:val="00F75C5C"/>
    <w:rsid w:val="00F767E2"/>
    <w:rsid w:val="00F77092"/>
    <w:rsid w:val="00F77843"/>
    <w:rsid w:val="00F77A02"/>
    <w:rsid w:val="00F77C83"/>
    <w:rsid w:val="00F8045E"/>
    <w:rsid w:val="00F80708"/>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9F3"/>
    <w:rsid w:val="00FA5DDD"/>
    <w:rsid w:val="00FA5E50"/>
    <w:rsid w:val="00FA66CE"/>
    <w:rsid w:val="00FA6D70"/>
    <w:rsid w:val="00FA7538"/>
    <w:rsid w:val="00FA7728"/>
    <w:rsid w:val="00FA7F25"/>
    <w:rsid w:val="00FB0305"/>
    <w:rsid w:val="00FB062C"/>
    <w:rsid w:val="00FB105C"/>
    <w:rsid w:val="00FB1550"/>
    <w:rsid w:val="00FB1B5A"/>
    <w:rsid w:val="00FB219C"/>
    <w:rsid w:val="00FB2903"/>
    <w:rsid w:val="00FB2949"/>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96D"/>
    <w:rsid w:val="00FD1A22"/>
    <w:rsid w:val="00FD29AA"/>
    <w:rsid w:val="00FD29BB"/>
    <w:rsid w:val="00FD3296"/>
    <w:rsid w:val="00FD34CD"/>
    <w:rsid w:val="00FD4C08"/>
    <w:rsid w:val="00FD4F72"/>
    <w:rsid w:val="00FD6316"/>
    <w:rsid w:val="00FD6E0C"/>
    <w:rsid w:val="00FD72CB"/>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FFF"/>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F8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What-did-Marilyn-Monroe-carry-in-her-coffin"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quora.com/What-is-the-best-small-business-to-start-in-Gambia"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15528</Words>
  <Characters>88516</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cp:revision>
  <cp:lastPrinted>2025-02-23T01:37:00Z</cp:lastPrinted>
  <dcterms:created xsi:type="dcterms:W3CDTF">2026-04-05T18:09:00Z</dcterms:created>
  <dcterms:modified xsi:type="dcterms:W3CDTF">2026-04-05T18:09:00Z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ies>
</file>