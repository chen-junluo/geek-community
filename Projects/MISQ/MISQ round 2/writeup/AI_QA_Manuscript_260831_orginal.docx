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44F41F14" w14:textId="6476EE36"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w:t>
      </w:r>
      <w:r w:rsidR="001E325D">
        <w:rPr>
          <w:rFonts w:hint="eastAsia"/>
        </w:rPr>
        <w:t>Two Systems of Thinking</w:t>
      </w:r>
      <w:r w:rsidR="00647569" w:rsidRPr="00015210">
        <w:t>.</w:t>
      </w:r>
    </w:p>
    <w:p w14:paraId="3C500D98" w14:textId="77777777" w:rsidR="001E325D" w:rsidRPr="00015210" w:rsidRDefault="001E325D" w:rsidP="001E325D">
      <w:pPr>
        <w:pStyle w:val="Heading1"/>
      </w:pPr>
      <w:bookmarkStart w:id="2" w:name="OLE_LINK12"/>
      <w:r w:rsidRPr="00015210">
        <w:lastRenderedPageBreak/>
        <w:t>Introduction</w:t>
      </w:r>
    </w:p>
    <w:p w14:paraId="66265B68" w14:textId="4F28DFB7" w:rsidR="001E325D" w:rsidRPr="00325599" w:rsidRDefault="001E325D" w:rsidP="001E325D">
      <w:pPr>
        <w:pStyle w:val="Paragraph0"/>
      </w:pPr>
      <w:r w:rsidRPr="00325599">
        <w:t>For much of the internet</w:t>
      </w:r>
      <w:r>
        <w:t>’</w:t>
      </w:r>
      <w:r w:rsidRPr="00325599">
        <w:t xml:space="preserve">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w:t>
      </w:r>
      <w:r w:rsidR="00A54BB9" w:rsidRPr="0022223D">
        <w:rPr>
          <w:shd w:val="clear" w:color="auto" w:fill="FFFFFF"/>
        </w:rPr>
        <w:fldChar w:fldCharType="begin" w:fldLock="1"/>
      </w:r>
      <w:r w:rsidR="00A54BB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r w:rsidRPr="00325599">
        <w:t>. These results raise a pressing question about whether such communities remain viable, and about what, if anything, a platform can do in response.</w:t>
      </w:r>
    </w:p>
    <w:p w14:paraId="688D80CB" w14:textId="6E1B5575" w:rsidR="001E325D" w:rsidRPr="00D2526D" w:rsidRDefault="001E325D" w:rsidP="001E325D">
      <w:pPr>
        <w:pStyle w:val="Paragraph0"/>
      </w:pPr>
      <w:r w:rsidRPr="00325599">
        <w:t xml:space="preserve">A platform cannot stop users from consulting external GenAI tools such as ChatGPT, nor recover the questions those tools answer privately before they reach the community </w:t>
      </w:r>
      <w:r w:rsidR="00250B77">
        <w:fldChar w:fldCharType="begin"/>
      </w:r>
      <w:r w:rsidR="00250B77">
        <w:instrText xml:space="preserve"> ADDIN ZOTERO_ITEM CSL_CITATION {"citationID":"kk9EzOdr","properties":{"unsorted":false,"formattedCitation":"(Xue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250B77">
        <w:rPr>
          <w:rFonts w:hint="eastAsia"/>
        </w:rPr>
        <w:instrText>oundation of China [Grants 72188101 and 72595864]. Supplemental Material: The online appendix is available at https://doi.org/10.1287/isre.2023.0561.\n\n</w:instrText>
      </w:r>
      <w:r w:rsidR="00250B77">
        <w:rPr>
          <w:rFonts w:hint="eastAsia"/>
        </w:rPr>
        <w:instrText>【摘要翻译】大语言模型</w:instrText>
      </w:r>
      <w:r w:rsidR="00250B77">
        <w:rPr>
          <w:rFonts w:hint="eastAsia"/>
        </w:rPr>
        <w:instrText xml:space="preserve"> (LLMs)(</w:instrText>
      </w:r>
      <w:r w:rsidR="00250B77">
        <w:rPr>
          <w:rFonts w:hint="eastAsia"/>
        </w:rPr>
        <w:instrText>如</w:instrText>
      </w:r>
      <w:r w:rsidR="00250B77">
        <w:rPr>
          <w:rFonts w:hint="eastAsia"/>
        </w:rPr>
        <w:instrText xml:space="preserve"> ChatGPT) </w:instrText>
      </w:r>
      <w:r w:rsidR="00250B77">
        <w:rPr>
          <w:rFonts w:hint="eastAsia"/>
        </w:rPr>
        <w:instrText>预计将显著重塑学习、技能获取和知识创造。它们对用户生成的知识共享问答</w:instrText>
      </w:r>
      <w:r w:rsidR="00250B77">
        <w:rPr>
          <w:rFonts w:hint="eastAsia"/>
        </w:rPr>
        <w:instrText xml:space="preserve"> (Q&amp;A) </w:instrText>
      </w:r>
      <w:r w:rsidR="00250B77">
        <w:rPr>
          <w:rFonts w:hint="eastAsia"/>
        </w:rPr>
        <w:instrText>平台的影响对</w:instrText>
      </w:r>
      <w:r w:rsidR="00250B77">
        <w:rPr>
          <w:rFonts w:hint="eastAsia"/>
        </w:rPr>
        <w:instrText xml:space="preserve"> Q&amp;A </w:instrText>
      </w:r>
      <w:r w:rsidR="00250B77">
        <w:rPr>
          <w:rFonts w:hint="eastAsia"/>
        </w:rPr>
        <w:instrText>平台和</w:instrText>
      </w:r>
      <w:r w:rsidR="00250B77">
        <w:rPr>
          <w:rFonts w:hint="eastAsia"/>
        </w:rPr>
        <w:instrText xml:space="preserve"> LLMs </w:instrText>
      </w:r>
      <w:r w:rsidR="00250B77">
        <w:rPr>
          <w:rFonts w:hint="eastAsia"/>
        </w:rPr>
        <w:instrText>的比较价值和未来协同演化以及</w:instrText>
      </w:r>
      <w:r w:rsidR="00250B77">
        <w:rPr>
          <w:rFonts w:hint="eastAsia"/>
        </w:rPr>
        <w:instrText xml:space="preserve"> LLMs </w:instrText>
      </w:r>
      <w:r w:rsidR="00250B77">
        <w:rPr>
          <w:rFonts w:hint="eastAsia"/>
        </w:rPr>
        <w:instrText>的未来学习具有重要意义。通过多种实证设计，我们估计</w:instrText>
      </w:r>
      <w:r w:rsidR="00250B77">
        <w:rPr>
          <w:rFonts w:hint="eastAsia"/>
        </w:rPr>
        <w:instrText xml:space="preserve"> ChatGPT </w:instrText>
      </w:r>
      <w:r w:rsidR="00250B77">
        <w:rPr>
          <w:rFonts w:hint="eastAsia"/>
        </w:rPr>
        <w:instrText>的推出导致</w:instrText>
      </w:r>
      <w:r w:rsidR="00250B77">
        <w:rPr>
          <w:rFonts w:hint="eastAsia"/>
        </w:rPr>
        <w:instrText xml:space="preserve"> Stack Overflow </w:instrText>
      </w:r>
      <w:r w:rsidR="00250B77">
        <w:rPr>
          <w:rFonts w:hint="eastAsia"/>
        </w:rPr>
        <w:instrText>上发布的问题数量平均减少了</w:instrText>
      </w:r>
      <w:r w:rsidR="00250B77">
        <w:rPr>
          <w:rFonts w:hint="eastAsia"/>
        </w:rPr>
        <w:instrText xml:space="preserve"> 14.09%</w:instrText>
      </w:r>
      <w:r w:rsidR="00250B77">
        <w:rPr>
          <w:rFonts w:hint="eastAsia"/>
        </w:rPr>
        <w:instrText>，这种影响随着时间的推移而加剧，到</w:instrText>
      </w:r>
      <w:r w:rsidR="00250B77">
        <w:rPr>
          <w:rFonts w:hint="eastAsia"/>
        </w:rPr>
        <w:instrText xml:space="preserve"> 2023 </w:instrText>
      </w:r>
      <w:r w:rsidR="00250B77">
        <w:rPr>
          <w:rFonts w:hint="eastAsia"/>
        </w:rPr>
        <w:instrText>年</w:instrText>
      </w:r>
      <w:r w:rsidR="00250B77">
        <w:rPr>
          <w:rFonts w:hint="eastAsia"/>
        </w:rPr>
        <w:instrText xml:space="preserve"> 5 </w:instrText>
      </w:r>
      <w:r w:rsidR="00250B77">
        <w:rPr>
          <w:rFonts w:hint="eastAsia"/>
        </w:rPr>
        <w:instrText>月达到</w:instrText>
      </w:r>
      <w:r w:rsidR="00250B77">
        <w:rPr>
          <w:rFonts w:hint="eastAsia"/>
        </w:rPr>
        <w:instrText xml:space="preserve"> 27.88% </w:instrText>
      </w:r>
      <w:r w:rsidR="00250B77">
        <w:rPr>
          <w:rFonts w:hint="eastAsia"/>
        </w:rPr>
        <w:instrText>的减少。有趣的是，这种数量的减少伴随着剩余问题平均质量的显著提高。进一步分析表明，这些数量和质量的变化可以用两种机制来解释</w:instrText>
      </w:r>
      <w:r w:rsidR="00250B77">
        <w:rPr>
          <w:rFonts w:hint="eastAsia"/>
        </w:rPr>
        <w:instrText xml:space="preserve">:(1) ChatGPT </w:instrText>
      </w:r>
      <w:r w:rsidR="00250B77">
        <w:rPr>
          <w:rFonts w:hint="eastAsia"/>
        </w:rPr>
        <w:instrText>的不均衡替代，其中更简单、中等到低质量的问题更容易消失</w:instrText>
      </w:r>
      <w:r w:rsidR="00250B77">
        <w:rPr>
          <w:rFonts w:hint="eastAsia"/>
        </w:rPr>
        <w:instrText xml:space="preserve">;(2) </w:instrText>
      </w:r>
      <w:r w:rsidR="00250B77">
        <w:rPr>
          <w:rFonts w:hint="eastAsia"/>
        </w:rPr>
        <w:instrText>在考虑数量减少后直接提高质量，表明</w:instrText>
      </w:r>
      <w:r w:rsidR="00250B77">
        <w:rPr>
          <w:rFonts w:hint="eastAsia"/>
        </w:rPr>
        <w:instrText xml:space="preserve"> ChatGPT </w:instrText>
      </w:r>
      <w:r w:rsidR="00250B77">
        <w:rPr>
          <w:rFonts w:hint="eastAsia"/>
        </w:rPr>
        <w:instrText>帮助提供的时间和搜索成本节约对问题质量的改善具有积极外溢效应。进一步的异质性分析显示，这对缺乏经验的用户的问题数量和质量都有更强的影响</w:instrText>
      </w:r>
      <w:r w:rsidR="00250B77">
        <w:rPr>
          <w:rFonts w:hint="eastAsia"/>
        </w:rPr>
        <w:instrText>;</w:instrText>
      </w:r>
      <w:r w:rsidR="00250B77">
        <w:rPr>
          <w:rFonts w:hint="eastAsia"/>
        </w:rPr>
        <w:instrText>用户保留率和新用户获取率都显著下降</w:instrText>
      </w:r>
      <w:r w:rsidR="00250B77">
        <w:rPr>
          <w:rFonts w:hint="eastAsia"/>
        </w:rPr>
        <w:instrText>;</w:instrText>
      </w:r>
      <w:r w:rsidR="00250B77">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250B77">
        <w:rPr>
          <w:rFonts w:hint="eastAsia"/>
        </w:rPr>
        <w:instrText>;</w:instrText>
      </w:r>
      <w:r w:rsidR="00250B77">
        <w:rPr>
          <w:rFonts w:hint="eastAsia"/>
        </w:rPr>
        <w:instrText>助理编辑陈建清。资金：薛建清获得上海金融经济大学中央大学基础研究基金的支持。王立军获得中国国家自然科学基金会的支持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72301259]</w:instrText>
      </w:r>
      <w:r w:rsidR="00250B77">
        <w:rPr>
          <w:rFonts w:hint="eastAsia"/>
        </w:rPr>
        <w:instrText>。李建清获得中国国家自然科学基础的支持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72188101 </w:instrText>
      </w:r>
      <w:r w:rsidR="00250B77">
        <w:rPr>
          <w:rFonts w:hint="eastAsia"/>
        </w:rPr>
        <w:instrText>和</w:instrText>
      </w:r>
      <w:r w:rsidR="00250B77">
        <w:rPr>
          <w:rFonts w:hint="eastAsia"/>
        </w:rPr>
        <w:instrText xml:space="preserve"> 72595864]</w:instrText>
      </w:r>
      <w:r w:rsidR="00250B77">
        <w:rPr>
          <w:rFonts w:hint="eastAsia"/>
        </w:rPr>
        <w:instrText>。补充资料：在线附录可访问</w:instrText>
      </w:r>
      <w:r w:rsidR="00250B77">
        <w:rPr>
          <w:rFonts w:hint="eastAsia"/>
        </w:rPr>
        <w:instrText xml:space="preserve"> https://doi.org/10.1287/isre.2023.0561</w:instrText>
      </w:r>
      <w:r w:rsidR="00250B77">
        <w:rPr>
          <w:rFonts w:hint="eastAsia"/>
        </w:rPr>
        <w:instrText>。</w:instrText>
      </w:r>
      <w:r w:rsidR="00250B77">
        <w:rPr>
          <w:rFonts w:hint="eastAsia"/>
        </w:rPr>
        <w:instrText>","call-number":"1","container-title":"Information Systems Research","DOI</w:instrText>
      </w:r>
      <w:r w:rsidR="00250B77">
        <w:instrText>":"10.1287/isre.2023.0561","ISSN":"1047-7047","language":"en","note":"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large language models</w:instrText>
      </w:r>
      <w:r w:rsidR="00250B77">
        <w:rPr>
          <w:rFonts w:hint="eastAsia"/>
        </w:rPr>
        <w:instrText>、</w:instrText>
      </w:r>
      <w:r w:rsidR="00250B77">
        <w:instrText>ChatGPT</w:instrText>
      </w:r>
      <w:r w:rsidR="00250B77">
        <w:rPr>
          <w:rFonts w:hint="eastAsia"/>
        </w:rPr>
        <w:instrText>、</w:instrText>
      </w:r>
      <w:r w:rsidR="00250B77">
        <w:instrText>Q&amp;A platform</w:instrText>
      </w:r>
      <w:r w:rsidR="00250B77">
        <w:rPr>
          <w:rFonts w:hint="eastAsia"/>
        </w:rPr>
        <w:instrText>、</w:instrText>
      </w:r>
      <w:r w:rsidR="00250B77">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50B77">
        <w:fldChar w:fldCharType="separate"/>
      </w:r>
      <w:r w:rsidR="00250B77">
        <w:rPr>
          <w:noProof/>
        </w:rPr>
        <w:t>(Xue et al. 2026)</w:t>
      </w:r>
      <w:r w:rsidR="00250B77">
        <w:fldChar w:fldCharType="end"/>
      </w:r>
      <w:r w:rsidRPr="00325599">
        <w:t>.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p>
    <w:p w14:paraId="1792C7B0" w14:textId="77777777" w:rsidR="001E325D" w:rsidRPr="00015210" w:rsidRDefault="001E325D" w:rsidP="001E325D">
      <w:pPr>
        <w:pStyle w:val="TableFiguretitle"/>
      </w:pPr>
      <w:r>
        <w:rPr>
          <w:noProof/>
        </w:rPr>
        <w:drawing>
          <wp:inline distT="0" distB="0" distL="0" distR="0" wp14:anchorId="512AFC62" wp14:editId="5D6FDD8D">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p>
    <w:p w14:paraId="7503598A" w14:textId="77777777" w:rsidR="001E325D" w:rsidRDefault="001E325D" w:rsidP="001E325D">
      <w:pPr>
        <w:pStyle w:val="TableFiguretitle"/>
      </w:pPr>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p>
    <w:p w14:paraId="15259537" w14:textId="051FAA8C" w:rsidR="001E325D" w:rsidRPr="00AE0684" w:rsidRDefault="001E325D" w:rsidP="00AE0684">
      <w:pPr>
        <w:pStyle w:val="Paragraph0"/>
      </w:pPr>
      <w:r w:rsidRPr="00AE0684">
        <w:t>Whether an internal AI answer helps or harms a</w:t>
      </w:r>
      <w:r w:rsidR="00A54BB9">
        <w:rPr>
          <w:rFonts w:hint="eastAsia"/>
        </w:rPr>
        <w:t>n online Q&amp;A</w:t>
      </w:r>
      <w:r w:rsidRPr="00AE0684">
        <w:t xml:space="preserve">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w:t>
      </w:r>
      <w:r w:rsidR="00A54BB9" w:rsidRPr="0022223D">
        <w:rPr>
          <w:shd w:val="clear" w:color="auto" w:fill="FFFFFF"/>
        </w:rPr>
        <w:fldChar w:fldCharType="begin" w:fldLock="1"/>
      </w:r>
      <w:r w:rsidR="00A54BB9">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r w:rsidRPr="00AE0684">
        <w:t>. This logic fits the aggregate declines observed after ChatGPT</w:t>
      </w:r>
      <w:r>
        <w:t>’</w:t>
      </w:r>
      <w:r w:rsidRPr="00AE0684">
        <w:t>s release, but it was built on external GenAI and can predict only decline</w:t>
      </w:r>
      <w:r>
        <w:rPr>
          <w:rFonts w:hint="eastAsia"/>
        </w:rPr>
        <w:t xml:space="preserve">. </w:t>
      </w:r>
      <w:r w:rsidR="00A54BB9">
        <w:fldChar w:fldCharType="begin"/>
      </w:r>
      <w:r w:rsidR="00A54BB9">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A54BB9">
        <w:rPr>
          <w:rFonts w:hint="eastAsia"/>
        </w:rPr>
        <w:instrText xml:space="preserve">ation in knowledge generation and dissemination, adding to the burgeoning body of work on how generative AI influences human knowledge sharing.  </w:instrText>
      </w:r>
      <w:r w:rsidR="00A54BB9">
        <w:rPr>
          <w:rFonts w:hint="eastAsia"/>
        </w:rPr>
        <w:instrText>生成式人工智能（</w:instrText>
      </w:r>
      <w:r w:rsidR="00A54BB9">
        <w:rPr>
          <w:rFonts w:hint="eastAsia"/>
        </w:rPr>
        <w:instrText>GI</w:instrText>
      </w:r>
      <w:r w:rsidR="00A54BB9">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A54BB9">
        <w:rPr>
          <w:rFonts w:hint="eastAsia"/>
        </w:rPr>
        <w:instrText xml:space="preserve"> </w:instrText>
      </w:r>
      <w:r w:rsidR="00A54BB9">
        <w:rPr>
          <w:rFonts w:hint="eastAsia"/>
        </w:rPr>
        <w:instrText>我们的研究突显了整合生成式人工智能以激励人类参与知识创造和传播的潜力，进一步丰富了关于生成式人工智能如何影响人类知识共享的研究成果。</w:instrText>
      </w:r>
      <w:r w:rsidR="00A54BB9">
        <w:rPr>
          <w:rFonts w:hint="eastAsia"/>
        </w:rPr>
        <w:instrText xml:space="preserve">","archive_location":"6 </w:instrText>
      </w:r>
      <w:r w:rsidR="00A54BB9">
        <w:rPr>
          <w:rFonts w:ascii="Apple Color Emoji" w:hAnsi="Apple Color Emoji" w:cs="Apple Color Emoji"/>
        </w:rPr>
        <w:instrText>📊</w:instrText>
      </w:r>
      <w:r w:rsidR="00A54BB9">
        <w:rPr>
          <w:rFonts w:hint="eastAsia"/>
        </w:rPr>
        <w:instrText>","DOI":"10.2139/ssrn.4628786","genre":"SS</w:instrText>
      </w:r>
      <w:r w:rsidR="00A54BB9">
        <w:instrText>RN Scholarly Paper","language":"en","note":"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generative AI</w:instrText>
      </w:r>
      <w:r w:rsidR="00A54BB9">
        <w:rPr>
          <w:rFonts w:hint="eastAsia"/>
        </w:rPr>
        <w:instrText>、</w:instrText>
      </w:r>
      <w:r w:rsidR="00A54BB9">
        <w:instrText>natural experiment</w:instrText>
      </w:r>
      <w:r w:rsidR="00A54BB9">
        <w:rPr>
          <w:rFonts w:hint="eastAsia"/>
        </w:rPr>
        <w:instrText>、</w:instrText>
      </w:r>
      <w:r w:rsidR="00A54BB9">
        <w:instrText>knowledge sharing</w:instrText>
      </w:r>
      <w:r w:rsidR="00A54BB9">
        <w:rPr>
          <w:rFonts w:hint="eastAsia"/>
        </w:rPr>
        <w:instrText>、</w:instrText>
      </w:r>
      <w:r w:rsidR="00A54BB9">
        <w:instrText>Q&amp;A platform</w:instrText>
      </w:r>
      <w:r w:rsidR="00A54BB9">
        <w:rPr>
          <w:rFonts w:hint="eastAsia"/>
        </w:rPr>
        <w:instrText>、</w:instrText>
      </w:r>
      <w:r w:rsidR="00A54BB9">
        <w:instrText>randomized experiment</w:instrText>
      </w:r>
      <w:r w:rsidR="00A54BB9">
        <w:rPr>
          <w:rFonts w:hint="eastAsia"/>
        </w:rPr>
        <w:instrText>、</w:instrText>
      </w:r>
      <w:r w:rsidR="00A54BB9">
        <w:instrText>AI-human interaction</w:instrText>
      </w:r>
      <w:r w:rsidR="00A54BB9">
        <w:rPr>
          <w:rFonts w:hint="eastAsia"/>
        </w:rPr>
        <w:instrText>、</w:instrText>
      </w:r>
      <w:r w:rsidR="00A54BB9">
        <w:rPr>
          <w:rFonts w:ascii="Apple Color Emoji" w:hAnsi="Apple Color Emoji" w:cs="Apple Color Emoji"/>
        </w:rPr>
        <w:instrText>🤖️</w:instrText>
      </w:r>
      <w:r w:rsidR="00A54BB9">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A54BB9">
        <w:fldChar w:fldCharType="separate"/>
      </w:r>
      <w:r w:rsidR="00A54BB9">
        <w:rPr>
          <w:noProof/>
        </w:rPr>
        <w:t xml:space="preserve">Su et al. </w:t>
      </w:r>
      <w:r w:rsidR="00A54BB9">
        <w:rPr>
          <w:rFonts w:hint="eastAsia"/>
          <w:noProof/>
        </w:rPr>
        <w:t>(</w:t>
      </w:r>
      <w:r w:rsidR="00A54BB9">
        <w:rPr>
          <w:noProof/>
        </w:rPr>
        <w:t>2025)</w:t>
      </w:r>
      <w:r w:rsidR="00A54BB9">
        <w:fldChar w:fldCharType="end"/>
      </w:r>
      <w:r w:rsidRPr="00AE0684">
        <w:t>, by contrast, study an internal GenAI answerer</w:t>
      </w:r>
      <w:r>
        <w:rPr>
          <w:rFonts w:hint="eastAsia"/>
        </w:rPr>
        <w:t xml:space="preserve">, </w:t>
      </w:r>
      <w:r w:rsidRPr="00AE0684">
        <w:t xml:space="preserve">the same </w:t>
      </w:r>
      <w:r>
        <w:rPr>
          <w:rFonts w:hint="eastAsia"/>
        </w:rPr>
        <w:t>type</w:t>
      </w:r>
      <w:r w:rsidRPr="00AE0684">
        <w:t xml:space="preserve"> of intervention we examine</w:t>
      </w:r>
      <w:r>
        <w:rPr>
          <w:rFonts w:hint="eastAsia"/>
        </w:rPr>
        <w:t xml:space="preserve">, </w:t>
      </w:r>
      <w:r w:rsidRPr="00AE0684">
        <w:t xml:space="preserve">and find that human contributions rose in both number and length. The prevailing logic </w:t>
      </w:r>
      <w:r w:rsidRPr="00AE0684">
        <w:lastRenderedPageBreak/>
        <w:t>and the one internal precedent thus disagree, and neither provides a framework for when each outcome should occur.</w:t>
      </w:r>
    </w:p>
    <w:p w14:paraId="12831FB4" w14:textId="4EB93B50" w:rsidR="001E325D" w:rsidRPr="00325599" w:rsidRDefault="001E325D" w:rsidP="001E325D">
      <w:pPr>
        <w:pStyle w:val="Paragraph0"/>
      </w:pPr>
      <w:r>
        <w:rPr>
          <w:rFonts w:hint="eastAsia"/>
        </w:rPr>
        <w:t>Therefore, we</w:t>
      </w:r>
      <w:r w:rsidRPr="00325599">
        <w:t xml:space="preserve"> ask how a labeled, platform-provided AI answer affects human contribution. We separate this into two concrete decisions. First, does a contributor choose to answer a question the AI has already addressed? Second, once a user decides to answer, how good is the answer they produce?</w:t>
      </w:r>
    </w:p>
    <w:p w14:paraId="71286BC0" w14:textId="4EE964C3" w:rsidR="001E325D" w:rsidRPr="00325599" w:rsidRDefault="001E325D" w:rsidP="001E325D">
      <w:pPr>
        <w:pStyle w:val="Paragraph0"/>
      </w:pPr>
      <w:r w:rsidRPr="00AE0684">
        <w:t xml:space="preserve">Our central argument is that the effect of an AI answer cannot be summarized by a single quantity, because the presence of an AI answer is not a single condition. We adopt a competition lens </w:t>
      </w:r>
      <w:r w:rsidR="00A54BB9">
        <w:fldChar w:fldCharType="begin"/>
      </w:r>
      <w:r w:rsidR="00A54BB9">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fldChar w:fldCharType="separate"/>
      </w:r>
      <w:r w:rsidR="00A54BB9">
        <w:rPr>
          <w:noProof/>
        </w:rPr>
        <w:t>(Chen et al. 2007; Chen 2009)</w:t>
      </w:r>
      <w:r w:rsidR="00A54BB9">
        <w:fldChar w:fldCharType="end"/>
      </w:r>
      <w:r w:rsidRPr="00AE0684">
        <w:t xml:space="preserve">, under which contributors treat the AI answer as any competing contribution, and draw on the distinction between fast and slow thinking </w:t>
      </w:r>
      <w:r w:rsidR="00A54BB9">
        <w:fldChar w:fldCharType="begin"/>
      </w:r>
      <w:r w:rsidR="00A54BB9">
        <w:instrText xml:space="preserve"> ADDIN ZOTERO_ITEM CSL_CITATION {"citationID":"HbqYHzJe","properties":{"unsorted":false,"formattedCitation":"(Evans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fldChar w:fldCharType="separate"/>
      </w:r>
      <w:r w:rsidR="00A54BB9">
        <w:rPr>
          <w:noProof/>
        </w:rPr>
        <w:t>(Evans &amp; Stanovich 2013; Kahneman 2003, 2011)</w:t>
      </w:r>
      <w:r w:rsidR="00A54BB9">
        <w:fldChar w:fldCharType="end"/>
      </w:r>
      <w:r w:rsidRPr="00AE0684">
        <w:t xml:space="preserve">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actually wrote, captured by its length and quality, and varies across answers. </w:t>
      </w:r>
      <w:r w:rsidRPr="00325599">
        <w:t xml:space="preserve">In a community that regards AI-generated technical answers with skepticism, and such skepticism has an empirical basis given that a majority of ChatGPT answers to programming questions have been found to contain incorrect information </w:t>
      </w:r>
      <w:r w:rsidR="00A54BB9" w:rsidRPr="00E55C5E">
        <w:rPr>
          <w:rFonts w:eastAsia="DengXian"/>
          <w:kern w:val="2"/>
          <w14:ligatures w14:val="standardContextual"/>
        </w:rPr>
        <w:fldChar w:fldCharType="begin"/>
      </w:r>
      <w:r w:rsidR="00A54BB9">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A54BB9" w:rsidRPr="00E55C5E">
        <w:rPr>
          <w:rFonts w:eastAsia="DengXian"/>
          <w:kern w:val="2"/>
          <w14:ligatures w14:val="standardContextual"/>
        </w:rPr>
        <w:fldChar w:fldCharType="separate"/>
      </w:r>
      <w:r w:rsidR="00A54BB9">
        <w:rPr>
          <w:rFonts w:eastAsia="DengXian"/>
          <w:noProof/>
          <w:kern w:val="2"/>
          <w14:ligatures w14:val="standardContextual"/>
        </w:rPr>
        <w:t>(Kabir et al. 2024)</w:t>
      </w:r>
      <w:r w:rsidR="00A54BB9" w:rsidRPr="00E55C5E">
        <w:rPr>
          <w:rFonts w:eastAsia="DengXian"/>
          <w:kern w:val="2"/>
          <w14:ligatures w14:val="standardContextual"/>
        </w:rPr>
        <w:fldChar w:fldCharType="end"/>
      </w:r>
      <w:r w:rsidRPr="00325599">
        <w:t>, these features need not push the same way. The label can invite a human to step in, the length can crowd that human out, and the quality can give a contributor something to build on. The net effect depends on how these features combine.</w:t>
      </w:r>
    </w:p>
    <w:p w14:paraId="49F84789" w14:textId="6ABB1239" w:rsidR="001E325D" w:rsidRPr="00AE0684" w:rsidRDefault="001E325D" w:rsidP="00AE0684">
      <w:pPr>
        <w:pStyle w:val="Paragraph0"/>
      </w:pPr>
      <w:r w:rsidRPr="00AE0684">
        <w:t xml:space="preserve">We test this account using a randomized field experiment at SegmentFault, a leading Chinese technical Q&amp;A community. Beginning in September 2023, the platform randomly assigned each newly posted question either a labeled internal GenAI answer or none. </w:t>
      </w:r>
      <w:r w:rsidR="0023169B" w:rsidRPr="0023169B">
        <w:t xml:space="preserve">Because </w:t>
      </w:r>
      <w:r w:rsidR="0023169B" w:rsidRPr="0023169B">
        <w:lastRenderedPageBreak/>
        <w:t>external GenAI remained available for private use in both conditions and continued to divert demand from the community, our estimates capture the incremental effect of adding internal GenAI rather than the effect of GenAI relative to an AI-free environment.</w:t>
      </w:r>
      <w:r w:rsidR="0023169B">
        <w:t xml:space="preserve"> </w:t>
      </w:r>
      <w:r w:rsidRPr="00AE0684">
        <w:t xml:space="preserve">Two features make the setting well suited to our question. First, the AI answer is explicitly labeled, so the AI label is observable to both community members and us, unlike external GenAI consulted privately. Second, because the label is fixed while content varies across questions, the design </w:t>
      </w:r>
      <w:r>
        <w:rPr>
          <w:rFonts w:hint="eastAsia"/>
        </w:rPr>
        <w:t>allows</w:t>
      </w:r>
      <w:r w:rsidRPr="00AE0684">
        <w:t xml:space="preserve"> us</w:t>
      </w:r>
      <w:r>
        <w:rPr>
          <w:rFonts w:hint="eastAsia"/>
        </w:rPr>
        <w:t xml:space="preserve"> to</w:t>
      </w:r>
      <w:r w:rsidRPr="00AE0684">
        <w:t xml:space="preserve"> trace how human contribution moves with the measurable characteristics of the AI answer.</w:t>
      </w:r>
    </w:p>
    <w:p w14:paraId="6231886B" w14:textId="4203A66F" w:rsidR="001E325D" w:rsidRPr="00325599" w:rsidRDefault="001E325D" w:rsidP="001E325D">
      <w:pPr>
        <w:pStyle w:val="Paragraph0"/>
      </w:pPr>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s sound material and following the direction it establishes rather than starting from a blank page. This pattern follows directly from our account: the feature registered at a glance,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214B6DEE" w14:textId="77777777" w:rsidR="001E325D" w:rsidRDefault="001E325D" w:rsidP="001E325D">
      <w:pPr>
        <w:pStyle w:val="Paragraph0"/>
      </w:pPr>
      <w:r w:rsidRPr="00325599">
        <w:t xml:space="preserve">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w:t>
      </w:r>
      <w:r w:rsidRPr="00325599">
        <w:lastRenderedPageBreak/>
        <w:t>community as an identified author. Because the label is fixed and the content varies, we recover the role of the label by tracing how contribution responds to the AI answer</w:t>
      </w:r>
      <w:r>
        <w:t>’</w:t>
      </w:r>
      <w:r w:rsidRPr="00325599">
        <w:t>s content and characterizing what remains as content diminishes, an approach the labeled deployment makes 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p>
    <w:p w14:paraId="65C4FD01" w14:textId="77777777" w:rsidR="001E325D" w:rsidRPr="00325599" w:rsidRDefault="001E325D" w:rsidP="001E325D">
      <w:pPr>
        <w:pStyle w:val="Paragraph0"/>
      </w:pPr>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p>
    <w:p w14:paraId="54DB66C0" w14:textId="446C8C08" w:rsidR="00F40939" w:rsidRPr="00015210" w:rsidRDefault="00F40939" w:rsidP="0057336B">
      <w:pPr>
        <w:pStyle w:val="Heading1"/>
      </w:pPr>
      <w:bookmarkStart w:id="3" w:name="OLE_LINK13"/>
      <w:bookmarkEnd w:id="2"/>
      <w:r w:rsidRPr="00015210">
        <w:t>Literature Review</w:t>
      </w:r>
    </w:p>
    <w:p w14:paraId="1B2AC68D" w14:textId="18B8ECA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w:t>
      </w:r>
      <w:r w:rsidR="000C569E">
        <w:rPr>
          <w:rFonts w:hint="eastAsia"/>
        </w:rPr>
        <w:t xml:space="preserve">two </w:t>
      </w:r>
      <w:r w:rsidRPr="00D2526D">
        <w:t xml:space="preserve">literatures. The first concerns how </w:t>
      </w:r>
      <w:r>
        <w:rPr>
          <w:rFonts w:hint="eastAsia"/>
        </w:rPr>
        <w:t>Gen</w:t>
      </w:r>
      <w:r w:rsidRPr="00D2526D">
        <w:t xml:space="preserve">AI has reshaped online Q&amp;A communities; we organize this literature by the structural role AI </w:t>
      </w:r>
      <w:r w:rsidR="007F6CCB">
        <w:t>plays</w:t>
      </w:r>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w:t>
      </w:r>
      <w:bookmarkEnd w:id="3"/>
    </w:p>
    <w:p w14:paraId="530FD548" w14:textId="2479E853" w:rsidR="00E912B4" w:rsidRPr="00015210" w:rsidRDefault="00E912B4" w:rsidP="00E912B4">
      <w:pPr>
        <w:pStyle w:val="TableFiguretitle"/>
      </w:pPr>
      <w:bookmarkStart w:id="4" w:name="_Ref177391594"/>
      <w:bookmarkStart w:id="5" w:name="_Ref177391587"/>
      <w:r w:rsidRPr="00015210">
        <w:lastRenderedPageBreak/>
        <w:t xml:space="preserve">Table </w:t>
      </w:r>
      <w:fldSimple w:instr=" SEQ Table \* ARABIC ">
        <w:r w:rsidR="002F400D">
          <w:rPr>
            <w:noProof/>
          </w:rPr>
          <w:t>1</w:t>
        </w:r>
      </w:fldSimple>
      <w:bookmarkEnd w:id="4"/>
      <w:r w:rsidRPr="00015210">
        <w:t xml:space="preserve">. </w:t>
      </w:r>
      <w:bookmarkEnd w:id="5"/>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
      <w:tblGrid>
        <w:gridCol w:w="2330"/>
        <w:gridCol w:w="2160"/>
        <w:gridCol w:w="1890"/>
        <w:gridCol w:w="900"/>
        <w:gridCol w:w="956"/>
        <w:gridCol w:w="2734"/>
        <w:gridCol w:w="1879"/>
      </w:tblGrid>
      <w:tr w:rsidR="00E912B4" w:rsidRPr="00015210" w14:paraId="6E74DCDC" w14:textId="77777777" w:rsidTr="00AE0684">
        <w:trPr>
          <w:trHeight w:val="36"/>
          <w:jc w:val="center"/>
        </w:trPr>
        <w:tc>
          <w:tcPr>
            <w:tcW w:w="2330"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
          <w:p w14:paraId="0AA37355" w14:textId="5F1D97B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B8C2B11" w14:textId="468B00DC"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2BFB057C" w14:textId="331FFCCF"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80E25CF" w14:textId="5D456F99"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
          <w:p w14:paraId="3DBE12F2" w14:textId="42F0886A"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E9AB93" w14:textId="2DD04766"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
          <w:p w14:paraId="02680232" w14:textId="20AE3522" w:rsidR="00337485" w:rsidRPr="00015210" w:rsidRDefault="00337485" w:rsidP="00337485">
            <w:pPr>
              <w:rPr>
                <w:color w:val="000000"/>
                <w:sz w:val="18"/>
                <w:szCs w:val="18"/>
              </w:rPr>
            </w:pPr>
          </w:p>
        </w:tc>
      </w:tr>
      <w:tr w:rsidR="00337485" w:rsidRPr="00015210" w14:paraId="34F74A83" w14:textId="77777777" w:rsidTr="00AE0684">
        <w:trPr>
          <w:trHeight w:val="541"/>
          <w:jc w:val="center"/>
        </w:trPr>
        <w:tc>
          <w:tcPr>
            <w:tcW w:w="2330" w:type="dxa"/>
            <w:tcBorders>
              <w:top w:val="nil"/>
              <w:left w:val="single" w:sz="8" w:space="0" w:color="auto"/>
              <w:bottom w:val="single" w:sz="8" w:space="0" w:color="auto"/>
              <w:right w:val="single" w:sz="8" w:space="0" w:color="auto"/>
            </w:tcBorders>
            <w:vAlign w:val="center"/>
            <w:hideMark/>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
          <w:p w14:paraId="65032090" w14:textId="68687342"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44052AED" w14:textId="7039FA6A"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67BBC213" w14:textId="3B7C3D03"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29114552" w14:textId="74123CEA"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7E3D09C4" w14:textId="5AC2078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6ACA59C" w14:textId="196F773C"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6DF1ADD7" w14:textId="22A0C1CE" w:rsidR="003A5BA2" w:rsidRPr="00AE0684" w:rsidRDefault="003A5BA2" w:rsidP="003A5BA2">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
          <w:p w14:paraId="1DB36769" w14:textId="4B461101" w:rsidR="003A5BA2" w:rsidRDefault="003A5BA2" w:rsidP="003A5BA2">
            <w:pPr>
              <w:rPr>
                <w:color w:val="000000"/>
                <w:sz w:val="18"/>
                <w:szCs w:val="18"/>
              </w:rPr>
            </w:pPr>
            <w:r w:rsidRPr="00AE0684">
              <w:rPr>
                <w:b/>
                <w:bCs/>
                <w:color w:val="000000"/>
                <w:sz w:val="18"/>
                <w:szCs w:val="18"/>
              </w:rPr>
              <w:t>+</w:t>
            </w:r>
            <w:r w:rsidRPr="000E4EEB">
              <w:rPr>
                <w:color w:val="000000"/>
                <w:sz w:val="18"/>
                <w:szCs w:val="18"/>
              </w:rPr>
              <w:t>; shorter, more readable</w:t>
            </w:r>
          </w:p>
        </w:tc>
      </w:tr>
      <w:tr w:rsidR="003A5BA2" w:rsidRPr="00015210" w14:paraId="71204193"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4CA54B3" w14:textId="2E0CA214"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shorter</w:t>
            </w:r>
          </w:p>
        </w:tc>
      </w:tr>
      <w:tr w:rsidR="003A5BA2" w:rsidRPr="00015210" w14:paraId="54FC9BCD"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tcPr>
          <w:p w14:paraId="66E4EB7B" w14:textId="58CF4EC2" w:rsidR="003A5BA2" w:rsidRPr="00015210" w:rsidRDefault="003A5BA2" w:rsidP="003A5BA2">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tcPr>
          <w:p w14:paraId="772AC69D" w14:textId="240D5CEB"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3F127BAF" w14:textId="2FB26130"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431FABC9" w14:textId="694742A8" w:rsidR="003A5BA2" w:rsidRPr="00015210" w:rsidRDefault="003A5BA2" w:rsidP="003A5BA2">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tcPr>
          <w:p w14:paraId="310E153D" w14:textId="6DD50729"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04518920" w14:textId="4EBBF752" w:rsidR="003A5BA2" w:rsidRPr="000E4EEB"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
          <w:p w14:paraId="47063A6F" w14:textId="04329DC9" w:rsidR="003A5BA2" w:rsidRPr="000E4EEB" w:rsidRDefault="003A5BA2" w:rsidP="003A5BA2">
            <w:pPr>
              <w:rPr>
                <w:color w:val="000000"/>
                <w:sz w:val="18"/>
                <w:szCs w:val="18"/>
              </w:rPr>
            </w:pPr>
            <w:r w:rsidRPr="00AE0684">
              <w:rPr>
                <w:b/>
                <w:bCs/>
                <w:color w:val="000000"/>
                <w:sz w:val="18"/>
                <w:szCs w:val="18"/>
              </w:rPr>
              <w:t>−</w:t>
            </w:r>
            <w:r w:rsidRPr="000E4EEB">
              <w:rPr>
                <w:color w:val="000000"/>
                <w:sz w:val="18"/>
                <w:szCs w:val="18"/>
              </w:rPr>
              <w:t>; longer, less readable</w:t>
            </w:r>
          </w:p>
        </w:tc>
      </w:tr>
      <w:tr w:rsidR="003A5BA2" w:rsidRPr="00015210" w14:paraId="51F42C0C"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hideMark/>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4BDA2327" w14:textId="393E74D9"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02C9F994"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CE29E27" w14:textId="60A7EE7B" w:rsidR="003A5BA2" w:rsidRPr="00015210" w:rsidRDefault="003A5BA2" w:rsidP="003A5BA2">
            <w:pPr>
              <w:rPr>
                <w:color w:val="000000"/>
                <w:sz w:val="18"/>
                <w:szCs w:val="18"/>
              </w:rPr>
            </w:pPr>
          </w:p>
        </w:tc>
        <w:tc>
          <w:tcPr>
            <w:tcW w:w="1879" w:type="dxa"/>
            <w:tcBorders>
              <w:top w:val="nil"/>
              <w:left w:val="nil"/>
              <w:bottom w:val="single" w:sz="8" w:space="0" w:color="auto"/>
              <w:right w:val="single" w:sz="8" w:space="0" w:color="auto"/>
            </w:tcBorders>
            <w:vAlign w:val="center"/>
            <w:hideMark/>
          </w:tcPr>
          <w:p w14:paraId="6CDA03A0" w14:textId="51CFA26F"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
          <w:p w14:paraId="5A1EB300" w14:textId="46842A5F"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65003E90"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
          <w:p w14:paraId="5DFA4399" w14:textId="3DF3FDC7" w:rsidR="003A5BA2" w:rsidRPr="00AE0684" w:rsidRDefault="003A5BA2" w:rsidP="003A5BA2">
            <w:pPr>
              <w:rPr>
                <w:b/>
                <w:bCs/>
                <w:color w:val="000000"/>
                <w:sz w:val="18"/>
                <w:szCs w:val="18"/>
              </w:rPr>
            </w:pPr>
            <w:r w:rsidRPr="00AE0684">
              <w:rPr>
                <w:b/>
                <w:bCs/>
                <w:color w:val="000000"/>
                <w:sz w:val="18"/>
                <w:szCs w:val="18"/>
              </w:rPr>
              <w:t>−</w:t>
            </w:r>
          </w:p>
        </w:tc>
      </w:tr>
    </w:tbl>
    <w:p w14:paraId="60B3822B" w14:textId="510EF5A4"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r w:rsidR="00BE35AC" w:rsidRPr="00BE35AC">
        <w:t xml:space="preserve">The AI answer is introduced </w:t>
      </w:r>
      <w:ins w:id="6" w:author="Author">
        <w:r w:rsidR="00745AB2" w:rsidRPr="00745AB2">
          <w:t>substantially later than the posting of the questions, on average roughly 49 months afterward</w:t>
        </w:r>
      </w:ins>
      <w:del w:id="7" w:author="Author">
        <w:r w:rsidR="00BE35AC" w:rsidRPr="00BE35AC" w:rsidDel="00745AB2">
          <w:delText>long after the original question was posted (average pre-policy tenure is roughly 49 months)</w:delText>
        </w:r>
      </w:del>
      <w:r w:rsidR="00BE35AC" w:rsidRPr="00BE35AC">
        <w:t>.</w:t>
      </w: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0D44648"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r w:rsidR="002E37FE" w:rsidRPr="0022223D">
        <w:rPr>
          <w:shd w:val="clear" w:color="auto" w:fill="FFFFFF"/>
        </w:rPr>
        <w:fldChar w:fldCharType="begin" w:fldLock="1"/>
      </w:r>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r w:rsidRPr="00D2526D">
        <w:t xml:space="preserve">. A notable exception is </w:t>
      </w:r>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r w:rsidRPr="00D2526D">
        <w:t xml:space="preserve">, who find that users who actively employed ChatGPT to generate answers subsequently posted more questions. These questions were also longer and more novel, and attracted more upvotes. </w:t>
      </w:r>
      <w:r w:rsidR="003A5BA2" w:rsidRPr="003A5BA2">
        <w:t xml:space="preserve">Consistent with </w:t>
      </w:r>
      <w:r w:rsidR="003A5BA2">
        <w:fldChar w:fldCharType="begin"/>
      </w:r>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r w:rsidR="003A5BA2" w:rsidRPr="003A5BA2">
        <w:t xml:space="preserve">, Wang and Zheng (2024) exploit the ChatGPT ban and find that restricting access to ChatGPT </w:t>
      </w:r>
      <w:r w:rsidR="003A5BA2">
        <w:rPr>
          <w:rFonts w:hint="eastAsia"/>
        </w:rPr>
        <w:t>de</w:t>
      </w:r>
      <w:r w:rsidR="003A5BA2" w:rsidRPr="003A5BA2">
        <w:t>creased question supply.</w:t>
      </w:r>
      <w:r w:rsidR="00337485">
        <w:rPr>
          <w:rFonts w:hint="eastAsia"/>
        </w:rPr>
        <w:t xml:space="preserve"> </w:t>
      </w:r>
      <w:r w:rsidRPr="00D2526D">
        <w:t xml:space="preserve">This pattern suggests a complementary effect at the individual user level, one that contrasts with the aggregate decline documented in studies examining platform-wide trends. The overall reduction in question volume </w:t>
      </w:r>
      <w:r w:rsidR="007F6CCB">
        <w:t>results</w:t>
      </w:r>
      <w:r w:rsidRPr="00D2526D">
        <w:t xml:space="preserve"> primarily from the fact that simpler questions are now answered by ChatGPT. Consequently, the remaining questions tend to be more complex and higher-quality </w:t>
      </w:r>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r w:rsidRPr="00D2526D">
        <w:t>. In this stream</w:t>
      </w:r>
      <w:r w:rsidR="007F6CCB">
        <w:t>,</w:t>
      </w:r>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2A991A17" w:rsidR="00B369E9" w:rsidRPr="00D2526D" w:rsidRDefault="00B369E9" w:rsidP="00D2526D">
      <w:pPr>
        <w:pStyle w:val="Paragraph0"/>
      </w:pPr>
      <w:r w:rsidRPr="00D2526D">
        <w:t xml:space="preserve">This stream establishes an important empirical baseline, and </w:t>
      </w:r>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619B8676"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r w:rsidR="007F6CCB">
        <w:t>, that is, h</w:t>
      </w:r>
      <w:r w:rsidRPr="00015210">
        <w:t>uman and AI work together in a single answering process. Several studies find that this raises answer supply</w:t>
      </w:r>
      <w:r w:rsidR="006C29A2" w:rsidRPr="00015210">
        <w:t xml:space="preserve"> </w:t>
      </w:r>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r w:rsidRPr="00015210">
        <w:t>, and evidence from the reverse direction points the same way, as bans on AI-generated content reduce both answer volume and acceptance rates</w:t>
      </w:r>
      <w:r w:rsidR="006C29A2" w:rsidRPr="00015210">
        <w:t xml:space="preserve"> </w:t>
      </w:r>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r w:rsidRPr="00015210">
        <w:t xml:space="preserve">. Other studies report declines in qualified contributions </w:t>
      </w:r>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AE0684" w:rsidRDefault="0096500B" w:rsidP="00AE0684">
      <w:pPr>
        <w:pStyle w:val="Paragraph0"/>
      </w:pPr>
      <w:r w:rsidRPr="00AE0684">
        <w:t>A third and smaller stream examines GenAI that posts answers under its own explicit label, alongside human contributors, on the same questions. Here GenAI acts as a competitor to the human answerer, because it contends for the same viewers</w:t>
      </w:r>
      <w:r>
        <w:t>’</w:t>
      </w:r>
      <w:r w:rsidRPr="00AE0684">
        <w:t xml:space="preserve"> attention, and both the source and the content of its contribution are visible. To date, only Su et al. (2025) have examined this configuration empirically. Studying Quora</w:t>
      </w:r>
      <w:r>
        <w:t>’</w:t>
      </w:r>
      <w:r w:rsidRPr="00AE0684">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r w:rsidR="00F17901">
        <w:t>nature</w:t>
      </w:r>
      <w:r w:rsidRPr="00AE0684">
        <w:t xml:space="preserve"> of the effect.</w:t>
      </w:r>
    </w:p>
    <w:p w14:paraId="68A223A5" w14:textId="5377934F" w:rsidR="00F17901" w:rsidRPr="00AE0684" w:rsidRDefault="00F17901" w:rsidP="00AE0684">
      <w:pPr>
        <w:pStyle w:val="Paragraph0"/>
      </w:pPr>
      <w:r w:rsidRPr="00AE0684">
        <w:t xml:space="preserve">The first is </w:t>
      </w:r>
      <w:r w:rsidRPr="00AE0684">
        <w:rPr>
          <w:i/>
          <w:iCs/>
        </w:rPr>
        <w:t>timing</w:t>
      </w:r>
      <w:r w:rsidRPr="00AE0684">
        <w:t xml:space="preserve">. </w:t>
      </w:r>
      <w:r>
        <w:t>T</w:t>
      </w:r>
      <w:r w:rsidRPr="00AE0684">
        <w:t xml:space="preserve">he AI answer is introduced </w:t>
      </w:r>
      <w:ins w:id="8" w:author="Author">
        <w:del w:id="9" w:author="Author">
          <w:r w:rsidR="00E41F1C" w:rsidRPr="00E41F1C" w:rsidDel="00DE32EB">
            <w:delText xml:space="preserve">The AI answer is introduced </w:delText>
          </w:r>
        </w:del>
        <w:r w:rsidR="00E41F1C" w:rsidRPr="00E41F1C">
          <w:t>substantially later than the posting of the questions, on average roughly 49 months afterward. By the time the AI answer appears, a large volume of human answers has therefore already accumulated. Specifically, the study is designed to focus on pre-existing questions that already carry accumulated human answers.</w:t>
        </w:r>
        <w:del w:id="10" w:author="Author">
          <w:r w:rsidR="00F22802" w:rsidRPr="00F22802" w:rsidDel="00E41F1C">
            <w:delText>roughly 49 months, on average, after the original question was posted, and the study is designed to focus on pre-existing questions that already carry accumulated human answers. By the time the AI answer appears, a large volume of human answers has already accumulated (on average 66.618 in the treatment group).</w:delText>
          </w:r>
        </w:del>
        <w:r w:rsidR="00F22802">
          <w:rPr>
            <w:rStyle w:val="FootnoteReference"/>
          </w:rPr>
          <w:footnoteReference w:id="2"/>
        </w:r>
        <w:r w:rsidR="00F22802" w:rsidRPr="00F22802">
          <w:t xml:space="preserve"> </w:t>
        </w:r>
      </w:ins>
      <w:del w:id="14" w:author="Author">
        <w:r w:rsidRPr="00AE0684" w:rsidDel="00F22802">
          <w:delText>long after the original question was posted (average pre-policy tenure is roughly 49 months)</w:delText>
        </w:r>
        <w:r w:rsidR="00516BA3" w:rsidRPr="00516BA3" w:rsidDel="00F22802">
          <w:delText>, by which point at least one human answer is already present (Su et al. 2025, pp. 15, 22)</w:delText>
        </w:r>
        <w:r w:rsidRPr="00AE0684" w:rsidDel="00F22802">
          <w:delText xml:space="preserve">. </w:delText>
        </w:r>
      </w:del>
      <w:r w:rsidRPr="00AE0684">
        <w:t xml:space="preserve">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w:t>
      </w:r>
      <w:r w:rsidRPr="00AE0684">
        <w:lastRenderedPageBreak/>
        <w:t>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FB0DE28" w:rsidR="00B369E9" w:rsidRPr="00D2526D" w:rsidRDefault="00B369E9" w:rsidP="00D2526D">
      <w:pPr>
        <w:pStyle w:val="Paragraph0"/>
      </w:pPr>
      <w:r w:rsidRPr="00D2526D">
        <w:t xml:space="preserve">A broad body of work identifies determinants of participation. These include question formulation and formatting </w:t>
      </w:r>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r w:rsidRPr="00D2526D">
        <w:t xml:space="preserve">, monetary and non-monetary incentives </w:t>
      </w:r>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r w:rsidRPr="00D2526D">
        <w:t xml:space="preserve">, feedback and reciprocity </w:t>
      </w:r>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r w:rsidRPr="00D2526D">
        <w:t xml:space="preserve">, and gamification </w:t>
      </w:r>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 xml:space="preserve">(Zhang et </w:t>
      </w:r>
      <w:r w:rsidRPr="00015210">
        <w:lastRenderedPageBreak/>
        <w:t>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3F478FFB"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w:t>
      </w:r>
      <w:r w:rsidRPr="00015210">
        <w:lastRenderedPageBreak/>
        <w:t xml:space="preserve">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Two implications follow for online Q&amp;A communities. First, an AI label may carry 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rsidP="00AE0684">
      <w:pPr>
        <w:pStyle w:val="Heading2"/>
      </w:pPr>
      <w:r>
        <w:rPr>
          <w:rFonts w:hint="eastAsia"/>
        </w:rPr>
        <w:t>Positioning and Contribution of Our Study</w:t>
      </w:r>
    </w:p>
    <w:p w14:paraId="4511FF5F" w14:textId="739BF3CD" w:rsidR="00F17901" w:rsidRPr="00AE0684" w:rsidRDefault="00F17901" w:rsidP="00AE0684">
      <w:pPr>
        <w:pStyle w:val="Paragraph0"/>
      </w:pPr>
      <w:bookmarkStart w:id="15" w:name="OLE_LINK5"/>
      <w:r w:rsidRPr="00AE0684">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AE0684">
        <w:t xml:space="preserve"> distinctive. First, the GenAI is deployed by the platform under direct governance</w:t>
      </w:r>
      <w:r>
        <w:t>. Therefore,</w:t>
      </w:r>
      <w:r w:rsidRPr="00AE0684">
        <w:t xml:space="preserve"> its presence is a design choice rather than an uncontrollable environmental shift, as in </w:t>
      </w:r>
      <w:r w:rsidR="00250B77" w:rsidRPr="00250B77">
        <w:rPr>
          <w:rFonts w:eastAsia="Times New Roman"/>
          <w:szCs w:val="24"/>
        </w:rPr>
        <w:fldChar w:fldCharType="begin"/>
      </w:r>
      <w:r w:rsidR="00250B77">
        <w:rPr>
          <w:rFonts w:eastAsia="Times New Roman"/>
          <w:szCs w:val="24"/>
        </w:rPr>
        <w:instrText xml:space="preserve"> ADDIN ZOTERO_ITEM CSL_CITATION {"citationID":"awOjdKxk","properties":{"unsorted":false,"formattedCitation":"(Xue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250B77">
        <w:rPr>
          <w:rFonts w:ascii="Heiti TC" w:eastAsia="Heiti TC" w:hAnsi="Heiti TC" w:cs="Heiti TC" w:hint="eastAsia"/>
          <w:szCs w:val="24"/>
        </w:rPr>
        <w:instrText>【摘要翻译】大语言模型</w:instrText>
      </w:r>
      <w:r w:rsidR="00250B77">
        <w:rPr>
          <w:rFonts w:eastAsia="Times New Roman"/>
          <w:szCs w:val="24"/>
        </w:rPr>
        <w:instrText xml:space="preserve"> (LLMs)(</w:instrText>
      </w:r>
      <w:r w:rsidR="00250B77">
        <w:rPr>
          <w:rFonts w:ascii="Heiti TC" w:eastAsia="Heiti TC" w:hAnsi="Heiti TC" w:cs="Heiti TC" w:hint="eastAsia"/>
          <w:szCs w:val="24"/>
        </w:rPr>
        <w:instrText>如</w:instrText>
      </w:r>
      <w:r w:rsidR="00250B77">
        <w:rPr>
          <w:rFonts w:eastAsia="Times New Roman"/>
          <w:szCs w:val="24"/>
        </w:rPr>
        <w:instrText xml:space="preserve"> ChatGPT) </w:instrText>
      </w:r>
      <w:r w:rsidR="00250B77">
        <w:rPr>
          <w:rFonts w:ascii="Heiti TC" w:eastAsia="Heiti TC" w:hAnsi="Heiti TC" w:cs="Heiti TC" w:hint="eastAsia"/>
          <w:szCs w:val="24"/>
        </w:rPr>
        <w:instrText>预计将显著重塑学习、技能获取和知识创造。它们对用户生成的知识共享问答</w:instrText>
      </w:r>
      <w:r w:rsidR="00250B77">
        <w:rPr>
          <w:rFonts w:eastAsia="Times New Roman"/>
          <w:szCs w:val="24"/>
        </w:rPr>
        <w:instrText xml:space="preserve"> (Q&amp;A) </w:instrText>
      </w:r>
      <w:r w:rsidR="00250B77">
        <w:rPr>
          <w:rFonts w:ascii="Heiti TC" w:eastAsia="Heiti TC" w:hAnsi="Heiti TC" w:cs="Heiti TC" w:hint="eastAsia"/>
          <w:szCs w:val="24"/>
        </w:rPr>
        <w:instrText>平台的影响对</w:instrText>
      </w:r>
      <w:r w:rsidR="00250B77">
        <w:rPr>
          <w:rFonts w:eastAsia="Times New Roman"/>
          <w:szCs w:val="24"/>
        </w:rPr>
        <w:instrText xml:space="preserve"> Q&amp;A </w:instrText>
      </w:r>
      <w:r w:rsidR="00250B77">
        <w:rPr>
          <w:rFonts w:ascii="Heiti TC" w:eastAsia="Heiti TC" w:hAnsi="Heiti TC" w:cs="Heiti TC" w:hint="eastAsia"/>
          <w:szCs w:val="24"/>
        </w:rPr>
        <w:instrText>平台和</w:instrText>
      </w:r>
      <w:r w:rsidR="00250B77">
        <w:rPr>
          <w:rFonts w:eastAsia="Times New Roman"/>
          <w:szCs w:val="24"/>
        </w:rPr>
        <w:instrText xml:space="preserve"> LLMs </w:instrText>
      </w:r>
      <w:r w:rsidR="00250B77">
        <w:rPr>
          <w:rFonts w:ascii="Heiti TC" w:eastAsia="Heiti TC" w:hAnsi="Heiti TC" w:cs="Heiti TC" w:hint="eastAsia"/>
          <w:szCs w:val="24"/>
        </w:rPr>
        <w:instrText>的比较价值和未来协同演化以及</w:instrText>
      </w:r>
      <w:r w:rsidR="00250B77">
        <w:rPr>
          <w:rFonts w:eastAsia="Times New Roman"/>
          <w:szCs w:val="24"/>
        </w:rPr>
        <w:instrText xml:space="preserve"> LLMs </w:instrText>
      </w:r>
      <w:r w:rsidR="00250B77">
        <w:rPr>
          <w:rFonts w:ascii="Heiti TC" w:eastAsia="Heiti TC" w:hAnsi="Heiti TC" w:cs="Heiti TC" w:hint="eastAsia"/>
          <w:szCs w:val="24"/>
        </w:rPr>
        <w:instrText>的未来学习具有重要意义。通过多种实证设计，我们估计</w:instrText>
      </w:r>
      <w:r w:rsidR="00250B77">
        <w:rPr>
          <w:rFonts w:eastAsia="Times New Roman"/>
          <w:szCs w:val="24"/>
        </w:rPr>
        <w:instrText xml:space="preserve"> ChatGPT </w:instrText>
      </w:r>
      <w:r w:rsidR="00250B77">
        <w:rPr>
          <w:rFonts w:ascii="Heiti TC" w:eastAsia="Heiti TC" w:hAnsi="Heiti TC" w:cs="Heiti TC" w:hint="eastAsia"/>
          <w:szCs w:val="24"/>
        </w:rPr>
        <w:instrText>的推出导致</w:instrText>
      </w:r>
      <w:r w:rsidR="00250B77">
        <w:rPr>
          <w:rFonts w:eastAsia="Times New Roman"/>
          <w:szCs w:val="24"/>
        </w:rPr>
        <w:instrText xml:space="preserve"> Stack Overflow </w:instrText>
      </w:r>
      <w:r w:rsidR="00250B77">
        <w:rPr>
          <w:rFonts w:ascii="Heiti TC" w:eastAsia="Heiti TC" w:hAnsi="Heiti TC" w:cs="Heiti TC" w:hint="eastAsia"/>
          <w:szCs w:val="24"/>
        </w:rPr>
        <w:instrText>上发布的问题数量平均减少了</w:instrText>
      </w:r>
      <w:r w:rsidR="00250B77">
        <w:rPr>
          <w:rFonts w:eastAsia="Times New Roman"/>
          <w:szCs w:val="24"/>
        </w:rPr>
        <w:instrText xml:space="preserve"> 14.09%</w:instrText>
      </w:r>
      <w:r w:rsidR="00250B77">
        <w:rPr>
          <w:rFonts w:ascii="Heiti TC" w:eastAsia="Heiti TC" w:hAnsi="Heiti TC" w:cs="Heiti TC" w:hint="eastAsia"/>
          <w:szCs w:val="24"/>
        </w:rPr>
        <w:instrText>，这种影响随着时间的推移而加剧，到</w:instrText>
      </w:r>
      <w:r w:rsidR="00250B77">
        <w:rPr>
          <w:rFonts w:eastAsia="Times New Roman"/>
          <w:szCs w:val="24"/>
        </w:rPr>
        <w:instrText xml:space="preserve"> 2023 </w:instrText>
      </w:r>
      <w:r w:rsidR="00250B77">
        <w:rPr>
          <w:rFonts w:ascii="Heiti TC" w:eastAsia="Heiti TC" w:hAnsi="Heiti TC" w:cs="Heiti TC" w:hint="eastAsia"/>
          <w:szCs w:val="24"/>
        </w:rPr>
        <w:instrText>年</w:instrText>
      </w:r>
      <w:r w:rsidR="00250B77">
        <w:rPr>
          <w:rFonts w:eastAsia="Times New Roman"/>
          <w:szCs w:val="24"/>
        </w:rPr>
        <w:instrText xml:space="preserve"> 5 </w:instrText>
      </w:r>
      <w:r w:rsidR="00250B77">
        <w:rPr>
          <w:rFonts w:ascii="Heiti TC" w:eastAsia="Heiti TC" w:hAnsi="Heiti TC" w:cs="Heiti TC" w:hint="eastAsia"/>
          <w:szCs w:val="24"/>
        </w:rPr>
        <w:instrText>月达到</w:instrText>
      </w:r>
      <w:r w:rsidR="00250B77">
        <w:rPr>
          <w:rFonts w:eastAsia="Times New Roman"/>
          <w:szCs w:val="24"/>
        </w:rPr>
        <w:instrText xml:space="preserve"> 27.88% </w:instrText>
      </w:r>
      <w:r w:rsidR="00250B77">
        <w:rPr>
          <w:rFonts w:ascii="Heiti TC" w:eastAsia="Heiti TC" w:hAnsi="Heiti TC" w:cs="Heiti TC" w:hint="eastAsia"/>
          <w:szCs w:val="24"/>
        </w:rPr>
        <w:instrText>的减少。有趣的是，这种数量的减少伴随着剩余问题平均质量的显著提高。进一步分析表明，这些数量和质量的变化可以用两种机制来解释</w:instrText>
      </w:r>
      <w:r w:rsidR="00250B77">
        <w:rPr>
          <w:rFonts w:eastAsia="Times New Roman"/>
          <w:szCs w:val="24"/>
        </w:rPr>
        <w:instrText xml:space="preserve">:(1) ChatGPT </w:instrText>
      </w:r>
      <w:r w:rsidR="00250B77">
        <w:rPr>
          <w:rFonts w:ascii="Heiti TC" w:eastAsia="Heiti TC" w:hAnsi="Heiti TC" w:cs="Heiti TC" w:hint="eastAsia"/>
          <w:szCs w:val="24"/>
        </w:rPr>
        <w:instrText>的不均衡替代，其中更简单、中等到低质量的问题更容易消失</w:instrText>
      </w:r>
      <w:r w:rsidR="00250B77">
        <w:rPr>
          <w:rFonts w:eastAsia="Times New Roman"/>
          <w:szCs w:val="24"/>
        </w:rPr>
        <w:instrText xml:space="preserve">;(2) </w:instrText>
      </w:r>
      <w:r w:rsidR="00250B77">
        <w:rPr>
          <w:rFonts w:ascii="Heiti TC" w:eastAsia="Heiti TC" w:hAnsi="Heiti TC" w:cs="Heiti TC" w:hint="eastAsia"/>
          <w:szCs w:val="24"/>
        </w:rPr>
        <w:instrText>在考虑数量减少后直接提高质量，表明</w:instrText>
      </w:r>
      <w:r w:rsidR="00250B77">
        <w:rPr>
          <w:rFonts w:eastAsia="Times New Roman"/>
          <w:szCs w:val="24"/>
        </w:rPr>
        <w:instrText xml:space="preserve"> ChatGPT </w:instrText>
      </w:r>
      <w:r w:rsidR="00250B77">
        <w:rPr>
          <w:rFonts w:ascii="Heiti TC" w:eastAsia="Heiti TC" w:hAnsi="Heiti TC" w:cs="Heiti TC" w:hint="eastAsia"/>
          <w:szCs w:val="24"/>
        </w:rPr>
        <w:instrText>帮助提供的时间和搜索成本节约对问题质量的改善具有积极外溢效应。进一步的异质性分析显示，这对缺乏经验的用户的问题数量和质量都有更强的影响</w:instrText>
      </w:r>
      <w:r w:rsidR="00250B77">
        <w:rPr>
          <w:rFonts w:eastAsia="Times New Roman"/>
          <w:szCs w:val="24"/>
        </w:rPr>
        <w:instrText>;</w:instrText>
      </w:r>
      <w:r w:rsidR="00250B77">
        <w:rPr>
          <w:rFonts w:ascii="Heiti TC" w:eastAsia="Heiti TC" w:hAnsi="Heiti TC" w:cs="Heiti TC" w:hint="eastAsia"/>
          <w:szCs w:val="24"/>
        </w:rPr>
        <w:instrText>用户保留率和新用户获取率都显著下降</w:instrText>
      </w:r>
      <w:r w:rsidR="00250B77">
        <w:rPr>
          <w:rFonts w:eastAsia="Times New Roman"/>
          <w:szCs w:val="24"/>
        </w:rPr>
        <w:instrText>;</w:instrText>
      </w:r>
      <w:r w:rsidR="00250B77">
        <w:rPr>
          <w:rFonts w:ascii="Heiti TC" w:eastAsia="Heiti TC" w:hAnsi="Heiti TC" w:cs="Heiti TC" w:hint="eastAsia"/>
          <w:szCs w:val="24"/>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250B77">
        <w:rPr>
          <w:rFonts w:eastAsia="Times New Roman" w:hint="eastAsia"/>
          <w:szCs w:val="24"/>
        </w:rPr>
        <w:instrText>·</w:instrText>
      </w:r>
      <w:r w:rsidR="00250B77">
        <w:rPr>
          <w:rFonts w:ascii="Heiti TC" w:eastAsia="Heiti TC" w:hAnsi="Heiti TC" w:cs="Heiti TC" w:hint="eastAsia"/>
          <w:szCs w:val="24"/>
        </w:rPr>
        <w:instrText>冯</w:instrText>
      </w:r>
      <w:r w:rsidR="00250B77">
        <w:rPr>
          <w:rFonts w:eastAsia="Times New Roman"/>
          <w:szCs w:val="24"/>
        </w:rPr>
        <w:instrText>;</w:instrText>
      </w:r>
      <w:r w:rsidR="00250B77">
        <w:rPr>
          <w:rFonts w:ascii="Heiti TC" w:eastAsia="Heiti TC" w:hAnsi="Heiti TC" w:cs="Heiti TC" w:hint="eastAsia"/>
          <w:szCs w:val="24"/>
        </w:rPr>
        <w:instrText>助理编辑陈建清。资金：薛建清获得上海金融经济大学中央大学基础研究基金的支持。王立军获得中国国家自然科学基金会的支持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72301259]</w:instrText>
      </w:r>
      <w:r w:rsidR="00250B77">
        <w:rPr>
          <w:rFonts w:ascii="Heiti TC" w:eastAsia="Heiti TC" w:hAnsi="Heiti TC" w:cs="Heiti TC" w:hint="eastAsia"/>
          <w:szCs w:val="24"/>
        </w:rPr>
        <w:instrText>。李建清获得中国国家自然科学基础的支持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72188101 </w:instrText>
      </w:r>
      <w:r w:rsidR="00250B77">
        <w:rPr>
          <w:rFonts w:ascii="Heiti TC" w:eastAsia="Heiti TC" w:hAnsi="Heiti TC" w:cs="Heiti TC" w:hint="eastAsia"/>
          <w:szCs w:val="24"/>
        </w:rPr>
        <w:instrText>和</w:instrText>
      </w:r>
      <w:r w:rsidR="00250B77">
        <w:rPr>
          <w:rFonts w:eastAsia="Times New Roman"/>
          <w:szCs w:val="24"/>
        </w:rPr>
        <w:instrText xml:space="preserve"> 72595864]</w:instrText>
      </w:r>
      <w:r w:rsidR="00250B77">
        <w:rPr>
          <w:rFonts w:ascii="Heiti TC" w:eastAsia="Heiti TC" w:hAnsi="Heiti TC" w:cs="Heiti TC" w:hint="eastAsia"/>
          <w:szCs w:val="24"/>
        </w:rPr>
        <w:instrText>。补充资料：在线附录可访问</w:instrText>
      </w:r>
      <w:r w:rsidR="00250B77">
        <w:rPr>
          <w:rFonts w:eastAsia="Times New Roman"/>
          <w:szCs w:val="24"/>
        </w:rPr>
        <w:instrText xml:space="preserve"> https://doi.org/10.1287/isre.2023.0561</w:instrText>
      </w:r>
      <w:r w:rsidR="00250B77">
        <w:rPr>
          <w:rFonts w:ascii="Heiti TC" w:eastAsia="Heiti TC" w:hAnsi="Heiti TC" w:cs="Heiti TC" w:hint="eastAsia"/>
          <w:szCs w:val="24"/>
        </w:rPr>
        <w:instrText>。</w:instrText>
      </w:r>
      <w:r w:rsidR="00250B77">
        <w:rPr>
          <w:rFonts w:eastAsia="Times New Roman"/>
          <w:szCs w:val="24"/>
        </w:rPr>
        <w:instrText>","call-number":"1","container-title":"Information Systems Research","DOI":"10.1287/isre.2023.0561","ISSN":"1047-7047","language":"en","note":"</w:instrText>
      </w:r>
      <w:r w:rsidR="00250B77">
        <w:rPr>
          <w:rFonts w:ascii="Apple Color Emoji" w:eastAsia="Times New Roman" w:hAnsi="Apple Color Emoji" w:cs="Apple Color Emoji"/>
          <w:szCs w:val="24"/>
        </w:rPr>
        <w:instrText>🏷️</w:instrText>
      </w:r>
      <w:r w:rsidR="00250B77">
        <w:rPr>
          <w:rFonts w:eastAsia="Times New Roman"/>
          <w:szCs w:val="24"/>
        </w:rPr>
        <w:instrText xml:space="preserve"> /unread</w:instrText>
      </w:r>
      <w:r w:rsidR="00250B77">
        <w:rPr>
          <w:rFonts w:ascii="Heiti TC" w:eastAsia="Heiti TC" w:hAnsi="Heiti TC" w:cs="Heiti TC" w:hint="eastAsia"/>
          <w:szCs w:val="24"/>
        </w:rPr>
        <w:instrText>、</w:instrText>
      </w:r>
      <w:r w:rsidR="00250B77">
        <w:rPr>
          <w:rFonts w:eastAsia="Times New Roman"/>
          <w:szCs w:val="24"/>
        </w:rPr>
        <w:instrText>generative AI</w:instrText>
      </w:r>
      <w:r w:rsidR="00250B77">
        <w:rPr>
          <w:rFonts w:ascii="Heiti TC" w:eastAsia="Heiti TC" w:hAnsi="Heiti TC" w:cs="Heiti TC" w:hint="eastAsia"/>
          <w:szCs w:val="24"/>
        </w:rPr>
        <w:instrText>、</w:instrText>
      </w:r>
      <w:r w:rsidR="00250B77">
        <w:rPr>
          <w:rFonts w:eastAsia="Times New Roman"/>
          <w:szCs w:val="24"/>
        </w:rPr>
        <w:instrText>large language models</w:instrText>
      </w:r>
      <w:r w:rsidR="00250B77">
        <w:rPr>
          <w:rFonts w:ascii="Heiti TC" w:eastAsia="Heiti TC" w:hAnsi="Heiti TC" w:cs="Heiti TC" w:hint="eastAsia"/>
          <w:szCs w:val="24"/>
        </w:rPr>
        <w:instrText>、</w:instrText>
      </w:r>
      <w:r w:rsidR="00250B77">
        <w:rPr>
          <w:rFonts w:eastAsia="Times New Roman"/>
          <w:szCs w:val="24"/>
        </w:rPr>
        <w:instrText>ChatGPT</w:instrText>
      </w:r>
      <w:r w:rsidR="00250B77">
        <w:rPr>
          <w:rFonts w:ascii="Heiti TC" w:eastAsia="Heiti TC" w:hAnsi="Heiti TC" w:cs="Heiti TC" w:hint="eastAsia"/>
          <w:szCs w:val="24"/>
        </w:rPr>
        <w:instrText>、</w:instrText>
      </w:r>
      <w:r w:rsidR="00250B77">
        <w:rPr>
          <w:rFonts w:eastAsia="Times New Roman"/>
          <w:szCs w:val="24"/>
        </w:rPr>
        <w:instrText>Q&amp;A platform</w:instrText>
      </w:r>
      <w:r w:rsidR="00250B77">
        <w:rPr>
          <w:rFonts w:ascii="Heiti TC" w:eastAsia="Heiti TC" w:hAnsi="Heiti TC" w:cs="Heiti TC" w:hint="eastAsia"/>
          <w:szCs w:val="24"/>
        </w:rPr>
        <w:instrText>、</w:instrText>
      </w:r>
      <w:r w:rsidR="00250B77">
        <w:rPr>
          <w:rFonts w:eastAsia="Times New Roman"/>
          <w:szCs w:val="24"/>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50B77" w:rsidRPr="00250B77">
        <w:rPr>
          <w:rFonts w:eastAsia="Times New Roman"/>
          <w:szCs w:val="24"/>
        </w:rPr>
        <w:fldChar w:fldCharType="separate"/>
      </w:r>
      <w:r w:rsidR="00250B77" w:rsidRPr="00250B77">
        <w:rPr>
          <w:rFonts w:eastAsia="Times New Roman"/>
          <w:noProof/>
          <w:szCs w:val="24"/>
        </w:rPr>
        <w:t>Xue et al. (2026)</w:t>
      </w:r>
      <w:r w:rsidR="00250B77" w:rsidRPr="00250B77">
        <w:rPr>
          <w:rFonts w:eastAsia="Times New Roman"/>
          <w:szCs w:val="24"/>
        </w:rPr>
        <w:fldChar w:fldCharType="end"/>
      </w:r>
      <w:r w:rsidRPr="00AE0684">
        <w:t xml:space="preserve"> and </w:t>
      </w:r>
      <w:r w:rsidR="00250B77">
        <w:fldChar w:fldCharType="begin"/>
      </w:r>
      <w:r w:rsidR="00250B77">
        <w:instrText xml:space="preserve"> ADDIN ZOTERO_ITEM CSL_CITATION {"citationID":"fjSTp1it","properties":{"unsorted":false,"formattedCitation":"(Shan &amp; Qiu 2026)","plainCitation":"(Shan &amp; Qiu 2026)","noteIndex":0},"citationItems":[{"id":147118,"uris":["http://zotero.org/users/8905122/items/5R2WU3RQ"],"itemData":{"id":147118,"type":"article-journal","abstract":"Voluntary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w:instrText>
      </w:r>
      <w:r w:rsidR="00250B77">
        <w:rPr>
          <w:rFonts w:hint="eastAsia"/>
        </w:rPr>
        <w:instrText>e contribution behavior, guiding decision-making and strategic development for integrating generative AI into their platforms. History: Wonseok Oh, Senior Editor; Khim Yong Goh, Associate Editor.\n\n</w:instrText>
      </w:r>
      <w:r w:rsidR="00250B77">
        <w:rPr>
          <w:rFonts w:hint="eastAsia"/>
        </w:rPr>
        <w:instrText>【摘要翻译】在线平台上的自愿知识贡献对用户、平台和企业具有重大价值。生成式人工智能</w:instrText>
      </w:r>
      <w:r w:rsidR="00250B77">
        <w:rPr>
          <w:rFonts w:hint="eastAsia"/>
        </w:rPr>
        <w:instrText xml:space="preserve"> (AI) </w:instrText>
      </w:r>
      <w:r w:rsidR="00250B77">
        <w:rPr>
          <w:rFonts w:hint="eastAsia"/>
        </w:rPr>
        <w:instrText>技术的快速进步促进了问答</w:instrText>
      </w:r>
      <w:r w:rsidR="00250B77">
        <w:rPr>
          <w:rFonts w:hint="eastAsia"/>
        </w:rPr>
        <w:instrText xml:space="preserve"> (Q&amp;A) </w:instrText>
      </w:r>
      <w:r w:rsidR="00250B77">
        <w:rPr>
          <w:rFonts w:hint="eastAsia"/>
        </w:rPr>
        <w:instrText>平台上知识的自动生成。然而，生成式</w:instrText>
      </w:r>
      <w:r w:rsidR="00250B77">
        <w:rPr>
          <w:rFonts w:hint="eastAsia"/>
        </w:rPr>
        <w:instrText xml:space="preserve"> AI </w:instrText>
      </w:r>
      <w:r w:rsidR="00250B77">
        <w:rPr>
          <w:rFonts w:hint="eastAsia"/>
        </w:rPr>
        <w:instrText>对用户自愿知识贡献的影响仍然是一个实证问题。一方面，用户可能会从生成式</w:instrText>
      </w:r>
      <w:r w:rsidR="00250B77">
        <w:rPr>
          <w:rFonts w:hint="eastAsia"/>
        </w:rPr>
        <w:instrText xml:space="preserve"> AI </w:instrText>
      </w:r>
      <w:r w:rsidR="00250B77">
        <w:rPr>
          <w:rFonts w:hint="eastAsia"/>
        </w:rPr>
        <w:instrText>中学习，通过提供更有组织和逻辑的答案来改进他们的答案。另一方面，生成式</w:instrText>
      </w:r>
      <w:r w:rsidR="00250B77">
        <w:rPr>
          <w:rFonts w:hint="eastAsia"/>
        </w:rPr>
        <w:instrText xml:space="preserve"> AI </w:instrText>
      </w:r>
      <w:r w:rsidR="00250B77">
        <w:rPr>
          <w:rFonts w:hint="eastAsia"/>
        </w:rPr>
        <w:instrText>可能会产生虚假答案，而利用</w:instrText>
      </w:r>
      <w:r w:rsidR="00250B77">
        <w:rPr>
          <w:rFonts w:hint="eastAsia"/>
        </w:rPr>
        <w:instrText xml:space="preserve"> AI </w:instrText>
      </w:r>
      <w:r w:rsidR="00250B77">
        <w:rPr>
          <w:rFonts w:hint="eastAsia"/>
        </w:rPr>
        <w:instrText>辅助的加速响应速度可能会给理解输出带来额外的认知负担，潜在地减少整体贡献。我们的研究探讨了生成式人工智能</w:instrText>
      </w:r>
      <w:r w:rsidR="00250B77">
        <w:rPr>
          <w:rFonts w:hint="eastAsia"/>
        </w:rPr>
        <w:instrText xml:space="preserve"> (</w:instrText>
      </w:r>
      <w:r w:rsidR="00250B77">
        <w:rPr>
          <w:rFonts w:hint="eastAsia"/>
        </w:rPr>
        <w:instrText>尤其是</w:instrText>
      </w:r>
      <w:r w:rsidR="00250B77">
        <w:rPr>
          <w:rFonts w:hint="eastAsia"/>
        </w:rPr>
        <w:instrText xml:space="preserve"> ChatGPT) </w:instrText>
      </w:r>
      <w:r w:rsidR="00250B77">
        <w:rPr>
          <w:rFonts w:hint="eastAsia"/>
        </w:rPr>
        <w:instrText>对用户在</w:instrText>
      </w:r>
      <w:r w:rsidR="00250B77">
        <w:rPr>
          <w:rFonts w:hint="eastAsia"/>
        </w:rPr>
        <w:instrText xml:space="preserve"> Stack Overflow(</w:instrText>
      </w:r>
      <w:r w:rsidR="00250B77">
        <w:rPr>
          <w:rFonts w:hint="eastAsia"/>
        </w:rPr>
        <w:instrText>最大的问答平台之一</w:instrText>
      </w:r>
      <w:r w:rsidR="00250B77">
        <w:rPr>
          <w:rFonts w:hint="eastAsia"/>
        </w:rPr>
        <w:instrText xml:space="preserve">) </w:instrText>
      </w:r>
      <w:r w:rsidR="00250B77">
        <w:rPr>
          <w:rFonts w:hint="eastAsia"/>
        </w:rPr>
        <w:instrText>上自愿贡献知识的影响。利用自然实验，我们使用双重差分</w:instrText>
      </w:r>
      <w:r w:rsidR="00250B77">
        <w:rPr>
          <w:rFonts w:hint="eastAsia"/>
        </w:rPr>
        <w:instrText xml:space="preserve"> (DID) </w:instrText>
      </w:r>
      <w:r w:rsidR="00250B77">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250B77">
        <w:rPr>
          <w:rFonts w:hint="eastAsia"/>
        </w:rPr>
        <w:instrText xml:space="preserve"> AI </w:instrText>
      </w:r>
      <w:r w:rsidR="00250B77">
        <w:rPr>
          <w:rFonts w:hint="eastAsia"/>
        </w:rPr>
        <w:instrText>在问答平台背景下对用户自愿知识贡献的影响，为信息系统</w:instrText>
      </w:r>
      <w:r w:rsidR="00250B77">
        <w:rPr>
          <w:rFonts w:hint="eastAsia"/>
        </w:rPr>
        <w:instrText xml:space="preserve"> (IS) </w:instrText>
      </w:r>
      <w:r w:rsidR="00250B77">
        <w:rPr>
          <w:rFonts w:hint="eastAsia"/>
        </w:rPr>
        <w:instrText>文献做出了贡献。实际上，我们的研究结果为平台所有者和管理者提供了关于生成式</w:instrText>
      </w:r>
      <w:r w:rsidR="00250B77">
        <w:rPr>
          <w:rFonts w:hint="eastAsia"/>
        </w:rPr>
        <w:instrText xml:space="preserve"> AI </w:instrText>
      </w:r>
      <w:r w:rsidR="00250B77">
        <w:rPr>
          <w:rFonts w:hint="eastAsia"/>
        </w:rPr>
        <w:instrText>如何影响用户知识贡献行为、指导决策和战略制定的见解，以便将生成式</w:instrText>
      </w:r>
      <w:r w:rsidR="00250B77">
        <w:rPr>
          <w:rFonts w:hint="eastAsia"/>
        </w:rPr>
        <w:instrText xml:space="preserve"> AI </w:instrText>
      </w:r>
      <w:r w:rsidR="00250B77">
        <w:rPr>
          <w:rFonts w:hint="eastAsia"/>
        </w:rPr>
        <w:instrText>整合到他们的平台中。历史</w:instrText>
      </w:r>
      <w:r w:rsidR="00250B77">
        <w:rPr>
          <w:rFonts w:hint="eastAsia"/>
        </w:rPr>
        <w:instrText>:Wonseok Oh</w:instrText>
      </w:r>
      <w:r w:rsidR="00250B77">
        <w:rPr>
          <w:rFonts w:hint="eastAsia"/>
        </w:rPr>
        <w:instrText>，高级编辑</w:instrText>
      </w:r>
      <w:r w:rsidR="00250B77">
        <w:rPr>
          <w:rFonts w:hint="eastAsia"/>
        </w:rPr>
        <w:instrText>;Kim Yong Goh</w:instrText>
      </w:r>
      <w:r w:rsidR="00250B77">
        <w:rPr>
          <w:rFonts w:hint="eastAsia"/>
        </w:rPr>
        <w:instrText>，副编辑。</w:instrText>
      </w:r>
      <w:r w:rsidR="00250B77">
        <w:rPr>
          <w:rFonts w:hint="eastAsia"/>
        </w:rPr>
        <w:instrText xml:space="preserve">","archive_location":"18 </w:instrText>
      </w:r>
      <w:r w:rsidR="00250B77">
        <w:rPr>
          <w:rFonts w:ascii="Apple Color Emoji" w:hAnsi="Apple Color Emoji" w:cs="Apple Color Emoji"/>
        </w:rPr>
        <w:instrText>📊</w:instrText>
      </w:r>
      <w:r w:rsidR="00250B77">
        <w:rPr>
          <w:rFonts w:hint="eastAsia"/>
        </w:rPr>
        <w:instrText>","call-number":"1","container-title":"Information</w:instrText>
      </w:r>
      <w:r w:rsidR="00250B77">
        <w:instrText xml:space="preserve"> Systems Research","DOI":"10.1287/isre.2023.0332","ISSN":"1047-7047","issue":"2","language":"en","note":"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difference-in-differences</w:instrText>
      </w:r>
      <w:r w:rsidR="00250B77">
        <w:rPr>
          <w:rFonts w:hint="eastAsia"/>
        </w:rPr>
        <w:instrText>、</w:instrText>
      </w:r>
      <w:r w:rsidR="00250B77">
        <w:instrText>answer quality</w:instrText>
      </w:r>
      <w:r w:rsidR="00250B77">
        <w:rPr>
          <w:rFonts w:hint="eastAsia"/>
        </w:rPr>
        <w:instrText>、</w:instrText>
      </w:r>
      <w:r w:rsidR="00250B77">
        <w:instrText>answer quantity</w:instrText>
      </w:r>
      <w:r w:rsidR="00250B77">
        <w:rPr>
          <w:rFonts w:hint="eastAsia"/>
        </w:rPr>
        <w:instrText>、</w:instrText>
      </w:r>
      <w:r w:rsidR="00250B77">
        <w:instrText>voluntary Q&amp;A platforms</w:instrText>
      </w:r>
      <w:r w:rsidR="00250B77">
        <w:rPr>
          <w:rFonts w:hint="eastAsia"/>
        </w:rPr>
        <w:instrText>、</w:instrText>
      </w:r>
      <w:r w:rsidR="00250B77">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250B77">
        <w:fldChar w:fldCharType="separate"/>
      </w:r>
      <w:r w:rsidR="00250B77">
        <w:rPr>
          <w:noProof/>
        </w:rPr>
        <w:t xml:space="preserve">Shan &amp; Qiu </w:t>
      </w:r>
      <w:r w:rsidR="00250B77">
        <w:rPr>
          <w:rFonts w:hint="eastAsia"/>
          <w:noProof/>
        </w:rPr>
        <w:t>(</w:t>
      </w:r>
      <w:r w:rsidR="00250B77">
        <w:rPr>
          <w:noProof/>
        </w:rPr>
        <w:t>2026)</w:t>
      </w:r>
      <w:r w:rsidR="00250B77">
        <w:fldChar w:fldCharType="end"/>
      </w:r>
      <w:r w:rsidRPr="00AE0684">
        <w:t>,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p>
    <w:p w14:paraId="5E7EB65A" w14:textId="77777777" w:rsidR="00F17901" w:rsidRPr="00AE0684" w:rsidRDefault="00F17901" w:rsidP="00AE0684">
      <w:pPr>
        <w:pStyle w:val="Paragraph0"/>
      </w:pPr>
      <w:r w:rsidRPr="00AE0684">
        <w:lastRenderedPageBreak/>
        <w:t>Our study therefore addresses a question central to platform design and community management: how platform-deployed internal GenAI, layered on top of existing external GenAI availability, affects human contribution in an online Q&amp;A community.</w:t>
      </w:r>
    </w:p>
    <w:p w14:paraId="3F530575" w14:textId="4079908B" w:rsidR="00DA0533" w:rsidRPr="00015210" w:rsidRDefault="00DA0533" w:rsidP="00E912B4">
      <w:pPr>
        <w:pStyle w:val="Heading1"/>
      </w:pPr>
      <w:bookmarkStart w:id="16" w:name="OLE_LINK8"/>
      <w:bookmarkEnd w:id="15"/>
      <w:r w:rsidRPr="00015210">
        <w:t>Theoretical Development</w:t>
      </w:r>
    </w:p>
    <w:p w14:paraId="57B62DAD" w14:textId="718DB13B" w:rsidR="00CA69FF" w:rsidRDefault="007450BA" w:rsidP="0049010E">
      <w:pPr>
        <w:pStyle w:val="Heading2"/>
      </w:pPr>
      <w:bookmarkStart w:id="17" w:name="OLE_LINK2"/>
      <w:r>
        <w:t xml:space="preserve">Two Decisions in </w:t>
      </w:r>
      <w:r w:rsidR="001945B2" w:rsidRPr="00015210">
        <w:t xml:space="preserve">a Competitive </w:t>
      </w:r>
      <w:r w:rsidRPr="00015210">
        <w:t xml:space="preserve">Encounter </w:t>
      </w:r>
    </w:p>
    <w:p w14:paraId="4D52E989" w14:textId="51EDACF6" w:rsidR="00D839CD" w:rsidRPr="00AE0684" w:rsidRDefault="00D839CD" w:rsidP="00AE0684">
      <w:pPr>
        <w:pStyle w:val="Paragraph0"/>
      </w:pPr>
      <w:r w:rsidRPr="00AE0684">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p>
    <w:p w14:paraId="00D617B2" w14:textId="4469F317" w:rsidR="00D839CD" w:rsidRPr="00AE0684" w:rsidRDefault="00D839CD" w:rsidP="00AE0684">
      <w:pPr>
        <w:pStyle w:val="Paragraph0"/>
      </w:pPr>
      <w:r w:rsidRPr="00AE0684">
        <w:t xml:space="preserve">We restate this as two concrete decisions and use the labels throughout. First, the answerer makes an </w:t>
      </w:r>
      <w:r>
        <w:t>“</w:t>
      </w:r>
      <w:r w:rsidRPr="00AE0684">
        <w:t>entry</w:t>
      </w:r>
      <w:r>
        <w:t>”</w:t>
      </w:r>
      <w:r w:rsidRPr="00AE0684">
        <w:t xml:space="preserve"> decision, a yes-or-no choice about whether to contribute an answer to a question the AI has already addressed. Second, if they choose to enter, the answerer makes a </w:t>
      </w:r>
      <w:r>
        <w:t>“</w:t>
      </w:r>
      <w:r w:rsidRPr="00AE0684">
        <w:t>crafting</w:t>
      </w:r>
      <w:r>
        <w:t>”</w:t>
      </w:r>
      <w:r w:rsidRPr="00AE0684">
        <w:t xml:space="preserve"> decision, which concerns both how good the answer will be and how it will be produced. Entry can be settled quickly, before the AI answer has been read closely; the crafting decision is a matter of degree and is where the answerer</w:t>
      </w:r>
      <w:r>
        <w:t>’</w:t>
      </w:r>
      <w:r w:rsidRPr="00AE0684">
        <w:t>s time and knowledge are actually committed.</w:t>
      </w:r>
    </w:p>
    <w:p w14:paraId="3057C2DC" w14:textId="3E12192C" w:rsidR="00D839CD" w:rsidRPr="00AE0684" w:rsidRDefault="00D839CD" w:rsidP="00AE0684">
      <w:pPr>
        <w:pStyle w:val="Paragraph0"/>
      </w:pPr>
      <w:r w:rsidRPr="00AE0684">
        <w:t xml:space="preserve">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w:t>
      </w:r>
      <w:r>
        <w:rPr>
          <w:rFonts w:hint="eastAsia"/>
        </w:rPr>
        <w:t>quality</w:t>
      </w:r>
      <w:r w:rsidRPr="00AE0684">
        <w:t>, by contrast, becomes available only through the effort of reading.</w:t>
      </w:r>
    </w:p>
    <w:p w14:paraId="31DB386F" w14:textId="40E4EE71" w:rsidR="00D839CD" w:rsidRPr="00AE0684" w:rsidRDefault="00D839CD" w:rsidP="00AE0684">
      <w:pPr>
        <w:pStyle w:val="Paragraph0"/>
      </w:pPr>
      <w:r w:rsidRPr="00AE0684">
        <w:lastRenderedPageBreak/>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w:t>
      </w:r>
      <w:r w:rsidR="00A54BB9" w:rsidRPr="0022223D">
        <w:rPr>
          <w:shd w:val="clear" w:color="auto" w:fill="FFFFFF"/>
        </w:rPr>
        <w:fldChar w:fldCharType="begin" w:fldLock="1"/>
      </w:r>
      <w:r w:rsidR="00A54BB9">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r w:rsidRPr="00AE0684">
        <w:t xml:space="preserve">,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r>
        <w:rPr>
          <w:rFonts w:hint="eastAsia"/>
        </w:rPr>
        <w:t>provides</w:t>
      </w:r>
      <w:r w:rsidRPr="00AE0684">
        <w:t xml:space="preserve"> exactly those routes.</w:t>
      </w:r>
    </w:p>
    <w:p w14:paraId="3C6ED05D" w14:textId="1E8AECE1" w:rsidR="005C375D" w:rsidRDefault="005C375D" w:rsidP="0049010E">
      <w:pPr>
        <w:pStyle w:val="Heading2"/>
      </w:pPr>
      <w:r w:rsidRPr="00D2526D">
        <w:t>The AI Answer as a Profile of Three Signals</w:t>
      </w:r>
    </w:p>
    <w:p w14:paraId="79D29D96" w14:textId="299C3F57" w:rsidR="00D839CD" w:rsidRPr="00AE0684" w:rsidRDefault="00D839CD" w:rsidP="00AE0684">
      <w:pPr>
        <w:pStyle w:val="Paragraph0"/>
      </w:pPr>
      <w:r w:rsidRPr="00AE0684">
        <w:t>Research on competitive interaction holds that how an actor responds to a competitor depends on how the actor appraises that competitor, and that this appraisal is built from observable features</w:t>
      </w:r>
      <w:r>
        <w:rPr>
          <w:rFonts w:hint="eastAsia"/>
        </w:rPr>
        <w:t xml:space="preserve">, including </w:t>
      </w:r>
      <w:r w:rsidRPr="00AE0684">
        <w:t xml:space="preserve">who the competitor is, how capable it appears, and how much effort it appears to have invested </w:t>
      </w:r>
      <w:r w:rsidR="00A54BB9" w:rsidRPr="00E55C5E">
        <w:fldChar w:fldCharType="begin"/>
      </w:r>
      <w:r w:rsidR="00A54BB9">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rsidRPr="00E55C5E">
        <w:fldChar w:fldCharType="separate"/>
      </w:r>
      <w:r w:rsidR="00A54BB9">
        <w:rPr>
          <w:noProof/>
        </w:rPr>
        <w:t>(Chen et al. 2007; Chen 2009)</w:t>
      </w:r>
      <w:r w:rsidR="00A54BB9" w:rsidRPr="00E55C5E">
        <w:fldChar w:fldCharType="end"/>
      </w:r>
      <w:r w:rsidRPr="00AE0684">
        <w:t>. It follows that the effect of an AI answer cannot be summarized by a single quantity. The AI answer must instead be read as a profile of signals.</w:t>
      </w:r>
    </w:p>
    <w:p w14:paraId="1FF47948" w14:textId="15322F20" w:rsidR="00D839CD" w:rsidRPr="00AE0684" w:rsidRDefault="00D839CD" w:rsidP="00AE0684">
      <w:pPr>
        <w:pStyle w:val="Paragraph0"/>
      </w:pPr>
      <w:r w:rsidRPr="00AE0684">
        <w:t xml:space="preserve">We take the AI answer to carry three signals. The source, which we call the </w:t>
      </w:r>
      <w:r>
        <w:t>“</w:t>
      </w:r>
      <w:r w:rsidRPr="00AE0684">
        <w:t>AI label,</w:t>
      </w:r>
      <w:r>
        <w:t>”</w:t>
      </w:r>
      <w:r w:rsidRPr="00AE0684">
        <w:t xml:space="preserve"> tells the answerer what kind of competitor this is (i.e., machine authorship is present). The </w:t>
      </w:r>
      <w:r>
        <w:t>“</w:t>
      </w:r>
      <w:r w:rsidRPr="00AE0684">
        <w:t>AI content</w:t>
      </w:r>
      <w:r>
        <w:t>”</w:t>
      </w:r>
      <w:r w:rsidRPr="00AE0684">
        <w:t xml:space="preserve"> is what the AI actually wrote, and we decompose it into two measurable features: length signals how much of the answerable ground the competitor appears to have taken, and quality signals how good that content is</w:t>
      </w:r>
      <w:r>
        <w:t xml:space="preserve"> (e.g., </w:t>
      </w:r>
      <w:r w:rsidRPr="00AE0684">
        <w:t>whether its reasoning is sound and its solution reliable</w:t>
      </w:r>
      <w:r>
        <w:t>)</w:t>
      </w:r>
      <w:r w:rsidRPr="00AE0684">
        <w:t xml:space="preserve">. </w:t>
      </w:r>
      <w:r w:rsidRPr="00AE0684">
        <w:lastRenderedPageBreak/>
        <w:t>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1A430EC5" w14:textId="6A36C1B9" w:rsidR="00D839CD" w:rsidRPr="00AE0684" w:rsidRDefault="00D839CD" w:rsidP="00AE0684">
      <w:pPr>
        <w:pStyle w:val="Paragraph0"/>
      </w:pPr>
      <w:r w:rsidRPr="00AE0684">
        <w:t xml:space="preserve">The three signals do not all arrive at the same moment relative to the two decisions, and this timing is what ties each signal to a particular decision. Source and length are </w:t>
      </w:r>
      <w:r>
        <w:t>“</w:t>
      </w:r>
      <w:r w:rsidRPr="00AE0684">
        <w:t>glance</w:t>
      </w:r>
      <w:r>
        <w:t>”</w:t>
      </w:r>
      <w:r w:rsidRPr="00AE0684">
        <w:t xml:space="preserve"> signals</w:t>
      </w:r>
      <w:r>
        <w:t>. T</w:t>
      </w:r>
      <w:r w:rsidRPr="00AE0684">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r>
        <w:t xml:space="preserve"> </w:t>
      </w:r>
      <w:r w:rsidRPr="00AE0684">
        <w:t>systems of thinking</w:t>
      </w:r>
      <w:r w:rsidR="007C76EF">
        <w:t xml:space="preserve"> account</w:t>
      </w:r>
      <w:r w:rsidRPr="00AE0684">
        <w:t xml:space="preserve"> </w:t>
      </w:r>
      <w:r w:rsidR="00A54BB9" w:rsidRPr="00E55C5E">
        <w:fldChar w:fldCharType="begin"/>
      </w:r>
      <w:r w:rsidR="00A54BB9">
        <w:instrText xml:space="preserve"> ADDIN ZOTERO_ITEM CSL_CITATION {"citationID":"VLexjOts","properties":{"unsorted":false,"formattedCitation":"(Evans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rsidRPr="00E55C5E">
        <w:fldChar w:fldCharType="separate"/>
      </w:r>
      <w:r w:rsidR="00A54BB9">
        <w:rPr>
          <w:noProof/>
        </w:rPr>
        <w:t>(Evans &amp; Stanovich 2013; Kahneman 2003, 2011)</w:t>
      </w:r>
      <w:r w:rsidR="00A54BB9" w:rsidRPr="00E55C5E">
        <w:fldChar w:fldCharType="end"/>
      </w:r>
      <w:r w:rsidR="00A54BB9" w:rsidRPr="00D2526D">
        <w:t>.</w:t>
      </w:r>
    </w:p>
    <w:p w14:paraId="199A5018" w14:textId="0FE96918" w:rsidR="00D839CD" w:rsidRPr="00AE0684" w:rsidRDefault="00D839CD" w:rsidP="00AE0684">
      <w:pPr>
        <w:pStyle w:val="Paragraph0"/>
      </w:pPr>
      <w:r w:rsidRPr="00AE0684">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r w:rsidR="007C76EF">
        <w:t>’</w:t>
      </w:r>
      <w:r w:rsidRPr="00AE0684">
        <w:t>s time and knowledge and is thus a System 2 decision.</w:t>
      </w:r>
    </w:p>
    <w:p w14:paraId="4FFF68DB" w14:textId="2AC386AB" w:rsidR="00D839CD" w:rsidRPr="00AE0684" w:rsidRDefault="00D839CD" w:rsidP="00AE0684">
      <w:pPr>
        <w:pStyle w:val="Paragraph0"/>
      </w:pPr>
      <w:r w:rsidRPr="00AE0684">
        <w:t xml:space="preserve">This classification yields a single organizing principle, which we label the </w:t>
      </w:r>
      <w:r w:rsidR="007C76EF">
        <w:t>“</w:t>
      </w:r>
      <w:r w:rsidRPr="00AE0684">
        <w:t>same-level</w:t>
      </w:r>
      <w:r w:rsidR="007C76EF">
        <w:t>”</w:t>
      </w:r>
      <w:r w:rsidRPr="00AE0684">
        <w:t xml:space="preserve"> principle: a signal moves a decision when the two occupy the same level of processing, and </w:t>
      </w:r>
      <w:r w:rsidRPr="00AE0684">
        <w:lastRenderedPageBreak/>
        <w:t>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w:t>
      </w:r>
      <w:r w:rsidR="007C76EF">
        <w:t>. T</w:t>
      </w:r>
      <w:r w:rsidRPr="00AE0684">
        <w:t>hey are tests the account must pass.</w:t>
      </w:r>
      <w:r w:rsidR="0032181D" w:rsidRPr="0032181D">
        <w:t xml:space="preserve"> The remainder of this section develops six hypotheses from this principle, which are arranged in Figure 2.</w:t>
      </w:r>
    </w:p>
    <w:p w14:paraId="47E31CA7" w14:textId="4C766F0D" w:rsidR="00C76F53" w:rsidRPr="00015210" w:rsidRDefault="003206CA" w:rsidP="00C76F53">
      <w:pPr>
        <w:jc w:val="center"/>
      </w:pPr>
      <w:r w:rsidRPr="003206CA">
        <w:rPr>
          <w:noProof/>
        </w:rPr>
        <w:drawing>
          <wp:inline distT="0" distB="0" distL="0" distR="0" wp14:anchorId="5E6803F2" wp14:editId="6FD6CBF3">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8"/>
                    <a:stretch>
                      <a:fillRect/>
                    </a:stretch>
                  </pic:blipFill>
                  <pic:spPr>
                    <a:xfrm>
                      <a:off x="0" y="0"/>
                      <a:ext cx="5943600" cy="2069465"/>
                    </a:xfrm>
                    <a:prstGeom prst="rect">
                      <a:avLst/>
                    </a:prstGeom>
                  </pic:spPr>
                </pic:pic>
              </a:graphicData>
            </a:graphic>
          </wp:inline>
        </w:drawing>
      </w:r>
    </w:p>
    <w:p w14:paraId="1CFD711F" w14:textId="0A0EB088"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18" w:name="_Hlk165812433"/>
    </w:p>
    <w:p w14:paraId="45D3D3BA" w14:textId="768F2F85" w:rsidR="00E55C5E" w:rsidRPr="00015210" w:rsidRDefault="00A63984" w:rsidP="0049010E">
      <w:pPr>
        <w:pStyle w:val="Heading2"/>
      </w:pPr>
      <w:r>
        <w:t xml:space="preserve">Hypotheses on </w:t>
      </w:r>
      <w:r w:rsidR="004F6329">
        <w:rPr>
          <w:rFonts w:hint="eastAsia"/>
        </w:rPr>
        <w:t>t</w:t>
      </w:r>
      <w:r w:rsidR="00E55C5E" w:rsidRPr="00015210">
        <w:t>he Entry Decision</w:t>
      </w:r>
    </w:p>
    <w:p w14:paraId="260809BB" w14:textId="77777777" w:rsidR="005C375D" w:rsidRPr="00D2526D" w:rsidRDefault="005C375D" w:rsidP="00CA0485">
      <w:pPr>
        <w:pStyle w:val="Heading3"/>
        <w:rPr>
          <w:lang w:eastAsia="en-US"/>
        </w:rPr>
      </w:pPr>
      <w:r w:rsidRPr="00D2526D">
        <w:rPr>
          <w:lang w:eastAsia="en-US"/>
        </w:rPr>
        <w:t>Label and Length Shape Entry (System 1)</w:t>
      </w:r>
    </w:p>
    <w:p w14:paraId="054365C2" w14:textId="36CAE59D" w:rsidR="007C76EF" w:rsidRPr="00AE0684" w:rsidRDefault="007C76EF" w:rsidP="00AE0684">
      <w:pPr>
        <w:pStyle w:val="Paragraph0"/>
      </w:pPr>
      <w:r w:rsidRPr="00AE0684">
        <w:t>The AI label can shape entry because it is available before any content is read. We argue that the label leads the answerer to appraise the AI, and that a “weak-competitor” appraisal strengthens the incentive to enter.</w:t>
      </w:r>
    </w:p>
    <w:p w14:paraId="05A38292" w14:textId="6E1EED6F" w:rsidR="007C76EF" w:rsidRPr="00AE0684" w:rsidRDefault="007C76EF" w:rsidP="00AE0684">
      <w:pPr>
        <w:pStyle w:val="Paragraph0"/>
      </w:pPr>
      <w:r w:rsidRPr="00AE0684">
        <w:t>Noticing a simple visual marker is enough to know that the answer came from the platform’s AI system. System 1 then judges the competitor</w:t>
      </w:r>
      <w:r>
        <w:t>’</w:t>
      </w:r>
      <w:r w:rsidRPr="00AE0684">
        <w:t xml:space="preserve">s capability through the availability heuristic, so the judgment rests on whatever beliefs about machine-generated answers come to mind most readily </w:t>
      </w:r>
      <w:r w:rsidR="00746CEB" w:rsidRPr="00E55C5E">
        <w:fldChar w:fldCharType="begin"/>
      </w:r>
      <w:r w:rsidR="00746CE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746CEB">
        <w:rPr>
          <w:rFonts w:ascii="Apple Color Emoji" w:hAnsi="Apple Color Emoji" w:cs="Apple Color Emoji"/>
        </w:rPr>
        <w:instrText>🏷️</w:instrText>
      </w:r>
      <w:r w:rsidR="00746CE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746CEB" w:rsidRPr="00E55C5E">
        <w:fldChar w:fldCharType="separate"/>
      </w:r>
      <w:r w:rsidR="00746CEB">
        <w:rPr>
          <w:noProof/>
        </w:rPr>
        <w:t>(Tversky &amp; Kahneman 1973)</w:t>
      </w:r>
      <w:r w:rsidR="00746CEB" w:rsidRPr="00E55C5E">
        <w:fldChar w:fldCharType="end"/>
      </w:r>
      <w:r w:rsidRPr="00AE0684">
        <w:t>. AI</w:t>
      </w:r>
      <w:r>
        <w:t>’</w:t>
      </w:r>
      <w:r w:rsidRPr="00AE0684">
        <w:t>s capability may change over time, but in the early period of GenAI during which our study was conducted, two beliefs are relevant.</w:t>
      </w:r>
    </w:p>
    <w:p w14:paraId="3AAD3381" w14:textId="79D2F48B" w:rsidR="007C76EF" w:rsidRPr="00AE0684" w:rsidRDefault="007C76EF" w:rsidP="00AE0684">
      <w:pPr>
        <w:pStyle w:val="Paragraph0"/>
      </w:pPr>
      <w:r w:rsidRPr="00AE0684">
        <w:lastRenderedPageBreak/>
        <w:t xml:space="preserve">The first belief is a general impression that generative text is bland and formulaic, a quality that popular discussion captures with the phrase </w:t>
      </w:r>
      <w:r>
        <w:t>“</w:t>
      </w:r>
      <w:r w:rsidRPr="00AE0684">
        <w:t>AI slop</w:t>
      </w:r>
      <w:r>
        <w:t>,”</w:t>
      </w:r>
      <w:r w:rsidRPr="00AE0684">
        <w:t xml:space="preserve"> </w:t>
      </w:r>
      <w:r>
        <w:t xml:space="preserve">which means </w:t>
      </w:r>
      <w:r w:rsidRPr="00AE0684">
        <w:t>the output follows a predictable template rather than saying anything sharp or particular.</w:t>
      </w:r>
      <w:r>
        <w:t xml:space="preserve"> </w:t>
      </w:r>
      <w:r w:rsidRPr="00AE0684">
        <w:t xml:space="preserve">The second belief is specific to technical Q&amp;A, and it is the one our argument rests on. Members of technical communities were openly skeptical of AI-generated answers when GenAI appeared, and their skepticism has an empirical basis. </w:t>
      </w:r>
      <w:r w:rsidR="007A6E69" w:rsidRPr="00E55C5E">
        <w:rPr>
          <w:color w:val="000000"/>
        </w:rPr>
        <w:fldChar w:fldCharType="begin"/>
      </w:r>
      <w:r w:rsidR="007A6E69"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7A6E69" w:rsidRPr="00E55C5E">
        <w:rPr>
          <w:rFonts w:ascii="Apple Color Emoji" w:hAnsi="Apple Color Emoji" w:cs="Apple Color Emoji"/>
          <w:color w:val="000000"/>
        </w:rPr>
        <w:instrText>📊</w:instrText>
      </w:r>
      <w:r w:rsidR="007A6E69" w:rsidRPr="00E55C5E">
        <w:rPr>
          <w:color w:val="000000"/>
        </w:rPr>
        <w:instrText>","collection-title":"CHI '24","container-title":"Proceedings of the 2024 CHI Conference on Human Factors in Computing Systems","DOI":"10.1145/3613904.3642596","ISBN":"979-8-4007-0330-0","language":"en","note":"</w:instrText>
      </w:r>
      <w:r w:rsidR="007A6E69" w:rsidRPr="00E55C5E">
        <w:rPr>
          <w:rFonts w:ascii="Apple Color Emoji" w:hAnsi="Apple Color Emoji" w:cs="Apple Color Emoji"/>
          <w:color w:val="000000"/>
        </w:rPr>
        <w:instrText>🏷️</w:instrText>
      </w:r>
      <w:r w:rsidR="007A6E69"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7A6E69" w:rsidRPr="00E55C5E">
        <w:rPr>
          <w:color w:val="000000"/>
        </w:rPr>
        <w:fldChar w:fldCharType="separate"/>
      </w:r>
      <w:r w:rsidR="007A6E69" w:rsidRPr="00E55C5E">
        <w:rPr>
          <w:noProof/>
          <w:color w:val="000000"/>
        </w:rPr>
        <w:t>Kabir et al. (2024)</w:t>
      </w:r>
      <w:r w:rsidR="007A6E69" w:rsidRPr="00E55C5E">
        <w:rPr>
          <w:color w:val="000000"/>
        </w:rPr>
        <w:fldChar w:fldCharType="end"/>
      </w:r>
      <w:r w:rsidRPr="00AE0684">
        <w:t xml:space="preserve"> report that more than half of ChatGPT</w:t>
      </w:r>
      <w:r>
        <w:t>’</w:t>
      </w:r>
      <w:r w:rsidRPr="00AE0684">
        <w:t xml:space="preserve">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w:t>
      </w:r>
      <w:r w:rsidR="007A6E69" w:rsidRPr="00015210">
        <w:rPr>
          <w:color w:val="000000"/>
        </w:rPr>
        <w:fldChar w:fldCharType="begin"/>
      </w:r>
      <w:r w:rsidR="007A6E69"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7A6E69" w:rsidRPr="00015210">
        <w:rPr>
          <w:rFonts w:ascii="Apple Color Emoji" w:hAnsi="Apple Color Emoji" w:cs="Apple Color Emoji"/>
          <w:color w:val="000000"/>
        </w:rPr>
        <w:instrText>📊</w:instrText>
      </w:r>
      <w:r w:rsidR="007A6E69" w:rsidRPr="00015210">
        <w:rPr>
          <w:color w:val="000000"/>
        </w:rPr>
        <w:instrText>","collection-title":"FAccT '22","container-title":"Proceedings of the 2022 ACM Conference on Fairness, Accountability, and Transparency","DOI":"10.1145/3531146.3533077","ISBN":"978-1-4503-9352-2","language":"en","note":"</w:instrText>
      </w:r>
      <w:r w:rsidR="007A6E69" w:rsidRPr="00015210">
        <w:rPr>
          <w:rFonts w:ascii="Apple Color Emoji" w:hAnsi="Apple Color Emoji" w:cs="Apple Color Emoji"/>
          <w:color w:val="000000"/>
        </w:rPr>
        <w:instrText>🏷️</w:instrText>
      </w:r>
      <w:r w:rsidR="007A6E69"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7A6E69" w:rsidRPr="00015210">
        <w:rPr>
          <w:color w:val="000000"/>
        </w:rPr>
        <w:fldChar w:fldCharType="separate"/>
      </w:r>
      <w:r w:rsidR="007A6E69" w:rsidRPr="00015210">
        <w:rPr>
          <w:color w:val="000000"/>
        </w:rPr>
        <w:t>(Longoni et al. 2022)</w:t>
      </w:r>
      <w:r w:rsidR="007A6E69" w:rsidRPr="00015210">
        <w:rPr>
          <w:color w:val="000000"/>
        </w:rPr>
        <w:fldChar w:fldCharType="end"/>
      </w:r>
      <w:r w:rsidRPr="00AE0684">
        <w:t>.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p>
    <w:p w14:paraId="219DBDCC" w14:textId="2CFC7E9F" w:rsidR="007C76EF" w:rsidRPr="00AE0684" w:rsidRDefault="007C76EF" w:rsidP="00AE0684">
      <w:pPr>
        <w:pStyle w:val="Paragraph0"/>
      </w:pPr>
      <w:r w:rsidRPr="00AE0684">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r w:rsidR="007A6E69" w:rsidRPr="00E55C5E">
        <w:fldChar w:fldCharType="begin"/>
      </w:r>
      <w:r w:rsidR="007A6E69">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7A6E69">
        <w:rPr>
          <w:rFonts w:hint="eastAsia"/>
        </w:rPr>
        <w:instrText>hree factors: relative scale, rival's attack volume, and rival's capability to contest. Our results provide a new avenue for studying competitors and the relationship between competitor analysis and interfirm rivalry.</w:instrText>
      </w:r>
      <w:r w:rsidR="007A6E69">
        <w:rPr>
          <w:rFonts w:hint="eastAsia"/>
        </w:rPr>
        <w:instrText>本文研究竞争紧张度，即目标企业与其特定竞争对手之间的紧张关系，这种紧张关系可能导致目标企业采取行动对抗竞争对手。基于认知</w:instrText>
      </w:r>
      <w:r w:rsidR="007A6E69">
        <w:rPr>
          <w:rFonts w:hint="eastAsia"/>
        </w:rPr>
        <w:instrText>-</w:instrText>
      </w:r>
      <w:r w:rsidR="007A6E69">
        <w:rPr>
          <w:rFonts w:hint="eastAsia"/>
        </w:rPr>
        <w:instrText>动机</w:instrText>
      </w:r>
      <w:r w:rsidR="007A6E69">
        <w:rPr>
          <w:rFonts w:hint="eastAsia"/>
        </w:rPr>
        <w:instrText>-</w:instrText>
      </w:r>
      <w:r w:rsidR="007A6E6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A6E69">
        <w:rPr>
          <w:rFonts w:hint="eastAsia"/>
        </w:rPr>
        <w:instrText xml:space="preserve">","archive_location":"491 </w:instrText>
      </w:r>
      <w:r w:rsidR="007A6E69">
        <w:rPr>
          <w:rFonts w:ascii="Apple Color Emoji" w:hAnsi="Apple Color Emoji" w:cs="Apple Color Emoji"/>
        </w:rPr>
        <w:instrText>📊</w:instrText>
      </w:r>
      <w:r w:rsidR="007A6E69">
        <w:rPr>
          <w:rFonts w:hint="eastAsia"/>
        </w:rPr>
        <w:instrText>","call-number":"1","container-title":"Academy of Management Journal","DOI"</w:instrText>
      </w:r>
      <w:r w:rsidR="007A6E69">
        <w:instrText>:"10.5465/amj.2007.24162081","ISSN":"0001-4273","issue":"1","journalAbbreviation":"AMJ","language":"en","note":"</w:instrText>
      </w:r>
      <w:r w:rsidR="007A6E69">
        <w:rPr>
          <w:rFonts w:ascii="Apple Color Emoji" w:hAnsi="Apple Color Emoji" w:cs="Apple Color Emoji"/>
        </w:rPr>
        <w:instrText>🏷️</w:instrText>
      </w:r>
      <w:r w:rsidR="007A6E69">
        <w:instrText xml:space="preserve"> /unread</w:instrText>
      </w:r>
      <w:r w:rsidR="007A6E69">
        <w:rPr>
          <w:rFonts w:hint="eastAsia"/>
        </w:rPr>
        <w:instrText>、</w:instrText>
      </w:r>
      <w:r w:rsidR="007A6E69">
        <w:instrText>COMPETITION</w:instrText>
      </w:r>
      <w:r w:rsidR="007A6E69">
        <w:rPr>
          <w:rFonts w:hint="eastAsia"/>
        </w:rPr>
        <w:instrText>、</w:instrText>
      </w:r>
      <w:r w:rsidR="007A6E69">
        <w:instrText>MANAGEMENT</w:instrText>
      </w:r>
      <w:r w:rsidR="007A6E69">
        <w:rPr>
          <w:rFonts w:hint="eastAsia"/>
        </w:rPr>
        <w:instrText>、</w:instrText>
      </w:r>
      <w:r w:rsidR="007A6E69">
        <w:instrText>BUSINESS enterprises</w:instrText>
      </w:r>
      <w:r w:rsidR="007A6E69">
        <w:rPr>
          <w:rFonts w:hint="eastAsia"/>
        </w:rPr>
        <w:instrText>、</w:instrText>
      </w:r>
      <w:r w:rsidR="007A6E69">
        <w:instrText>COMMERCE</w:instrText>
      </w:r>
      <w:r w:rsidR="007A6E69">
        <w:rPr>
          <w:rFonts w:hint="eastAsia"/>
        </w:rPr>
        <w:instrText>、</w:instrText>
      </w:r>
      <w:r w:rsidR="007A6E69">
        <w:instrText>DATA analysis</w:instrText>
      </w:r>
      <w:r w:rsidR="007A6E69">
        <w:rPr>
          <w:rFonts w:hint="eastAsia"/>
        </w:rPr>
        <w:instrText>、</w:instrText>
      </w:r>
      <w:r w:rsidR="007A6E69">
        <w:instrText>MOTIVATION (Psychology)</w:instrText>
      </w:r>
      <w:r w:rsidR="007A6E69">
        <w:rPr>
          <w:rFonts w:hint="eastAsia"/>
        </w:rPr>
        <w:instrText>、</w:instrText>
      </w:r>
      <w:r w:rsidR="007A6E6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7A6E69">
        <w:rPr>
          <w:rFonts w:hint="eastAsia"/>
        </w:rPr>
        <w:instrText>—</w:instrText>
      </w:r>
      <w:r w:rsidR="007A6E6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A6E69">
        <w:rPr>
          <w:rFonts w:ascii="Apple Color Emoji" w:hAnsi="Apple Color Emoji" w:cs="Apple Color Emoji"/>
        </w:rPr>
        <w:instrText>📊</w:instrText>
      </w:r>
      <w:r w:rsidR="007A6E69">
        <w:instrText>","call-number":"3","container-title":"Asia Pacific Journal of Management","DOI":"10.1007/s10490-008-9110-7","ISSN":"1572-9958","issue":"1","journalAbbreviation":"Asia Pac J Manag","language":"en","note":"</w:instrText>
      </w:r>
      <w:r w:rsidR="007A6E69">
        <w:rPr>
          <w:rFonts w:ascii="Apple Color Emoji" w:hAnsi="Apple Color Emoji" w:cs="Apple Color Emoji"/>
        </w:rPr>
        <w:instrText>🏷️</w:instrText>
      </w:r>
      <w:r w:rsidR="007A6E69">
        <w:instrText xml:space="preserve"> /reading</w:instrText>
      </w:r>
      <w:r w:rsidR="007A6E69">
        <w:rPr>
          <w:rFonts w:hint="eastAsia"/>
        </w:rPr>
        <w:instrText>、</w:instrText>
      </w:r>
      <w:r w:rsidR="007A6E69">
        <w:instrText>Research</w:instrText>
      </w:r>
      <w:r w:rsidR="007A6E69">
        <w:rPr>
          <w:rFonts w:hint="eastAsia"/>
        </w:rPr>
        <w:instrText>、</w:instrText>
      </w:r>
      <w:r w:rsidR="007A6E69">
        <w:rPr>
          <w:rFonts w:ascii="Apple Color Emoji" w:hAnsi="Apple Color Emoji" w:cs="Apple Color Emoji"/>
        </w:rPr>
        <w:instrText>🤖️</w:instrText>
      </w:r>
      <w:r w:rsidR="007A6E69">
        <w:rPr>
          <w:rFonts w:hint="eastAsia"/>
        </w:rPr>
        <w:instrText>、</w:instrText>
      </w:r>
      <w:r w:rsidR="007A6E69">
        <w:instrText>Competitive dynamics</w:instrText>
      </w:r>
      <w:r w:rsidR="007A6E69">
        <w:rPr>
          <w:rFonts w:hint="eastAsia"/>
        </w:rPr>
        <w:instrText>、</w:instrText>
      </w:r>
      <w:r w:rsidR="007A6E69">
        <w:instrText>Publishing</w:instrText>
      </w:r>
      <w:r w:rsidR="007A6E69">
        <w:rPr>
          <w:rFonts w:hint="eastAsia"/>
        </w:rPr>
        <w:instrText>、</w:instrText>
      </w:r>
      <w:r w:rsidR="007A6E69">
        <w:instrText>Strategic</w:instrText>
      </w:r>
      <w:r w:rsidR="007A6E69">
        <w:rPr>
          <w:rFonts w:hint="eastAsia"/>
        </w:rPr>
        <w:instrText xml:space="preserve"> management</w:instrText>
      </w:r>
      <w:r w:rsidR="007A6E69">
        <w:rPr>
          <w:rFonts w:hint="eastAsia"/>
        </w:rPr>
        <w:instrText>、</w:instrText>
      </w:r>
      <w:r w:rsidR="007A6E69">
        <w:rPr>
          <w:rFonts w:hint="eastAsia"/>
        </w:rPr>
        <w:instrText>U.S.-based journal","page":"5-25","source":"9.7 (Q1)","title":"Competitive dynamics research: An insider</w:instrText>
      </w:r>
      <w:r w:rsidR="007A6E69">
        <w:rPr>
          <w:rFonts w:hint="eastAsia"/>
        </w:rPr>
        <w:instrText>’</w:instrText>
      </w:r>
      <w:r w:rsidR="007A6E69">
        <w:rPr>
          <w:rFonts w:hint="eastAsia"/>
        </w:rPr>
        <w:instrText>s odyssey","title-short":"Competitive dynamics research","URL":"https://doi.org/10.1007/s10490-008-9110-7","volume":"26","author":[{"famil</w:instrText>
      </w:r>
      <w:r w:rsidR="007A6E69">
        <w:instrText xml:space="preserve">y":"Chen","given":"Ming-Jer"}],"accessed":{"date-parts":[["2026",7,27]]},"issued":{"date-parts":[["2009",3,1]]}}}],"schema":"https://github.com/citation-style-language/schema/raw/master/csl-citation.json"} </w:instrText>
      </w:r>
      <w:r w:rsidR="007A6E69" w:rsidRPr="00E55C5E">
        <w:fldChar w:fldCharType="separate"/>
      </w:r>
      <w:r w:rsidR="007A6E69">
        <w:rPr>
          <w:noProof/>
        </w:rPr>
        <w:t>(Chen et al. 2007; Chen 2009)</w:t>
      </w:r>
      <w:r w:rsidR="007A6E69" w:rsidRPr="00E55C5E">
        <w:fldChar w:fldCharType="end"/>
      </w:r>
      <w:r w:rsidRPr="00AE0684">
        <w:t>. A weak competitor makes responding attractive, because the risk of losing is low and a competent developer can provide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506F6F6B"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r w:rsidRPr="00D2526D">
        <w:t xml:space="preserve">. The difficult </w:t>
      </w:r>
      <w:r w:rsidRPr="00D2526D">
        <w:lastRenderedPageBreak/>
        <w:t>judgment is how much of the question the competitor has covered; the easy substitute is the answer</w:t>
      </w:r>
      <w:r>
        <w:t>’</w:t>
      </w:r>
      <w:r w:rsidRPr="00D2526D">
        <w:t>s physical size. Our setting makes this substitution reliable, because on SegmentFault technical answers are broken into code blocks, numbered steps, configuration snippets, and shell 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DA902EC"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r w:rsidR="00C454A0" w:rsidRPr="00E55C5E">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r w:rsidRPr="00D2526D">
        <w:t>. Second, H2 complements H1 in describing the overall effect of a glance</w:t>
      </w:r>
      <w:r w:rsidR="00505892">
        <w:t>.</w:t>
      </w:r>
      <w:r w:rsidRPr="00D2526D">
        <w:t xml:space="preserve"> </w:t>
      </w:r>
      <w:r w:rsidR="00505892">
        <w:t>T</w:t>
      </w:r>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CA0485">
      <w:pPr>
        <w:pStyle w:val="Heading3"/>
        <w:rPr>
          <w:lang w:eastAsia="en-US"/>
        </w:rPr>
      </w:pPr>
      <w:r w:rsidRPr="00D2526D">
        <w:rPr>
          <w:lang w:eastAsia="en-US"/>
        </w:rPr>
        <w:t>AI Answer Quality Does Not Shape Entry (System 2)</w:t>
      </w:r>
    </w:p>
    <w:p w14:paraId="22498B7F" w14:textId="6D92527B" w:rsidR="00505892" w:rsidRPr="00AE0684" w:rsidRDefault="00505892" w:rsidP="00AE0684">
      <w:pPr>
        <w:pStyle w:val="Paragraph0"/>
      </w:pPr>
      <w:r w:rsidRPr="00AE0684">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w:t>
      </w:r>
      <w:r w:rsidRPr="00AE0684">
        <w:lastRenderedPageBreak/>
        <w:t xml:space="preserve">division of labor between the two systems. System 1 forms an appraisal from the cues at hand and returns a disposition to act or to pass; System 2 is then in a position to examine that disposition and either endorse it or overturn it. The two-systems account emphasizes that System 2 normally endorses, because it is recruited only when the fast route fails to deliver a confident answer, and not recruited when the fast route delivers one cheaply, which is the law of least effort at work </w:t>
      </w:r>
      <w:r w:rsidR="003E1984" w:rsidRPr="00015210">
        <w:fldChar w:fldCharType="begin"/>
      </w:r>
      <w:r w:rsidR="003E1984"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3E1984" w:rsidRPr="00015210">
        <w:rPr>
          <w:rFonts w:ascii="Apple Color Emoji" w:hAnsi="Apple Color Emoji" w:cs="Apple Color Emoji"/>
        </w:rPr>
        <w:instrText>🏷️</w:instrText>
      </w:r>
      <w:r w:rsidR="003E1984" w:rsidRPr="00015210">
        <w:instrText xml:space="preserve"> /reading","title":"Thinking, fast and slow","author":[{"family":"Kahneman","given":"Daniel"}],"issued":{"date-parts":[["2011"]]}}}],"schema":"https://github.com/citation-style-language/schema/raw/master/csl-citation.json"} </w:instrText>
      </w:r>
      <w:r w:rsidR="003E1984" w:rsidRPr="00015210">
        <w:fldChar w:fldCharType="separate"/>
      </w:r>
      <w:r w:rsidR="003E1984" w:rsidRPr="00015210">
        <w:t>(Kahneman 2011)</w:t>
      </w:r>
      <w:r w:rsidR="003E1984" w:rsidRPr="00015210">
        <w:fldChar w:fldCharType="end"/>
      </w:r>
      <w:r w:rsidRPr="00AE0684">
        <w:t>. Here the fast route does deliver a confident answer</w:t>
      </w:r>
      <w:r>
        <w:t>. T</w:t>
      </w:r>
      <w:r w:rsidRPr="00AE0684">
        <w:t>he label and the length together produce a coherent impression of how much ground the competitor has taken, so nothing calls for the more expensive judgment that assessing quality would require.</w:t>
      </w:r>
    </w:p>
    <w:p w14:paraId="7A7945C6" w14:textId="597D2F1D" w:rsidR="00505892" w:rsidRPr="00AE0684" w:rsidRDefault="00505892" w:rsidP="00AE0684">
      <w:pPr>
        <w:pStyle w:val="Paragraph0"/>
      </w:pPr>
      <w:r w:rsidRPr="00AE0684">
        <w:t xml:space="preserve">Even an answerer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003E1984" w:rsidRPr="00015210">
        <w:fldChar w:fldCharType="begin"/>
      </w:r>
      <w:r w:rsidR="003E1984"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3E1984" w:rsidRPr="00015210">
        <w:rPr>
          <w:rFonts w:ascii="Apple Color Emoji" w:hAnsi="Apple Color Emoji" w:cs="Apple Color Emoji"/>
        </w:rPr>
        <w:instrText>📊</w:instrText>
      </w:r>
      <w:r w:rsidR="003E1984" w:rsidRPr="00015210">
        <w:instrText>","call-number":"1 (CCF C)","container-title":"Knowledge-Based Systems","DOI":"10.1016/j.knosys.2025.113091","ISSN":"0950-7051","journalAbbreviation":"Knowledge-Based Systems","language":"en","note":"</w:instrText>
      </w:r>
      <w:r w:rsidR="003E1984" w:rsidRPr="00015210">
        <w:rPr>
          <w:rFonts w:ascii="Apple Color Emoji" w:hAnsi="Apple Color Emoji" w:cs="Apple Color Emoji"/>
        </w:rPr>
        <w:instrText>🏷️</w:instrText>
      </w:r>
      <w:r w:rsidR="003E1984" w:rsidRPr="00015210">
        <w:instrText xml:space="preserve"> /reading</w:instrText>
      </w:r>
      <w:r w:rsidR="003E1984" w:rsidRPr="00015210">
        <w:instrText>、</w:instrText>
      </w:r>
      <w:r w:rsidR="003E1984" w:rsidRPr="00015210">
        <w:instrText>Question answering</w:instrText>
      </w:r>
      <w:r w:rsidR="003E1984" w:rsidRPr="00015210">
        <w:instrText>、</w:instrText>
      </w:r>
      <w:r w:rsidR="003E1984" w:rsidRPr="00015210">
        <w:instrText>Natural language processing</w:instrText>
      </w:r>
      <w:r w:rsidR="003E1984" w:rsidRPr="00015210">
        <w:instrText>、</w:instrText>
      </w:r>
      <w:r w:rsidR="003E1984" w:rsidRPr="00015210">
        <w:instrText>Answer verification</w:instrText>
      </w:r>
      <w:r w:rsidR="003E1984" w:rsidRPr="00015210">
        <w:instrText>、</w:instrText>
      </w:r>
      <w:r w:rsidR="003E1984"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3E1984" w:rsidRPr="00015210">
        <w:fldChar w:fldCharType="separate"/>
      </w:r>
      <w:r w:rsidR="003E1984" w:rsidRPr="00015210">
        <w:t>(Lee &amp; Lee 2025)</w:t>
      </w:r>
      <w:r w:rsidR="003E1984" w:rsidRPr="00015210">
        <w:fldChar w:fldCharType="end"/>
      </w:r>
      <w:r w:rsidRPr="00AE0684">
        <w:t xml:space="preserve">, and errors in AI answers often go undetected for exactly this reason </w:t>
      </w:r>
      <w:r w:rsidR="003E1984" w:rsidRPr="00015210">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015210">
        <w:rPr>
          <w:rFonts w:eastAsia="DengXian"/>
          <w:kern w:val="2"/>
          <w14:ligatures w14:val="standardContextual"/>
        </w:rPr>
        <w:fldChar w:fldCharType="separate"/>
      </w:r>
      <w:r w:rsidR="003E1984" w:rsidRPr="00015210">
        <w:rPr>
          <w:rFonts w:eastAsia="DengXian"/>
          <w:kern w:val="2"/>
          <w14:ligatures w14:val="standardContextual"/>
        </w:rPr>
        <w:t>(Kabir et al. 2024)</w:t>
      </w:r>
      <w:r w:rsidR="003E1984" w:rsidRPr="00015210">
        <w:rPr>
          <w:rFonts w:eastAsia="DengXian"/>
          <w:kern w:val="2"/>
          <w14:ligatures w14:val="standardContextual"/>
        </w:rPr>
        <w:fldChar w:fldCharType="end"/>
      </w:r>
      <w:r w:rsidRPr="00AE0684">
        <w:t>. Careful reading is thus costly to start and unreliable once started, so it overturns the first impression less often than one might expect.</w:t>
      </w:r>
    </w:p>
    <w:p w14:paraId="1976B771" w14:textId="77777777" w:rsidR="00505892" w:rsidRPr="00AE0684" w:rsidRDefault="00505892" w:rsidP="00AE0684">
      <w:pPr>
        <w:pStyle w:val="Paragraph0"/>
      </w:pPr>
      <w:r w:rsidRPr="00AE0684">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F045975" w:rsidR="005C375D" w:rsidRPr="00D2526D" w:rsidRDefault="005C375D" w:rsidP="0049010E">
      <w:pPr>
        <w:pStyle w:val="Heading2"/>
      </w:pPr>
      <w:r w:rsidRPr="00D2526D">
        <w:lastRenderedPageBreak/>
        <w:t>Hypotheses on the</w:t>
      </w:r>
      <w:r w:rsidR="00505892">
        <w:t xml:space="preserve"> Crafting</w:t>
      </w:r>
      <w:r w:rsidRPr="00D2526D">
        <w:t xml:space="preserve"> Decision</w:t>
      </w:r>
    </w:p>
    <w:p w14:paraId="1B41B3E9" w14:textId="4BFC75ED" w:rsidR="005C375D" w:rsidRPr="00D2526D" w:rsidRDefault="005C375D" w:rsidP="00997D92">
      <w:pPr>
        <w:pStyle w:val="Heading3"/>
      </w:pPr>
      <w:r w:rsidRPr="00D2526D">
        <w:t>Label and Length Do Not Shape Human Answer Quality (System 1)</w:t>
      </w:r>
    </w:p>
    <w:p w14:paraId="4859214B" w14:textId="77777777" w:rsidR="00505892" w:rsidRPr="00AE0684" w:rsidRDefault="00505892" w:rsidP="00AE0684">
      <w:pPr>
        <w:pStyle w:val="Paragraph0"/>
      </w:pPr>
      <w:r w:rsidRPr="00AE0684">
        <w:t>The crafting decision is made after the answerer has committed to answering and has thus 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p>
    <w:p w14:paraId="1E5F11EA" w14:textId="77777777" w:rsidR="00505892" w:rsidRPr="00AE0684" w:rsidRDefault="00505892" w:rsidP="00AE0684">
      <w:pPr>
        <w:pStyle w:val="Paragraph0"/>
      </w:pPr>
      <w:r w:rsidRPr="00AE0684">
        <w:t>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actually contains, rather than from the bare fact of machine authorship. It could be argued that the weak-competitor appraisal formed at a glance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328553FD" w:rsidR="00505892" w:rsidRPr="00AE0684" w:rsidRDefault="00505892" w:rsidP="00AE0684">
      <w:pPr>
        <w:pStyle w:val="Paragraph0"/>
      </w:pPr>
      <w:r w:rsidRPr="00AE0684">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w:t>
      </w:r>
      <w:r w:rsidR="003E1984" w:rsidRPr="00E55C5E">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E55C5E">
        <w:rPr>
          <w:rFonts w:eastAsia="DengXian"/>
          <w:kern w:val="2"/>
          <w14:ligatures w14:val="standardContextual"/>
        </w:rPr>
        <w:fldChar w:fldCharType="separate"/>
      </w:r>
      <w:r w:rsidR="003E1984">
        <w:rPr>
          <w:rFonts w:eastAsia="DengXian"/>
          <w:noProof/>
          <w:kern w:val="2"/>
          <w14:ligatures w14:val="standardContextual"/>
        </w:rPr>
        <w:t>(Kabir et al. 2024)</w:t>
      </w:r>
      <w:r w:rsidR="003E1984" w:rsidRPr="00E55C5E">
        <w:rPr>
          <w:rFonts w:eastAsia="DengXian"/>
          <w:kern w:val="2"/>
          <w14:ligatures w14:val="standardContextual"/>
        </w:rPr>
        <w:fldChar w:fldCharType="end"/>
      </w:r>
      <w:r w:rsidRPr="00AE0684">
        <w:t xml:space="preserve">, and an answerer who holds </w:t>
      </w:r>
      <w:r w:rsidRPr="00AE0684">
        <w:lastRenderedPageBreak/>
        <w:t>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residual impression of the competitor</w:t>
      </w:r>
      <w:r w:rsidR="00902CBB">
        <w:t>’</w:t>
      </w:r>
      <w:r w:rsidRPr="00AE0684">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2906EC" w14:textId="3F215991" w:rsidR="005C375D" w:rsidRDefault="005C375D" w:rsidP="00997D92">
      <w:pPr>
        <w:pStyle w:val="Heading3"/>
      </w:pPr>
      <w:r>
        <w:t>AI Answer Quality Shapes Human Answer Quality (System 2)</w:t>
      </w:r>
    </w:p>
    <w:p w14:paraId="5BAA6981" w14:textId="67D2BF10" w:rsidR="00902CBB" w:rsidRPr="00AE0684" w:rsidRDefault="00902CBB" w:rsidP="00AE0684">
      <w:pPr>
        <w:pStyle w:val="Paragraph0"/>
      </w:pPr>
      <w:r w:rsidRPr="00AE0684">
        <w:t xml:space="preserve">Quality is a System 2 signal and the crafting decision </w:t>
      </w:r>
      <w:r w:rsidR="00AF056E">
        <w:rPr>
          <w:rFonts w:hint="eastAsia"/>
        </w:rPr>
        <w:t xml:space="preserve">is </w:t>
      </w:r>
      <w:r w:rsidRPr="00AE0684">
        <w:t>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p>
    <w:p w14:paraId="339E5726" w14:textId="0634353A" w:rsidR="00902CBB" w:rsidRPr="00AE0684" w:rsidRDefault="00902CBB" w:rsidP="00AE0684">
      <w:pPr>
        <w:pStyle w:val="Paragraph0"/>
      </w:pPr>
      <w:r w:rsidRPr="00AE0684">
        <w:t xml:space="preserve">How useful this is depends on how good the AI answer is. A weak AI answer (e.g., a shaky diagnosis or code that may not run) offers little the answerer can trust or reuse, so the answerer must construct an answer largely from scratch. A strong AI answer both clarifies what a good </w:t>
      </w:r>
      <w:r w:rsidR="00091013">
        <w:t>answer</w:t>
      </w:r>
      <w:r w:rsidRPr="00AE0684">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w:t>
      </w:r>
      <w:r w:rsidRPr="00AE0684">
        <w:lastRenderedPageBreak/>
        <w:t>indicating the direction a solution should take, which the answerer then develops into a full answer. Either way, the answerer does not begin from a blank page, because they can borrow what is sound, follow the direction the AI answer establishes, and build on it.</w:t>
      </w:r>
    </w:p>
    <w:p w14:paraId="5C822C1D" w14:textId="77777777" w:rsidR="00902CBB" w:rsidRPr="00AE0684" w:rsidRDefault="00902CBB" w:rsidP="00AE0684">
      <w:pPr>
        <w:pStyle w:val="Paragraph0"/>
      </w:pPr>
      <w:r w:rsidRPr="00AE0684">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p>
    <w:p w14:paraId="7064540F" w14:textId="3FF3CC54" w:rsidR="00902CBB" w:rsidRPr="00D2526D" w:rsidRDefault="00902CBB" w:rsidP="00091013">
      <w:pPr>
        <w:pStyle w:val="Paragraph0"/>
      </w:pPr>
      <w:r w:rsidRPr="00AE0684">
        <w:t xml:space="preserve">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w:t>
      </w:r>
      <w:r w:rsidR="003E1984" w:rsidRPr="00E55C5E">
        <w:fldChar w:fldCharType="begin"/>
      </w:r>
      <w:r w:rsidR="003E1984">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E1984">
        <w:rPr>
          <w:rFonts w:ascii="Apple Color Emoji" w:hAnsi="Apple Color Emoji" w:cs="Apple Color Emoji"/>
        </w:rPr>
        <w:instrText>📊</w:instrText>
      </w:r>
      <w:r w:rsidR="003E1984">
        <w:instrText>","call-number":"3","container-title":"Asia Pacific Journal of Management","DOI":"10.1007/s10490-008-9110-7","ISSN":"1572-9958","issue":"1","journalAbbreviation":"Asia Pac J Manag","language":"en","note":"</w:instrText>
      </w:r>
      <w:r w:rsidR="003E1984">
        <w:rPr>
          <w:rFonts w:ascii="Apple Color Emoji" w:hAnsi="Apple Color Emoji" w:cs="Apple Color Emoji"/>
        </w:rPr>
        <w:instrText>🏷️</w:instrText>
      </w:r>
      <w:r w:rsidR="003E1984">
        <w:instrText xml:space="preserve"> /reading</w:instrText>
      </w:r>
      <w:r w:rsidR="003E1984">
        <w:rPr>
          <w:rFonts w:hint="eastAsia"/>
        </w:rPr>
        <w:instrText>、</w:instrText>
      </w:r>
      <w:r w:rsidR="003E1984">
        <w:instrText>Research</w:instrText>
      </w:r>
      <w:r w:rsidR="003E1984">
        <w:rPr>
          <w:rFonts w:hint="eastAsia"/>
        </w:rPr>
        <w:instrText>、</w:instrText>
      </w:r>
      <w:r w:rsidR="003E1984">
        <w:rPr>
          <w:rFonts w:ascii="Apple Color Emoji" w:hAnsi="Apple Color Emoji" w:cs="Apple Color Emoji"/>
        </w:rPr>
        <w:instrText>🤖️</w:instrText>
      </w:r>
      <w:r w:rsidR="003E1984">
        <w:rPr>
          <w:rFonts w:hint="eastAsia"/>
        </w:rPr>
        <w:instrText>、</w:instrText>
      </w:r>
      <w:r w:rsidR="003E1984">
        <w:instrText>Competitive dyn</w:instrText>
      </w:r>
      <w:r w:rsidR="003E1984">
        <w:rPr>
          <w:rFonts w:hint="eastAsia"/>
        </w:rPr>
        <w:instrText>amics</w:instrText>
      </w:r>
      <w:r w:rsidR="003E1984">
        <w:rPr>
          <w:rFonts w:hint="eastAsia"/>
        </w:rPr>
        <w:instrText>、</w:instrText>
      </w:r>
      <w:r w:rsidR="003E1984">
        <w:rPr>
          <w:rFonts w:hint="eastAsia"/>
        </w:rPr>
        <w:instrText>Publishing</w:instrText>
      </w:r>
      <w:r w:rsidR="003E1984">
        <w:rPr>
          <w:rFonts w:hint="eastAsia"/>
        </w:rPr>
        <w:instrText>、</w:instrText>
      </w:r>
      <w:r w:rsidR="003E1984">
        <w:rPr>
          <w:rFonts w:hint="eastAsia"/>
        </w:rPr>
        <w:instrText>Strategic management</w:instrText>
      </w:r>
      <w:r w:rsidR="003E1984">
        <w:rPr>
          <w:rFonts w:hint="eastAsia"/>
        </w:rPr>
        <w:instrText>、</w:instrText>
      </w:r>
      <w:r w:rsidR="003E1984">
        <w:rPr>
          <w:rFonts w:hint="eastAsia"/>
        </w:rPr>
        <w:instrText>U.S.-based journal","page":"5-25","source":"9.7 (Q1)","title":"Competitive dynamics research: An insider</w:instrText>
      </w:r>
      <w:r w:rsidR="003E1984">
        <w:rPr>
          <w:rFonts w:hint="eastAsia"/>
        </w:rPr>
        <w:instrText>’</w:instrText>
      </w:r>
      <w:r w:rsidR="003E1984">
        <w:rPr>
          <w:rFonts w:hint="eastAsia"/>
        </w:rPr>
        <w:instrText>s odyssey","title-short":"Competitive dynamics research","URL":"https://doi.org/10.1007/s10490-008-9110-7","volu</w:instrText>
      </w:r>
      <w:r w:rsidR="003E1984">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3E1984">
        <w:rPr>
          <w:rFonts w:hint="eastAsia"/>
        </w:rPr>
        <w:instrText>r research focus on decision makers' persistence irrespective of external cues, we also find that a firm's escalation behavior is decreased by larger rivals' negative performance.</w:instrText>
      </w:r>
      <w:r w:rsidR="003E1984">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3E1984">
        <w:rPr>
          <w:rFonts w:hint="eastAsia"/>
        </w:rPr>
        <w:instrText xml:space="preserve">","archive_location":"109 </w:instrText>
      </w:r>
      <w:r w:rsidR="003E1984">
        <w:rPr>
          <w:rFonts w:ascii="Apple Color Emoji" w:hAnsi="Apple Color Emoji" w:cs="Apple Color Emoji"/>
        </w:rPr>
        <w:instrText>📊</w:instrText>
      </w:r>
      <w:r w:rsidR="003E1984">
        <w:rPr>
          <w:rFonts w:hint="eastAsia"/>
        </w:rPr>
        <w:instrText>","call-number":"1","container-title":"Academy of Manage</w:instrText>
      </w:r>
      <w:r w:rsidR="003E1984">
        <w:instrText>ment Journal","DOI":"10.5465/amj.2011.0869","ISSN":"0001-4273","issue":"1","journalAbbreviation":"AMJ","language":"en","note":"</w:instrText>
      </w:r>
      <w:r w:rsidR="003E1984">
        <w:rPr>
          <w:rFonts w:ascii="Apple Color Emoji" w:hAnsi="Apple Color Emoji" w:cs="Apple Color Emoji"/>
        </w:rPr>
        <w:instrText>🏷️</w:instrText>
      </w:r>
      <w:r w:rsidR="003E1984">
        <w:instrText xml:space="preserve"> /unread</w:instrText>
      </w:r>
      <w:r w:rsidR="003E1984">
        <w:rPr>
          <w:rFonts w:hint="eastAsia"/>
        </w:rPr>
        <w:instrText>、</w:instrText>
      </w:r>
      <w:r w:rsidR="003E1984">
        <w:instrText>imitation</w:instrText>
      </w:r>
      <w:r w:rsidR="003E1984">
        <w:rPr>
          <w:rFonts w:hint="eastAsia"/>
        </w:rPr>
        <w:instrText>、</w:instrText>
      </w:r>
      <w:r w:rsidR="003E1984">
        <w:instrText>competitive dynamics</w:instrText>
      </w:r>
      <w:r w:rsidR="003E1984">
        <w:rPr>
          <w:rFonts w:hint="eastAsia"/>
        </w:rPr>
        <w:instrText>、</w:instrText>
      </w:r>
      <w:r w:rsidR="003E1984">
        <w:instrText>escalation of commitment</w:instrText>
      </w:r>
      <w:r w:rsidR="003E1984">
        <w:rPr>
          <w:rFonts w:hint="eastAsia"/>
        </w:rPr>
        <w:instrText>、</w:instrText>
      </w:r>
      <w:r w:rsidR="003E1984">
        <w:instrText>market entry</w:instrText>
      </w:r>
      <w:r w:rsidR="003E1984">
        <w:rPr>
          <w:rFonts w:hint="eastAsia"/>
        </w:rPr>
        <w:instrText>、</w:instrText>
      </w:r>
      <w:r w:rsidR="003E1984">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3E1984" w:rsidRPr="00E55C5E">
        <w:fldChar w:fldCharType="separate"/>
      </w:r>
      <w:r w:rsidR="003E1984">
        <w:rPr>
          <w:noProof/>
        </w:rPr>
        <w:t>(Chen 2009; Hsieh et al. 2015)</w:t>
      </w:r>
      <w:r w:rsidR="003E1984" w:rsidRPr="00E55C5E">
        <w:fldChar w:fldCharType="end"/>
      </w:r>
      <w:r w:rsidRPr="00AE0684">
        <w:t>, but the operative mechanism here is reuse and redirection: a better AI answer is a better foundation to build on.</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w:t>
      </w:r>
      <w:r w:rsidRPr="00D2526D">
        <w:lastRenderedPageBreak/>
        <w:t>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4E6F1F3C" w:rsidR="00904A3D" w:rsidRPr="00D2526D" w:rsidRDefault="00904A3D" w:rsidP="00D2526D">
      <w:pPr>
        <w:pStyle w:val="Paragraph0"/>
      </w:pPr>
      <w:r w:rsidRPr="00D2526D">
        <w:t>We leverage a randomized field experiment conducted by the platform</w:t>
      </w:r>
      <w:r w:rsidR="00811EFF">
        <w:rPr>
          <w:rFonts w:hint="eastAsia"/>
        </w:rPr>
        <w:t>. B</w:t>
      </w:r>
      <w:r w:rsidRPr="00D2526D">
        <w:t>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4"/>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5"/>
      </w:r>
    </w:p>
    <w:p w14:paraId="1891A3DC" w14:textId="73877060" w:rsidR="00904A3D" w:rsidRPr="00D2526D" w:rsidRDefault="0046583A" w:rsidP="00C92FB9">
      <w:pPr>
        <w:pStyle w:val="Paragraph0"/>
      </w:pPr>
      <w:r w:rsidRPr="0046583A">
        <w:t xml:space="preserve">Figure 3 illustrates a treated question and a control question. </w:t>
      </w:r>
      <w:r w:rsidR="00C92FB9" w:rsidRPr="00C92FB9">
        <w:t>Once the system assigns a new</w:t>
      </w:r>
      <w:r w:rsidR="004F6329">
        <w:rPr>
          <w:rFonts w:hint="eastAsia"/>
        </w:rPr>
        <w:t>ly</w:t>
      </w:r>
      <w:r w:rsidR="00C92FB9" w:rsidRPr="00C92FB9">
        <w:t xml:space="preserve"> posted question to the treatment group, it sends the question to an LLM </w:t>
      </w:r>
      <w:r w:rsidR="00C92FB9">
        <w:rPr>
          <w:rFonts w:hint="eastAsia"/>
        </w:rPr>
        <w:t xml:space="preserve">to generate </w:t>
      </w:r>
      <w:r w:rsidR="00210612">
        <w:rPr>
          <w:rFonts w:hint="eastAsia"/>
        </w:rPr>
        <w:t>an</w:t>
      </w:r>
      <w:r w:rsidR="00C92FB9" w:rsidRPr="00C92FB9">
        <w:t xml:space="preserve"> answer.</w:t>
      </w:r>
      <w:r w:rsidR="00763F8F">
        <w:rPr>
          <w:rStyle w:val="FootnoteReference"/>
        </w:rPr>
        <w:footnoteReference w:id="6"/>
      </w:r>
      <w:r w:rsidR="00C92FB9">
        <w:rPr>
          <w:rFonts w:hint="eastAsia"/>
        </w:rPr>
        <w:t xml:space="preserve"> </w:t>
      </w:r>
      <w:r w:rsidRPr="0046583A">
        <w:t xml:space="preserve">The LLM computation </w:t>
      </w:r>
      <w:r w:rsidR="00AC1439">
        <w:rPr>
          <w:rFonts w:hint="eastAsia"/>
        </w:rPr>
        <w:t>may introduce</w:t>
      </w:r>
      <w:r w:rsidRPr="0046583A">
        <w:t xml:space="preserve"> a small delay, within minutes, between the question </w:t>
      </w:r>
      <w:r w:rsidR="00AC1439">
        <w:rPr>
          <w:rFonts w:hint="eastAsia"/>
        </w:rPr>
        <w:t>posting</w:t>
      </w:r>
      <w:r w:rsidRPr="0046583A">
        <w:t xml:space="preserve"> and the </w:t>
      </w:r>
      <w:r w:rsidR="00AC1439">
        <w:rPr>
          <w:rFonts w:hint="eastAsia"/>
        </w:rPr>
        <w:t>arrival</w:t>
      </w:r>
      <w:r w:rsidRPr="0046583A">
        <w:t xml:space="preserve"> of the AI answer. This delay is negligible relative to human response latency, as the first human answer appears after 22.067 hours on average. </w:t>
      </w:r>
      <w:r w:rsidR="00C37CA5" w:rsidRPr="00C37CA5">
        <w:t xml:space="preserve">The AI answer is not interleaved with human answers according to posting time; instead, it is anchored </w:t>
      </w:r>
      <w:r w:rsidR="00C37CA5" w:rsidRPr="00C37CA5">
        <w:lastRenderedPageBreak/>
        <w:t xml:space="preserve">to the top of the answer list. </w:t>
      </w:r>
      <w:r w:rsidR="00904A3D" w:rsidRPr="00D2526D">
        <w:t xml:space="preserve">Community members may answer regardless of whether an AI answer is present. When one exists, the question page initially shows only its first two lines; clicking </w:t>
      </w:r>
      <w:r w:rsidR="00904A3D">
        <w:t>“</w:t>
      </w:r>
      <w:r w:rsidR="00904A3D" w:rsidRPr="00D2526D">
        <w:t>View More</w:t>
      </w:r>
      <w:r w:rsidR="00904A3D">
        <w:t>”</w:t>
      </w:r>
      <w:r w:rsidR="00904A3D" w:rsidRPr="00D2526D">
        <w:t xml:space="preserve"> opens a pop-up window labeled </w:t>
      </w:r>
      <w:r w:rsidR="00904A3D">
        <w:t>“</w:t>
      </w:r>
      <w:r w:rsidR="00904A3D" w:rsidRPr="00D2526D">
        <w:t>AI Answers</w:t>
      </w:r>
      <w:r w:rsidR="00904A3D">
        <w:t>”</w:t>
      </w:r>
      <w:r w:rsidR="00904A3D"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78F0211F"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w:t>
      </w:r>
      <w:r w:rsidR="00DC4C6C" w:rsidRPr="00DC4C6C">
        <w:rPr>
          <w:color w:val="000000"/>
        </w:rPr>
        <w:t>collected</w:t>
      </w:r>
      <w:r w:rsidR="00DC4C6C">
        <w:rPr>
          <w:rFonts w:hint="eastAsia"/>
          <w:color w:val="000000"/>
        </w:rPr>
        <w:t xml:space="preserve"> </w:t>
      </w:r>
      <w:r w:rsidR="007907F2">
        <w:rPr>
          <w:rFonts w:hint="eastAsia"/>
          <w:color w:val="000000"/>
        </w:rPr>
        <w:t>pre-treatment</w:t>
      </w:r>
      <w:r w:rsidR="007907F2" w:rsidRPr="00904A3D">
        <w:rPr>
          <w:color w:val="000000"/>
        </w:rPr>
        <w:t xml:space="preserve"> </w:t>
      </w:r>
      <w:r w:rsidR="007907F2">
        <w:rPr>
          <w:rFonts w:hint="eastAsia"/>
          <w:color w:val="000000"/>
        </w:rPr>
        <w:t xml:space="preserve">data </w:t>
      </w:r>
      <w:r w:rsidR="00904A3D" w:rsidRPr="00904A3D">
        <w:rPr>
          <w:color w:val="000000"/>
        </w:rPr>
        <w:lastRenderedPageBreak/>
        <w:t xml:space="preserve">where needed for </w:t>
      </w:r>
      <w:r w:rsidR="00904A3D">
        <w:rPr>
          <w:rFonts w:hint="eastAsia"/>
          <w:color w:val="000000"/>
        </w:rPr>
        <w:t>additional</w:t>
      </w:r>
      <w:r w:rsidR="00904A3D" w:rsidRPr="00904A3D">
        <w:rPr>
          <w:color w:val="000000"/>
        </w:rPr>
        <w:t xml:space="preserve"> analyses</w:t>
      </w:r>
      <w:r w:rsidR="007907F2">
        <w:rPr>
          <w:rFonts w:hint="eastAsia"/>
          <w:color w:val="000000"/>
        </w:rPr>
        <w:t xml:space="preserve"> (e.g., the spillover test in Section 6.4.3)</w:t>
      </w:r>
      <w:r w:rsidR="00904A3D" w:rsidRPr="00904A3D">
        <w:rPr>
          <w:color w:val="000000"/>
        </w:rPr>
        <w:t>.</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710118F7"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(full observation window)</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5227A767" w:rsidR="000330CA" w:rsidRPr="00261E78" w:rsidRDefault="000330CA" w:rsidP="000330CA">
      <w:pPr>
        <w:pStyle w:val="Notes"/>
      </w:pPr>
      <w:r w:rsidRPr="00261E78">
        <w:t xml:space="preserve">Notes: 1. Columns 2-4 present the means,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lastRenderedPageBreak/>
        <w:t>Verifying Random Assignment</w:t>
      </w:r>
    </w:p>
    <w:p w14:paraId="3577175F" w14:textId="7C5C3199"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r w:rsidR="001C4E9A">
        <w:rPr>
          <w:rFonts w:hint="eastAsia"/>
        </w:rPr>
        <w:t xml:space="preserve">; </w:t>
      </w:r>
      <w:r w:rsidR="001C4E9A" w:rsidRPr="00D2526D">
        <w:t xml:space="preserve">see Online Appendix </w:t>
      </w:r>
      <w:r w:rsidR="00D42624">
        <w:rPr>
          <w:rFonts w:hint="eastAsia"/>
        </w:rPr>
        <w:t>C</w:t>
      </w:r>
      <w:r w:rsidR="00E32405">
        <w:rPr>
          <w:rFonts w:hint="eastAsia"/>
        </w:rPr>
        <w:t xml:space="preserve"> for LLM-based quality measure details and validation tests</w:t>
      </w:r>
      <w:r w:rsidR="001C4E9A" w:rsidRPr="00261E78">
        <w:rPr>
          <w:rFonts w:hint="eastAsia"/>
        </w:rPr>
        <w:t>)</w:t>
      </w:r>
      <w:r w:rsidR="001C4E9A" w:rsidRPr="00261E78">
        <w:fldChar w:fldCharType="end"/>
      </w:r>
      <w:r w:rsidRPr="00D2526D">
        <w:t>, and we account for question category and posting time.</w:t>
      </w:r>
    </w:p>
    <w:p w14:paraId="778E7F7E" w14:textId="0EC7B046"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0"/>
    <w:bookmarkEnd w:id="16"/>
    <w:bookmarkEnd w:id="17"/>
    <w:bookmarkEnd w:id="18"/>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2F33AAA2"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w:t>
      </w:r>
      <w:r w:rsidR="00A73539" w:rsidRPr="00A73539">
        <w:t>receives within seven days of posting</w:t>
      </w:r>
      <w:r w:rsidR="0014752F" w:rsidRPr="00015210">
        <w:t xml:space="preserve">,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3D01E41B"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 </w:t>
      </w:r>
      <w:r w:rsidR="00954DD3" w:rsidRPr="00015210">
        <w:t xml:space="preserve">We </w:t>
      </w:r>
      <w:r w:rsidR="00954DD3" w:rsidRPr="00015210">
        <w:lastRenderedPageBreak/>
        <w:t>employ an LLM to generate the quality measure. The detailed generati</w:t>
      </w:r>
      <w:r w:rsidR="001C3581">
        <w:rPr>
          <w:rFonts w:hint="eastAsia"/>
        </w:rPr>
        <w:t>on</w:t>
      </w:r>
      <w:r w:rsidR="00954DD3" w:rsidRPr="00015210">
        <w:t xml:space="preserve"> procedure and its validity assessment are provided in Online Appendix </w:t>
      </w:r>
      <w:r w:rsidR="00D42624">
        <w:rPr>
          <w:rFonts w:hint="eastAsia"/>
        </w:rPr>
        <w:t>C</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6C25D2CE"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w:t>
      </w:r>
      <w:r w:rsidR="00326B32">
        <w:t xml:space="preserve"> </w:t>
      </w:r>
      <w:r w:rsidRPr="00015210">
        <w:t xml:space="preserve">dimensions.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pPr>
      <w:r>
        <w:rPr>
          <w:rFonts w:hint="eastAsia"/>
        </w:rPr>
        <w:t>We model the impact of the AI answer as follows:</w:t>
      </w:r>
    </w:p>
    <w:p w14:paraId="521D0DCB" w14:textId="77777777" w:rsidR="0045239F" w:rsidRPr="00015210" w:rsidRDefault="00000000" w:rsidP="0045239F">
      <w:pPr>
        <w:pStyle w:val="Paragraph0"/>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(1)</w:t>
      </w:r>
    </w:p>
    <w:p w14:paraId="3FA70029" w14:textId="470EDCE0" w:rsidR="0045239F" w:rsidRDefault="0045239F" w:rsidP="0045239F">
      <w:pPr>
        <w:pStyle w:val="Paragraph0"/>
      </w:pPr>
      <w:r w:rsidRPr="00015210">
        <w:t xml:space="preserve">where </w:t>
      </w:r>
      <w:r w:rsidRPr="00015210">
        <w:rPr>
          <w:i/>
          <w:iCs/>
        </w:rPr>
        <w:t>i</w:t>
      </w:r>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15210">
        <w:t xml:space="preserve"> is one of our two outcomes: the logarithm of the number of human answers received by question </w:t>
      </w:r>
      <m:oMath>
        <m:r>
          <w:rPr>
            <w:rFonts w:ascii="Cambria Math" w:hAnsi="Cambria Math"/>
          </w:rPr>
          <m:t>i</m:t>
        </m:r>
      </m:oMath>
      <w:r w:rsidRPr="00015210">
        <w:t xml:space="preserve"> 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r>
        <w:rPr>
          <w:rFonts w:hint="eastAsia"/>
        </w:rPr>
        <w:t xml:space="preserve">The impact of the AI answer,  </w:t>
      </w:r>
      <m:oMath>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oMath>
      <w:r>
        <w:rPr>
          <w:rFonts w:hint="eastAsia"/>
          <w:szCs w:val="24"/>
        </w:rPr>
        <w:t xml:space="preserve">, </w:t>
      </w:r>
      <w:r>
        <w:rPr>
          <w:rFonts w:hint="eastAsia"/>
        </w:rPr>
        <w:t>is a function of its length and quality:</w:t>
      </w:r>
    </w:p>
    <w:p w14:paraId="7DA73D3D" w14:textId="77777777" w:rsidR="004F4DC3" w:rsidRPr="004F4DC3" w:rsidRDefault="00000000" w:rsidP="004F4DC3">
      <w:pPr>
        <w:widowControl w:val="0"/>
        <w:spacing w:line="480" w:lineRule="auto"/>
        <w:ind w:firstLine="533"/>
        <w:jc w:val="right"/>
        <w:rPr>
          <w:rFonts w:eastAsia="SimSun"/>
        </w:rPr>
      </w:pPr>
      <m:oMath>
        <m:sSub>
          <m:sSubPr>
            <m:ctrlPr>
              <w:rPr>
                <w:rFonts w:ascii="Cambria Math" w:eastAsia="SimSun" w:hAnsi="Cambria Math"/>
                <w:szCs w:val="22"/>
              </w:rPr>
            </m:ctrlPr>
          </m:sSubPr>
          <m:e>
            <m:r>
              <w:rPr>
                <w:rFonts w:ascii="Cambria Math" w:eastAsia="SimSun" w:hAnsi="Cambria Math"/>
              </w:rPr>
              <m:t>δ</m:t>
            </m:r>
          </m:e>
          <m:sub>
            <m:r>
              <w:rPr>
                <w:rFonts w:ascii="Cambria Math" w:eastAsia="SimSun" w:hAnsi="Cambria Math"/>
                <w:szCs w:val="22"/>
              </w:rPr>
              <m:t>1</m:t>
            </m:r>
          </m:sub>
        </m:sSub>
        <m:r>
          <w:rPr>
            <w:rFonts w:ascii="Cambria Math" w:eastAsia="SimSun" w:hAnsi="Cambria Math"/>
          </w:rPr>
          <m:t>=</m:t>
        </m:r>
        <m:sSub>
          <m:sSubPr>
            <m:ctrlPr>
              <w:rPr>
                <w:rFonts w:ascii="Cambria Math" w:eastAsia="SimSun" w:hAnsi="Cambria Math"/>
                <w:szCs w:val="22"/>
              </w:rPr>
            </m:ctrlPr>
          </m:sSubPr>
          <m:e>
            <m:r>
              <w:rPr>
                <w:rFonts w:ascii="Cambria Math" w:hAnsi="Cambria Math"/>
              </w:rPr>
              <m:t>β</m:t>
            </m:r>
          </m:e>
          <m:sub>
            <m:r>
              <w:rPr>
                <w:rFonts w:ascii="Cambria Math" w:eastAsia="SimSun" w:hAnsi="Cambria Math"/>
                <w:szCs w:val="22"/>
              </w:rPr>
              <m:t>1</m:t>
            </m:r>
          </m:sub>
        </m:sSub>
        <m:r>
          <w:rPr>
            <w:rFonts w:ascii="Cambria Math" w:eastAsia="SimSun" w:hAnsi="Cambria Math"/>
          </w:rPr>
          <m:t>+</m:t>
        </m:r>
        <m:sSub>
          <m:sSubPr>
            <m:ctrlPr>
              <w:rPr>
                <w:rFonts w:ascii="Cambria Math" w:eastAsia="SimSun" w:hAnsi="Cambria Math"/>
                <w:szCs w:val="22"/>
              </w:rPr>
            </m:ctrlPr>
          </m:sSubPr>
          <m:e>
            <m:r>
              <w:rPr>
                <w:rFonts w:ascii="Cambria Math" w:hAnsi="Cambria Math"/>
              </w:rPr>
              <m:t>β</m:t>
            </m:r>
          </m:e>
          <m:sub>
            <m:r>
              <w:rPr>
                <w:rFonts w:ascii="Cambria Math" w:eastAsia="SimSun" w:hAnsi="Cambria Math"/>
                <w:szCs w:val="22"/>
              </w:rPr>
              <m:t>2</m:t>
            </m:r>
          </m:sub>
        </m:sSub>
        <m:r>
          <w:rPr>
            <w:rFonts w:ascii="Cambria Math" w:eastAsia="SimSun" w:hAnsi="Cambria Math"/>
          </w:rPr>
          <m:t>*Length+</m:t>
        </m:r>
        <m:sSub>
          <m:sSubPr>
            <m:ctrlPr>
              <w:rPr>
                <w:rFonts w:ascii="Cambria Math" w:eastAsia="SimSun" w:hAnsi="Cambria Math"/>
                <w:szCs w:val="22"/>
              </w:rPr>
            </m:ctrlPr>
          </m:sSubPr>
          <m:e>
            <m:r>
              <w:rPr>
                <w:rFonts w:ascii="Cambria Math" w:hAnsi="Cambria Math"/>
              </w:rPr>
              <m:t>β</m:t>
            </m:r>
          </m:e>
          <m:sub>
            <m:r>
              <w:rPr>
                <w:rFonts w:ascii="Cambria Math" w:eastAsia="SimSun" w:hAnsi="Cambria Math"/>
                <w:szCs w:val="22"/>
              </w:rPr>
              <m:t>3</m:t>
            </m:r>
          </m:sub>
        </m:sSub>
        <m:r>
          <w:rPr>
            <w:rFonts w:ascii="Cambria Math" w:eastAsia="SimSun" w:hAnsi="Cambria Math"/>
          </w:rPr>
          <m:t>*Quality</m:t>
        </m:r>
      </m:oMath>
      <w:r w:rsidR="004F4DC3" w:rsidRPr="002C42FF">
        <w:rPr>
          <w:rFonts w:eastAsia="SimSun"/>
        </w:rPr>
        <w:t xml:space="preserve">                                   (2)</w:t>
      </w:r>
    </w:p>
    <w:p w14:paraId="0597DE5B" w14:textId="2C92A672" w:rsidR="0045239F" w:rsidRPr="007A1BDC" w:rsidRDefault="0045239F" w:rsidP="0045239F">
      <w:pPr>
        <w:pStyle w:val="Paragraph0"/>
      </w:pPr>
      <w:r>
        <w:rPr>
          <w:rFonts w:hint="eastAsia"/>
          <w:szCs w:val="24"/>
        </w:rPr>
        <w:t xml:space="preserve">where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1</m:t>
            </m:r>
          </m:sub>
        </m:sSub>
      </m:oMath>
      <w:r>
        <w:rPr>
          <w:rFonts w:hint="eastAsia"/>
          <w:szCs w:val="24"/>
        </w:rPr>
        <w:t xml:space="preserve"> captures the level effect of the AI </w:t>
      </w:r>
      <w:r w:rsidR="007E3103">
        <w:rPr>
          <w:szCs w:val="24"/>
        </w:rPr>
        <w:t>label</w:t>
      </w:r>
      <w:r>
        <w:rPr>
          <w:rFonts w:hint="eastAsia"/>
          <w:szCs w:val="24"/>
        </w:rPr>
        <w:t xml:space="preserve">,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2</m:t>
            </m:r>
          </m:sub>
        </m:sSub>
      </m:oMath>
      <w:r>
        <w:rPr>
          <w:rFonts w:hint="eastAsia"/>
          <w:szCs w:val="24"/>
        </w:rPr>
        <w:t xml:space="preserve"> captures how the AI effect varies with its length, and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3</m:t>
            </m:r>
          </m:sub>
        </m:sSub>
      </m:oMath>
      <w:r>
        <w:rPr>
          <w:rFonts w:hint="eastAsia"/>
          <w:szCs w:val="24"/>
        </w:rPr>
        <w:t xml:space="preserve"> captures how the AI effect varies with its quality. </w:t>
      </w:r>
      <w:r w:rsidR="007E3103">
        <w:rPr>
          <w:szCs w:val="24"/>
        </w:rPr>
        <w:t>Substituting</w:t>
      </w:r>
      <w:r>
        <w:rPr>
          <w:rFonts w:hint="eastAsia"/>
          <w:szCs w:val="24"/>
        </w:rPr>
        <w:t xml:space="preserve"> Equation 2 into Equation 1</w:t>
      </w:r>
      <w:r w:rsidR="007E3103">
        <w:rPr>
          <w:szCs w:val="24"/>
        </w:rPr>
        <w:t xml:space="preserve"> yields</w:t>
      </w:r>
      <w:r>
        <w:rPr>
          <w:rFonts w:hint="eastAsia"/>
          <w:szCs w:val="24"/>
        </w:rPr>
        <w:t>:</w:t>
      </w:r>
    </w:p>
    <w:p w14:paraId="2E39F8CA" w14:textId="11082DBF" w:rsidR="0045239F" w:rsidRPr="00015210" w:rsidRDefault="00000000" w:rsidP="0045239F">
      <w:pPr>
        <w:spacing w:before="100" w:beforeAutospacing="1" w:after="100" w:afterAutospacing="1"/>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(3)</w:t>
      </w:r>
    </w:p>
    <w:p w14:paraId="3D1B8B18" w14:textId="3EE27A09"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w:t>
      </w:r>
      <w:r w:rsidR="00954DD3" w:rsidRPr="00015210">
        <w:lastRenderedPageBreak/>
        <w:t>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9" w:name="OLE_LINK18"/>
      <w:r w:rsidRPr="00015210">
        <w:t>How the Effect on Answer Supply Varies with the AI Answer</w:t>
      </w:r>
    </w:p>
    <w:p w14:paraId="56ED8B1F" w14:textId="77777777" w:rsidR="001C3581" w:rsidRPr="00D2526D" w:rsidRDefault="001C3581" w:rsidP="00D2526D">
      <w:pPr>
        <w:pStyle w:val="Paragraph0"/>
      </w:pPr>
      <w:bookmarkStart w:id="20"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579B608D" w:rsidR="00A20131" w:rsidRPr="00015210" w:rsidRDefault="00797DC6" w:rsidP="00797DC6">
      <w:pPr>
        <w:pStyle w:val="Notes"/>
      </w:pPr>
      <w:r w:rsidRPr="00015210">
        <w:t xml:space="preserve">Notes. </w:t>
      </w:r>
      <w:r w:rsidR="00BE35AC">
        <w:rPr>
          <w:rFonts w:hint="eastAsia"/>
        </w:rPr>
        <w:t xml:space="preserve">1.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00BE35AC">
        <w:br/>
      </w:r>
      <w:r w:rsidR="00BE35AC">
        <w:rPr>
          <w:rFonts w:hint="eastAsia"/>
        </w:rPr>
        <w:t xml:space="preserve">2. </w:t>
      </w:r>
      <w:r w:rsidRPr="00015210">
        <w:t xml:space="preserve">Column 2 has fewer observations than Column 1 </w:t>
      </w:r>
      <w:r w:rsidR="001165F9" w:rsidRPr="001165F9">
        <w:t xml:space="preserve">because the LLM </w:t>
      </w:r>
      <w:r w:rsidR="001165F9">
        <w:rPr>
          <w:rFonts w:hint="eastAsia"/>
        </w:rPr>
        <w:t xml:space="preserve">declined to provide the assessment for </w:t>
      </w:r>
      <w:r w:rsidR="007E3103">
        <w:t>one</w:t>
      </w:r>
      <w:r w:rsidR="001165F9">
        <w:rPr>
          <w:rFonts w:hint="eastAsia"/>
        </w:rPr>
        <w:t xml:space="preserve"> AI answer.</w:t>
      </w:r>
      <w:r w:rsidR="001165F9" w:rsidRPr="001165F9" w:rsidDel="001165F9">
        <w:t xml:space="preserve"> </w:t>
      </w:r>
      <w:r w:rsidR="001165F9" w:rsidRPr="001165F9">
        <w:t xml:space="preserve">Columns 3 and 4 are estimated on questions with a first human answer and the required first-human-answer-quality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w:t>
      </w:r>
      <w:r w:rsidR="001C3581" w:rsidRPr="001C3581">
        <w:rPr>
          <w:rFonts w:eastAsia="Times New Roman"/>
          <w:color w:val="000000"/>
          <w:szCs w:val="24"/>
        </w:rPr>
        <w:lastRenderedPageBreak/>
        <w:t xml:space="preserve">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493BC12B"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bookmarkEnd w:id="19"/>
    <w:p w14:paraId="2100D34E" w14:textId="716C989A" w:rsidR="00B51AB5" w:rsidRPr="00015210" w:rsidRDefault="00B51AB5" w:rsidP="0049010E">
      <w:pPr>
        <w:pStyle w:val="Heading2"/>
      </w:pPr>
      <w:r w:rsidRPr="00015210">
        <w:t>How the Effect on Answer Quality Varies with the AI Answer</w:t>
      </w:r>
    </w:p>
    <w:p w14:paraId="3F6CA7BF" w14:textId="178F2DAE" w:rsidR="00B51AB5" w:rsidRPr="00015210" w:rsidRDefault="00B51AB5" w:rsidP="00B76B85">
      <w:pPr>
        <w:pStyle w:val="Paragraph0"/>
      </w:pPr>
      <w:r w:rsidRPr="00015210">
        <w:t xml:space="preserve">Columns 3 and 4 </w:t>
      </w:r>
      <w:r w:rsidR="00745A6A">
        <w:t xml:space="preserve">of Table 3 </w:t>
      </w:r>
      <w:r w:rsidR="007E3103">
        <w:t>examine</w:t>
      </w:r>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21C832F3"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w:t>
      </w:r>
      <w:r w:rsidR="007E3103">
        <w:rPr>
          <w:rFonts w:eastAsia="Times New Roman"/>
          <w:color w:val="000000"/>
          <w:szCs w:val="24"/>
        </w:rPr>
        <w:t>. O</w:t>
      </w:r>
      <w:r w:rsidR="001C3581" w:rsidRPr="001C3581">
        <w:rPr>
          <w:rFonts w:eastAsia="Times New Roman"/>
          <w:color w:val="000000"/>
          <w:szCs w:val="24"/>
        </w:rPr>
        <w:t xml:space="preserve">nce a contributor has committed to answering and engages with the content, </w:t>
      </w:r>
      <w:r w:rsidR="007E3103">
        <w:rPr>
          <w:rFonts w:eastAsia="Times New Roman"/>
          <w:color w:val="000000"/>
          <w:szCs w:val="24"/>
        </w:rPr>
        <w:t>their answer</w:t>
      </w:r>
      <w:r w:rsidR="001C3581" w:rsidRPr="001C3581">
        <w:rPr>
          <w:rFonts w:eastAsia="Times New Roman"/>
          <w:color w:val="000000"/>
          <w:szCs w:val="24"/>
        </w:rPr>
        <w:t xml:space="preserve"> is calibrated to the </w:t>
      </w:r>
      <w:r w:rsidR="007E3103">
        <w:rPr>
          <w:rFonts w:eastAsia="Times New Roman"/>
          <w:color w:val="000000"/>
          <w:szCs w:val="24"/>
        </w:rPr>
        <w:t>quality of the AI answer</w:t>
      </w:r>
      <w:r w:rsidR="001C3581" w:rsidRPr="001C3581">
        <w:rPr>
          <w:rFonts w:eastAsia="Times New Roman"/>
          <w:color w:val="000000"/>
          <w:szCs w:val="24"/>
        </w:rPr>
        <w:t xml:space="preserve"> rather than to the abstract source cue. As with our other null predictions, we treat this as an absence of evidence for a label effect on quality </w:t>
      </w:r>
      <w:r w:rsidR="001C3581" w:rsidRPr="001C3581">
        <w:rPr>
          <w:rFonts w:eastAsia="Times New Roman"/>
          <w:color w:val="000000"/>
          <w:szCs w:val="24"/>
        </w:rPr>
        <w:lastRenderedPageBreak/>
        <w:t>rather than proof of an exact zero.</w:t>
      </w:r>
    </w:p>
    <w:p w14:paraId="1191BDC0" w14:textId="1857511F"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10C360F8" w:rsidR="002F3285" w:rsidRDefault="00B51AB5" w:rsidP="002F3285">
      <w:pPr>
        <w:pStyle w:val="Paragraph0"/>
      </w:pPr>
      <w:bookmarkStart w:id="21"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r w:rsidR="00472D08" w:rsidRPr="00325599">
        <w:t>The interaction between the AI indicator and AI answer quality is positive and significant (0.114, p &lt; 0.01): the higher the quality of the AI answer, the higher the quality of the human answer that follows. This is consistent with our account, in which a stronger AI answer gives the contributor a better foundation to build on and raises the quality of the resulting human answer. H6 is therefore supported.</w:t>
      </w:r>
      <w:r w:rsidR="000728F4" w:rsidRPr="000728F4">
        <w:t xml:space="preserve"> </w:t>
      </w:r>
    </w:p>
    <w:bookmarkEnd w:id="21"/>
    <w:p w14:paraId="7C63F95A" w14:textId="568D8BCC" w:rsidR="001C3581" w:rsidRDefault="002F3285" w:rsidP="0049010E">
      <w:pPr>
        <w:pStyle w:val="Heading2"/>
        <w:rPr>
          <w:color w:val="000000"/>
          <w:sz w:val="22"/>
        </w:rPr>
      </w:pPr>
      <w:r w:rsidRPr="00015210">
        <w:t>The Pattern as a Whole</w:t>
      </w:r>
    </w:p>
    <w:p w14:paraId="47A650FC" w14:textId="6D39FA58" w:rsidR="001C3581" w:rsidRPr="00D2526D" w:rsidRDefault="001C3581" w:rsidP="00AE0684">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sidR="00472D08">
        <w:t>crafting</w:t>
      </w:r>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01CFB30F" w:rsidR="00767B04" w:rsidRPr="00015210" w:rsidRDefault="00767B04" w:rsidP="00E83740">
            <w:pPr>
              <w:jc w:val="center"/>
              <w:rPr>
                <w:b/>
                <w:bCs/>
              </w:rPr>
            </w:pPr>
            <w:r w:rsidRPr="00015210">
              <w:rPr>
                <w:b/>
                <w:bCs/>
              </w:rPr>
              <w:t>Answer quality (</w:t>
            </w:r>
            <w:r w:rsidR="00FE2E50">
              <w:rPr>
                <w:rFonts w:hint="eastAsia"/>
                <w:b/>
                <w:bCs/>
              </w:rPr>
              <w:t>crafting</w:t>
            </w:r>
            <w:r w:rsidRPr="00015210">
              <w:rPr>
                <w:b/>
                <w:bCs/>
              </w:rPr>
              <w: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8A0D3D7" w:rsidR="00276913" w:rsidRDefault="001C3581" w:rsidP="00AE0684">
      <w:pPr>
        <w:pStyle w:val="Paragraph0"/>
      </w:pPr>
      <w:r w:rsidRPr="00D2526D">
        <w:lastRenderedPageBreak/>
        <w:t>The results show a clear separation between System 1 and System 2 processing in</w:t>
      </w:r>
      <w:r>
        <w:rPr>
          <w:rFonts w:hint="eastAsia"/>
        </w:rPr>
        <w:t xml:space="preserve"> </w:t>
      </w:r>
      <w:r w:rsidR="00472D08">
        <w:t xml:space="preserve">the </w:t>
      </w:r>
      <w:r w:rsidRPr="00D2526D">
        <w:t xml:space="preserve">entry and </w:t>
      </w:r>
      <w:r w:rsidR="00472D08">
        <w:t>crafting</w:t>
      </w:r>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reading follows the decision to enter, so </w:t>
      </w:r>
      <w:r w:rsidR="00472D08">
        <w:t xml:space="preserve">the </w:t>
      </w:r>
      <w:r w:rsidRPr="00D2526D">
        <w:t>quality</w:t>
      </w:r>
      <w:r w:rsidR="00472D08">
        <w:t xml:space="preserve"> of the AI answer</w:t>
      </w:r>
      <w:r w:rsidRPr="00D2526D">
        <w:t xml:space="preserve"> shapes </w:t>
      </w:r>
      <w:r w:rsidR="00472D08">
        <w:t>the human answer</w:t>
      </w:r>
      <w:r w:rsidRPr="00D2526D">
        <w:t xml:space="preserve"> (H6).</w:t>
      </w:r>
    </w:p>
    <w:p w14:paraId="3F9A4084" w14:textId="419FD474" w:rsidR="001C3581" w:rsidRPr="00D2526D" w:rsidRDefault="001C3581" w:rsidP="00AE0684">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7CEBBDF6" w:rsidR="004429AB" w:rsidRPr="00015210" w:rsidRDefault="00AA69A0" w:rsidP="00D2526D">
      <w:pPr>
        <w:pStyle w:val="Paragraph0"/>
        <w:spacing w:line="360" w:lineRule="auto"/>
        <w:ind w:firstLine="0"/>
        <w:jc w:val="center"/>
      </w:pPr>
      <w:bookmarkStart w:id="22" w:name="OLE_LINK15"/>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0"/>
                    <a:stretch>
                      <a:fillRect/>
                    </a:stretch>
                  </pic:blipFill>
                  <pic:spPr>
                    <a:xfrm>
                      <a:off x="0" y="0"/>
                      <a:ext cx="5943600" cy="2940685"/>
                    </a:xfrm>
                    <a:prstGeom prst="rect">
                      <a:avLst/>
                    </a:prstGeom>
                  </pic:spPr>
                </pic:pic>
              </a:graphicData>
            </a:graphic>
          </wp:inline>
        </w:drawing>
      </w:r>
    </w:p>
    <w:p w14:paraId="580F2DA7" w14:textId="056F23A3"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 xml:space="preserve">These results also show a platform where its choices matter. Over the range we observe, it is length, not quality, that suppresses entry. The practical implication is that the benefits of </w:t>
      </w:r>
      <w:r w:rsidRPr="00D2526D">
        <w:lastRenderedPageBreak/>
        <w:t>quality are realized when the AI system is made better without being made longer.</w:t>
      </w:r>
    </w:p>
    <w:p w14:paraId="7A1A564E" w14:textId="2A3A21DF" w:rsidR="00276913" w:rsidRPr="00D2526D" w:rsidRDefault="00276913" w:rsidP="00D2526D">
      <w:pPr>
        <w:pStyle w:val="Paragraph0"/>
      </w:pPr>
      <w:r w:rsidRPr="00D2526D">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AI-generated text </w:t>
      </w:r>
      <w:r w:rsidR="00472D08">
        <w:t>can be</w:t>
      </w:r>
      <w:r w:rsidRPr="00D2526D">
        <w:t xml:space="preserve">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53CBCA04" w14:textId="77777777" w:rsidR="00C816AB" w:rsidRPr="00015210" w:rsidRDefault="00C816AB" w:rsidP="0049010E">
      <w:pPr>
        <w:pStyle w:val="Heading2"/>
        <w:rPr>
          <w:rFonts w:eastAsiaTheme="minorEastAsia"/>
        </w:rPr>
      </w:pPr>
      <w:bookmarkStart w:id="23" w:name="_Hlk176369668"/>
      <w:bookmarkStart w:id="24" w:name="OLE_LINK16"/>
      <w:bookmarkEnd w:id="20"/>
      <w:bookmarkEnd w:id="22"/>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w:t>
      </w:r>
      <w:r w:rsidR="00151A30" w:rsidRPr="00015210">
        <w:lastRenderedPageBreak/>
        <w:t xml:space="preserve">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5F311EDB"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25" w:name="_Ref210225085"/>
      <w:r w:rsidRPr="00015210">
        <w:t xml:space="preserve">Table </w:t>
      </w:r>
      <w:bookmarkEnd w:id="25"/>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
      <w:tblGrid>
        <w:gridCol w:w="1991"/>
        <w:gridCol w:w="2779"/>
        <w:gridCol w:w="914"/>
        <w:gridCol w:w="864"/>
        <w:gridCol w:w="864"/>
        <w:gridCol w:w="1948"/>
      </w:tblGrid>
      <w:tr w:rsidR="00D61EA7" w:rsidRPr="00015210" w14:paraId="346EE0F5" w14:textId="532EE4E3" w:rsidTr="00DD72E7">
        <w:trPr>
          <w:jc w:val="center"/>
        </w:trPr>
        <w:tc>
          <w:tcPr>
            <w:tcW w:w="1991" w:type="dxa"/>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779"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914" w:type="dxa"/>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64" w:type="dxa"/>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64" w:type="dxa"/>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48"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D72E7">
        <w:trPr>
          <w:jc w:val="center"/>
        </w:trPr>
        <w:tc>
          <w:tcPr>
            <w:tcW w:w="1991" w:type="dxa"/>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779"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914" w:type="dxa"/>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48"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D72E7">
        <w:trPr>
          <w:jc w:val="center"/>
        </w:trPr>
        <w:tc>
          <w:tcPr>
            <w:tcW w:w="1991" w:type="dxa"/>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779"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2642" w:type="dxa"/>
            <w:gridSpan w:val="3"/>
            <w:tcBorders>
              <w:top w:val="nil"/>
              <w:left w:val="nil"/>
              <w:bottom w:val="single" w:sz="4" w:space="0" w:color="auto"/>
              <w:right w:val="nil"/>
            </w:tcBorders>
            <w:tcMar>
              <w:top w:w="15" w:type="dxa"/>
              <w:left w:w="15" w:type="dxa"/>
              <w:bottom w:w="0" w:type="dxa"/>
              <w:right w:w="15" w:type="dxa"/>
            </w:tcMar>
            <w:hideMark/>
          </w:tcPr>
          <w:p w14:paraId="6E51F0E1" w14:textId="7A79A4F3"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48"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DD72E7">
        <w:trPr>
          <w:jc w:val="center"/>
        </w:trPr>
        <w:tc>
          <w:tcPr>
            <w:tcW w:w="1991" w:type="dxa"/>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79"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914" w:type="dxa"/>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48"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D72E7">
        <w:trPr>
          <w:jc w:val="center"/>
        </w:trPr>
        <w:tc>
          <w:tcPr>
            <w:tcW w:w="1991" w:type="dxa"/>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914" w:type="dxa"/>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64" w:type="dxa"/>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64" w:type="dxa"/>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48"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D72E7">
        <w:trPr>
          <w:jc w:val="center"/>
        </w:trPr>
        <w:tc>
          <w:tcPr>
            <w:tcW w:w="1991" w:type="dxa"/>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79"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914" w:type="dxa"/>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48"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D72E7">
        <w:trPr>
          <w:jc w:val="center"/>
        </w:trPr>
        <w:tc>
          <w:tcPr>
            <w:tcW w:w="1991" w:type="dxa"/>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914" w:type="dxa"/>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64" w:type="dxa"/>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64" w:type="dxa"/>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48"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D72E7">
        <w:trPr>
          <w:jc w:val="center"/>
        </w:trPr>
        <w:tc>
          <w:tcPr>
            <w:tcW w:w="1991" w:type="dxa"/>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79"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914" w:type="dxa"/>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48"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D72E7">
        <w:trPr>
          <w:jc w:val="center"/>
        </w:trPr>
        <w:tc>
          <w:tcPr>
            <w:tcW w:w="1991" w:type="dxa"/>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779"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914" w:type="dxa"/>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48"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779"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779"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D72E7">
        <w:trPr>
          <w:jc w:val="center"/>
        </w:trPr>
        <w:tc>
          <w:tcPr>
            <w:tcW w:w="1991" w:type="dxa"/>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779"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779"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914" w:type="dxa"/>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48"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779"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914" w:type="dxa"/>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64" w:type="dxa"/>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48"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779"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914" w:type="dxa"/>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48"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779"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914" w:type="dxa"/>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48"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779"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914" w:type="dxa"/>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64" w:type="dxa"/>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864" w:type="dxa"/>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48"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D72E7">
        <w:trPr>
          <w:jc w:val="center"/>
        </w:trPr>
        <w:tc>
          <w:tcPr>
            <w:tcW w:w="1991" w:type="dxa"/>
            <w:tcBorders>
              <w:top w:val="nil"/>
              <w:left w:val="nil"/>
              <w:bottom w:val="single" w:sz="4" w:space="0" w:color="auto"/>
              <w:right w:val="nil"/>
            </w:tcBorders>
            <w:noWrap/>
            <w:tcMar>
              <w:top w:w="15" w:type="dxa"/>
              <w:left w:w="15" w:type="dxa"/>
              <w:bottom w:w="0" w:type="dxa"/>
              <w:right w:w="15" w:type="dxa"/>
            </w:tcMar>
            <w:hideMark/>
          </w:tcPr>
          <w:p w14:paraId="6F3FD94D" w14:textId="2683F980" w:rsidR="00D61EA7" w:rsidRPr="00015210" w:rsidRDefault="00D61EA7" w:rsidP="00D61EA7">
            <w:pPr>
              <w:rPr>
                <w:color w:val="000000"/>
                <w:sz w:val="20"/>
                <w:szCs w:val="20"/>
              </w:rPr>
            </w:pPr>
            <w:r w:rsidRPr="00015210">
              <w:rPr>
                <w:color w:val="000000"/>
                <w:sz w:val="20"/>
                <w:szCs w:val="20"/>
              </w:rPr>
              <w:t>pseudo R</w:t>
            </w:r>
            <w:r w:rsidR="0096012F">
              <w:rPr>
                <w:rFonts w:hint="eastAsia"/>
                <w:color w:val="000000"/>
                <w:sz w:val="20"/>
                <w:szCs w:val="20"/>
              </w:rPr>
              <w:t>-squared</w:t>
            </w:r>
          </w:p>
        </w:tc>
        <w:tc>
          <w:tcPr>
            <w:tcW w:w="2779"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914" w:type="dxa"/>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1815028B" w:rsidR="0049432D" w:rsidRPr="00015210" w:rsidRDefault="0049432D" w:rsidP="0049432D">
      <w:pPr>
        <w:pStyle w:val="Notes"/>
      </w:pPr>
      <w:r w:rsidRPr="00DD72E7">
        <w:t>Notes</w:t>
      </w:r>
      <w:r w:rsidRPr="00015210">
        <w:rPr>
          <w:i/>
          <w:iCs/>
        </w:rPr>
        <w:t>.</w:t>
      </w:r>
      <w:r w:rsidRPr="00015210">
        <w:t xml:space="preserve"> </w:t>
      </w:r>
      <w:r w:rsidR="00DE659D">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DE659D">
        <w:br/>
      </w:r>
      <w:r w:rsidR="00DE659D">
        <w:rPr>
          <w:rFonts w:hint="eastAsia"/>
        </w:rPr>
        <w:t xml:space="preserve">2. </w:t>
      </w:r>
      <w:r w:rsidRPr="00015210">
        <w:t xml:space="preserve">In Column 1 the dependent variable is the log of the number of human answers provided within 7 days. In Columns </w:t>
      </w:r>
      <w:r w:rsidR="001C3581">
        <w:rPr>
          <w:rFonts w:hint="eastAsia"/>
        </w:rPr>
        <w:t>2-4</w:t>
      </w:r>
      <w:r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1390FF39"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w:t>
      </w:r>
      <w:r w:rsidRPr="00015210">
        <w:lastRenderedPageBreak/>
        <w:t xml:space="preserve">specification with a questioner random effect. </w:t>
      </w:r>
      <w:r w:rsidR="00151A30" w:rsidRPr="00015210">
        <w:t xml:space="preserve">The interaction between the AI indicator and AI answer quality stays positive and significant in both columns (0.114, p &lt; 0.01).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26" w:name="OLE_LINK19"/>
      <w:r w:rsidRPr="00015210">
        <w:t xml:space="preserve">Columns </w:t>
      </w:r>
      <w:r w:rsidR="00DF063F">
        <w:t>4</w:t>
      </w:r>
      <w:r w:rsidRPr="00015210">
        <w:t>-</w:t>
      </w:r>
      <w:r w:rsidR="00DF063F">
        <w:t>6</w:t>
      </w:r>
      <w:r w:rsidRPr="00015210">
        <w:t xml:space="preserve"> restrict the sample to </w:t>
      </w:r>
      <w:bookmarkStart w:id="27" w:name="_Hlk238737395"/>
      <w:r w:rsidRPr="00015210">
        <w:t>questions posted within the first 30, 60, and 90 days after the experiment began</w:t>
      </w:r>
      <w:bookmarkEnd w:id="27"/>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28" w:name="_Ref210248973"/>
      <w:r w:rsidRPr="00015210">
        <w:t xml:space="preserve">Table </w:t>
      </w:r>
      <w:bookmarkEnd w:id="28"/>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
      <w:tblGrid>
        <w:gridCol w:w="1649"/>
        <w:gridCol w:w="1136"/>
        <w:gridCol w:w="1288"/>
        <w:gridCol w:w="1288"/>
        <w:gridCol w:w="1333"/>
        <w:gridCol w:w="1333"/>
        <w:gridCol w:w="1333"/>
      </w:tblGrid>
      <w:tr w:rsidR="00DB0101" w:rsidRPr="00015210" w14:paraId="046CA110" w14:textId="77777777" w:rsidTr="00DD72E7">
        <w:trPr>
          <w:cantSplit/>
          <w:jc w:val="center"/>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D72E7">
        <w:trPr>
          <w:cantSplit/>
          <w:trHeight w:val="475"/>
          <w:jc w:val="center"/>
        </w:trPr>
        <w:tc>
          <w:tcPr>
            <w:tcW w:w="1564" w:type="dxa"/>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DD72E7">
        <w:trPr>
          <w:cantSplit/>
          <w:jc w:val="center"/>
        </w:trPr>
        <w:tc>
          <w:tcPr>
            <w:tcW w:w="1564" w:type="dxa"/>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D72E7">
        <w:trPr>
          <w:cantSplit/>
          <w:jc w:val="center"/>
        </w:trPr>
        <w:tc>
          <w:tcPr>
            <w:tcW w:w="1564" w:type="dxa"/>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D72E7">
        <w:trPr>
          <w:cantSplit/>
          <w:jc w:val="center"/>
        </w:trPr>
        <w:tc>
          <w:tcPr>
            <w:tcW w:w="1564" w:type="dxa"/>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D72E7">
        <w:trPr>
          <w:cantSplit/>
          <w:jc w:val="center"/>
        </w:trPr>
        <w:tc>
          <w:tcPr>
            <w:tcW w:w="1564" w:type="dxa"/>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D72E7">
        <w:trPr>
          <w:cantSplit/>
          <w:jc w:val="center"/>
        </w:trPr>
        <w:tc>
          <w:tcPr>
            <w:tcW w:w="1564" w:type="dxa"/>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D72E7">
        <w:trPr>
          <w:cantSplit/>
          <w:jc w:val="center"/>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D72E7">
        <w:trPr>
          <w:cantSplit/>
          <w:jc w:val="center"/>
        </w:trPr>
        <w:tc>
          <w:tcPr>
            <w:tcW w:w="1564" w:type="dxa"/>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D72E7">
        <w:trPr>
          <w:cantSplit/>
          <w:jc w:val="center"/>
        </w:trPr>
        <w:tc>
          <w:tcPr>
            <w:tcW w:w="1564" w:type="dxa"/>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D72E7">
        <w:trPr>
          <w:cantSplit/>
          <w:jc w:val="center"/>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D72E7">
        <w:trPr>
          <w:cantSplit/>
          <w:jc w:val="center"/>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790F5BE5" w:rsidR="00C816AB" w:rsidRPr="00015210" w:rsidRDefault="00374352" w:rsidP="00C816AB">
      <w:pPr>
        <w:pStyle w:val="Notes"/>
      </w:pPr>
      <w:r w:rsidRPr="00015210">
        <w:t xml:space="preserve">Notes. </w:t>
      </w:r>
      <w:r w:rsidR="00DE659D">
        <w:rPr>
          <w:rFonts w:hint="eastAsia"/>
        </w:rPr>
        <w:t xml:space="preserve">1. </w:t>
      </w:r>
      <w:r w:rsidRPr="00015210">
        <w:t xml:space="preserve">Standard errors in parentheses. . p&lt;0.1, * p&lt;0.05, ** p&lt;0.01, *** p&lt;0.001. </w:t>
      </w:r>
      <w:r w:rsidR="00DE659D">
        <w:br/>
      </w:r>
      <w:r w:rsidR="00DE659D">
        <w:rPr>
          <w:rFonts w:hint="eastAsia"/>
        </w:rPr>
        <w:t xml:space="preserve">2. </w:t>
      </w:r>
      <w:r w:rsidRPr="00015210">
        <w:t>In Columns 1</w:t>
      </w:r>
      <w:r w:rsidR="001C3581">
        <w:rPr>
          <w:rFonts w:hint="eastAsia"/>
        </w:rPr>
        <w:t>-3</w:t>
      </w:r>
      <w:r w:rsidRPr="00015210">
        <w:t xml:space="preserve"> the dependent variable is the log of the number of human answers provided within the indicated window. In Columns </w:t>
      </w:r>
      <w:r w:rsidR="001C3581">
        <w:rPr>
          <w:rFonts w:hint="eastAsia"/>
        </w:rPr>
        <w:t>4-6</w:t>
      </w:r>
      <w:r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Pr="00015210">
        <w:t>.</w:t>
      </w:r>
    </w:p>
    <w:bookmarkEnd w:id="26"/>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4AE8C4EB" w:rsidR="00374352" w:rsidRPr="00015210" w:rsidRDefault="00374352" w:rsidP="00374352">
      <w:pPr>
        <w:pStyle w:val="Notes"/>
      </w:pPr>
      <w:r w:rsidRPr="00DD72E7">
        <w:t>Notes.</w:t>
      </w:r>
      <w:r w:rsidRPr="00015210">
        <w:t xml:space="preserve"> </w:t>
      </w:r>
      <w:r w:rsidR="00E824B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E824BC">
        <w:br/>
      </w:r>
      <w:r w:rsidR="00E824BC">
        <w:rPr>
          <w:rFonts w:hint="eastAsia"/>
        </w:rPr>
        <w:t xml:space="preserve">2. </w:t>
      </w:r>
      <w:r w:rsidRPr="00015210">
        <w:t xml:space="preserve">The sample is restricted to </w:t>
      </w:r>
      <w:r w:rsidR="00E37E5D" w:rsidRPr="00E37E5D">
        <w:t>questions posted within the first 30, 60, and 90 days after the experiment began</w:t>
      </w:r>
      <w:r w:rsidR="00E37E5D">
        <w:rPr>
          <w:rFonts w:hint="eastAsia"/>
        </w:rPr>
        <w:t>.</w:t>
      </w:r>
    </w:p>
    <w:p w14:paraId="40824389" w14:textId="43F01E01" w:rsidR="00C816AB" w:rsidRPr="00015210" w:rsidRDefault="00C816AB" w:rsidP="0049010E">
      <w:pPr>
        <w:pStyle w:val="Heading3"/>
      </w:pPr>
      <w:r w:rsidRPr="00015210">
        <w:t xml:space="preserve">Potential Spillover Effects </w:t>
      </w:r>
    </w:p>
    <w:p w14:paraId="6065AF64" w14:textId="4229249C" w:rsidR="00C816AB" w:rsidRPr="00015210" w:rsidRDefault="00C816AB" w:rsidP="00C816AB">
      <w:pPr>
        <w:pStyle w:val="Paragraph0"/>
      </w:pPr>
      <w:r w:rsidRPr="00015210">
        <w:t xml:space="preserve">On SegmentFault, AI-generated answers are visible to all users and could potentially divert attention from questions without AI answers. This contamination might influence outcomes for </w:t>
      </w:r>
      <w:r w:rsidRPr="00015210">
        <w:lastRenderedPageBreak/>
        <w:t>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r w:rsidR="00962397">
        <w:rPr>
          <w:rFonts w:hint="eastAsia"/>
        </w:rPr>
        <w:t xml:space="preserve">, </w:t>
      </w:r>
      <w:r w:rsidRPr="00015210">
        <w:t>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29" w:name="_Ref194764278"/>
      <w:r w:rsidRPr="00015210">
        <w:t xml:space="preserve">Table </w:t>
      </w:r>
      <w:bookmarkEnd w:id="29"/>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0591E8A4" w:rsidR="00C816AB" w:rsidRPr="00015210" w:rsidRDefault="00C816AB" w:rsidP="00C816AB">
      <w:pPr>
        <w:pStyle w:val="Notes"/>
      </w:pPr>
      <w:r w:rsidRPr="00015210">
        <w:t>Note</w:t>
      </w:r>
      <w:r w:rsidR="00BE35AC">
        <w:rPr>
          <w:rFonts w:hint="eastAsia"/>
        </w:rPr>
        <w:t>s</w:t>
      </w:r>
      <w:r w:rsidRPr="00015210">
        <w:t xml:space="preserve">: </w:t>
      </w:r>
      <w:r w:rsidR="00BE35AC">
        <w:rPr>
          <w:rFonts w:hint="eastAsia"/>
        </w:rPr>
        <w:t xml:space="preserve">1. </w:t>
      </w:r>
      <w:r w:rsidR="00BE35AC" w:rsidRPr="00015210">
        <w:t xml:space="preserve">Standard errors in parentheses. </w:t>
      </w:r>
      <w:r w:rsidR="00BE35AC" w:rsidRPr="00015210">
        <w:rPr>
          <w:rFonts w:ascii="Courier New" w:hAnsi="Courier New" w:cs="Courier New"/>
        </w:rPr>
        <w:t>.</w:t>
      </w:r>
      <w:r w:rsidR="00BE35AC" w:rsidRPr="00015210">
        <w:t xml:space="preserve"> p&lt;0.1, </w:t>
      </w:r>
      <w:r w:rsidR="00BE35AC" w:rsidRPr="00015210">
        <w:rPr>
          <w:rFonts w:ascii="Courier New" w:hAnsi="Courier New" w:cs="Courier New"/>
        </w:rPr>
        <w:t>*</w:t>
      </w:r>
      <w:r w:rsidR="00BE35AC" w:rsidRPr="00015210">
        <w:t xml:space="preserve"> p&lt;0.05, </w:t>
      </w:r>
      <w:r w:rsidR="00BE35AC" w:rsidRPr="00015210">
        <w:rPr>
          <w:rFonts w:ascii="Courier New" w:hAnsi="Courier New" w:cs="Courier New"/>
        </w:rPr>
        <w:t>**</w:t>
      </w:r>
      <w:r w:rsidR="00BE35AC" w:rsidRPr="00015210">
        <w:t xml:space="preserve"> p&lt;0.01, </w:t>
      </w:r>
      <w:r w:rsidR="00BE35AC" w:rsidRPr="00015210">
        <w:rPr>
          <w:rFonts w:ascii="Courier New" w:hAnsi="Courier New" w:cs="Courier New"/>
        </w:rPr>
        <w:t>***</w:t>
      </w:r>
      <w:r w:rsidR="00BE35AC" w:rsidRPr="00015210">
        <w:t xml:space="preserve"> p&lt;0.001. </w:t>
      </w:r>
      <w:r w:rsidR="00BE35AC">
        <w:br/>
      </w:r>
      <w:r w:rsidR="00BE35AC">
        <w:rPr>
          <w:rFonts w:hint="eastAsia"/>
        </w:rPr>
        <w:t xml:space="preserve">2. </w:t>
      </w:r>
      <w:r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3F6E4EF6" w:rsidR="00276913" w:rsidRPr="00D2526D" w:rsidRDefault="00276913" w:rsidP="00D2526D">
      <w:pPr>
        <w:pStyle w:val="Paragraph0"/>
      </w:pPr>
      <w:r w:rsidRPr="00D2526D">
        <w:t xml:space="preserve">The platform assigns AI answers to questions at random. To further strengthen confidence </w:t>
      </w:r>
      <w:r w:rsidRPr="00D2526D">
        <w:lastRenderedPageBreak/>
        <w:t>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499692A6"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 for </w:t>
      </w:r>
      <w:r w:rsidR="00CA6948" w:rsidRPr="00015210">
        <w:t>the o</w:t>
      </w:r>
      <w:r w:rsidRPr="00015210">
        <w:t>utcome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30" w:name="_Ref194135100"/>
      <w:bookmarkStart w:id="31" w:name="_Ref177392144"/>
      <w:r w:rsidRPr="00015210">
        <w:t xml:space="preserve">Table </w:t>
      </w:r>
      <w:bookmarkEnd w:id="30"/>
      <w:r w:rsidR="00144EC0">
        <w:t>9</w:t>
      </w:r>
      <w:r w:rsidRPr="00015210">
        <w:t xml:space="preserve">. </w:t>
      </w:r>
      <w:bookmarkEnd w:id="31"/>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AE0684">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AE0684">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23"/>
    </w:p>
    <w:bookmarkEnd w:id="24"/>
    <w:p w14:paraId="75B909BD" w14:textId="1DE2EFE8" w:rsidR="0064691E" w:rsidRDefault="002B130F" w:rsidP="0064691E">
      <w:pPr>
        <w:pStyle w:val="Heading3"/>
      </w:pPr>
      <w:r w:rsidRPr="002B130F">
        <w:t xml:space="preserve">Bounding the Effect of AI </w:t>
      </w:r>
      <w:r w:rsidR="00A306D5">
        <w:rPr>
          <w:rFonts w:hint="eastAsia"/>
        </w:rPr>
        <w:t xml:space="preserve">Answer </w:t>
      </w:r>
      <w:r w:rsidRPr="002B130F">
        <w:t>Quality Under Sample Selection</w:t>
      </w:r>
    </w:p>
    <w:p w14:paraId="64ED223E" w14:textId="3084D78D" w:rsidR="00194BF6" w:rsidRPr="00194BF6" w:rsidRDefault="00194BF6" w:rsidP="00AE0684">
      <w:pPr>
        <w:pStyle w:val="Paragraph0"/>
      </w:pPr>
      <w:r w:rsidRPr="00194BF6">
        <w:t xml:space="preserve">To estimate the effect of AI </w:t>
      </w:r>
      <w:r w:rsidR="00A306D5">
        <w:rPr>
          <w:rFonts w:hint="eastAsia"/>
        </w:rPr>
        <w:t xml:space="preserve">answer </w:t>
      </w:r>
      <w:r w:rsidRPr="00194BF6">
        <w:t xml:space="preserve">quality, we restrict the analysis to the first human answer (Table 3 Columns 3 and 4). This analysis conditions on a post-treatment outcome, because a question enters the sample only if it received at least one human answer. If the </w:t>
      </w:r>
      <w:r w:rsidRPr="00194BF6">
        <w:lastRenderedPageBreak/>
        <w:t xml:space="preserve">questions that attract a human answer differ systematically from those that do not, the estimate of AI </w:t>
      </w:r>
      <w:r w:rsidR="00A306D5">
        <w:rPr>
          <w:rFonts w:hint="eastAsia"/>
        </w:rPr>
        <w:t xml:space="preserve">answer </w:t>
      </w:r>
      <w:r w:rsidRPr="00194BF6">
        <w:t>quality</w:t>
      </w:r>
      <w:r w:rsidR="00A306D5">
        <w:t>’</w:t>
      </w:r>
      <w:r w:rsidRPr="00194BF6">
        <w:t>s effect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 xml:space="preserve">) can be biased. To check whether our conclusion survives this concern, we compute </w:t>
      </w:r>
      <w:r w:rsidR="00270337" w:rsidRPr="00270337">
        <w:rPr>
          <w:rFonts w:eastAsia="SimSun"/>
        </w:rPr>
        <w:fldChar w:fldCharType="begin"/>
      </w:r>
      <w:r w:rsidR="00270337" w:rsidRPr="00270337">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270337" w:rsidRPr="00270337">
        <w:rPr>
          <w:rFonts w:ascii="Apple Color Emoji" w:eastAsia="SimSun" w:hAnsi="Apple Color Emoji" w:cs="Apple Color Emoji"/>
        </w:rPr>
        <w:instrText>📊</w:instrText>
      </w:r>
      <w:r w:rsidR="00270337" w:rsidRPr="00270337">
        <w:rPr>
          <w:rFonts w:eastAsia="SimSun"/>
        </w:rPr>
        <w:instrText>","call-number":"1","container-title":"The Review of Economic Studies","DOI":"10.1111/j.1467-937X.2009.00536.x","ISSN":"0034-6527","issue":"3","journalAbbreviation":"Rev Econ Stud","language":"en","note":"</w:instrText>
      </w:r>
      <w:r w:rsidR="00270337" w:rsidRPr="00270337">
        <w:rPr>
          <w:rFonts w:ascii="Apple Color Emoji" w:eastAsia="SimSun" w:hAnsi="Apple Color Emoji" w:cs="Apple Color Emoji"/>
        </w:rPr>
        <w:instrText>🏷️</w:instrText>
      </w:r>
      <w:r w:rsidR="00270337" w:rsidRPr="00270337">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270337" w:rsidRPr="00270337">
        <w:rPr>
          <w:rFonts w:eastAsia="SimSun"/>
        </w:rPr>
        <w:fldChar w:fldCharType="separate"/>
      </w:r>
      <w:r w:rsidR="00270337" w:rsidRPr="00270337">
        <w:rPr>
          <w:rFonts w:eastAsia="SimSun"/>
          <w:noProof/>
        </w:rPr>
        <w:t>Lee (2009)</w:t>
      </w:r>
      <w:r w:rsidR="00270337" w:rsidRPr="00270337">
        <w:rPr>
          <w:rFonts w:eastAsia="SimSun"/>
        </w:rPr>
        <w:fldChar w:fldCharType="end"/>
      </w:r>
      <w:r w:rsidR="00270337">
        <w:rPr>
          <w:rFonts w:eastAsia="SimSun" w:hint="eastAsia"/>
        </w:rPr>
        <w:t xml:space="preserve"> </w:t>
      </w:r>
      <w:r w:rsidRPr="00194BF6">
        <w:t>bounds, which give a range that is guaranteed to contain the true effect even under this kind of selection.</w:t>
      </w:r>
    </w:p>
    <w:p w14:paraId="78479331" w14:textId="2CB7C195" w:rsidR="00194BF6" w:rsidRPr="00194BF6" w:rsidRDefault="00194BF6" w:rsidP="00AE0684">
      <w:pPr>
        <w:pStyle w:val="Paragraph0"/>
      </w:pPr>
      <w:r w:rsidRPr="00194BF6">
        <w:t xml:space="preserve">The Lee method is built for a </w:t>
      </w:r>
      <w:r w:rsidR="00A306D5">
        <w:rPr>
          <w:rFonts w:hint="eastAsia"/>
        </w:rPr>
        <w:t>binary treatment</w:t>
      </w:r>
      <w:r w:rsidRPr="00194BF6">
        <w:t xml:space="preserve">, but AI </w:t>
      </w:r>
      <w:r w:rsidR="00A306D5">
        <w:rPr>
          <w:rFonts w:hint="eastAsia"/>
        </w:rPr>
        <w:t xml:space="preserve">answer </w:t>
      </w:r>
      <w:r w:rsidRPr="00194BF6">
        <w:t>quality is a continuous measure. We therefore convert the continuous measure into a binary comparison in two different ways, so that the conclusion does not depend on any single choice.</w:t>
      </w:r>
    </w:p>
    <w:p w14:paraId="6CE6BA81" w14:textId="77777777" w:rsidR="00194BF6" w:rsidRPr="00194BF6" w:rsidRDefault="00194BF6" w:rsidP="00AE0684">
      <w:pPr>
        <w:pStyle w:val="Paragraph0"/>
      </w:pPr>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w:t>
      </w:r>
    </w:p>
    <w:p w14:paraId="6A8DE2DE" w14:textId="77777777" w:rsidR="00194BF6" w:rsidRPr="00194BF6" w:rsidRDefault="00194BF6" w:rsidP="00AE0684">
      <w:pPr>
        <w:pStyle w:val="Paragraph0"/>
      </w:pPr>
      <w:r w:rsidRPr="00194BF6">
        <w:t>The second approach uses finer quality bins and compares them to the control group. We sort treated questions into terciles of AI quality, compute Lee bounds for the top and bottom terciles relative to the control group, and take the difference between these two bounds divided by their gap in average quality. Because it uses the extremes of the quality distribution rather than a single median cut, this approach draws on more of the continuous variation in quality.</w:t>
      </w:r>
    </w:p>
    <w:p w14:paraId="5F7E6253" w14:textId="734E0F9D" w:rsidR="00E8272E" w:rsidRPr="00DD72E7" w:rsidRDefault="00194BF6" w:rsidP="00334B06">
      <w:pPr>
        <w:pStyle w:val="Paragraph0"/>
        <w:rPr>
          <w:color w:val="000000"/>
        </w:rPr>
      </w:pPr>
      <w:r w:rsidRPr="00194BF6">
        <w:t xml:space="preserve">Both approaches produce ranges that lie entirely above zero </w:t>
      </w:r>
      <w:r w:rsidR="00EA1542">
        <w:rPr>
          <w:rFonts w:hint="eastAsia"/>
        </w:rPr>
        <w:t>(</w:t>
      </w:r>
      <w:r w:rsidR="00EA1542" w:rsidRPr="00EA1542">
        <w:t>[0.047, 0.402]</w:t>
      </w:r>
      <w:r w:rsidR="00EA1542" w:rsidRPr="00EA1542" w:rsidDel="00EA1542">
        <w:t xml:space="preserve"> </w:t>
      </w:r>
      <w:r w:rsidRPr="00194BF6">
        <w:t xml:space="preserve">for the first approach </w:t>
      </w:r>
      <w:r w:rsidR="00EA1542">
        <w:rPr>
          <w:rFonts w:hint="eastAsia"/>
        </w:rPr>
        <w:t xml:space="preserve">and </w:t>
      </w:r>
      <w:r w:rsidR="00EA1542" w:rsidRPr="00EA1542">
        <w:t>[0.042, 0.337]</w:t>
      </w:r>
      <w:r w:rsidR="00EA1542">
        <w:rPr>
          <w:rFonts w:hint="eastAsia"/>
        </w:rPr>
        <w:t xml:space="preserve"> for</w:t>
      </w:r>
      <w:r w:rsidRPr="00194BF6">
        <w:t xml:space="preserve"> the second). This means that even in the most pessimistic scenario allowed by the selection problem, higher AI </w:t>
      </w:r>
      <w:r w:rsidR="00E02DA9">
        <w:rPr>
          <w:rFonts w:hint="eastAsia"/>
        </w:rPr>
        <w:t xml:space="preserve">answer </w:t>
      </w:r>
      <w:r w:rsidRPr="00194BF6">
        <w:t>quality is still associated with higher human</w:t>
      </w:r>
      <w:r w:rsidR="00E02DA9">
        <w:rPr>
          <w:rFonts w:hint="eastAsia"/>
        </w:rPr>
        <w:t xml:space="preserve"> </w:t>
      </w:r>
      <w:r w:rsidRPr="00194BF6">
        <w:t xml:space="preserve">answer quality. Because the entire range excludes zero, the positive effect cannot be explained away as an artifact of which questions happen to receive a human answer, and the two independent bounding strategies further reinforce this conclusion. </w:t>
      </w:r>
      <w:r w:rsidR="00FA05D3">
        <w:rPr>
          <w:rFonts w:hint="eastAsia"/>
        </w:rPr>
        <w:t xml:space="preserve">Online </w:t>
      </w:r>
      <w:r w:rsidRPr="00194BF6">
        <w:t xml:space="preserve">Appendix D </w:t>
      </w:r>
      <w:r w:rsidRPr="00194BF6">
        <w:lastRenderedPageBreak/>
        <w:t>provides additional details</w:t>
      </w:r>
      <w:r w:rsidR="00E02DA9">
        <w:rPr>
          <w:rFonts w:hint="eastAsia"/>
        </w:rPr>
        <w:t xml:space="preserve"> for the estimation</w:t>
      </w:r>
      <w:r w:rsidRPr="00194BF6">
        <w:t>.</w:t>
      </w:r>
    </w:p>
    <w:p w14:paraId="201B9CFE" w14:textId="2A7215BF" w:rsidR="0014752F" w:rsidRPr="0049010E" w:rsidRDefault="0014752F" w:rsidP="0049010E">
      <w:pPr>
        <w:pStyle w:val="Heading2"/>
      </w:pPr>
      <w:r w:rsidRPr="0049010E">
        <w:t>Mechanisms</w:t>
      </w:r>
    </w:p>
    <w:p w14:paraId="6566D319" w14:textId="69A03D7E" w:rsidR="00276913" w:rsidRDefault="00276913" w:rsidP="00276913">
      <w:pPr>
        <w:pStyle w:val="Paragraph0"/>
      </w:pPr>
      <w:r w:rsidRPr="00D2526D">
        <w:t xml:space="preserve">In this section, we probe the mechanisms that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w:t>
      </w:r>
      <w:r w:rsidR="00E02DA9">
        <w:rPr>
          <w:rFonts w:hint="eastAsia"/>
        </w:rPr>
        <w:t>alternative explanations</w:t>
      </w:r>
      <w:r w:rsidRPr="00D2526D">
        <w:t xml:space="preserve">. For each hypothesis, we test for these patterns and use them, where possible, to distinguish our account from </w:t>
      </w:r>
      <w:r w:rsidR="00E02DA9">
        <w:rPr>
          <w:rFonts w:hint="eastAsia"/>
        </w:rPr>
        <w:t>alternative</w:t>
      </w:r>
      <w:r w:rsidRPr="00D2526D">
        <w:t xml:space="preserve"> explanations. These results should be read as support for the plausibility of our arguments, not as estimates of the magnitude of each channel.</w:t>
      </w:r>
    </w:p>
    <w:p w14:paraId="0D5AB7AF" w14:textId="6B9F1D30"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testable patterns we can probe or use to rule out alternatives. We therefore examine the three supported hypotheses, H1, H2, and H6, in turn: for H1 we </w:t>
      </w:r>
      <w:r w:rsidR="00E02DA9">
        <w:rPr>
          <w:rFonts w:hint="eastAsia"/>
        </w:rPr>
        <w:t>probe</w:t>
      </w:r>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w:t>
      </w:r>
      <w:r w:rsidRPr="00D2526D">
        <w:lastRenderedPageBreak/>
        <w:t>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3F540D1E" w14:textId="14BA009C" w:rsidR="00B35552" w:rsidRPr="00D2526D" w:rsidRDefault="00B35552" w:rsidP="00E02DA9">
      <w:pPr>
        <w:pStyle w:val="Paragraph0"/>
      </w:pPr>
      <w:r w:rsidRPr="00D2526D">
        <w:t>This yields a sharp, testable implication. If the label effect operates through the weak-competitor belief, that effect should concentrate on difficult questions. We measure question difficulty using a</w:t>
      </w:r>
      <w:r w:rsidR="001C20E5">
        <w:rPr>
          <w:rFonts w:hint="eastAsia"/>
        </w:rPr>
        <w:t>n</w:t>
      </w:r>
      <w:r w:rsidRPr="00D2526D">
        <w:t xml:space="preserve"> </w:t>
      </w:r>
      <w:r>
        <w:rPr>
          <w:rFonts w:hint="eastAsia"/>
        </w:rPr>
        <w:t>LLM</w:t>
      </w:r>
      <w:r w:rsidRPr="00D2526D">
        <w:t xml:space="preserve">–generated score, with details in </w:t>
      </w:r>
      <w:r w:rsidR="00FA05D3">
        <w:rPr>
          <w:rFonts w:hint="eastAsia"/>
        </w:rPr>
        <w:t xml:space="preserve">Online </w:t>
      </w:r>
      <w:r w:rsidRPr="00D2526D">
        <w:t>Appendix</w:t>
      </w:r>
      <w:r w:rsidR="00D42624">
        <w:rPr>
          <w:rFonts w:hint="eastAsia"/>
        </w:rPr>
        <w:t xml:space="preserve"> C</w:t>
      </w:r>
      <w:r w:rsidRPr="00D2526D">
        <w:t>, and we split the sample at the mean difficulty.</w:t>
      </w:r>
      <w:r w:rsidR="00E02DA9">
        <w:rPr>
          <w:rFonts w:hint="eastAsia"/>
        </w:rPr>
        <w:t xml:space="preserve"> </w:t>
      </w: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5E28476D" w:rsidR="00C1485A" w:rsidRPr="00015210" w:rsidRDefault="00C1485A" w:rsidP="00C1485A">
      <w:pPr>
        <w:pStyle w:val="TableFiguretitle"/>
        <w:rPr>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AE0684">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E0684">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AE0684">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AE0684">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AE0684">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AE0684">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AE0684">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AE0684">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AE0684">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AE0684">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AE0684">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AE0684">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ABFF2B5" w:rsidR="00C1485A" w:rsidRPr="00015210" w:rsidRDefault="00C1485A" w:rsidP="00C1485A">
      <w:pPr>
        <w:pStyle w:val="Notes"/>
      </w:pPr>
      <w:r w:rsidRPr="00DD72E7">
        <w:t>Notes.</w:t>
      </w:r>
      <w:r w:rsidRPr="00015210">
        <w:t xml:space="preserve"> </w:t>
      </w:r>
      <w:r w:rsidR="00BE35A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BE35AC">
        <w:br/>
      </w:r>
      <w:r w:rsidR="00BE35AC">
        <w:rPr>
          <w:rFonts w:hint="eastAsia"/>
        </w:rPr>
        <w:t xml:space="preserve">2. </w:t>
      </w:r>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32"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w:t>
      </w:r>
      <w:r w:rsidRPr="00BF6686">
        <w:lastRenderedPageBreak/>
        <w:t xml:space="preserve">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6D3DD200" w:rsidR="00625971" w:rsidRDefault="00625971" w:rsidP="00625971">
      <w:pPr>
        <w:pStyle w:val="Paragraph0"/>
      </w:pPr>
      <w:r w:rsidRPr="00BF6686">
        <w:t>The fast nature of the entry decision favors coverage. Length is plausibly informative about coverage</w:t>
      </w:r>
      <w:r w:rsidR="00E02DA9">
        <w:rPr>
          <w:rFonts w:hint="eastAsia"/>
        </w:rPr>
        <w:t>. A</w:t>
      </w:r>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13CC2289" w:rsidR="00625971" w:rsidRPr="00BF6686" w:rsidRDefault="00625971" w:rsidP="006D491C">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 xml:space="preserve">coverage as </w:t>
      </w:r>
      <w:r w:rsidR="003E50A5" w:rsidRPr="003E50A5">
        <w:t xml:space="preserve">the number of distinct aspects of the question that the </w:t>
      </w:r>
      <w:r w:rsidR="008D17A3">
        <w:rPr>
          <w:rFonts w:hint="eastAsia"/>
        </w:rPr>
        <w:t xml:space="preserve">AI </w:t>
      </w:r>
      <w:r w:rsidR="003E50A5" w:rsidRPr="003E50A5">
        <w:t xml:space="preserve">answer addresses. For example, for a question on building a financial-system database, an answer may cover database selection, table-design pitfalls, and SQL-injection prevention as three separate aspects. </w:t>
      </w:r>
      <w:r w:rsidR="006D491C">
        <w:rPr>
          <w:rFonts w:hint="eastAsia"/>
        </w:rPr>
        <w:t xml:space="preserve">On this platform, </w:t>
      </w:r>
      <w:r w:rsidR="006D491C" w:rsidRPr="00DD72E7">
        <w:t xml:space="preserve">AI answers consistently follow a well-defined HTML format, in which each addressed aspect appears as a </w:t>
      </w:r>
      <w:r w:rsidR="006D491C" w:rsidRPr="00DD72E7">
        <w:lastRenderedPageBreak/>
        <w:t>separate list item.</w:t>
      </w:r>
      <w:r w:rsidR="006D491C">
        <w:rPr>
          <w:rFonts w:hint="eastAsia"/>
        </w:rPr>
        <w:t xml:space="preserve"> </w:t>
      </w:r>
      <w:r w:rsidR="003E50A5" w:rsidRPr="003E50A5">
        <w:t xml:space="preserve">We therefore </w:t>
      </w:r>
      <w:r w:rsidR="006D491C">
        <w:rPr>
          <w:rFonts w:hint="eastAsia"/>
        </w:rPr>
        <w:t>measure</w:t>
      </w:r>
      <w:r w:rsidR="003E50A5" w:rsidRPr="003E50A5">
        <w:t xml:space="preserve"> coverage </w:t>
      </w:r>
      <w:r w:rsidR="006D491C">
        <w:rPr>
          <w:rFonts w:hint="eastAsia"/>
        </w:rPr>
        <w:t>by</w:t>
      </w:r>
      <w:r w:rsidR="003E50A5" w:rsidRPr="003E50A5">
        <w:t xml:space="preserve"> count</w:t>
      </w:r>
      <w:r w:rsidR="006D491C">
        <w:rPr>
          <w:rFonts w:hint="eastAsia"/>
        </w:rPr>
        <w:t>ing</w:t>
      </w:r>
      <w:r w:rsidR="003E50A5" w:rsidRPr="003E50A5">
        <w:t xml:space="preserve"> </w:t>
      </w:r>
      <w:r w:rsidR="00084CE1">
        <w:rPr>
          <w:rFonts w:hint="eastAsia"/>
        </w:rPr>
        <w:t xml:space="preserve">the </w:t>
      </w:r>
      <w:r w:rsidR="003E50A5" w:rsidRPr="003E50A5">
        <w:t xml:space="preserve">list items in </w:t>
      </w:r>
      <w:r w:rsidR="006D491C">
        <w:rPr>
          <w:rFonts w:hint="eastAsia"/>
        </w:rPr>
        <w:t xml:space="preserve">the HTML of </w:t>
      </w:r>
      <w:r w:rsidR="003E50A5" w:rsidRPr="003E50A5">
        <w:t>each AI answer.</w:t>
      </w:r>
    </w:p>
    <w:p w14:paraId="6E13480B" w14:textId="77AE481A"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w:t>
      </w:r>
      <w:r w:rsidR="00BB236B">
        <w:rPr>
          <w:rFonts w:hint="eastAsia"/>
        </w:rPr>
        <w:t>non</w:t>
      </w:r>
      <w:r w:rsidRPr="00BF6686">
        <w:t xml:space="preserve">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4110241"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sidR="00BB236B">
        <w:rPr>
          <w:rFonts w:hint="eastAsia"/>
        </w:rPr>
        <w:t xml:space="preserve">correlation = </w:t>
      </w:r>
      <w:r>
        <w:rPr>
          <w:rFonts w:hint="eastAsia"/>
        </w:rPr>
        <w:t>0.448</w:t>
      </w:r>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0159D2C7"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lastRenderedPageBreak/>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1955A223" w:rsidR="00C1485A" w:rsidRPr="00015210" w:rsidRDefault="00C1485A" w:rsidP="00C1485A">
      <w:pPr>
        <w:pStyle w:val="Notes"/>
      </w:pPr>
      <w:r w:rsidRPr="00DD72E7">
        <w:t>Notes.</w:t>
      </w:r>
      <w:r w:rsidRPr="00015210">
        <w:t xml:space="preserve"> </w:t>
      </w:r>
      <w:r w:rsidR="00BE35A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BE35AC">
        <w:br/>
      </w:r>
      <w:r w:rsidR="00BE35AC">
        <w:rPr>
          <w:rFonts w:hint="eastAsia"/>
        </w:rPr>
        <w:t xml:space="preserve">2. </w:t>
      </w:r>
      <w:r w:rsidRPr="00015210">
        <w:t xml:space="preserve">Column 2 has fewer observations </w:t>
      </w:r>
      <w:r w:rsidR="00BE35AC">
        <w:rPr>
          <w:rFonts w:hint="eastAsia"/>
        </w:rPr>
        <w:t xml:space="preserve">because </w:t>
      </w:r>
      <w:r w:rsidR="00BE35AC" w:rsidRPr="00BE35AC">
        <w:t>the LLM declined to provide the assessment for a specific AI answer.</w:t>
      </w:r>
    </w:p>
    <w:bookmarkEnd w:id="32"/>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AE0684" w:rsidRDefault="00BB236B" w:rsidP="00AE0684">
      <w:pPr>
        <w:pStyle w:val="Paragraph0"/>
      </w:pPr>
      <w:r w:rsidRPr="00AE0684">
        <w:t>The main results show that a higher-quality AI answer is followed by a higher-quality human answer. Our account is reuse and redirection: a stronger AI answer lowers the cost of producing a strong human answer because it hands the contributor something to build on</w:t>
      </w:r>
      <w:r w:rsidR="00650942">
        <w:rPr>
          <w:rFonts w:hint="eastAsia"/>
        </w:rPr>
        <w:t xml:space="preserve"> (e.g., </w:t>
      </w:r>
      <w:r w:rsidRPr="00AE0684">
        <w:t>sound material to adapt or a viable direction to develop</w:t>
      </w:r>
      <w:r w:rsidR="00650942">
        <w:rPr>
          <w:rFonts w:hint="eastAsia"/>
        </w:rPr>
        <w:t xml:space="preserve">), </w:t>
      </w:r>
      <w:r w:rsidRPr="00AE0684">
        <w:t>so the answer a given contributor can produce at a given level of effort improves as the AI answer improves.</w:t>
      </w:r>
    </w:p>
    <w:p w14:paraId="05A909F0" w14:textId="416E614D" w:rsidR="00650942" w:rsidRPr="00AE0684" w:rsidRDefault="00650942" w:rsidP="00AE0684">
      <w:pPr>
        <w:pStyle w:val="Paragraph0"/>
      </w:pPr>
      <w:r w:rsidRPr="00AE0684">
        <w:t xml:space="preserve">Reuse and redirection is not the only way to read this result. Two alternatives could produce the same aggregate pattern. The first is </w:t>
      </w:r>
      <w:r w:rsidRPr="00AE0684">
        <w:rPr>
          <w:i/>
          <w:iCs/>
        </w:rPr>
        <w:t>selection</w:t>
      </w:r>
      <w:r w:rsidRPr="00AE0684">
        <w:t xml:space="preserve">: a higher-quality AI answer may draw contributions from more expert users, so the observed rise reflects who shows up rather than how any given person writes. The second is </w:t>
      </w:r>
      <w:r w:rsidRPr="00AE0684">
        <w:rPr>
          <w:i/>
          <w:iCs/>
        </w:rPr>
        <w:t>differentiation</w:t>
      </w:r>
      <w:r w:rsidRPr="00AE0684">
        <w:t xml:space="preserve">: rather than building on the AI answer, humans may steer away from it, competing by </w:t>
      </w:r>
      <w:r>
        <w:rPr>
          <w:rFonts w:hint="eastAsia"/>
        </w:rPr>
        <w:t>providing</w:t>
      </w:r>
      <w:r w:rsidRPr="00AE0684">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02EE39FA" w14:textId="4E72070C" w:rsidR="00650942" w:rsidRPr="00AE0684" w:rsidRDefault="00650942" w:rsidP="00AE0684">
      <w:pPr>
        <w:pStyle w:val="Paragraph0"/>
      </w:pPr>
      <w:r w:rsidRPr="00AE0684">
        <w:rPr>
          <w:b/>
          <w:bCs/>
        </w:rPr>
        <w:t>Which dimension rises pins down the mechanism</w:t>
      </w:r>
      <w:r w:rsidRPr="00AE0684">
        <w:t xml:space="preserve">. Reuse and differentiation disagree </w:t>
      </w:r>
      <w:r w:rsidRPr="00AE0684">
        <w:lastRenderedPageBreak/>
        <w:t>about where in the human answer the gain should appear. Reuse predicts the gain should concentrate on accuracy, because what a contributor can actually borrow or build on from a strong AI answer is its correct technical content</w:t>
      </w:r>
      <w:r>
        <w:rPr>
          <w:rFonts w:hint="eastAsia"/>
        </w:rPr>
        <w:t xml:space="preserve">, </w:t>
      </w:r>
      <w:r>
        <w:t>including</w:t>
      </w:r>
      <w:r>
        <w:rPr>
          <w:rFonts w:hint="eastAsia"/>
        </w:rPr>
        <w:t xml:space="preserve"> </w:t>
      </w:r>
      <w:r w:rsidRPr="00AE0684">
        <w:t>a sound diagnosis, working code, the right direction</w:t>
      </w:r>
      <w:r>
        <w:rPr>
          <w:rFonts w:hint="eastAsia"/>
        </w:rPr>
        <w:t xml:space="preserve">, </w:t>
      </w:r>
      <w:r w:rsidRPr="00AE0684">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r>
        <w:rPr>
          <w:rFonts w:hint="eastAsia"/>
        </w:rPr>
        <w:t>alternative solutions</w:t>
      </w:r>
      <w:r w:rsidRPr="00AE0684">
        <w:t xml:space="preserve">.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22291F">
        <w:rPr>
          <w:rFonts w:hint="eastAsia"/>
        </w:rPr>
        <w:t xml:space="preserve"> </w:t>
      </w:r>
      <w:r w:rsidRPr="00AE0684">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p>
    <w:p w14:paraId="76EE9976" w14:textId="612FECC9" w:rsidR="00A00064"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w:t>
      </w:r>
      <w:r w:rsidRPr="00325599">
        <w:lastRenderedPageBreak/>
        <w:t xml:space="preserve">contributor responds to the AI, not a change in who responds. </w:t>
      </w:r>
    </w:p>
    <w:p w14:paraId="1960E65D" w14:textId="069BB65C"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1EAFAB02"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FCDE7F4"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608F9A7C" w:rsidR="002B58E3" w:rsidRPr="00015210" w:rsidRDefault="002B58E3" w:rsidP="002B58E3">
      <w:pPr>
        <w:pStyle w:val="Notes"/>
      </w:pPr>
      <w:r w:rsidRPr="00DD72E7">
        <w:t>Notes</w:t>
      </w:r>
      <w:r w:rsidRPr="00015210">
        <w:rPr>
          <w:i/>
          <w:iCs/>
        </w:rPr>
        <w:t>.</w:t>
      </w:r>
      <w:r w:rsidRPr="00015210">
        <w:t xml:space="preserve"> </w:t>
      </w:r>
      <w:r w:rsidR="00E824B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E824BC">
        <w:br/>
      </w:r>
      <w:r w:rsidR="00E824BC">
        <w:rPr>
          <w:rFonts w:hint="eastAsia"/>
        </w:rPr>
        <w:t xml:space="preserve">2. </w:t>
      </w:r>
      <w:r w:rsidRPr="00015210">
        <w:t>The sample includes questions with a first human answer.</w:t>
      </w:r>
    </w:p>
    <w:p w14:paraId="72393B5B" w14:textId="5C51E1FE" w:rsidR="008169F6" w:rsidRPr="00AE0684" w:rsidRDefault="00A00064" w:rsidP="00AE0684">
      <w:pPr>
        <w:pStyle w:val="Paragraph0"/>
      </w:pPr>
      <w:r w:rsidRPr="00D2526D">
        <w:rPr>
          <w:b/>
          <w:bCs/>
        </w:rPr>
        <w:t>Ruling out differentiation</w:t>
      </w:r>
      <w:r w:rsidRPr="00D2526D">
        <w:t xml:space="preserve">. </w:t>
      </w:r>
      <w:r w:rsidR="008169F6" w:rsidRPr="00AE0684">
        <w:t>The dimension evidence already points away from differentiation; a second test confirms it from a different angle by examining how similar the human answer is to the AI answer.</w:t>
      </w:r>
      <w:r w:rsidR="008169F6">
        <w:rPr>
          <w:rFonts w:hint="eastAsia"/>
        </w:rPr>
        <w:t xml:space="preserve"> </w:t>
      </w:r>
      <w:r w:rsidR="008169F6" w:rsidRPr="00AE0684">
        <w:t xml:space="preserve">Differentiation predicts </w:t>
      </w:r>
      <w:r w:rsidR="008169F6">
        <w:rPr>
          <w:rFonts w:hint="eastAsia"/>
        </w:rPr>
        <w:t>that</w:t>
      </w:r>
      <w:r w:rsidR="008169F6" w:rsidRPr="00AE0684">
        <w:t xml:space="preserve"> if humans compete by giving answers that differ from the AI, then a better AI answer should make the human answer less similar to it.</w:t>
      </w:r>
      <w:r w:rsidR="008169F6">
        <w:rPr>
          <w:rFonts w:hint="eastAsia"/>
        </w:rPr>
        <w:t xml:space="preserve"> </w:t>
      </w:r>
      <w:r w:rsidR="008169F6" w:rsidRPr="00AE0684">
        <w:t xml:space="preserve">We measure the semantic similarity between the AI answer and the first human answer using Sentence-BERT. Table 13 supports reuse and redirection. The coefficient on </w:t>
      </w:r>
      <m:oMath>
        <m:r>
          <w:rPr>
            <w:rFonts w:ascii="Cambria Math" w:hAnsi="Cambria Math"/>
          </w:rPr>
          <m:t>AIAnswerQualit</m:t>
        </m:r>
        <m:sSub>
          <m:sSubPr>
            <m:ctrlPr>
              <w:rPr>
                <w:rFonts w:ascii="Cambria Math" w:hAnsi="Cambria Math"/>
              </w:rPr>
            </m:ctrlPr>
          </m:sSubPr>
          <m:e>
            <m:r>
              <w:rPr>
                <w:rFonts w:ascii="Cambria Math" w:hAnsi="Cambria Math"/>
              </w:rPr>
              <m:t>y</m:t>
            </m:r>
          </m:e>
          <m:sub>
            <m:r>
              <w:rPr>
                <w:rFonts w:ascii="Cambria Math" w:hAnsi="Cambria Math"/>
              </w:rPr>
              <m:t>i</m:t>
            </m:r>
          </m:sub>
        </m:sSub>
      </m:oMath>
      <w:r w:rsidR="0022291F">
        <w:rPr>
          <w:rFonts w:hint="eastAsia"/>
        </w:rPr>
        <w:t xml:space="preserve"> </w:t>
      </w:r>
      <w:r w:rsidR="008169F6" w:rsidRPr="00AE0684">
        <w:t xml:space="preserve">is positive and significant (0.011, p &lt; 0.001): as the AI answer improves, the human answer grows closer to it. This is the direct opposite of what differentiation predicts. </w:t>
      </w:r>
    </w:p>
    <w:p w14:paraId="0A6316AC" w14:textId="3FB8583D"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r w:rsidR="00021B40">
        <w:rPr>
          <w:rFonts w:hint="eastAsia"/>
        </w:rPr>
        <w:t>test</w:t>
      </w:r>
      <w:r w:rsidRPr="00015210">
        <w:t xml:space="preserve"> </w:t>
      </w:r>
      <w:r w:rsidR="0022291F">
        <w:rPr>
          <w:rFonts w:hint="eastAsia"/>
        </w:rPr>
        <w:t xml:space="preserve">of </w:t>
      </w:r>
      <w:r w:rsidRPr="00015210">
        <w:t>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29A1C3E2" w:rsidR="00C1485A" w:rsidRDefault="00D25B8E" w:rsidP="007423EE">
      <w:pPr>
        <w:pStyle w:val="Notes"/>
      </w:pPr>
      <w:r w:rsidRPr="00DD72E7">
        <w:t>Notes</w:t>
      </w:r>
      <w:r w:rsidRPr="00015210">
        <w:rPr>
          <w:i/>
          <w:iCs/>
        </w:rPr>
        <w:t>.</w:t>
      </w:r>
      <w:r w:rsidRPr="00015210">
        <w:t xml:space="preserve"> </w:t>
      </w:r>
      <w:r w:rsidR="00021B40">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021B40">
        <w:br/>
      </w:r>
      <w:r w:rsidR="00021B40">
        <w:rPr>
          <w:rFonts w:hint="eastAsia"/>
        </w:rPr>
        <w:t xml:space="preserve">2. </w:t>
      </w:r>
      <w:r w:rsidRPr="00015210">
        <w:t>Similarity is computed with Sentence-BERT. The sample includes questions with at least two answers.</w:t>
      </w:r>
    </w:p>
    <w:p w14:paraId="1C677F31" w14:textId="77777777" w:rsidR="00FC2E19" w:rsidRDefault="00FC2E19" w:rsidP="007423EE">
      <w:pPr>
        <w:pStyle w:val="Notes"/>
      </w:pPr>
    </w:p>
    <w:p w14:paraId="58DB2007" w14:textId="77777777" w:rsidR="00F22802" w:rsidRDefault="00F22802">
      <w:pPr>
        <w:spacing w:after="120"/>
        <w:jc w:val="both"/>
        <w:rPr>
          <w:ins w:id="33" w:author="Author"/>
          <w:rFonts w:eastAsiaTheme="minorEastAsia" w:cs="Georgia"/>
          <w:b/>
          <w:caps/>
          <w:kern w:val="32"/>
        </w:rPr>
      </w:pPr>
      <w:ins w:id="34" w:author="Author">
        <w:r>
          <w:br w:type="page"/>
        </w:r>
      </w:ins>
    </w:p>
    <w:p w14:paraId="6A15FA40" w14:textId="71DD7B96" w:rsidR="00190B9B" w:rsidRDefault="00190B9B" w:rsidP="00190B9B">
      <w:pPr>
        <w:pStyle w:val="Heading1"/>
      </w:pPr>
      <w:r>
        <w:rPr>
          <w:rFonts w:hint="eastAsia"/>
        </w:rPr>
        <w:lastRenderedPageBreak/>
        <w:t>Discussion and Conclusions</w:t>
      </w:r>
    </w:p>
    <w:p w14:paraId="09A08FF0" w14:textId="7C0C0B58" w:rsidR="008169F6" w:rsidRDefault="00625971" w:rsidP="00DD72E7">
      <w:pPr>
        <w:pStyle w:val="Heading2"/>
      </w:pPr>
      <w:r w:rsidRPr="00BF6686">
        <w:t xml:space="preserve">Main </w:t>
      </w:r>
      <w:r w:rsidR="00113DE0">
        <w:rPr>
          <w:rFonts w:hint="eastAsia"/>
        </w:rPr>
        <w:t>R</w:t>
      </w:r>
      <w:r w:rsidR="00113DE0" w:rsidRPr="00BF6686">
        <w:t>esults</w:t>
      </w:r>
    </w:p>
    <w:p w14:paraId="6AA1042E" w14:textId="77777777" w:rsidR="00043612" w:rsidRPr="00AE0684" w:rsidRDefault="00043612" w:rsidP="00AE0684">
      <w:pPr>
        <w:pStyle w:val="Paragraph0"/>
      </w:pPr>
      <w:r w:rsidRPr="00AE0684">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p>
    <w:p w14:paraId="500CD8B4" w14:textId="77777777" w:rsidR="00043612" w:rsidRPr="00AE0684" w:rsidRDefault="00043612" w:rsidP="00AE0684">
      <w:pPr>
        <w:pStyle w:val="Paragraph0"/>
      </w:pPr>
      <w:r w:rsidRPr="00AE0684">
        <w:t>For answer supply, the AI label raises human contribution. This is consistent with a skeptical community that treats the machine as a weak competitor whose presence invites 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p>
    <w:p w14:paraId="17E243BD" w14:textId="7790C9FD" w:rsidR="00043612" w:rsidRPr="00AE0684" w:rsidRDefault="00043612" w:rsidP="00AE0684">
      <w:pPr>
        <w:pStyle w:val="Paragraph0"/>
      </w:pPr>
      <w:r w:rsidRPr="00AE0684">
        <w:t>For contribution quality, neither the label nor the length of the AI answer matters. A higher-quality AI answer raises the quality of the first human answer, because it gives the contributor sound material to adapt and a viable direction to develop.</w:t>
      </w:r>
    </w:p>
    <w:p w14:paraId="5E4D7509" w14:textId="48BC8C79" w:rsidR="00043612" w:rsidRPr="00AE0684" w:rsidRDefault="00043612" w:rsidP="00AE0684">
      <w:pPr>
        <w:pStyle w:val="Paragraph0"/>
      </w:pPr>
      <w:r w:rsidRPr="00AE0684">
        <w:t xml:space="preserve">Our mechanism tests support this account. The label effect concentrates on difficult questions, where </w:t>
      </w:r>
      <w:r w:rsidR="00D575AD">
        <w:rPr>
          <w:rFonts w:hint="eastAsia"/>
        </w:rPr>
        <w:t>the perception of AI as a weak competitor is more salient and relevant</w:t>
      </w:r>
      <w:r w:rsidRPr="00AE0684">
        <w:t xml:space="preserve">.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similar to stronger AI answers rather than </w:t>
      </w:r>
      <w:r w:rsidRPr="00AE0684">
        <w:lastRenderedPageBreak/>
        <w:t>more distinct from them.</w:t>
      </w:r>
    </w:p>
    <w:p w14:paraId="4BDAABC3" w14:textId="5527FE48" w:rsidR="008169F6" w:rsidRDefault="00625971" w:rsidP="00DD72E7">
      <w:pPr>
        <w:pStyle w:val="Heading2"/>
      </w:pPr>
      <w:r w:rsidRPr="00BF6686">
        <w:t xml:space="preserve">Theoretical </w:t>
      </w:r>
      <w:r w:rsidR="00113DE0">
        <w:rPr>
          <w:rFonts w:hint="eastAsia"/>
        </w:rPr>
        <w:t>C</w:t>
      </w:r>
      <w:r w:rsidRPr="00BF6686">
        <w:t>ontribution</w:t>
      </w:r>
    </w:p>
    <w:p w14:paraId="6695237E" w14:textId="1E3B03F8" w:rsidR="00D575AD" w:rsidRPr="00AE0684" w:rsidRDefault="00D575AD" w:rsidP="00AE0684">
      <w:pPr>
        <w:pStyle w:val="Paragraph0"/>
      </w:pPr>
      <w:r w:rsidRPr="00AE0684">
        <w:t xml:space="preserve">We contribute to the literature on GenAI in online communities by </w:t>
      </w:r>
      <w:r>
        <w:rPr>
          <w:rFonts w:hint="eastAsia"/>
        </w:rPr>
        <w:t>investigating</w:t>
      </w:r>
      <w:r w:rsidRPr="00AE0684">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AE0684">
        <w:t xml:space="preserve">s response to an AI competitor is not a single quantity but depends on identifiable features of the AI answer, and that these features act through the specific level of processing at which they become available. </w:t>
      </w:r>
    </w:p>
    <w:p w14:paraId="027F96BB" w14:textId="4D8EF4C7" w:rsidR="00D575AD" w:rsidRPr="00AE0684" w:rsidRDefault="00D575AD" w:rsidP="00AE0684">
      <w:pPr>
        <w:pStyle w:val="Paragraph0"/>
      </w:pPr>
      <w:r w:rsidRPr="00AE0684">
        <w:t>We also extend research on how prior contributions shape subsequent contribution</w:t>
      </w:r>
      <w:r w:rsidR="00043692">
        <w:rPr>
          <w:rFonts w:hint="eastAsia"/>
        </w:rPr>
        <w:t>s</w:t>
      </w:r>
      <w:r w:rsidRPr="00AE0684">
        <w:t>. Th</w:t>
      </w:r>
      <w:r w:rsidR="00E4064C">
        <w:rPr>
          <w:rFonts w:hint="eastAsia"/>
        </w:rPr>
        <w:t>is</w:t>
      </w:r>
      <w:r w:rsidRPr="00AE0684">
        <w:t xml:space="preserve"> literature establishes how the presence, volume, quality, and source of existing content affect a newcomer</w:t>
      </w:r>
      <w:r w:rsidR="00E4064C">
        <w:t>’</w:t>
      </w:r>
      <w:r w:rsidRPr="00AE0684">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r w:rsidR="00E4064C">
        <w:rPr>
          <w:rFonts w:hint="eastAsia"/>
        </w:rPr>
        <w:t>Separating</w:t>
      </w:r>
      <w:r w:rsidRPr="00AE0684">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p>
    <w:p w14:paraId="73C6445E" w14:textId="49E80B2C" w:rsidR="00D575AD" w:rsidRPr="00AE0684" w:rsidRDefault="00D575AD" w:rsidP="00AE0684">
      <w:pPr>
        <w:pStyle w:val="Paragraph0"/>
      </w:pPr>
      <w:r w:rsidRPr="00AE0684">
        <w:t xml:space="preserve">The decomposition also carries a forward-looking benefit. Because our results tie the total </w:t>
      </w:r>
      <w:r w:rsidRPr="00AE0684">
        <w:lastRenderedPageBreak/>
        <w:t>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r w:rsidR="00E4064C">
        <w:t>’</w:t>
      </w:r>
      <w:r w:rsidRPr="00AE0684">
        <w:t>s role remains contingent on community beliefs that may themselves change.</w:t>
      </w:r>
    </w:p>
    <w:p w14:paraId="1839D273" w14:textId="694070D2" w:rsidR="00D575AD" w:rsidRPr="00AE0684" w:rsidRDefault="00D575AD" w:rsidP="00AE0684">
      <w:pPr>
        <w:pStyle w:val="Paragraph0"/>
      </w:pPr>
      <w:r w:rsidRPr="00AE0684">
        <w:t>The most direct point of comparison is Su et al. (2025), who study Quora</w:t>
      </w:r>
      <w:r w:rsidR="00E4064C">
        <w:t>’</w:t>
      </w:r>
      <w:r w:rsidRPr="00AE0684">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they are two readings of the same mechanism under different conditions. The AI label effect dominates in Su et al.</w:t>
      </w:r>
      <w:r w:rsidR="00E4064C">
        <w:t>’</w:t>
      </w:r>
      <w:r w:rsidRPr="00AE0684">
        <w:t>s (2025) setting, and the deterrent role of length does not materialize there.</w:t>
      </w:r>
    </w:p>
    <w:p w14:paraId="7D4B3966" w14:textId="70B8271F" w:rsidR="00D575AD" w:rsidRPr="00AE0684" w:rsidRDefault="00D575AD" w:rsidP="00AE0684">
      <w:pPr>
        <w:pStyle w:val="Paragraph0"/>
      </w:pPr>
      <w:r w:rsidRPr="00AE0684">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r w:rsidR="00E4064C">
        <w:rPr>
          <w:rFonts w:hint="eastAsia"/>
        </w:rPr>
        <w:t xml:space="preserve">may </w:t>
      </w:r>
      <w:r w:rsidRPr="00AE0684">
        <w:t>not</w:t>
      </w:r>
      <w:r w:rsidR="00E4064C">
        <w:rPr>
          <w:rFonts w:hint="eastAsia"/>
        </w:rPr>
        <w:t xml:space="preserve"> be</w:t>
      </w:r>
      <w:r w:rsidRPr="00AE0684">
        <w:t xml:space="preserve"> read as a coverage cue. The deterrent channel that dominates our setting is muted, and the positive label effect prevails.</w:t>
      </w:r>
    </w:p>
    <w:p w14:paraId="49E60407" w14:textId="5D10DB4C" w:rsidR="00D575AD" w:rsidRPr="00AE0684" w:rsidRDefault="00D575AD" w:rsidP="00F22802">
      <w:pPr>
        <w:pStyle w:val="Paragraph0"/>
      </w:pPr>
      <w:bookmarkStart w:id="35" w:name="OLE_LINK11"/>
      <w:r w:rsidRPr="00AE0684">
        <w:t>Timing compounds this contrast. In Su et al. (2025)</w:t>
      </w:r>
      <w:r w:rsidR="00BE35AC">
        <w:rPr>
          <w:rFonts w:hint="eastAsia"/>
        </w:rPr>
        <w:t>,</w:t>
      </w:r>
      <w:r w:rsidR="00BE35AC" w:rsidRPr="00515634">
        <w:t xml:space="preserve"> </w:t>
      </w:r>
      <w:r w:rsidR="00516BA3">
        <w:rPr>
          <w:rFonts w:hint="eastAsia"/>
        </w:rPr>
        <w:t>t</w:t>
      </w:r>
      <w:r w:rsidR="00516BA3" w:rsidRPr="00AE0684">
        <w:t>he AI answer is introduced</w:t>
      </w:r>
      <w:ins w:id="36" w:author="Author">
        <w:r w:rsidR="00043692">
          <w:rPr>
            <w:rFonts w:hint="eastAsia"/>
          </w:rPr>
          <w:t xml:space="preserve"> </w:t>
        </w:r>
      </w:ins>
      <w:del w:id="37" w:author="Author">
        <w:r w:rsidR="00516BA3" w:rsidRPr="00AE0684" w:rsidDel="00043692">
          <w:delText xml:space="preserve"> </w:delText>
        </w:r>
      </w:del>
      <w:ins w:id="38" w:author="Author">
        <w:r w:rsidR="00043692" w:rsidRPr="00043692">
          <w:t xml:space="preserve">substantially later than the posting of the questions, on average roughly 49 months afterward. By </w:t>
        </w:r>
        <w:r w:rsidR="00043692" w:rsidRPr="00043692">
          <w:lastRenderedPageBreak/>
          <w:t>the time the AI answer appears, a large volume of human answers has therefore already accumulated. Specifically, the study is designed to focus on pre-existing questions that already carry accumulated human answers.</w:t>
        </w:r>
        <w:r w:rsidR="00043692">
          <w:rPr>
            <w:rFonts w:hint="eastAsia"/>
          </w:rPr>
          <w:t xml:space="preserve"> </w:t>
        </w:r>
        <w:del w:id="39" w:author="Author">
          <w:r w:rsidR="00F22802" w:rsidDel="00043692">
            <w:rPr>
              <w:rFonts w:hint="eastAsia"/>
            </w:rPr>
            <w:delText>r</w:delText>
          </w:r>
          <w:r w:rsidR="00F22802" w:rsidRPr="00F22802" w:rsidDel="00043692">
            <w:delText>oughly 49 months, on average, after the original question was posted, and the study is designed to focus on pre-existing questions that already carry accumulated human answers. By the time the AI answer appears, a large volume of human answers has already accumulated (on average 66.618 in the treatment group).</w:delText>
          </w:r>
          <w:r w:rsidR="00F22802" w:rsidDel="00043692">
            <w:rPr>
              <w:rStyle w:val="FootnoteReference"/>
              <w:rFonts w:hint="eastAsia"/>
            </w:rPr>
            <w:delText xml:space="preserve"> </w:delText>
          </w:r>
        </w:del>
      </w:ins>
      <w:del w:id="40" w:author="Author">
        <w:r w:rsidR="00516BA3" w:rsidRPr="00AE0684" w:rsidDel="00F22802">
          <w:delText>long after the original question was posted (average pre-policy tenure is roughly 49 months)</w:delText>
        </w:r>
        <w:r w:rsidR="00516BA3" w:rsidRPr="00516BA3" w:rsidDel="00F22802">
          <w:delText>, by which point at least one human answer is already present (Su et al. 2025, pp. 15, 22)</w:delText>
        </w:r>
        <w:r w:rsidR="00516BA3" w:rsidRPr="00AE0684" w:rsidDel="00F22802">
          <w:delText xml:space="preserve">. </w:delText>
        </w:r>
      </w:del>
      <w:r w:rsidR="00BE35AC">
        <w:rPr>
          <w:rFonts w:hint="eastAsia"/>
        </w:rPr>
        <w:t>So</w:t>
      </w:r>
      <w:r w:rsidRPr="00AE0684">
        <w:t xml:space="preserve"> the AI enters as a retrospective supplement to an established discussion rather than as the competitor a contributor confronts on arrival. </w:t>
      </w:r>
      <w:bookmarkEnd w:id="35"/>
      <w:r w:rsidRPr="00AE0684">
        <w:t>In our setting the AI answer is generated</w:t>
      </w:r>
      <w:r w:rsidR="00E4064C">
        <w:rPr>
          <w:rFonts w:hint="eastAsia"/>
        </w:rPr>
        <w:t xml:space="preserve"> quickly after the question posting</w:t>
      </w:r>
      <w:r w:rsidRPr="00AE0684">
        <w:t xml:space="preserve"> and before human contributor</w:t>
      </w:r>
      <w:r w:rsidR="00E4064C">
        <w:rPr>
          <w:rFonts w:hint="eastAsia"/>
        </w:rPr>
        <w:t>s</w:t>
      </w:r>
      <w:r w:rsidRPr="00AE0684">
        <w:t xml:space="preserve"> arrive, so it is the rival a contributor evaluates at the moment of entry. This configuration activates the fast entry decision and the slower crafting decision we theorize, whereas a retrospective supplement largely does not.</w:t>
      </w:r>
    </w:p>
    <w:p w14:paraId="205D15AF" w14:textId="34113436" w:rsidR="00D575AD" w:rsidRPr="00BF6686" w:rsidRDefault="00D575AD" w:rsidP="00AE0684">
      <w:pPr>
        <w:pStyle w:val="Paragraph0"/>
        <w:ind w:firstLine="0"/>
      </w:pPr>
      <w:r w:rsidRPr="00AE0684">
        <w:t>Taken as a whole, the comparison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p>
    <w:p w14:paraId="6D52490E" w14:textId="50DA2749" w:rsidR="008169F6" w:rsidRDefault="00625971" w:rsidP="00DD72E7">
      <w:pPr>
        <w:pStyle w:val="Heading2"/>
      </w:pPr>
      <w:r w:rsidRPr="00BF6686">
        <w:t xml:space="preserve">Practical </w:t>
      </w:r>
      <w:r w:rsidR="00113DE0">
        <w:rPr>
          <w:rFonts w:hint="eastAsia"/>
        </w:rPr>
        <w:t>I</w:t>
      </w:r>
      <w:r w:rsidRPr="00BF6686">
        <w:t>mplication</w:t>
      </w:r>
    </w:p>
    <w:p w14:paraId="06C9D1EB" w14:textId="1A95C3ED" w:rsidR="00420C48" w:rsidRPr="00AE0684" w:rsidRDefault="00420C48" w:rsidP="00AE0684">
      <w:pPr>
        <w:pStyle w:val="Paragraph0"/>
      </w:pPr>
      <w:r w:rsidRPr="00AE0684">
        <w:t xml:space="preserve">Platforms that cannot eliminate external GenAI can still design an internal GenAI system, and our findings speak to how that design should proceed. The central lesson is that the label and the content of an internal AI answer are separate </w:t>
      </w:r>
      <w:r>
        <w:rPr>
          <w:rFonts w:hint="eastAsia"/>
        </w:rPr>
        <w:t>design choices</w:t>
      </w:r>
      <w:r w:rsidRPr="00AE0684">
        <w:t xml:space="preserve"> that move human contribution in different ways. A visible AI label is not inherently harmful and can draw people in, above all on difficult questions where a weak competitor leaves room to add value, so platforms </w:t>
      </w:r>
      <w:r>
        <w:rPr>
          <w:rFonts w:hint="eastAsia"/>
        </w:rPr>
        <w:t>do not need to</w:t>
      </w:r>
      <w:r w:rsidRPr="00AE0684">
        <w:t xml:space="preserve"> conceal that an answer is machine-generated.</w:t>
      </w:r>
    </w:p>
    <w:p w14:paraId="0786D2C1" w14:textId="12606492" w:rsidR="00420C48" w:rsidRPr="00AE0684" w:rsidRDefault="00420C48" w:rsidP="00AE0684">
      <w:pPr>
        <w:pStyle w:val="Paragraph0"/>
      </w:pPr>
      <w:r w:rsidRPr="00AE0684">
        <w:lastRenderedPageBreak/>
        <w:t xml:space="preserve">The deterrent force comes from content that reads as </w:t>
      </w:r>
      <w:r>
        <w:rPr>
          <w:rFonts w:hint="eastAsia"/>
        </w:rPr>
        <w:t xml:space="preserve">already </w:t>
      </w:r>
      <w:r w:rsidRPr="00AE0684">
        <w:t xml:space="preserve">covering the question. Platforms that want to sustain answer volume should therefore be cautious about placing long AI answers in the </w:t>
      </w:r>
      <w:r>
        <w:rPr>
          <w:rFonts w:hint="eastAsia"/>
        </w:rPr>
        <w:t>salient position</w:t>
      </w:r>
      <w:r w:rsidRPr="00AE0684">
        <w:t>, and might present that content in a shorter or summarized form so it does not appear, at a glance, to have filled the solution space. A higher-quality AI answer works in the opposite direction. It hands contributors sound material and a direction to follow, so improving the internal AI raises the quality of human answers.</w:t>
      </w:r>
    </w:p>
    <w:p w14:paraId="5A4FFA4C" w14:textId="184FA717" w:rsidR="00420C48" w:rsidRPr="00AE0684" w:rsidRDefault="00420C48" w:rsidP="00AE0684">
      <w:pPr>
        <w:pStyle w:val="Paragraph0"/>
      </w:pPr>
      <w:r>
        <w:rPr>
          <w:rFonts w:hint="eastAsia"/>
        </w:rPr>
        <w:t xml:space="preserve">The </w:t>
      </w:r>
      <w:r w:rsidRPr="00AE0684">
        <w:t xml:space="preserve">managerial upshot </w:t>
      </w:r>
      <w:r>
        <w:rPr>
          <w:rFonts w:hint="eastAsia"/>
        </w:rPr>
        <w:t>is that t</w:t>
      </w:r>
      <w:r w:rsidRPr="00AE0684">
        <w:t xml:space="preserve">he two </w:t>
      </w:r>
      <w:r>
        <w:rPr>
          <w:rFonts w:hint="eastAsia"/>
        </w:rPr>
        <w:t>design choices</w:t>
      </w:r>
      <w:r w:rsidRPr="00AE0684">
        <w:t xml:space="preserve"> should be tuned in opposite directions</w:t>
      </w:r>
      <w:r>
        <w:rPr>
          <w:rFonts w:hint="eastAsia"/>
        </w:rPr>
        <w:t xml:space="preserve">, that is, </w:t>
      </w:r>
      <w:r w:rsidRPr="00AE0684">
        <w:t xml:space="preserve">hold visible length down while pushing accuracy and useful coverage up. This combination captures the reuse gains that lift human quality while limiting the displacement that longer answers cause, which </w:t>
      </w:r>
      <w:r>
        <w:rPr>
          <w:rFonts w:hint="eastAsia"/>
        </w:rPr>
        <w:t>allows</w:t>
      </w:r>
      <w:r w:rsidRPr="00AE0684">
        <w:t xml:space="preserve"> a platform </w:t>
      </w:r>
      <w:r>
        <w:rPr>
          <w:rFonts w:hint="eastAsia"/>
        </w:rPr>
        <w:t xml:space="preserve">to </w:t>
      </w:r>
      <w:r w:rsidRPr="00AE0684">
        <w:t>integrate a capable AI and preserve the distinctive value of human contribution.</w:t>
      </w:r>
    </w:p>
    <w:p w14:paraId="36D11182" w14:textId="5C21F56F" w:rsidR="008169F6" w:rsidRDefault="00625971" w:rsidP="00DD72E7">
      <w:pPr>
        <w:pStyle w:val="Heading2"/>
      </w:pPr>
      <w:r w:rsidRPr="00BF6686">
        <w:t>Limitations</w:t>
      </w:r>
    </w:p>
    <w:p w14:paraId="02B2B844" w14:textId="77777777" w:rsidR="00420C48" w:rsidRDefault="00625971" w:rsidP="007F1E67">
      <w:pPr>
        <w:pStyle w:val="Paragraph0"/>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578C8804" w14:textId="007C65DA" w:rsidR="00981D68" w:rsidRPr="00D2526D" w:rsidRDefault="00625971" w:rsidP="007F1E67">
      <w:pPr>
        <w:pStyle w:val="Paragraph0"/>
      </w:pPr>
      <w:r w:rsidRPr="00BF6686">
        <w:lastRenderedPageBreak/>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r w:rsidR="00420C48">
        <w:rPr>
          <w:rFonts w:hint="eastAsia"/>
        </w:rPr>
        <w:t>investigate</w:t>
      </w:r>
      <w:r w:rsidRPr="00BF6686">
        <w:t xml:space="preserve">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pPr>
      <w:r w:rsidRPr="00015210">
        <w:t>Reference</w:t>
      </w:r>
      <w:r w:rsidR="00321F5C">
        <w:rPr>
          <w:rFonts w:hint="eastAsia"/>
        </w:rPr>
        <w:t>s</w:t>
      </w:r>
    </w:p>
    <w:p w14:paraId="5827596D" w14:textId="77777777" w:rsidR="00250B77" w:rsidRPr="00250B77" w:rsidRDefault="00B96D8F" w:rsidP="00250B77">
      <w:pPr>
        <w:pStyle w:val="Bibliography"/>
      </w:pPr>
      <w:r w:rsidRPr="00015210">
        <w:fldChar w:fldCharType="begin"/>
      </w:r>
      <w:r w:rsidR="004672F7">
        <w:instrText xml:space="preserve"> ADDIN ZOTERO_BIBL {"uncited":[],"omitted":[],"custom":[]} CSL_BIBLIOGRAPHY </w:instrText>
      </w:r>
      <w:r w:rsidRPr="00015210">
        <w:fldChar w:fldCharType="separate"/>
      </w:r>
      <w:r w:rsidR="00250B77" w:rsidRPr="00250B77">
        <w:t>Austin, P. C. (2009). Balance Diagnostics for Comparing the Distribution of Baseline Covariates between Treatment Groups in Propensity</w:t>
      </w:r>
      <w:r w:rsidR="00250B77" w:rsidRPr="00250B77">
        <w:rPr>
          <w:rFonts w:ascii="Cambria Math" w:hAnsi="Cambria Math" w:cs="Cambria Math"/>
        </w:rPr>
        <w:t>‐</w:t>
      </w:r>
      <w:r w:rsidR="00250B77" w:rsidRPr="00250B77">
        <w:t xml:space="preserve">score Matched Samples. </w:t>
      </w:r>
      <w:r w:rsidR="00250B77" w:rsidRPr="00250B77">
        <w:rPr>
          <w:i/>
          <w:iCs/>
        </w:rPr>
        <w:t>Statistics in Medicine</w:t>
      </w:r>
      <w:r w:rsidR="00250B77" w:rsidRPr="00250B77">
        <w:t>, 28(25), 3083–3107.</w:t>
      </w:r>
    </w:p>
    <w:p w14:paraId="789EA122" w14:textId="77777777" w:rsidR="00250B77" w:rsidRPr="00250B77" w:rsidRDefault="00250B77" w:rsidP="00250B77">
      <w:pPr>
        <w:pStyle w:val="Bibliography"/>
      </w:pPr>
      <w:r w:rsidRPr="00250B77">
        <w:t xml:space="preserve">Berger, P., Hennig, P., Bocklisch, T., Herold, T., &amp; Meinel, C. (2016). A Journey of Bounty Hunters: Analyzing the Influence of Reward Systems on StackOverflow Question Response Times. In </w:t>
      </w:r>
      <w:r w:rsidRPr="00250B77">
        <w:rPr>
          <w:i/>
          <w:iCs/>
        </w:rPr>
        <w:t>2016 IEEE/WIC/ACM International Conference on Web Intelligence (WI)</w:t>
      </w:r>
      <w:r w:rsidRPr="00250B77">
        <w:t>, 644–649.</w:t>
      </w:r>
    </w:p>
    <w:p w14:paraId="78987CD3" w14:textId="77777777" w:rsidR="00250B77" w:rsidRPr="00250B77" w:rsidRDefault="00250B77" w:rsidP="00250B77">
      <w:pPr>
        <w:pStyle w:val="Bibliography"/>
      </w:pPr>
      <w:r w:rsidRPr="00250B77">
        <w:t xml:space="preserve">Borwankar, S., Khern-am-nuai, W., Pocheptsova Ghosh, A., &amp; Kannan, K. N. (2026). </w:t>
      </w:r>
      <w:r w:rsidRPr="00250B77">
        <w:rPr>
          <w:i/>
          <w:iCs/>
        </w:rPr>
        <w:t>Unraveling the Impact: An Empirical Investigation of ChatGPT’s Exclusion from Stack Overflow</w:t>
      </w:r>
      <w:r w:rsidRPr="00250B77">
        <w:t>. SSRN Scholarly Paper.</w:t>
      </w:r>
    </w:p>
    <w:p w14:paraId="0CF9A504" w14:textId="77777777" w:rsidR="00250B77" w:rsidRPr="00250B77" w:rsidRDefault="00250B77" w:rsidP="00250B77">
      <w:pPr>
        <w:pStyle w:val="Bibliography"/>
      </w:pPr>
      <w:r w:rsidRPr="00250B77">
        <w:t xml:space="preserve">Burke, M., Kraut, R., &amp; Joyce, E. (2010). Membership Claims and Requests: Conversation-Level Newcomer Socialization Strategies in Online Groups. </w:t>
      </w:r>
      <w:r w:rsidRPr="00250B77">
        <w:rPr>
          <w:i/>
          <w:iCs/>
        </w:rPr>
        <w:t>Small Group Research</w:t>
      </w:r>
      <w:r w:rsidRPr="00250B77">
        <w:t>, 32(9), 1600–1631.</w:t>
      </w:r>
    </w:p>
    <w:p w14:paraId="603C2F64" w14:textId="77777777" w:rsidR="00250B77" w:rsidRPr="00250B77" w:rsidRDefault="00250B77" w:rsidP="00250B77">
      <w:pPr>
        <w:pStyle w:val="Bibliography"/>
      </w:pPr>
      <w:r w:rsidRPr="00250B77">
        <w:t xml:space="preserve">Burtch, G., Lee, D., &amp; Chen, Z. (2024). The Consequences of Generative AI for Online Knowledge Communities. </w:t>
      </w:r>
      <w:r w:rsidRPr="00250B77">
        <w:rPr>
          <w:i/>
          <w:iCs/>
        </w:rPr>
        <w:t>Scientific Reports</w:t>
      </w:r>
      <w:r w:rsidRPr="00250B77">
        <w:t>, 14(1), 10413.</w:t>
      </w:r>
    </w:p>
    <w:p w14:paraId="7FF2FE38" w14:textId="77777777" w:rsidR="00250B77" w:rsidRPr="00250B77" w:rsidRDefault="00250B77" w:rsidP="00250B77">
      <w:pPr>
        <w:pStyle w:val="Bibliography"/>
      </w:pPr>
      <w:r w:rsidRPr="00250B77">
        <w:t xml:space="preserve">Calefato, F., Lanubile, F., &amp; Novielli, N. (2018). How to Ask for Technical Help? Evidence-Based Guidelines for Writing Questions on Stack Overflow. </w:t>
      </w:r>
      <w:r w:rsidRPr="00250B77">
        <w:rPr>
          <w:i/>
          <w:iCs/>
        </w:rPr>
        <w:t>Information and Software Technology</w:t>
      </w:r>
      <w:r w:rsidRPr="00250B77">
        <w:t>, 94, 186–207.</w:t>
      </w:r>
    </w:p>
    <w:p w14:paraId="280FA3F4" w14:textId="77777777" w:rsidR="00250B77" w:rsidRPr="00250B77" w:rsidRDefault="00250B77" w:rsidP="00250B77">
      <w:pPr>
        <w:pStyle w:val="Bibliography"/>
      </w:pPr>
      <w:r w:rsidRPr="00250B77">
        <w:t xml:space="preserve">Castelo, N., Bos, M. W., &amp; Lehmann, D. R. (2019). Task-Dependent Algorithm Aversion. </w:t>
      </w:r>
      <w:r w:rsidRPr="00250B77">
        <w:rPr>
          <w:i/>
          <w:iCs/>
        </w:rPr>
        <w:t>Journal of Marketing Research</w:t>
      </w:r>
      <w:r w:rsidRPr="00250B77">
        <w:t>, 56(5), 809–825.</w:t>
      </w:r>
    </w:p>
    <w:p w14:paraId="7B1199FC" w14:textId="77777777" w:rsidR="00250B77" w:rsidRPr="00250B77" w:rsidRDefault="00250B77" w:rsidP="00250B77">
      <w:pPr>
        <w:pStyle w:val="Bibliography"/>
      </w:pPr>
      <w:r w:rsidRPr="00250B77">
        <w:t xml:space="preserve">Chen, J., &amp; Roth, J. (2024). Logs with Zeros? Some Problems and Solutions. </w:t>
      </w:r>
      <w:r w:rsidRPr="00250B77">
        <w:rPr>
          <w:i/>
          <w:iCs/>
        </w:rPr>
        <w:t>The Quarterly Journal of Economics</w:t>
      </w:r>
      <w:r w:rsidRPr="00250B77">
        <w:t>, 139(2), 891–936.</w:t>
      </w:r>
    </w:p>
    <w:p w14:paraId="6D4D4A49" w14:textId="77777777" w:rsidR="00250B77" w:rsidRPr="00250B77" w:rsidRDefault="00250B77" w:rsidP="00250B77">
      <w:pPr>
        <w:pStyle w:val="Bibliography"/>
      </w:pPr>
      <w:r w:rsidRPr="00250B77">
        <w:t xml:space="preserve">Chen, L., Baird, A., &amp; Straub, D. (2022). The Impact of Hierarchical Privilege Levels and Non-Hierarchical Incentives on Continued Contribution in Online Q&amp;A Communities: A Motivational Model of Gamification Goals. </w:t>
      </w:r>
      <w:r w:rsidRPr="00250B77">
        <w:rPr>
          <w:i/>
          <w:iCs/>
        </w:rPr>
        <w:t>Decision Support Systems</w:t>
      </w:r>
      <w:r w:rsidRPr="00250B77">
        <w:t>, 153, 113667.</w:t>
      </w:r>
    </w:p>
    <w:p w14:paraId="4927C862" w14:textId="77777777" w:rsidR="00250B77" w:rsidRPr="00250B77" w:rsidRDefault="00250B77" w:rsidP="00250B77">
      <w:pPr>
        <w:pStyle w:val="Bibliography"/>
      </w:pPr>
      <w:r w:rsidRPr="00250B77">
        <w:t xml:space="preserve">Chen, M., Su, K.-H., &amp; Tsai, W. (2007). Competitive Tension: The Awareness-Motivation-Capability Perspective. </w:t>
      </w:r>
      <w:r w:rsidRPr="00250B77">
        <w:rPr>
          <w:i/>
          <w:iCs/>
        </w:rPr>
        <w:t>Academy of Management Journal</w:t>
      </w:r>
      <w:r w:rsidRPr="00250B77">
        <w:t>, 50(1), 101–118.</w:t>
      </w:r>
    </w:p>
    <w:p w14:paraId="163F26CE" w14:textId="77777777" w:rsidR="00250B77" w:rsidRPr="00250B77" w:rsidRDefault="00250B77" w:rsidP="00250B77">
      <w:pPr>
        <w:pStyle w:val="Bibliography"/>
      </w:pPr>
      <w:r w:rsidRPr="00250B77">
        <w:t xml:space="preserve">Chen, M.-J. (2009). Competitive Dynamics Research: An Insider’s Odyssey. </w:t>
      </w:r>
      <w:r w:rsidRPr="00250B77">
        <w:rPr>
          <w:i/>
          <w:iCs/>
        </w:rPr>
        <w:t>Asia Pacific Journal of Management</w:t>
      </w:r>
      <w:r w:rsidRPr="00250B77">
        <w:t>, 26(1), 5–25.</w:t>
      </w:r>
    </w:p>
    <w:p w14:paraId="0FC06017" w14:textId="77777777" w:rsidR="00250B77" w:rsidRPr="00250B77" w:rsidRDefault="00250B77" w:rsidP="00250B77">
      <w:pPr>
        <w:pStyle w:val="Bibliography"/>
      </w:pPr>
      <w:r w:rsidRPr="00250B77">
        <w:lastRenderedPageBreak/>
        <w:t xml:space="preserve">Chen, Y., Harper, F. M., Konstan, J., &amp; Li, S. X. (2010). Social Comparisons and Contributions to Online Communities: A Field Experiment on MovieLens. </w:t>
      </w:r>
      <w:r w:rsidRPr="00250B77">
        <w:rPr>
          <w:i/>
          <w:iCs/>
        </w:rPr>
        <w:t>American Economic Review</w:t>
      </w:r>
      <w:r w:rsidRPr="00250B77">
        <w:t>, 100(4), 1358–1398.</w:t>
      </w:r>
    </w:p>
    <w:p w14:paraId="62330F1F" w14:textId="77777777" w:rsidR="00250B77" w:rsidRPr="00250B77" w:rsidRDefault="00250B77" w:rsidP="00250B77">
      <w:pPr>
        <w:pStyle w:val="Bibliography"/>
      </w:pPr>
      <w:r w:rsidRPr="00250B77">
        <w:t xml:space="preserve">Demirci, O., Hannane, J., &amp; Zhu, X. (2024). Who Is AI Replacing? The Impact of GenAI on Online Freelancing Platforms. </w:t>
      </w:r>
      <w:r w:rsidRPr="00250B77">
        <w:rPr>
          <w:i/>
          <w:iCs/>
        </w:rPr>
        <w:t>Management Science</w:t>
      </w:r>
      <w:r w:rsidRPr="00250B77">
        <w:t>.</w:t>
      </w:r>
    </w:p>
    <w:p w14:paraId="5BD7FE03" w14:textId="77777777" w:rsidR="00250B77" w:rsidRPr="00250B77" w:rsidRDefault="00250B77" w:rsidP="00250B77">
      <w:pPr>
        <w:pStyle w:val="Bibliography"/>
      </w:pPr>
      <w:r w:rsidRPr="00250B77">
        <w:t xml:space="preserve">Dietvorst, B. J., Simmons, J. P., &amp; Massey, C. (2015). Algorithm Aversion: People Erroneously Avoid Algorithms after Seeing Them Err. </w:t>
      </w:r>
      <w:r w:rsidRPr="00250B77">
        <w:rPr>
          <w:i/>
          <w:iCs/>
        </w:rPr>
        <w:t>Journal of Experimental Psychology: General</w:t>
      </w:r>
      <w:r w:rsidRPr="00250B77">
        <w:t>, 144(1), 114–126.</w:t>
      </w:r>
    </w:p>
    <w:p w14:paraId="0838AC8F" w14:textId="77777777" w:rsidR="00250B77" w:rsidRPr="00250B77" w:rsidRDefault="00250B77" w:rsidP="00250B77">
      <w:pPr>
        <w:pStyle w:val="Bibliography"/>
      </w:pPr>
      <w:r w:rsidRPr="00250B77">
        <w:t xml:space="preserve">Evans, J. St. B. T., &amp; Stanovich, K. E. (2013). Dual-Process Theories of Higher Cognition: Advancing the Debate. </w:t>
      </w:r>
      <w:r w:rsidRPr="00250B77">
        <w:rPr>
          <w:i/>
          <w:iCs/>
        </w:rPr>
        <w:t>Perspectives on Psychological Science</w:t>
      </w:r>
      <w:r w:rsidRPr="00250B77">
        <w:t>, 8(3), 223–241.</w:t>
      </w:r>
    </w:p>
    <w:p w14:paraId="014099E8" w14:textId="77777777" w:rsidR="00250B77" w:rsidRPr="00250B77" w:rsidRDefault="00250B77" w:rsidP="00250B77">
      <w:pPr>
        <w:pStyle w:val="Bibliography"/>
      </w:pPr>
      <w:r w:rsidRPr="00250B77">
        <w:t xml:space="preserve">Fang, Y., &amp; Zhou, T. (2026). Impact of AI-Generated Content Restriction Policy on User Contribution: Evidence from an Online Knowledge-Sharing Platform. </w:t>
      </w:r>
      <w:r w:rsidRPr="00250B77">
        <w:rPr>
          <w:i/>
          <w:iCs/>
        </w:rPr>
        <w:t>Information &amp; Management</w:t>
      </w:r>
      <w:r w:rsidRPr="00250B77">
        <w:t>, 63(3), 104322.</w:t>
      </w:r>
    </w:p>
    <w:p w14:paraId="265D165A" w14:textId="77777777" w:rsidR="00250B77" w:rsidRPr="00250B77" w:rsidRDefault="00250B77" w:rsidP="00250B77">
      <w:pPr>
        <w:pStyle w:val="Bibliography"/>
      </w:pPr>
      <w:r w:rsidRPr="00250B77">
        <w:t xml:space="preserve">Hsieh, K.-Y., Tsai, W., &amp; Chen, M.-J. (2015). If They Can Do It, Why Not Us? Competitors as Reference Points for Justifying Escalation of Commitment. </w:t>
      </w:r>
      <w:r w:rsidRPr="00250B77">
        <w:rPr>
          <w:i/>
          <w:iCs/>
        </w:rPr>
        <w:t>Academy of Management Journal</w:t>
      </w:r>
      <w:r w:rsidRPr="00250B77">
        <w:t>, 58(1), 38–58.</w:t>
      </w:r>
    </w:p>
    <w:p w14:paraId="5C2F2F98" w14:textId="77777777" w:rsidR="00250B77" w:rsidRPr="00250B77" w:rsidRDefault="00250B77" w:rsidP="00250B77">
      <w:pPr>
        <w:pStyle w:val="Bibliography"/>
      </w:pPr>
      <w:r w:rsidRPr="00250B77">
        <w:t xml:space="preserve">Hui, X., Reshef, O., &amp; Zhou, L. (2024). The Short-Term Effects of Generative Artificial Intelligence on Employment: Evidence from an Online Labor Market. </w:t>
      </w:r>
      <w:r w:rsidRPr="00250B77">
        <w:rPr>
          <w:i/>
          <w:iCs/>
        </w:rPr>
        <w:t>Organization Science</w:t>
      </w:r>
      <w:r w:rsidRPr="00250B77">
        <w:t>, 35(6), 1977–1989.</w:t>
      </w:r>
    </w:p>
    <w:p w14:paraId="1941C8B4" w14:textId="77777777" w:rsidR="00250B77" w:rsidRPr="00250B77" w:rsidRDefault="00250B77" w:rsidP="00250B77">
      <w:pPr>
        <w:pStyle w:val="Bibliography"/>
      </w:pPr>
      <w:r w:rsidRPr="00250B77">
        <w:t xml:space="preserve">Jiang, S., Nguyen, D. K., Dai, P.-F., &amp; Meng, Q. (2024). Monetary Income as Opportunity Cost: Exploring the Negative Effect on Free Knowledge Contribution of Knowledge Suppliers. </w:t>
      </w:r>
      <w:r w:rsidRPr="00250B77">
        <w:rPr>
          <w:i/>
          <w:iCs/>
        </w:rPr>
        <w:t>Journal of Knowledge Management</w:t>
      </w:r>
      <w:r w:rsidRPr="00250B77">
        <w:t>, 28(2), 440–462.</w:t>
      </w:r>
    </w:p>
    <w:p w14:paraId="0BBD6188" w14:textId="77777777" w:rsidR="00250B77" w:rsidRPr="00250B77" w:rsidRDefault="00250B77" w:rsidP="00250B77">
      <w:pPr>
        <w:pStyle w:val="Bibliography"/>
      </w:pPr>
      <w:r w:rsidRPr="00250B77">
        <w:t xml:space="preserve">Kabir, S., Udo-Imeh, D. N., Kou, B., &amp; Zhang, T. (2024). Is Stack Overflow Obsolete? An Empirical Study of the Characteristics of ChatGPT Answers to Stack Overflow Questions. In </w:t>
      </w:r>
      <w:r w:rsidRPr="00250B77">
        <w:rPr>
          <w:i/>
          <w:iCs/>
        </w:rPr>
        <w:t>Proceedings of the 2024 CHI Conference on Human Factors in Computing Systems</w:t>
      </w:r>
      <w:r w:rsidRPr="00250B77">
        <w:t>, 1–17.</w:t>
      </w:r>
    </w:p>
    <w:p w14:paraId="7B536476" w14:textId="77777777" w:rsidR="00250B77" w:rsidRPr="00250B77" w:rsidRDefault="00250B77" w:rsidP="00250B77">
      <w:pPr>
        <w:pStyle w:val="Bibliography"/>
      </w:pPr>
      <w:r w:rsidRPr="00250B77">
        <w:t xml:space="preserve">Kahneman, D. (2003). A Perspective on Judgment and Choice: Mapping Bounded Rationality. </w:t>
      </w:r>
      <w:r w:rsidRPr="00250B77">
        <w:rPr>
          <w:i/>
          <w:iCs/>
        </w:rPr>
        <w:t>American Psychologist</w:t>
      </w:r>
      <w:r w:rsidRPr="00250B77">
        <w:t>, 58(9), 697–720.</w:t>
      </w:r>
    </w:p>
    <w:p w14:paraId="4941FCB3" w14:textId="77777777" w:rsidR="00250B77" w:rsidRPr="00250B77" w:rsidRDefault="00250B77" w:rsidP="00250B77">
      <w:pPr>
        <w:pStyle w:val="Bibliography"/>
      </w:pPr>
      <w:r w:rsidRPr="00250B77">
        <w:t xml:space="preserve">Kahneman, D. (2011). Thinking, Fast and Slow. </w:t>
      </w:r>
      <w:r w:rsidRPr="00250B77">
        <w:rPr>
          <w:i/>
          <w:iCs/>
        </w:rPr>
        <w:t>Farrar, Straus and Giroux</w:t>
      </w:r>
      <w:r w:rsidRPr="00250B77">
        <w:t>.</w:t>
      </w:r>
    </w:p>
    <w:p w14:paraId="03884635" w14:textId="77777777" w:rsidR="00250B77" w:rsidRPr="00250B77" w:rsidRDefault="00250B77" w:rsidP="00250B77">
      <w:pPr>
        <w:pStyle w:val="Bibliography"/>
      </w:pPr>
      <w:r w:rsidRPr="00250B77">
        <w:t xml:space="preserve">Kahneman, D., &amp; Frederick, S. (2002). Representativeness Revisited: Attribute Substitution in Intuitive Judgment. </w:t>
      </w:r>
      <w:r w:rsidRPr="00250B77">
        <w:rPr>
          <w:i/>
          <w:iCs/>
        </w:rPr>
        <w:t>Heuristics and Biases: The Psychology of Intuitive Judgment</w:t>
      </w:r>
      <w:r w:rsidRPr="00250B77">
        <w:t>, 49(49–81), 74.</w:t>
      </w:r>
    </w:p>
    <w:p w14:paraId="1DFA174D" w14:textId="77777777" w:rsidR="00250B77" w:rsidRPr="00250B77" w:rsidRDefault="00250B77" w:rsidP="00250B77">
      <w:pPr>
        <w:pStyle w:val="Bibliography"/>
      </w:pPr>
      <w:r w:rsidRPr="00250B77">
        <w:t xml:space="preserve">Lee, D. S. (2009). Training, Wages, and Sample Selection: Estimating Sharp Bounds on Treatment Effects. </w:t>
      </w:r>
      <w:r w:rsidRPr="00250B77">
        <w:rPr>
          <w:i/>
          <w:iCs/>
        </w:rPr>
        <w:t>The Review of Economic Studies</w:t>
      </w:r>
      <w:r w:rsidRPr="00250B77">
        <w:t>, 76(3), 1071–1102.</w:t>
      </w:r>
    </w:p>
    <w:p w14:paraId="1E5CB9B8" w14:textId="77777777" w:rsidR="00250B77" w:rsidRPr="00250B77" w:rsidRDefault="00250B77" w:rsidP="00250B77">
      <w:pPr>
        <w:pStyle w:val="Bibliography"/>
      </w:pPr>
      <w:r w:rsidRPr="00250B77">
        <w:t xml:space="preserve">Lee, J., &amp; Lee, G. G. (2025). Structured Reasoning and Answer Verification: Enhancing Question Answering System Accuracy and Explainability. </w:t>
      </w:r>
      <w:r w:rsidRPr="00250B77">
        <w:rPr>
          <w:i/>
          <w:iCs/>
        </w:rPr>
        <w:t>Knowledge-Based Systems</w:t>
      </w:r>
      <w:r w:rsidRPr="00250B77">
        <w:t>, 311, 113091.</w:t>
      </w:r>
    </w:p>
    <w:p w14:paraId="664D8C07" w14:textId="77777777" w:rsidR="00250B77" w:rsidRPr="00250B77" w:rsidRDefault="00250B77" w:rsidP="00250B77">
      <w:pPr>
        <w:pStyle w:val="Bibliography"/>
      </w:pPr>
      <w:r w:rsidRPr="00250B77">
        <w:t xml:space="preserve">Li, H., Shankar, R., &amp; Stallaert, J. (2020). Invested or Indebted: Ex-Ante and Ex-Post Reciprocity in Online Knowledge Sharing Communities. </w:t>
      </w:r>
      <w:r w:rsidRPr="00250B77">
        <w:rPr>
          <w:i/>
          <w:iCs/>
        </w:rPr>
        <w:t>ACM Transactions on Management Information Systems</w:t>
      </w:r>
      <w:r w:rsidRPr="00250B77">
        <w:t>, 11(1), 1–26.</w:t>
      </w:r>
    </w:p>
    <w:p w14:paraId="4801CD9F" w14:textId="77777777" w:rsidR="00250B77" w:rsidRPr="00250B77" w:rsidRDefault="00250B77" w:rsidP="00250B77">
      <w:pPr>
        <w:pStyle w:val="Bibliography"/>
      </w:pPr>
      <w:r w:rsidRPr="00250B77">
        <w:t xml:space="preserve">Li, L., Li, A., Song, X., Li, X., Huang, K., &amp; Ye, E. M. (2023). Characterizing Response Quantity on Academic Social Q&amp;A Sites: A Multidiscipline Comparison of Linguistic Characteristics of Questions. </w:t>
      </w:r>
      <w:r w:rsidRPr="00250B77">
        <w:rPr>
          <w:i/>
          <w:iCs/>
        </w:rPr>
        <w:t>Library Hi Tech</w:t>
      </w:r>
      <w:r w:rsidRPr="00250B77">
        <w:t>, 41(3), 921–938.</w:t>
      </w:r>
    </w:p>
    <w:p w14:paraId="083A27E1" w14:textId="77777777" w:rsidR="00250B77" w:rsidRPr="00250B77" w:rsidRDefault="00250B77" w:rsidP="00250B77">
      <w:pPr>
        <w:pStyle w:val="Bibliography"/>
      </w:pPr>
      <w:r w:rsidRPr="00250B77">
        <w:t xml:space="preserve">Li, P., Castelo, N., Katona, Z., &amp; Sarvary, M. (2024). Frontiers: Determining the Validity of Large Language Models for Automated Perceptual Analysis. </w:t>
      </w:r>
      <w:r w:rsidRPr="00250B77">
        <w:rPr>
          <w:i/>
          <w:iCs/>
        </w:rPr>
        <w:t>Marketing Science</w:t>
      </w:r>
      <w:r w:rsidRPr="00250B77">
        <w:t>, 43(2), 254–266.</w:t>
      </w:r>
    </w:p>
    <w:p w14:paraId="3A18916B" w14:textId="1DD17BF8" w:rsidR="00250B77" w:rsidRPr="00250B77" w:rsidRDefault="00250B77" w:rsidP="00250B77">
      <w:pPr>
        <w:pStyle w:val="Bibliography"/>
      </w:pPr>
      <w:r w:rsidRPr="00250B77">
        <w:lastRenderedPageBreak/>
        <w:t xml:space="preserve">Li, X., &amp; Kim, K. (2025). Impacts of Generative AI on User Contributions: Evidence from a Coding Q&amp;A Platform. </w:t>
      </w:r>
      <w:r w:rsidRPr="00250B77">
        <w:rPr>
          <w:i/>
          <w:iCs/>
        </w:rPr>
        <w:t>Marketing Letters</w:t>
      </w:r>
      <w:r w:rsidRPr="00250B77">
        <w:t>, 36(3), 577–591.</w:t>
      </w:r>
    </w:p>
    <w:p w14:paraId="5B8F95EE" w14:textId="77777777" w:rsidR="00250B77" w:rsidRPr="00250B77" w:rsidRDefault="00250B77" w:rsidP="00250B77">
      <w:pPr>
        <w:pStyle w:val="Bibliography"/>
      </w:pPr>
      <w:r w:rsidRPr="00250B77">
        <w:t xml:space="preserve">Logg, J. M., Minson, J. A., &amp; Moore, D. A. (2019). Algorithm Appreciation: People Prefer Algorithmic to Human Judgment. </w:t>
      </w:r>
      <w:r w:rsidRPr="00250B77">
        <w:rPr>
          <w:i/>
          <w:iCs/>
        </w:rPr>
        <w:t>Organizational Behavior and Human Decision Processes</w:t>
      </w:r>
      <w:r w:rsidRPr="00250B77">
        <w:t>, 151, 90–103.</w:t>
      </w:r>
    </w:p>
    <w:p w14:paraId="2E77A00E" w14:textId="77777777" w:rsidR="00250B77" w:rsidRPr="00250B77" w:rsidRDefault="00250B77" w:rsidP="00250B77">
      <w:pPr>
        <w:pStyle w:val="Bibliography"/>
      </w:pPr>
      <w:r w:rsidRPr="00250B77">
        <w:t xml:space="preserve">Longoni, C., Fradkin, A., Cian, L., &amp; Pennycook, G. (2022). News from Generative Artificial Intelligence Is Believed Less. In </w:t>
      </w:r>
      <w:r w:rsidRPr="00250B77">
        <w:rPr>
          <w:i/>
          <w:iCs/>
        </w:rPr>
        <w:t>Proceedings of the 2022 ACM Conference on Fairness, Accountability, and Transparency</w:t>
      </w:r>
      <w:r w:rsidRPr="00250B77">
        <w:t>, 97–106.</w:t>
      </w:r>
    </w:p>
    <w:p w14:paraId="3E4415B3" w14:textId="77777777" w:rsidR="00250B77" w:rsidRPr="00250B77" w:rsidRDefault="00250B77" w:rsidP="00250B77">
      <w:pPr>
        <w:pStyle w:val="Bibliography"/>
      </w:pPr>
      <w:r w:rsidRPr="00250B77">
        <w:t xml:space="preserve">Meng, X., Webster, S. A., &amp; Butler, B. S. (2013). Motivational Effects of Badge Systems on Participation in Stack Exchange Social Q&amp;A Online Community. In </w:t>
      </w:r>
      <w:r w:rsidRPr="00250B77">
        <w:rPr>
          <w:i/>
          <w:iCs/>
        </w:rPr>
        <w:t>Proceedings of Americas Conference on Information Systems</w:t>
      </w:r>
      <w:r w:rsidRPr="00250B77">
        <w:t>, (Vol. 4), 2478–2484.</w:t>
      </w:r>
    </w:p>
    <w:p w14:paraId="55013AFC" w14:textId="77777777" w:rsidR="00250B77" w:rsidRPr="00250B77" w:rsidRDefault="00250B77" w:rsidP="00250B77">
      <w:pPr>
        <w:pStyle w:val="Bibliography"/>
      </w:pPr>
      <w:r w:rsidRPr="00250B77">
        <w:t xml:space="preserve">Moon, J. Y., &amp; Sproull, L. S. (2008). The Role of Feedback in Managing the Internet-Based Volunteer Work Force. </w:t>
      </w:r>
      <w:r w:rsidRPr="00250B77">
        <w:rPr>
          <w:i/>
          <w:iCs/>
        </w:rPr>
        <w:t>Information Systems Research</w:t>
      </w:r>
      <w:r w:rsidRPr="00250B77">
        <w:t>, 19(4), 494–515.</w:t>
      </w:r>
    </w:p>
    <w:p w14:paraId="2B40AFE9" w14:textId="77777777" w:rsidR="00250B77" w:rsidRPr="00250B77" w:rsidRDefault="00250B77" w:rsidP="00250B77">
      <w:pPr>
        <w:pStyle w:val="Bibliography"/>
      </w:pPr>
      <w:r w:rsidRPr="00250B77">
        <w:t xml:space="preserve">Olson Jr, M. (1971). </w:t>
      </w:r>
      <w:r w:rsidRPr="00250B77">
        <w:rPr>
          <w:i/>
          <w:iCs/>
        </w:rPr>
        <w:t>The Logic of Collective Action: Public Goods and the Theory of Groups, with a New Preface and Appendix</w:t>
      </w:r>
      <w:r w:rsidRPr="00250B77">
        <w:t>. (Vol. 124).</w:t>
      </w:r>
    </w:p>
    <w:p w14:paraId="6BA959BB" w14:textId="77777777" w:rsidR="00250B77" w:rsidRPr="00250B77" w:rsidRDefault="00250B77" w:rsidP="00250B77">
      <w:pPr>
        <w:pStyle w:val="Bibliography"/>
      </w:pPr>
      <w:r w:rsidRPr="00250B77">
        <w:t xml:space="preserve">Oster, E. (2019). Unobservable Selection and Coefficient Stability: Theory and Evidence. </w:t>
      </w:r>
      <w:r w:rsidRPr="00250B77">
        <w:rPr>
          <w:i/>
          <w:iCs/>
        </w:rPr>
        <w:t>Journal of Business &amp; Economic Statistics</w:t>
      </w:r>
      <w:r w:rsidRPr="00250B77">
        <w:t>, 37(2), 187–204.</w:t>
      </w:r>
    </w:p>
    <w:p w14:paraId="5AE43DD6" w14:textId="77777777" w:rsidR="00250B77" w:rsidRPr="00250B77" w:rsidRDefault="00250B77" w:rsidP="00250B77">
      <w:pPr>
        <w:pStyle w:val="Bibliography"/>
      </w:pPr>
      <w:r w:rsidRPr="00250B77">
        <w:t xml:space="preserve">Quinn, M., &amp; Gutt, D. (2025). Heterogeneous Effects of Generative Artificial Intelligence (GenAI) on Knowledge Seeking in Online Communities. </w:t>
      </w:r>
      <w:r w:rsidRPr="00250B77">
        <w:rPr>
          <w:i/>
          <w:iCs/>
        </w:rPr>
        <w:t>Journal of Management Information Systems</w:t>
      </w:r>
      <w:r w:rsidRPr="00250B77">
        <w:t>, 42(2), 370–399.</w:t>
      </w:r>
    </w:p>
    <w:p w14:paraId="012531F5" w14:textId="77777777" w:rsidR="00250B77" w:rsidRPr="00250B77" w:rsidRDefault="00250B77" w:rsidP="00250B77">
      <w:pPr>
        <w:pStyle w:val="Bibliography"/>
      </w:pPr>
      <w:r w:rsidRPr="00250B77">
        <w:t xml:space="preserve">Rao, X., Shan, G., &amp; Qiu, L. (2026). </w:t>
      </w:r>
      <w:r w:rsidRPr="00250B77">
        <w:rPr>
          <w:i/>
          <w:iCs/>
        </w:rPr>
        <w:t>How Generative AI Transforms Questioning Behavior on Q&amp;A Platforms: Evidence from A Natural Experiment with Pilot Usage of ChatGPT</w:t>
      </w:r>
      <w:r w:rsidRPr="00250B77">
        <w:t>. SSRN Scholarly Paper.</w:t>
      </w:r>
    </w:p>
    <w:p w14:paraId="0AFA371C" w14:textId="77777777" w:rsidR="00250B77" w:rsidRPr="00250B77" w:rsidRDefault="00250B77" w:rsidP="00250B77">
      <w:pPr>
        <w:pStyle w:val="Bibliography"/>
      </w:pPr>
      <w:r w:rsidRPr="00250B77">
        <w:t xml:space="preserve">del Rio-Chanona, R. M., Laurentsyeva, N., &amp; Wachs, J. (2024). Large Language Models Reduce Public Knowledge Sharing on Online Q&amp;A Platforms. </w:t>
      </w:r>
      <w:r w:rsidRPr="00250B77">
        <w:rPr>
          <w:i/>
          <w:iCs/>
        </w:rPr>
        <w:t>PNAS Nexus</w:t>
      </w:r>
      <w:r w:rsidRPr="00250B77">
        <w:t>, 3(9), pgae400.</w:t>
      </w:r>
    </w:p>
    <w:p w14:paraId="3C20DC01" w14:textId="77777777" w:rsidR="00250B77" w:rsidRPr="00250B77" w:rsidRDefault="00250B77" w:rsidP="00250B77">
      <w:pPr>
        <w:pStyle w:val="Bibliography"/>
      </w:pPr>
      <w:r w:rsidRPr="00250B77">
        <w:t xml:space="preserve">Sanatizadeh, A., Lu, Y., Zhao, K., &amp; Hu, Y. (2025). Engagement or Entanglement? The Dual Impact of Generative Artificial Intelligence in Online Knowledge Exchange Platforms. </w:t>
      </w:r>
      <w:r w:rsidRPr="00250B77">
        <w:rPr>
          <w:i/>
          <w:iCs/>
        </w:rPr>
        <w:t>Information &amp; Management</w:t>
      </w:r>
      <w:r w:rsidRPr="00250B77">
        <w:t>, 62(6), 104178.</w:t>
      </w:r>
    </w:p>
    <w:p w14:paraId="53A4E57F" w14:textId="77777777" w:rsidR="00250B77" w:rsidRPr="00250B77" w:rsidRDefault="00250B77" w:rsidP="00250B77">
      <w:pPr>
        <w:pStyle w:val="Bibliography"/>
      </w:pPr>
      <w:r w:rsidRPr="00250B77">
        <w:t xml:space="preserve">Shan, G., &amp; Qiu, L. (2026). Examining the Impact of Generative AI on Users’ Voluntary Knowledge Contribution: Evidence from a Natural Experiment on Stack Overflow. </w:t>
      </w:r>
      <w:r w:rsidRPr="00250B77">
        <w:rPr>
          <w:i/>
          <w:iCs/>
        </w:rPr>
        <w:t>Information Systems Research</w:t>
      </w:r>
      <w:r w:rsidRPr="00250B77">
        <w:t>, 37(2), 1021–1041.</w:t>
      </w:r>
    </w:p>
    <w:p w14:paraId="7805142C" w14:textId="77777777" w:rsidR="00250B77" w:rsidRPr="00250B77" w:rsidRDefault="00250B77" w:rsidP="00250B77">
      <w:pPr>
        <w:pStyle w:val="Bibliography"/>
      </w:pPr>
      <w:r w:rsidRPr="00250B77">
        <w:t xml:space="preserve">Shi, C., Hu, P., Fan, W., &amp; Qiu, L. (2024). Competitive Peer Influence on Knowledge Contribution Behaviors in Online Q&amp;A Communities: A Social Comparison Perspective. </w:t>
      </w:r>
      <w:r w:rsidRPr="00250B77">
        <w:rPr>
          <w:i/>
          <w:iCs/>
        </w:rPr>
        <w:t>Internet Research</w:t>
      </w:r>
      <w:r w:rsidRPr="00250B77">
        <w:t>, 34(5), 1577–1601.</w:t>
      </w:r>
    </w:p>
    <w:p w14:paraId="75E3D06C" w14:textId="77777777" w:rsidR="00250B77" w:rsidRPr="00250B77" w:rsidRDefault="00250B77" w:rsidP="00250B77">
      <w:pPr>
        <w:pStyle w:val="Bibliography"/>
      </w:pPr>
      <w:r w:rsidRPr="00250B77">
        <w:t xml:space="preserve">Shin, M., Kim, J., van Opheusden, B., &amp; Griffiths, T. L. (2023). Superhuman Artificial Intelligence Can Improve Human Decision-Making by Increasing Novelty. </w:t>
      </w:r>
      <w:r w:rsidRPr="00250B77">
        <w:rPr>
          <w:i/>
          <w:iCs/>
        </w:rPr>
        <w:t>Proceedings of the National Academy of Sciences</w:t>
      </w:r>
      <w:r w:rsidRPr="00250B77">
        <w:t>, 120(12), e2214840120.</w:t>
      </w:r>
    </w:p>
    <w:p w14:paraId="3FBFA36A" w14:textId="77777777" w:rsidR="00250B77" w:rsidRPr="00250B77" w:rsidRDefault="00250B77" w:rsidP="00250B77">
      <w:pPr>
        <w:pStyle w:val="Bibliography"/>
      </w:pPr>
      <w:r w:rsidRPr="00250B77">
        <w:t xml:space="preserve">Su, Y., Zhang, K., Wang, Q., &amp; Qiu, L. (2025). </w:t>
      </w:r>
      <w:r w:rsidRPr="00250B77">
        <w:rPr>
          <w:i/>
          <w:iCs/>
        </w:rPr>
        <w:t>Generative AI and Human Knowledge Sharing: Evidence from A Natural Experiment</w:t>
      </w:r>
      <w:r w:rsidRPr="00250B77">
        <w:t>. SSRN Scholarly Paper.</w:t>
      </w:r>
    </w:p>
    <w:p w14:paraId="35ECEDCE" w14:textId="77777777" w:rsidR="00250B77" w:rsidRPr="00250B77" w:rsidRDefault="00250B77" w:rsidP="00250B77">
      <w:pPr>
        <w:pStyle w:val="Bibliography"/>
      </w:pPr>
      <w:r w:rsidRPr="00250B77">
        <w:t xml:space="preserve">Tversky, A., &amp; Kahneman, D. (1973). Availability: A Heuristic for Judging Frequency and Probability. </w:t>
      </w:r>
      <w:r w:rsidRPr="00250B77">
        <w:rPr>
          <w:i/>
          <w:iCs/>
        </w:rPr>
        <w:t>Cognitive Psychology</w:t>
      </w:r>
      <w:r w:rsidRPr="00250B77">
        <w:t>, 5(2), 207–232.</w:t>
      </w:r>
    </w:p>
    <w:p w14:paraId="5D6BB893" w14:textId="77777777" w:rsidR="00250B77" w:rsidRPr="00250B77" w:rsidRDefault="00250B77" w:rsidP="00250B77">
      <w:pPr>
        <w:pStyle w:val="Bibliography"/>
      </w:pPr>
      <w:r w:rsidRPr="00250B77">
        <w:lastRenderedPageBreak/>
        <w:t xml:space="preserve">Wang, N., Liu, Y., &amp; Xiao, S. (2022). Which Feedback Matters? The Role of Expressions and Valence in Continuous High-Quality Knowledge Contribution in the Online Q&amp;A Community. </w:t>
      </w:r>
      <w:r w:rsidRPr="00250B77">
        <w:rPr>
          <w:i/>
          <w:iCs/>
        </w:rPr>
        <w:t>Decision Support Systems</w:t>
      </w:r>
      <w:r w:rsidRPr="00250B77">
        <w:t>, 156, 113750.</w:t>
      </w:r>
    </w:p>
    <w:p w14:paraId="0894B6D9" w14:textId="77777777" w:rsidR="00250B77" w:rsidRPr="00250B77" w:rsidRDefault="00250B77" w:rsidP="00250B77">
      <w:pPr>
        <w:pStyle w:val="Bibliography"/>
      </w:pPr>
      <w:r w:rsidRPr="00250B77">
        <w:t xml:space="preserve">Wang, X. (Shawn), &amp; Zheng, J. (2024). </w:t>
      </w:r>
      <w:r w:rsidRPr="00250B77">
        <w:rPr>
          <w:i/>
          <w:iCs/>
        </w:rPr>
        <w:t>Can Banning AI-Generated Content Save User-Generated Q&amp;A Platforms?</w:t>
      </w:r>
      <w:r w:rsidRPr="00250B77">
        <w:t xml:space="preserve"> SSRN Scholarly Paper.</w:t>
      </w:r>
    </w:p>
    <w:p w14:paraId="4C375555" w14:textId="77777777" w:rsidR="00250B77" w:rsidRPr="00250B77" w:rsidRDefault="00250B77" w:rsidP="00250B77">
      <w:pPr>
        <w:pStyle w:val="Bibliography"/>
      </w:pPr>
      <w:r w:rsidRPr="00250B77">
        <w:t xml:space="preserve">Xue, J., Wang, L., Zheng, J., Li, Y., &amp; Tan, Y. (2026). Can ChatGPT Kill User-Generated Q&amp;A Platforms? </w:t>
      </w:r>
      <w:r w:rsidRPr="00250B77">
        <w:rPr>
          <w:i/>
          <w:iCs/>
        </w:rPr>
        <w:t>Information Systems Research</w:t>
      </w:r>
      <w:r w:rsidRPr="00250B77">
        <w:t>.</w:t>
      </w:r>
    </w:p>
    <w:p w14:paraId="01D1880E" w14:textId="77777777" w:rsidR="00250B77" w:rsidRPr="00250B77" w:rsidRDefault="00250B77" w:rsidP="00250B77">
      <w:pPr>
        <w:pStyle w:val="Bibliography"/>
      </w:pPr>
      <w:r w:rsidRPr="00250B77">
        <w:t xml:space="preserve">Yiu, S., Seamans, R., Raj, M., &amp; Liu, T. (2026). Worker Repositioning and Technological Change: Evidence from an Online Labor Market. </w:t>
      </w:r>
      <w:r w:rsidRPr="00250B77">
        <w:rPr>
          <w:i/>
          <w:iCs/>
        </w:rPr>
        <w:t>Organization Science</w:t>
      </w:r>
      <w:r w:rsidRPr="00250B77">
        <w:t>.</w:t>
      </w:r>
    </w:p>
    <w:p w14:paraId="5E5D4352" w14:textId="77777777" w:rsidR="00250B77" w:rsidRPr="00250B77" w:rsidRDefault="00250B77" w:rsidP="00250B77">
      <w:pPr>
        <w:pStyle w:val="Bibliography"/>
      </w:pPr>
      <w:r w:rsidRPr="00250B77">
        <w:t xml:space="preserve">Zhang, L., Li, Y.-N., Peng, T.-Q., &amp; Wu, Y. (2022). Dynamics of the Social Construction of Knowledge: An Empirical Study of Zhihu in China. </w:t>
      </w:r>
      <w:r w:rsidRPr="00250B77">
        <w:rPr>
          <w:i/>
          <w:iCs/>
        </w:rPr>
        <w:t>EPJ Data Science</w:t>
      </w:r>
      <w:r w:rsidRPr="00250B77">
        <w:t>, 11(1), 35.</w:t>
      </w:r>
    </w:p>
    <w:p w14:paraId="3AEC9083" w14:textId="77777777" w:rsidR="00250B77" w:rsidRPr="00250B77" w:rsidRDefault="00250B77" w:rsidP="00250B77">
      <w:pPr>
        <w:pStyle w:val="Bibliography"/>
      </w:pPr>
      <w:r w:rsidRPr="00250B77">
        <w:t xml:space="preserve">Zhang, X. (Michael), &amp; Zhu, F. (2011). Group Size and Incentives to Contribute: A Natural Experiment at Chinese Wikipedia. </w:t>
      </w:r>
      <w:r w:rsidRPr="00250B77">
        <w:rPr>
          <w:i/>
          <w:iCs/>
        </w:rPr>
        <w:t>American Economic Review</w:t>
      </w:r>
      <w:r w:rsidRPr="00250B77">
        <w:t>, 101(4), 1601–1615.</w:t>
      </w:r>
    </w:p>
    <w:p w14:paraId="4684B71E" w14:textId="2070B567" w:rsidR="00B96D8F" w:rsidRPr="00015210" w:rsidRDefault="00B96D8F" w:rsidP="00250B77">
      <w:pPr>
        <w:pStyle w:val="Bibliography"/>
        <w:rPr>
          <w:szCs w:val="24"/>
          <w:lang w:eastAsia="zh-CN"/>
        </w:rPr>
      </w:pPr>
      <w:r w:rsidRPr="00015210">
        <w:fldChar w:fldCharType="end"/>
      </w:r>
      <w:bookmarkEnd w:id="1"/>
    </w:p>
    <w:sectPr w:rsidR="00B96D8F" w:rsidRPr="00015210" w:rsidSect="000862C8">
      <w:headerReference w:type="even" r:id="rId21"/>
      <w:footerReference w:type="even" r:id="rId22"/>
      <w:footerReference w:type="default" r:id="rId23"/>
      <w:headerReference w:type="first" r:id="rId24"/>
      <w:footerReference w:type="first" r:id="rId25"/>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2D6302" w14:textId="77777777" w:rsidR="009A0AE9" w:rsidRPr="00015210" w:rsidRDefault="009A0AE9" w:rsidP="00413127">
      <w:r w:rsidRPr="00015210">
        <w:separator/>
      </w:r>
    </w:p>
    <w:p w14:paraId="043C20A4" w14:textId="77777777" w:rsidR="009A0AE9" w:rsidRPr="00015210" w:rsidRDefault="009A0AE9" w:rsidP="00413127"/>
    <w:p w14:paraId="11BCF00C" w14:textId="77777777" w:rsidR="009A0AE9" w:rsidRPr="00015210" w:rsidRDefault="009A0AE9" w:rsidP="00413127"/>
    <w:p w14:paraId="1851C63E" w14:textId="77777777" w:rsidR="009A0AE9" w:rsidRPr="00015210" w:rsidRDefault="009A0AE9"/>
  </w:endnote>
  <w:endnote w:type="continuationSeparator" w:id="0">
    <w:p w14:paraId="67B04734" w14:textId="77777777" w:rsidR="009A0AE9" w:rsidRPr="00015210" w:rsidRDefault="009A0AE9" w:rsidP="00413127">
      <w:r w:rsidRPr="00015210">
        <w:continuationSeparator/>
      </w:r>
    </w:p>
    <w:p w14:paraId="70A88768" w14:textId="77777777" w:rsidR="009A0AE9" w:rsidRPr="00015210" w:rsidRDefault="009A0AE9" w:rsidP="00413127"/>
    <w:p w14:paraId="0C5F81BE" w14:textId="77777777" w:rsidR="009A0AE9" w:rsidRPr="00015210" w:rsidRDefault="009A0AE9" w:rsidP="00413127"/>
    <w:p w14:paraId="47010B26" w14:textId="77777777" w:rsidR="009A0AE9" w:rsidRPr="00015210" w:rsidRDefault="009A0A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252BE4" w14:textId="77777777" w:rsidR="009A0AE9" w:rsidRPr="00015210" w:rsidRDefault="009A0AE9">
      <w:r w:rsidRPr="00015210">
        <w:separator/>
      </w:r>
    </w:p>
  </w:footnote>
  <w:footnote w:type="continuationSeparator" w:id="0">
    <w:p w14:paraId="695958F5" w14:textId="77777777" w:rsidR="009A0AE9" w:rsidRPr="00015210" w:rsidRDefault="009A0AE9" w:rsidP="00413127">
      <w:r w:rsidRPr="00015210">
        <w:continuationSeparator/>
      </w:r>
    </w:p>
  </w:footnote>
  <w:footnote w:type="continuationNotice" w:id="1">
    <w:p w14:paraId="2F10DC98" w14:textId="77777777" w:rsidR="009A0AE9" w:rsidRPr="00015210" w:rsidRDefault="009A0AE9" w:rsidP="003549C6">
      <w:pPr>
        <w:pStyle w:val="Footer"/>
        <w:rPr>
          <w:lang w:eastAsia="zh-CN"/>
        </w:rPr>
      </w:pPr>
    </w:p>
  </w:footnote>
  <w:footnote w:id="2">
    <w:p w14:paraId="3E742875" w14:textId="28EB21F8" w:rsidR="00F22802" w:rsidRPr="00F22802" w:rsidRDefault="00F22802" w:rsidP="00890D8F">
      <w:pPr>
        <w:pStyle w:val="Footnotes"/>
        <w:rPr>
          <w:rFonts w:hint="eastAsia"/>
          <w:lang w:eastAsia="zh-CN"/>
        </w:rPr>
        <w:pPrChange w:id="11" w:author="Author">
          <w:pPr>
            <w:pStyle w:val="FootnoteText"/>
          </w:pPr>
        </w:pPrChange>
      </w:pPr>
      <w:ins w:id="12" w:author="Author">
        <w:r>
          <w:rPr>
            <w:rStyle w:val="FootnoteReference"/>
          </w:rPr>
          <w:footnoteRef/>
        </w:r>
        <w:r>
          <w:t xml:space="preserve"> </w:t>
        </w:r>
        <w:bookmarkStart w:id="13" w:name="OLE_LINK14"/>
        <w:r w:rsidR="00890D8F" w:rsidRPr="00890D8F">
          <w:t xml:space="preserve">Su et al. (2025) deliberately restrict their sample </w:t>
        </w:r>
        <w:r w:rsidR="00890D8F">
          <w:rPr>
            <w:lang w:eastAsia="zh-CN"/>
          </w:rPr>
          <w:t>“</w:t>
        </w:r>
        <w:r w:rsidR="00890D8F" w:rsidRPr="00890D8F">
          <w:t>to focus on pre-existing questions</w:t>
        </w:r>
        <w:r w:rsidR="00890D8F">
          <w:rPr>
            <w:lang w:eastAsia="zh-CN"/>
          </w:rPr>
          <w:t>”</w:t>
        </w:r>
        <w:r w:rsidR="00890D8F" w:rsidRPr="00890D8F">
          <w:t xml:space="preserve"> that already carry human answers when the AI policy is implemented (p. 15</w:t>
        </w:r>
        <w:r w:rsidR="00890D8F">
          <w:rPr>
            <w:rFonts w:hint="eastAsia"/>
            <w:lang w:eastAsia="zh-CN"/>
          </w:rPr>
          <w:t xml:space="preserve">). </w:t>
        </w:r>
        <w:r w:rsidR="00890D8F" w:rsidRPr="00890D8F">
          <w:t>Table 4 (p. 22) reports both the roughly 49</w:t>
        </w:r>
        <w:r w:rsidR="00890D8F">
          <w:rPr>
            <w:rFonts w:hint="eastAsia"/>
            <w:lang w:eastAsia="zh-CN"/>
          </w:rPr>
          <w:t>.518</w:t>
        </w:r>
        <w:r w:rsidR="00890D8F" w:rsidRPr="00890D8F">
          <w:t xml:space="preserve"> average from question posting to AI-policy implementation and the average of 66.618 accumulated answers per question in the treatment group. </w:t>
        </w:r>
      </w:ins>
      <w:bookmarkEnd w:id="13"/>
    </w:p>
  </w:footnote>
  <w:footnote w:id="3">
    <w:p w14:paraId="6E015E89" w14:textId="77777777" w:rsidR="00904A3D" w:rsidRPr="00413127" w:rsidRDefault="00904A3D" w:rsidP="00DD72E7">
      <w:pPr>
        <w:pStyle w:val="Footnotes"/>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7F55FBDE" w14:textId="7B3FC30D" w:rsidR="00904A3D" w:rsidRPr="00D657E2" w:rsidRDefault="00904A3D" w:rsidP="00DD72E7">
      <w:pPr>
        <w:pStyle w:val="Footnotes"/>
        <w:rPr>
          <w:sz w:val="24"/>
          <w:szCs w:val="24"/>
        </w:rPr>
      </w:pPr>
      <w:r w:rsidRPr="00CF121E">
        <w:rPr>
          <w:rStyle w:val="FootnoteReference"/>
          <w:sz w:val="18"/>
        </w:rPr>
        <w:footnoteRef/>
      </w:r>
      <w:r w:rsidRPr="00CF121E">
        <w:rPr>
          <w:rStyle w:val="FootnoteReference"/>
          <w:sz w:val="18"/>
        </w:rPr>
        <w:t xml:space="preserve"> </w:t>
      </w:r>
      <w:r w:rsidR="009E2E4B" w:rsidRPr="00DD72E7">
        <w:t xml:space="preserve">We confirmed with SegmentFault's operational manager, who oversaw the experiment, and the </w:t>
      </w:r>
      <w:r w:rsidR="00763F8F">
        <w:rPr>
          <w:rFonts w:hint="eastAsia"/>
        </w:rPr>
        <w:t xml:space="preserve">engineer who </w:t>
      </w:r>
      <w:r>
        <w:t xml:space="preserve">implemented </w:t>
      </w:r>
      <w:r w:rsidRPr="00D657E2">
        <w:t>the randomized experiment</w:t>
      </w:r>
      <w:r>
        <w:t xml:space="preserve"> </w:t>
      </w:r>
      <w:r w:rsidRPr="00D657E2">
        <w:t xml:space="preserve">that the random assignment </w:t>
      </w:r>
      <w:r>
        <w:t xml:space="preserve">did </w:t>
      </w:r>
      <w:r w:rsidRPr="00D657E2">
        <w:t>occur at the question level.</w:t>
      </w:r>
    </w:p>
  </w:footnote>
  <w:footnote w:id="5">
    <w:p w14:paraId="151AC5FA" w14:textId="77777777" w:rsidR="00904A3D" w:rsidRPr="00701301" w:rsidRDefault="00904A3D" w:rsidP="005178E4">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6">
    <w:p w14:paraId="18BB7BE8" w14:textId="748EED71" w:rsidR="00763F8F" w:rsidRPr="00763F8F" w:rsidRDefault="00763F8F" w:rsidP="00DD72E7">
      <w:pPr>
        <w:pStyle w:val="Footnotes"/>
        <w:rPr>
          <w:lang w:eastAsia="zh-CN"/>
        </w:rPr>
      </w:pPr>
      <w:r>
        <w:rPr>
          <w:rStyle w:val="FootnoteReference"/>
        </w:rPr>
        <w:footnoteRef/>
      </w:r>
      <w:r>
        <w:t xml:space="preserve"> </w:t>
      </w:r>
      <w:r>
        <w:rPr>
          <w:rFonts w:hint="eastAsia"/>
          <w:lang w:eastAsia="zh-CN"/>
        </w:rPr>
        <w:t>This information is provided by the</w:t>
      </w:r>
      <w:r>
        <w:rPr>
          <w:rFonts w:hint="eastAsia"/>
        </w:rPr>
        <w:t xml:space="preserve"> SegmentFault</w:t>
      </w:r>
      <w:r>
        <w:t>’</w:t>
      </w:r>
      <w:r>
        <w:rPr>
          <w:rFonts w:hint="eastAsia"/>
        </w:rPr>
        <w:t xml:space="preserve">s operational manager overseeing this </w:t>
      </w:r>
      <w:r>
        <w:rPr>
          <w:rFonts w:hint="eastAsia"/>
          <w:lang w:eastAsia="zh-CN"/>
        </w:rPr>
        <w:t>experiment.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B40"/>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69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0B8D"/>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842"/>
    <w:rsid w:val="00084CE1"/>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AC5"/>
    <w:rsid w:val="000C2DF4"/>
    <w:rsid w:val="000C38A5"/>
    <w:rsid w:val="000C392C"/>
    <w:rsid w:val="000C39A2"/>
    <w:rsid w:val="000C3B5C"/>
    <w:rsid w:val="000C4428"/>
    <w:rsid w:val="000C502E"/>
    <w:rsid w:val="000C51DC"/>
    <w:rsid w:val="000C569E"/>
    <w:rsid w:val="000C59BE"/>
    <w:rsid w:val="000C616D"/>
    <w:rsid w:val="000C63BE"/>
    <w:rsid w:val="000C65E3"/>
    <w:rsid w:val="000C67DD"/>
    <w:rsid w:val="000D004E"/>
    <w:rsid w:val="000D01DB"/>
    <w:rsid w:val="000D02F9"/>
    <w:rsid w:val="000D0704"/>
    <w:rsid w:val="000D0945"/>
    <w:rsid w:val="000D107F"/>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D3E"/>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3F"/>
    <w:rsid w:val="00102CD2"/>
    <w:rsid w:val="00102E7B"/>
    <w:rsid w:val="001031CB"/>
    <w:rsid w:val="0010341A"/>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DE0"/>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4AD"/>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081"/>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6D2A"/>
    <w:rsid w:val="00207003"/>
    <w:rsid w:val="002079A8"/>
    <w:rsid w:val="00210612"/>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291F"/>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169B"/>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B77"/>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D42"/>
    <w:rsid w:val="00266F84"/>
    <w:rsid w:val="00267335"/>
    <w:rsid w:val="00270337"/>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77995"/>
    <w:rsid w:val="00280571"/>
    <w:rsid w:val="00281139"/>
    <w:rsid w:val="002813AF"/>
    <w:rsid w:val="00281852"/>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2FF"/>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19EF"/>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6CA"/>
    <w:rsid w:val="00320793"/>
    <w:rsid w:val="003207F4"/>
    <w:rsid w:val="003214AB"/>
    <w:rsid w:val="0032181D"/>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4B06"/>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1984"/>
    <w:rsid w:val="003E211F"/>
    <w:rsid w:val="003E2587"/>
    <w:rsid w:val="003E2BE5"/>
    <w:rsid w:val="003E2E19"/>
    <w:rsid w:val="003E355D"/>
    <w:rsid w:val="003E3EC4"/>
    <w:rsid w:val="003E4400"/>
    <w:rsid w:val="003E45F8"/>
    <w:rsid w:val="003E49EA"/>
    <w:rsid w:val="003E50A5"/>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8D4"/>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1F"/>
    <w:rsid w:val="00415EC5"/>
    <w:rsid w:val="004163C6"/>
    <w:rsid w:val="00416E33"/>
    <w:rsid w:val="00416EC6"/>
    <w:rsid w:val="004171B1"/>
    <w:rsid w:val="0041740F"/>
    <w:rsid w:val="00417631"/>
    <w:rsid w:val="00417957"/>
    <w:rsid w:val="00420731"/>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583A"/>
    <w:rsid w:val="0046682B"/>
    <w:rsid w:val="004672F7"/>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4DC3"/>
    <w:rsid w:val="004F6329"/>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D6D"/>
    <w:rsid w:val="00513EAA"/>
    <w:rsid w:val="005140F1"/>
    <w:rsid w:val="00514BAC"/>
    <w:rsid w:val="00514D40"/>
    <w:rsid w:val="00515604"/>
    <w:rsid w:val="005157B3"/>
    <w:rsid w:val="00516103"/>
    <w:rsid w:val="005161AB"/>
    <w:rsid w:val="005161C2"/>
    <w:rsid w:val="00516352"/>
    <w:rsid w:val="0051679F"/>
    <w:rsid w:val="005169D6"/>
    <w:rsid w:val="00516BA3"/>
    <w:rsid w:val="00516F39"/>
    <w:rsid w:val="005173C2"/>
    <w:rsid w:val="005177B6"/>
    <w:rsid w:val="005178E4"/>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2D4"/>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97"/>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C0"/>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358"/>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84"/>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96F"/>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6E2"/>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91C"/>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174"/>
    <w:rsid w:val="006E34DC"/>
    <w:rsid w:val="006E3561"/>
    <w:rsid w:val="006E36E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55F7"/>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AB2"/>
    <w:rsid w:val="00745C3B"/>
    <w:rsid w:val="0074649B"/>
    <w:rsid w:val="00746C9C"/>
    <w:rsid w:val="00746CEB"/>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8A4"/>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3F8F"/>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07F2"/>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6E69"/>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29D"/>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4E8F"/>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EFF"/>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553"/>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0D8F"/>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DD8"/>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D66"/>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7A3"/>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74E"/>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0C35"/>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D92"/>
    <w:rsid w:val="00997ED4"/>
    <w:rsid w:val="009A08C5"/>
    <w:rsid w:val="009A0926"/>
    <w:rsid w:val="009A0AE9"/>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2E4B"/>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1423"/>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5EEB"/>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4BB9"/>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3539"/>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1439"/>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17E"/>
    <w:rsid w:val="00AD584A"/>
    <w:rsid w:val="00AD5C71"/>
    <w:rsid w:val="00AD66D7"/>
    <w:rsid w:val="00AD79A6"/>
    <w:rsid w:val="00AE036C"/>
    <w:rsid w:val="00AE0684"/>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056E"/>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2B6"/>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21A3"/>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AB"/>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5AC"/>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CA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01ED"/>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2FB9"/>
    <w:rsid w:val="00C93011"/>
    <w:rsid w:val="00C939D6"/>
    <w:rsid w:val="00C94557"/>
    <w:rsid w:val="00C95805"/>
    <w:rsid w:val="00C95A9A"/>
    <w:rsid w:val="00C96913"/>
    <w:rsid w:val="00C96BF9"/>
    <w:rsid w:val="00C96D75"/>
    <w:rsid w:val="00C971A0"/>
    <w:rsid w:val="00C97A3E"/>
    <w:rsid w:val="00C97FBC"/>
    <w:rsid w:val="00CA0485"/>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4C6C"/>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2E7"/>
    <w:rsid w:val="00DD755E"/>
    <w:rsid w:val="00DD7C8E"/>
    <w:rsid w:val="00DD7EE9"/>
    <w:rsid w:val="00DE2707"/>
    <w:rsid w:val="00DE2B50"/>
    <w:rsid w:val="00DE2FF5"/>
    <w:rsid w:val="00DE32EB"/>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59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A50"/>
    <w:rsid w:val="00E35EB7"/>
    <w:rsid w:val="00E36260"/>
    <w:rsid w:val="00E36608"/>
    <w:rsid w:val="00E368FA"/>
    <w:rsid w:val="00E36B2B"/>
    <w:rsid w:val="00E3707E"/>
    <w:rsid w:val="00E373B8"/>
    <w:rsid w:val="00E3771B"/>
    <w:rsid w:val="00E37798"/>
    <w:rsid w:val="00E37B08"/>
    <w:rsid w:val="00E37E5D"/>
    <w:rsid w:val="00E40062"/>
    <w:rsid w:val="00E40475"/>
    <w:rsid w:val="00E4064C"/>
    <w:rsid w:val="00E4077F"/>
    <w:rsid w:val="00E40E4D"/>
    <w:rsid w:val="00E41443"/>
    <w:rsid w:val="00E415AB"/>
    <w:rsid w:val="00E41F1C"/>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6EA"/>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78B"/>
    <w:rsid w:val="00E80D32"/>
    <w:rsid w:val="00E81B22"/>
    <w:rsid w:val="00E81BD7"/>
    <w:rsid w:val="00E81C9C"/>
    <w:rsid w:val="00E81F1F"/>
    <w:rsid w:val="00E820D2"/>
    <w:rsid w:val="00E82135"/>
    <w:rsid w:val="00E824BC"/>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542"/>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0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0C59"/>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5D3"/>
    <w:rsid w:val="00FA09BF"/>
    <w:rsid w:val="00FA0C59"/>
    <w:rsid w:val="00FA0FC1"/>
    <w:rsid w:val="00FA1028"/>
    <w:rsid w:val="00FA11CC"/>
    <w:rsid w:val="00FA20BF"/>
    <w:rsid w:val="00FA21A8"/>
    <w:rsid w:val="00FA235A"/>
    <w:rsid w:val="00FA25A1"/>
    <w:rsid w:val="00FA27BF"/>
    <w:rsid w:val="00FA29A7"/>
    <w:rsid w:val="00FA2AF2"/>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D7FF1"/>
    <w:rsid w:val="00FE0053"/>
    <w:rsid w:val="00FE013F"/>
    <w:rsid w:val="00FE01A0"/>
    <w:rsid w:val="00FE0312"/>
    <w:rsid w:val="00FE04EF"/>
    <w:rsid w:val="00FE0706"/>
    <w:rsid w:val="00FE0D6E"/>
    <w:rsid w:val="00FE0FD1"/>
    <w:rsid w:val="00FE19FF"/>
    <w:rsid w:val="00FE2269"/>
    <w:rsid w:val="00FE22DC"/>
    <w:rsid w:val="00FE2CF2"/>
    <w:rsid w:val="00FE2E50"/>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2.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55</Pages>
  <Words>45917</Words>
  <Characters>288362</Characters>
  <Application>Microsoft Office Word</Application>
  <DocSecurity>0</DocSecurity>
  <Lines>4505</Lines>
  <Paragraphs>1512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cp:lastPrinted>2026-08-29T18:18:00Z</cp:lastPrinted>
  <dcterms:created xsi:type="dcterms:W3CDTF">2026-08-31T02:06:00Z</dcterms:created>
  <dcterms:modified xsi:type="dcterms:W3CDTF">2026-08-31T09:50:00Z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