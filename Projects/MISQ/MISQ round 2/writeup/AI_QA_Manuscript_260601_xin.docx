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84C00" w14:textId="71314E9D" w:rsidR="0062333A" w:rsidRPr="0022223D" w:rsidRDefault="00226002" w:rsidP="0037499A">
      <w:pPr>
        <w:pStyle w:val="Title"/>
      </w:pPr>
      <w:bookmarkStart w:id="0" w:name="OLE_LINK10"/>
      <w:ins w:id="1" w:author="Xin Li" w:date="2026-06-01T13:02:00Z" w16du:dateUtc="2026-06-01T05:02:00Z">
        <w:r>
          <w:rPr>
            <w:lang w:eastAsia="zh-CN"/>
          </w:rPr>
          <w:t>Fast and Slow</w:t>
        </w:r>
      </w:ins>
      <w:del w:id="2" w:author="Xin Li" w:date="2026-06-01T13:02:00Z" w16du:dateUtc="2026-06-01T05:02:00Z">
        <w:r w:rsidR="0062333A" w:rsidRPr="0022223D" w:rsidDel="00226002">
          <w:rPr>
            <w:lang w:eastAsia="zh-CN"/>
          </w:rPr>
          <w:delText xml:space="preserve">Content, </w:delText>
        </w:r>
        <w:r w:rsidR="00F803FF" w:rsidRPr="0022223D" w:rsidDel="00226002">
          <w:rPr>
            <w:lang w:eastAsia="zh-CN"/>
          </w:rPr>
          <w:delText>Source</w:delText>
        </w:r>
        <w:r w:rsidR="0062333A" w:rsidRPr="0022223D" w:rsidDel="00226002">
          <w:rPr>
            <w:lang w:eastAsia="zh-CN"/>
          </w:rPr>
          <w:delText>,</w:delText>
        </w:r>
        <w:r w:rsidR="0062333A" w:rsidRPr="0022223D" w:rsidDel="00226002">
          <w:delText xml:space="preserve"> and </w:delText>
        </w:r>
        <w:r w:rsidR="00F803FF" w:rsidRPr="0022223D" w:rsidDel="00226002">
          <w:rPr>
            <w:lang w:eastAsia="zh-CN"/>
          </w:rPr>
          <w:delText>Position</w:delText>
        </w:r>
      </w:del>
      <w:r w:rsidR="0062333A" w:rsidRPr="0022223D">
        <w:t xml:space="preserve">: </w:t>
      </w:r>
      <w:del w:id="3" w:author="Xin Li" w:date="2026-06-01T13:02:00Z" w16du:dateUtc="2026-06-01T05:02:00Z">
        <w:r w:rsidR="0062333A" w:rsidRPr="0022223D" w:rsidDel="00226002">
          <w:delText>The Impact</w:delText>
        </w:r>
      </w:del>
      <w:del w:id="4" w:author="Xin Li" w:date="2026-04-10T20:22:00Z" w16du:dateUtc="2026-04-10T12:22:00Z">
        <w:r w:rsidR="0062333A" w:rsidRPr="0022223D" w:rsidDel="00D2377A">
          <w:rPr>
            <w:lang w:eastAsia="zh-CN"/>
          </w:rPr>
          <w:delText>s</w:delText>
        </w:r>
      </w:del>
      <w:del w:id="5" w:author="Xin Li" w:date="2026-06-01T13:02:00Z" w16du:dateUtc="2026-06-01T05:02:00Z">
        <w:r w:rsidR="0062333A" w:rsidRPr="0022223D" w:rsidDel="00226002">
          <w:delText xml:space="preserve"> of </w:delText>
        </w:r>
      </w:del>
      <w:r w:rsidR="0062333A" w:rsidRPr="0022223D">
        <w:t>Platform-</w:t>
      </w:r>
      <w:ins w:id="6" w:author="Xin Li" w:date="2026-03-16T14:22:00Z" w16du:dateUtc="2026-03-16T06:22:00Z">
        <w:r w:rsidR="004221D3" w:rsidRPr="0022223D">
          <w:t>P</w:t>
        </w:r>
      </w:ins>
      <w:ins w:id="7" w:author="Xin Li" w:date="2026-03-16T14:21:00Z" w16du:dateUtc="2026-03-16T06:21:00Z">
        <w:r w:rsidR="004221D3" w:rsidRPr="0022223D">
          <w:t>rov</w:t>
        </w:r>
      </w:ins>
      <w:ins w:id="8" w:author="Xin Li" w:date="2026-03-16T14:22:00Z" w16du:dateUtc="2026-03-16T06:22:00Z">
        <w:r w:rsidR="004221D3" w:rsidRPr="0022223D">
          <w:t>ided</w:t>
        </w:r>
      </w:ins>
      <w:del w:id="9" w:author="Xin Li" w:date="2026-03-16T14:22:00Z" w16du:dateUtc="2026-03-16T06:22:00Z">
        <w:r w:rsidR="00CE05C9" w:rsidRPr="0022223D" w:rsidDel="004221D3">
          <w:delText>S</w:delText>
        </w:r>
        <w:r w:rsidR="00E30040" w:rsidRPr="0022223D" w:rsidDel="004221D3">
          <w:delText>pecific</w:delText>
        </w:r>
      </w:del>
      <w:r w:rsidR="00E30040" w:rsidRPr="0022223D">
        <w:t xml:space="preserve"> </w:t>
      </w:r>
      <w:del w:id="10" w:author="Xin Li" w:date="2026-03-16T14:22:00Z" w16du:dateUtc="2026-03-16T06:22:00Z">
        <w:r w:rsidR="0062333A" w:rsidRPr="0022223D" w:rsidDel="004221D3">
          <w:delText xml:space="preserve">Internal </w:delText>
        </w:r>
      </w:del>
      <w:r w:rsidR="0062333A" w:rsidRPr="0022223D">
        <w:t xml:space="preserve">Generative AI </w:t>
      </w:r>
      <w:ins w:id="11" w:author="Xin Li" w:date="2026-06-01T13:01:00Z" w16du:dateUtc="2026-06-01T05:01:00Z">
        <w:r>
          <w:rPr>
            <w:lang w:eastAsia="zh-CN"/>
          </w:rPr>
          <w:t>and Supply Co</w:t>
        </w:r>
        <w:r w:rsidRPr="0022223D">
          <w:rPr>
            <w:lang w:eastAsia="zh-CN"/>
          </w:rPr>
          <w:t xml:space="preserve">mpetition </w:t>
        </w:r>
        <w:r>
          <w:rPr>
            <w:lang w:eastAsia="zh-CN"/>
          </w:rPr>
          <w:t>i</w:t>
        </w:r>
        <w:r w:rsidRPr="0022223D">
          <w:t>n</w:t>
        </w:r>
        <w:r w:rsidRPr="0022223D">
          <w:t xml:space="preserve"> </w:t>
        </w:r>
      </w:ins>
      <w:del w:id="12" w:author="Xin Li" w:date="2026-06-01T13:02:00Z" w16du:dateUtc="2026-06-01T05:02:00Z">
        <w:r w:rsidR="0062333A" w:rsidRPr="0022223D" w:rsidDel="00226002">
          <w:delText xml:space="preserve">on </w:delText>
        </w:r>
      </w:del>
      <w:r w:rsidR="0062333A" w:rsidRPr="0022223D">
        <w:t>Online Q&amp;A Communities</w:t>
      </w:r>
    </w:p>
    <w:p w14:paraId="0E29B9B1" w14:textId="0D7FFF6F" w:rsidR="00900E0B" w:rsidRPr="0022223D" w:rsidRDefault="00F40939" w:rsidP="00A86F82">
      <w:pPr>
        <w:spacing w:line="360" w:lineRule="auto"/>
      </w:pPr>
      <w:r w:rsidRPr="0022223D">
        <w:rPr>
          <w:b/>
        </w:rPr>
        <w:t>Abstract</w:t>
      </w:r>
    </w:p>
    <w:p w14:paraId="1F5985E3" w14:textId="4CDE29C9" w:rsidR="006F1955" w:rsidRPr="0022223D" w:rsidRDefault="006F1955" w:rsidP="00F803FF">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ins w:id="13" w:author="Xin Li" w:date="2026-04-10T20:51:00Z" w16du:dateUtc="2026-04-10T12:51:00Z">
        <w:r w:rsidR="00F60E9E" w:rsidRPr="0022223D">
          <w:t xml:space="preserve">how </w:t>
        </w:r>
      </w:ins>
      <w:del w:id="14" w:author="Xin Li" w:date="2026-04-10T20:51:00Z" w16du:dateUtc="2026-04-10T12:51:00Z">
        <w:r w:rsidR="00D1059C" w:rsidRPr="0022223D" w:rsidDel="00F60E9E">
          <w:delText xml:space="preserve">whether </w:delText>
        </w:r>
      </w:del>
      <w:r w:rsidR="0009162F" w:rsidRPr="0022223D">
        <w:t xml:space="preserve">an </w:t>
      </w:r>
      <w:r w:rsidR="00236C38" w:rsidRPr="0022223D">
        <w:t xml:space="preserve">additional </w:t>
      </w:r>
      <w:r w:rsidRPr="0022223D">
        <w:t>platform-</w:t>
      </w:r>
      <w:ins w:id="15" w:author="Xin Li" w:date="2026-04-10T20:51:00Z" w16du:dateUtc="2026-04-10T12:51:00Z">
        <w:r w:rsidR="00F60E9E" w:rsidRPr="0022223D">
          <w:t>provided</w:t>
        </w:r>
      </w:ins>
      <w:del w:id="16" w:author="Xin Li" w:date="2026-04-10T20:51:00Z" w16du:dateUtc="2026-04-10T12:51:00Z">
        <w:r w:rsidRPr="0022223D" w:rsidDel="00F60E9E">
          <w:delText>specific</w:delText>
        </w:r>
      </w:del>
      <w:r w:rsidRPr="0022223D">
        <w:t>, internal</w:t>
      </w:r>
      <w:del w:id="17" w:author="Xin Li" w:date="2026-04-10T20:51:00Z" w16du:dateUtc="2026-04-10T12:51:00Z">
        <w:r w:rsidRPr="0022223D" w:rsidDel="00F60E9E">
          <w:delText>ly developed</w:delText>
        </w:r>
      </w:del>
      <w:r w:rsidRPr="0022223D">
        <w:t xml:space="preserve"> GenAI </w:t>
      </w:r>
      <w:ins w:id="18" w:author="Xin Li" w:date="2026-04-10T20:51:00Z" w16du:dateUtc="2026-04-10T12:51:00Z">
        <w:r w:rsidR="00F60E9E" w:rsidRPr="0022223D">
          <w:t xml:space="preserve">changes </w:t>
        </w:r>
      </w:ins>
      <w:ins w:id="19" w:author="Xin Li" w:date="2026-04-10T20:52:00Z" w16du:dateUtc="2026-04-10T12:52:00Z">
        <w:r w:rsidR="00F60E9E" w:rsidRPr="0022223D">
          <w:t>Q&amp;A communities</w:t>
        </w:r>
      </w:ins>
      <w:del w:id="20" w:author="Xin Li" w:date="2026-04-10T20:52:00Z" w16du:dateUtc="2026-04-10T12:52:00Z">
        <w:r w:rsidRPr="0022223D" w:rsidDel="00F60E9E">
          <w:delText>could offer a balanced solution</w:delText>
        </w:r>
      </w:del>
      <w:r w:rsidRPr="0022223D">
        <w:t xml:space="preserve">. </w:t>
      </w:r>
      <w:ins w:id="21" w:author="Xin Li" w:date="2026-06-01T13:04:00Z" w16du:dateUtc="2026-06-01T05:04:00Z">
        <w:r w:rsidR="001F346C">
          <w:t xml:space="preserve">Base on dual processing theory, we theorize human answerers’ behaviors </w:t>
        </w:r>
      </w:ins>
      <w:ins w:id="22" w:author="Xin Li" w:date="2026-06-01T13:06:00Z" w16du:dateUtc="2026-06-01T05:06:00Z">
        <w:r w:rsidR="001F346C">
          <w:t>from observing fast and slow signals on supply competition, namely, the existence</w:t>
        </w:r>
      </w:ins>
      <w:ins w:id="23" w:author="Xin Li" w:date="2026-06-01T13:07:00Z" w16du:dateUtc="2026-06-01T05:07:00Z">
        <w:r w:rsidR="001F346C">
          <w:t>, length, and quality of the prior answer</w:t>
        </w:r>
      </w:ins>
      <w:ins w:id="24" w:author="Xin Li" w:date="2026-06-01T13:17:00Z" w16du:dateUtc="2026-06-01T05:17:00Z">
        <w:r w:rsidR="00AC05B3">
          <w:t>, which would affect answerer’s participation and innovativeness differently</w:t>
        </w:r>
      </w:ins>
      <w:ins w:id="25" w:author="Xin Li" w:date="2026-06-01T13:07:00Z" w16du:dateUtc="2026-06-01T05:07:00Z">
        <w:r w:rsidR="001F346C">
          <w:t xml:space="preserve">. </w:t>
        </w:r>
      </w:ins>
      <w:r w:rsidRPr="0022223D">
        <w:t xml:space="preserve">Leveraging a randomized experiment from a leading Chinese </w:t>
      </w:r>
      <w:r w:rsidR="001F5883" w:rsidRPr="0022223D">
        <w:t xml:space="preserve">online </w:t>
      </w:r>
      <w:r w:rsidRPr="0022223D">
        <w:t xml:space="preserve">technical Q&amp;A community, we </w:t>
      </w:r>
      <w:del w:id="26" w:author="Xin Li" w:date="2026-04-10T21:16:00Z" w16du:dateUtc="2026-04-10T13:16:00Z">
        <w:r w:rsidRPr="0022223D" w:rsidDel="001A41CB">
          <w:delText xml:space="preserve">examine </w:delText>
        </w:r>
        <w:r w:rsidR="00CE05C9" w:rsidRPr="0022223D" w:rsidDel="001A41CB">
          <w:delText xml:space="preserve">the behaviors of </w:delText>
        </w:r>
        <w:r w:rsidRPr="0022223D" w:rsidDel="001A41CB">
          <w:delText>human user</w:delText>
        </w:r>
        <w:r w:rsidR="00CE05C9" w:rsidRPr="0022223D" w:rsidDel="001A41CB">
          <w:delText>s</w:delText>
        </w:r>
        <w:r w:rsidRPr="0022223D" w:rsidDel="001A41CB">
          <w:delText xml:space="preserve"> (answerers and viewers) after the introduction of internal GenAI. Our findings </w:delText>
        </w:r>
      </w:del>
      <w:r w:rsidRPr="0022223D">
        <w:t xml:space="preserve">reveal a </w:t>
      </w:r>
      <w:ins w:id="27" w:author="Xin Li" w:date="2026-06-01T13:11:00Z" w16du:dateUtc="2026-06-01T05:11:00Z">
        <w:r w:rsidR="001F346C">
          <w:t xml:space="preserve">human answers repond </w:t>
        </w:r>
      </w:ins>
      <w:ins w:id="28" w:author="Xin Li" w:date="2026-06-01T13:12:00Z" w16du:dateUtc="2026-06-01T05:12:00Z">
        <w:r w:rsidR="001F346C">
          <w:t xml:space="preserve">more actively to AI-generated answer than </w:t>
        </w:r>
      </w:ins>
      <w:del w:id="29" w:author="Xin Li" w:date="2026-06-01T13:12:00Z" w16du:dateUtc="2026-06-01T05:12:00Z">
        <w:r w:rsidRPr="0022223D" w:rsidDel="001F346C">
          <w:delText xml:space="preserve">reduction in </w:delText>
        </w:r>
      </w:del>
      <w:r w:rsidRPr="0022223D">
        <w:t xml:space="preserve">human-provided answers </w:t>
      </w:r>
      <w:ins w:id="30" w:author="Xin Li" w:date="2026-06-01T13:12:00Z" w16du:dateUtc="2026-06-01T05:12:00Z">
        <w:r w:rsidR="001F346C">
          <w:t xml:space="preserve">in generating more answers and </w:t>
        </w:r>
      </w:ins>
      <w:del w:id="31" w:author="Xin Li" w:date="2026-06-01T13:12:00Z" w16du:dateUtc="2026-06-01T05:12:00Z">
        <w:r w:rsidRPr="0022223D" w:rsidDel="001F346C">
          <w:delText xml:space="preserve">and </w:delText>
        </w:r>
      </w:del>
      <w:del w:id="32" w:author="Xin Li" w:date="2026-04-10T21:16:00Z" w16du:dateUtc="2026-04-10T13:16:00Z">
        <w:r w:rsidRPr="0022223D" w:rsidDel="001A41CB">
          <w:delText xml:space="preserve">viewer </w:delText>
        </w:r>
      </w:del>
      <w:ins w:id="33" w:author="Xin Li" w:date="2026-04-10T21:16:00Z" w16du:dateUtc="2026-04-10T13:16:00Z">
        <w:r w:rsidR="001A41CB" w:rsidRPr="0022223D">
          <w:t>increas</w:t>
        </w:r>
      </w:ins>
      <w:ins w:id="34" w:author="Xin Li" w:date="2026-06-01T13:13:00Z" w16du:dateUtc="2026-06-01T05:13:00Z">
        <w:r w:rsidR="001F346C">
          <w:t xml:space="preserve">ing </w:t>
        </w:r>
      </w:ins>
      <w:ins w:id="35" w:author="Xin Li" w:date="2026-04-10T21:16:00Z" w16du:dateUtc="2026-04-10T13:16:00Z">
        <w:r w:rsidR="001A41CB" w:rsidRPr="0022223D">
          <w:t xml:space="preserve">human answer novelty after the </w:t>
        </w:r>
      </w:ins>
      <w:ins w:id="36" w:author="Xin Li" w:date="2026-06-01T13:14:00Z" w16du:dateUtc="2026-06-01T05:14:00Z">
        <w:r w:rsidR="001F346C">
          <w:t xml:space="preserve">observing the fast and slow </w:t>
        </w:r>
      </w:ins>
      <w:ins w:id="37" w:author="Xin Li" w:date="2026-06-01T13:16:00Z" w16du:dateUtc="2026-06-01T05:16:00Z">
        <w:r w:rsidR="00AC05B3">
          <w:t>singals</w:t>
        </w:r>
      </w:ins>
      <w:del w:id="38" w:author="Xin Li" w:date="2026-04-10T21:18:00Z" w16du:dateUtc="2026-04-10T13:18:00Z">
        <w:r w:rsidRPr="0022223D" w:rsidDel="001A41CB">
          <w:delText xml:space="preserve">recognition of these </w:delText>
        </w:r>
      </w:del>
      <w:del w:id="39" w:author="Xin Li" w:date="2026-06-01T13:14:00Z" w16du:dateUtc="2026-06-01T05:14:00Z">
        <w:r w:rsidRPr="0022223D" w:rsidDel="001F346C">
          <w:delText>answers</w:delText>
        </w:r>
      </w:del>
      <w:r w:rsidRPr="0022223D">
        <w:t xml:space="preserve">. </w:t>
      </w:r>
      <w:ins w:id="40" w:author="Xin Li" w:date="2026-06-01T13:14:00Z" w16du:dateUtc="2026-06-01T05:14:00Z">
        <w:r w:rsidR="00AC05B3">
          <w:t xml:space="preserve">In </w:t>
        </w:r>
      </w:ins>
      <w:ins w:id="41" w:author="Xin Li" w:date="2026-06-01T13:16:00Z" w16du:dateUtc="2026-06-01T05:16:00Z">
        <w:r w:rsidR="00AC05B3">
          <w:t xml:space="preserve">others, the human answers consider </w:t>
        </w:r>
      </w:ins>
      <w:del w:id="42" w:author="Xin Li" w:date="2026-06-01T13:16:00Z" w16du:dateUtc="2026-06-01T05:16:00Z">
        <w:r w:rsidRPr="0022223D" w:rsidDel="00AC05B3">
          <w:delText xml:space="preserve">We identify </w:delText>
        </w:r>
      </w:del>
      <w:del w:id="43" w:author="Xin Li" w:date="2026-04-10T21:18:00Z" w16du:dateUtc="2026-04-10T13:18:00Z">
        <w:r w:rsidRPr="0022223D" w:rsidDel="001A41CB">
          <w:delText xml:space="preserve">three </w:delText>
        </w:r>
      </w:del>
      <w:del w:id="44" w:author="Xin Li" w:date="2026-04-11T07:43:00Z" w16du:dateUtc="2026-04-10T23:43:00Z">
        <w:r w:rsidRPr="0022223D" w:rsidDel="0022223D">
          <w:delText xml:space="preserve">key mechanisms </w:delText>
        </w:r>
      </w:del>
      <w:del w:id="45" w:author="Xin Li" w:date="2026-06-01T13:16:00Z" w16du:dateUtc="2026-06-01T05:16:00Z">
        <w:r w:rsidRPr="0022223D" w:rsidDel="00AC05B3">
          <w:delText xml:space="preserve">that drive </w:delText>
        </w:r>
      </w:del>
      <w:del w:id="46" w:author="Xin Li" w:date="2026-04-11T07:43:00Z" w16du:dateUtc="2026-04-10T23:43:00Z">
        <w:r w:rsidRPr="0022223D" w:rsidDel="0022223D">
          <w:delText xml:space="preserve">this reduction: a </w:delText>
        </w:r>
      </w:del>
      <w:del w:id="47" w:author="Xin Li" w:date="2026-06-01T13:16:00Z" w16du:dateUtc="2026-06-01T05:16:00Z">
        <w:r w:rsidRPr="0022223D" w:rsidDel="00AC05B3">
          <w:delText xml:space="preserve">“content </w:delText>
        </w:r>
      </w:del>
      <w:del w:id="48" w:author="Xin Li" w:date="2026-04-11T07:43:00Z" w16du:dateUtc="2026-04-10T23:43:00Z">
        <w:r w:rsidRPr="0022223D" w:rsidDel="0022223D">
          <w:delText>effect,</w:delText>
        </w:r>
      </w:del>
      <w:del w:id="49" w:author="Xin Li" w:date="2026-06-01T13:16:00Z" w16du:dateUtc="2026-06-01T05:16:00Z">
        <w:r w:rsidRPr="0022223D" w:rsidDel="00AC05B3">
          <w:delText xml:space="preserve">” </w:delText>
        </w:r>
      </w:del>
      <w:ins w:id="50" w:author="Xin Li" w:date="2026-04-11T07:43:00Z" w16du:dateUtc="2026-04-10T23:43:00Z">
        <w:r w:rsidR="0022223D" w:rsidRPr="0022223D">
          <w:t xml:space="preserve">AI </w:t>
        </w:r>
      </w:ins>
      <w:ins w:id="51" w:author="Xin Li" w:date="2026-06-01T13:16:00Z" w16du:dateUtc="2026-06-01T05:16:00Z">
        <w:r w:rsidR="00AC05B3">
          <w:t xml:space="preserve">as </w:t>
        </w:r>
      </w:ins>
      <w:ins w:id="52" w:author="Xin Li" w:date="2026-06-01T13:17:00Z" w16du:dateUtc="2026-06-01T05:17:00Z">
        <w:r w:rsidR="00AC05B3">
          <w:t xml:space="preserve">a smaller </w:t>
        </w:r>
      </w:ins>
      <w:ins w:id="53" w:author="Xin Li" w:date="2026-06-01T13:16:00Z" w16du:dateUtc="2026-06-01T05:16:00Z">
        <w:r w:rsidR="00AC05B3">
          <w:t>threaten than</w:t>
        </w:r>
      </w:ins>
      <w:ins w:id="54" w:author="Xin Li" w:date="2026-04-11T07:44:00Z" w16du:dateUtc="2026-04-10T23:44:00Z">
        <w:r w:rsidR="0022223D" w:rsidRPr="0022223D">
          <w:t xml:space="preserve"> </w:t>
        </w:r>
      </w:ins>
      <w:del w:id="55" w:author="Xin Li" w:date="2026-04-10T21:19:00Z" w16du:dateUtc="2026-04-10T13:19:00Z">
        <w:r w:rsidRPr="0022223D" w:rsidDel="001A41CB">
          <w:delText>as high-quality AI answers may make human efforts seem redundant;</w:delText>
        </w:r>
        <w:r w:rsidR="00F803FF" w:rsidRPr="0022223D" w:rsidDel="001A41CB">
          <w:delText xml:space="preserve"> </w:delText>
        </w:r>
      </w:del>
      <w:del w:id="56" w:author="Xin Li" w:date="2026-04-11T07:44:00Z" w16du:dateUtc="2026-04-10T23:44:00Z">
        <w:r w:rsidR="00F803FF" w:rsidRPr="0022223D" w:rsidDel="0022223D">
          <w:delText>a “</w:delText>
        </w:r>
      </w:del>
      <w:del w:id="57" w:author="Xin Li" w:date="2026-04-10T21:19:00Z" w16du:dateUtc="2026-04-10T13:19:00Z">
        <w:r w:rsidR="00F803FF" w:rsidRPr="0022223D" w:rsidDel="001A41CB">
          <w:delText xml:space="preserve">source </w:delText>
        </w:r>
      </w:del>
      <w:del w:id="58" w:author="Xin Li" w:date="2026-04-11T07:44:00Z" w16du:dateUtc="2026-04-10T23:44:00Z">
        <w:r w:rsidR="00F803FF" w:rsidRPr="0022223D" w:rsidDel="0022223D">
          <w:delText>effect,” which stems from AI as the information source; and</w:delText>
        </w:r>
        <w:r w:rsidRPr="0022223D" w:rsidDel="0022223D">
          <w:delText xml:space="preserve"> a “position effect,” because AI-generated answers appear almost instantaneously in the first position and demotivate human contribution. We show that the reduction in </w:delText>
        </w:r>
      </w:del>
      <w:r w:rsidRPr="0022223D">
        <w:t>human answer</w:t>
      </w:r>
      <w:ins w:id="59" w:author="Xin Li" w:date="2026-04-11T07:44:00Z" w16du:dateUtc="2026-04-10T23:44:00Z">
        <w:r w:rsidR="0022223D" w:rsidRPr="0022223D">
          <w:t>er</w:t>
        </w:r>
      </w:ins>
      <w:ins w:id="60" w:author="Xin Li" w:date="2026-06-01T13:16:00Z" w16du:dateUtc="2026-06-01T05:16:00Z">
        <w:r w:rsidR="00AC05B3">
          <w:t>s given the same length or quality</w:t>
        </w:r>
      </w:ins>
      <w:ins w:id="61" w:author="Xin Li" w:date="2026-06-01T13:17:00Z" w16du:dateUtc="2026-06-01T05:17:00Z">
        <w:r w:rsidR="00AC05B3">
          <w:t xml:space="preserve"> of prior answer</w:t>
        </w:r>
      </w:ins>
      <w:del w:id="62" w:author="Xin Li" w:date="2026-06-01T13:17:00Z" w16du:dateUtc="2026-06-01T05:17:00Z">
        <w:r w:rsidRPr="0022223D" w:rsidDel="00AC05B3">
          <w:delText xml:space="preserve"> </w:delText>
        </w:r>
      </w:del>
      <w:ins w:id="63" w:author="Xin Li" w:date="2026-04-11T07:45:00Z" w16du:dateUtc="2026-04-10T23:45:00Z">
        <w:r w:rsidR="0022223D">
          <w:t xml:space="preserve">. </w:t>
        </w:r>
      </w:ins>
      <w:del w:id="64" w:author="Xin Li" w:date="2026-04-11T07:46:00Z" w16du:dateUtc="2026-04-10T23:46:00Z">
        <w:r w:rsidRPr="0022223D" w:rsidDel="0022223D">
          <w:delText xml:space="preserve">recognition is due to </w:delText>
        </w:r>
        <w:r w:rsidR="00661B49" w:rsidRPr="0022223D" w:rsidDel="0022223D">
          <w:delText xml:space="preserve">elevated </w:delText>
        </w:r>
        <w:r w:rsidRPr="0022223D" w:rsidDel="0022223D">
          <w:delText>expectations for human answers rather than</w:delText>
        </w:r>
        <w:r w:rsidR="00FD4BBD" w:rsidRPr="0022223D" w:rsidDel="0022223D">
          <w:delText xml:space="preserve"> to</w:delText>
        </w:r>
        <w:r w:rsidRPr="0022223D" w:rsidDel="0022223D">
          <w:delText xml:space="preserve"> </w:delText>
        </w:r>
        <w:bookmarkStart w:id="65" w:name="_Hlk214095578"/>
        <w:r w:rsidR="00FD4BBD" w:rsidRPr="0022223D" w:rsidDel="0022223D">
          <w:delText>viewers’ distraction from</w:delText>
        </w:r>
        <w:r w:rsidR="001F5883" w:rsidRPr="0022223D" w:rsidDel="0022223D">
          <w:delText xml:space="preserve"> human answers or </w:delText>
        </w:r>
        <w:r w:rsidR="00A83A8C" w:rsidRPr="0022223D" w:rsidDel="0022223D">
          <w:delText xml:space="preserve">to </w:delText>
        </w:r>
        <w:r w:rsidR="00661B49" w:rsidRPr="0022223D" w:rsidDel="0022223D">
          <w:delText xml:space="preserve">degraded </w:delText>
        </w:r>
        <w:r w:rsidR="001F5883" w:rsidRPr="0022223D" w:rsidDel="0022223D">
          <w:delText xml:space="preserve">human </w:delText>
        </w:r>
        <w:r w:rsidRPr="0022223D" w:rsidDel="0022223D">
          <w:delText>answer quality</w:delText>
        </w:r>
        <w:bookmarkEnd w:id="65"/>
        <w:r w:rsidRPr="0022223D" w:rsidDel="0022223D">
          <w:delText>. We further demonstrate that in this AI-augmented environment, internal GenAI prompts human answerers to offer more personalized, experience-based insights</w:delText>
        </w:r>
      </w:del>
      <w:del w:id="66" w:author="Xin Li" w:date="2026-06-01T13:17:00Z" w16du:dateUtc="2026-06-01T05:17:00Z">
        <w:r w:rsidRPr="0022223D" w:rsidDel="00AC05B3">
          <w:delText xml:space="preserve">. </w:delText>
        </w:r>
      </w:del>
      <w:r w:rsidRPr="0022223D">
        <w:t>We contribute to the emerging literature on GenAI</w:t>
      </w:r>
      <w:r w:rsidR="00144466" w:rsidRPr="0022223D">
        <w:t>’</w:t>
      </w:r>
      <w:r w:rsidRPr="0022223D">
        <w:t xml:space="preserve">s impact </w:t>
      </w:r>
      <w:ins w:id="67" w:author="Xin Li" w:date="2026-06-01T13:18:00Z" w16du:dateUtc="2026-06-01T05:18:00Z">
        <w:r w:rsidR="00AC05B3">
          <w:t>by differenting AI’s impact on different decision signals, which</w:t>
        </w:r>
      </w:ins>
      <w:del w:id="68" w:author="Xin Li" w:date="2026-06-01T13:18:00Z" w16du:dateUtc="2026-06-01T05:18:00Z">
        <w:r w:rsidRPr="0022223D" w:rsidDel="00AC05B3">
          <w:delText>and</w:delText>
        </w:r>
      </w:del>
      <w:r w:rsidRPr="0022223D">
        <w:t xml:space="preserve"> provide</w:t>
      </w:r>
      <w:ins w:id="69" w:author="Xin Li" w:date="2026-06-01T13:18:00Z" w16du:dateUtc="2026-06-01T05:18:00Z">
        <w:r w:rsidR="00AC05B3">
          <w:t>s</w:t>
        </w:r>
      </w:ins>
      <w:r w:rsidRPr="0022223D">
        <w:t xml:space="preserve"> practical insight for platforms integrating GenAI into online Q&amp;A communities.</w:t>
      </w:r>
    </w:p>
    <w:p w14:paraId="44F41F14" w14:textId="33A4DA83" w:rsidR="00F40939" w:rsidRPr="0022223D" w:rsidRDefault="00F40939" w:rsidP="00A86F82">
      <w:pPr>
        <w:spacing w:line="480" w:lineRule="auto"/>
        <w:sectPr w:rsidR="00F40939" w:rsidRPr="0022223D"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xml:space="preserve">: Generative AI, Human-AI </w:t>
      </w:r>
      <w:r w:rsidR="00CE66B2" w:rsidRPr="0022223D">
        <w:t>I</w:t>
      </w:r>
      <w:r w:rsidRPr="0022223D">
        <w:t>nteraction</w:t>
      </w:r>
      <w:r w:rsidR="00C05C04" w:rsidRPr="0022223D">
        <w:t>s</w:t>
      </w:r>
      <w:r w:rsidRPr="0022223D">
        <w:t>, Online Communit</w:t>
      </w:r>
      <w:r w:rsidR="00C05C04" w:rsidRPr="0022223D">
        <w:t>ies</w:t>
      </w:r>
      <w:r w:rsidR="00A03892" w:rsidRPr="0022223D">
        <w:t>, Content Effect, Sou</w:t>
      </w:r>
      <w:r w:rsidR="000538F5" w:rsidRPr="0022223D">
        <w:t>rce Effect, Position Effect</w:t>
      </w:r>
    </w:p>
    <w:p w14:paraId="618805DF" w14:textId="0217A279" w:rsidR="00E72D64" w:rsidRPr="0022223D" w:rsidRDefault="00E3771B" w:rsidP="00E72D64">
      <w:pPr>
        <w:pStyle w:val="Heading1"/>
      </w:pPr>
      <w:r w:rsidRPr="0022223D">
        <w:lastRenderedPageBreak/>
        <w:t>Introduction</w:t>
      </w:r>
    </w:p>
    <w:p w14:paraId="4A34A7A3" w14:textId="09AD5343" w:rsidR="006A01BD" w:rsidRPr="0022223D" w:rsidRDefault="00E83631" w:rsidP="006A01BD">
      <w:pPr>
        <w:pStyle w:val="Paragraph0"/>
      </w:pPr>
      <w:r w:rsidRPr="0022223D">
        <w:t xml:space="preserve">Generative artificial intelligence (GenAI) and large language models (LLMs) have transformed online information-seeking behavior and present </w:t>
      </w:r>
      <w:r w:rsidR="00E30040" w:rsidRPr="0022223D">
        <w:t xml:space="preserve">a </w:t>
      </w:r>
      <w:r w:rsidRPr="0022223D">
        <w:t xml:space="preserve">significant challenge to traditional </w:t>
      </w:r>
      <w:r w:rsidR="001F5883" w:rsidRPr="0022223D">
        <w:t xml:space="preserve">online </w:t>
      </w:r>
      <w:r w:rsidRPr="0022223D">
        <w:t xml:space="preserve">question-and-answer (Q&amp;A) communities. Recent studies document a decline in user participation on these platforms after the introduction of ChatGPT </w:t>
      </w:r>
      <w:r w:rsidR="00C50CEE" w:rsidRPr="0022223D">
        <w:rPr>
          <w:shd w:val="clear" w:color="auto" w:fill="FFFFFF"/>
        </w:rPr>
        <w:fldChar w:fldCharType="begin"/>
      </w:r>
      <w:r w:rsidR="00FB59A6">
        <w:rPr>
          <w:shd w:val="clear" w:color="auto" w:fill="FFFFFF"/>
        </w:rPr>
        <w:instrText xml:space="preserve"> ADDIN ZOTERO_ITEM CSL_CITATION {"citationID":"zBqq6TmF","properties":{"formattedCitation":"(Burtch et al., 2023; del Rio-Chanona et al., 2023; Quinn &amp; Gutt, 2023; Sanatizadeh et al., 2023; Xue et al., 2023)","plainCitation":"(Burtch et al., 2023; del Rio-Chanona et al., 2023; Quinn &amp; Gutt, 2023; Sanatizadeh et al., 2023; Xue et al., 2023)","noteIndex":0},"citationItems":[{"id":2856,"uris":["http://www.mendeley.com/documents/?uuid=82e51bf4-72a6-40da-a2fd-8aaccc666873","http://zotero.org/users/8905122/items/YNBIUESJ","http://www.mendeley.com/documents/?uuid=e2028d96-de10-4bbc-ad76-f99d34834a12","http://zotero.org/users/local/bVGy23C0/items/QT6UG8XJ"],"itemData":{"id":2856,"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the community. We find that average answer quality</w:instrText>
      </w:r>
      <w:r w:rsidR="00FB59A6">
        <w:rPr>
          <w:rFonts w:hint="eastAsia"/>
          <w:shd w:val="clear" w:color="auto" w:fill="FFFFFF"/>
        </w:rPr>
        <w:instrText xml:space="preserve"> has declined significantly, primarily due to user exit. We discuss implications for the management of online knowledge communities.\n\n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生成式人工智能技术正在改变人们在各个领域创建、共享和消费内容的方式。尽管这些技术有可能使信息访问民主化并简化内容生产，但它们也可能对在线知识社区的健康和可持续性产生意想不到的后果，特别是那些专注于信息交换且缺乏强大的社会依恋机制的社区。我们提供了这方面的初步证据，研究了</w:instrText>
      </w:r>
      <w:r w:rsidR="00FB59A6">
        <w:rPr>
          <w:rFonts w:hint="eastAsia"/>
          <w:shd w:val="clear" w:color="auto" w:fill="FFFFFF"/>
        </w:rPr>
        <w:instrText>ChatGPT</w:instrText>
      </w:r>
      <w:r w:rsidR="00FB59A6">
        <w:rPr>
          <w:rFonts w:hint="eastAsia"/>
          <w:shd w:val="clear" w:color="auto" w:fill="FFFFFF"/>
        </w:rPr>
        <w:instrText>对</w:instrText>
      </w:r>
      <w:r w:rsidR="00FB59A6">
        <w:rPr>
          <w:rFonts w:hint="eastAsia"/>
          <w:shd w:val="clear" w:color="auto" w:fill="FFFFFF"/>
        </w:rPr>
        <w:instrText>StackOverflow</w:instrText>
      </w:r>
      <w:r w:rsidR="00FB59A6">
        <w:rPr>
          <w:rFonts w:hint="eastAsia"/>
          <w:shd w:val="clear" w:color="auto" w:fill="FFFFFF"/>
        </w:rPr>
        <w:instrText>用户活动的影响，并与</w:instrText>
      </w:r>
      <w:r w:rsidR="00FB59A6">
        <w:rPr>
          <w:rFonts w:hint="eastAsia"/>
          <w:shd w:val="clear" w:color="auto" w:fill="FFFFFF"/>
        </w:rPr>
        <w:instrText>Reddit</w:instrText>
      </w:r>
      <w:r w:rsidR="00FB59A6">
        <w:rPr>
          <w:rFonts w:hint="eastAsia"/>
          <w:shd w:val="clear" w:color="auto" w:fill="FFFFFF"/>
        </w:rPr>
        <w:instrText>的用户活动进行了对比。我们分析了</w:instrText>
      </w:r>
      <w:r w:rsidR="00FB59A6">
        <w:rPr>
          <w:rFonts w:hint="eastAsia"/>
          <w:shd w:val="clear" w:color="auto" w:fill="FFFFFF"/>
        </w:rPr>
        <w:instrText>2021</w:instrText>
      </w:r>
      <w:r w:rsidR="00FB59A6">
        <w:rPr>
          <w:rFonts w:hint="eastAsia"/>
          <w:shd w:val="clear" w:color="auto" w:fill="FFFFFF"/>
        </w:rPr>
        <w:instrText>年</w:instrText>
      </w:r>
      <w:r w:rsidR="00FB59A6">
        <w:rPr>
          <w:rFonts w:hint="eastAsia"/>
          <w:shd w:val="clear" w:color="auto" w:fill="FFFFFF"/>
        </w:rPr>
        <w:instrText>10</w:instrText>
      </w:r>
      <w:r w:rsidR="00FB59A6">
        <w:rPr>
          <w:rFonts w:hint="eastAsia"/>
          <w:shd w:val="clear" w:color="auto" w:fill="FFFFFF"/>
        </w:rPr>
        <w:instrText>月和</w:instrText>
      </w:r>
      <w:r w:rsidR="00FB59A6">
        <w:rPr>
          <w:rFonts w:hint="eastAsia"/>
          <w:shd w:val="clear" w:color="auto" w:fill="FFFFFF"/>
        </w:rPr>
        <w:instrText>2023</w:instrText>
      </w:r>
      <w:r w:rsidR="00FB59A6">
        <w:rPr>
          <w:rFonts w:hint="eastAsia"/>
          <w:shd w:val="clear" w:color="auto" w:fill="FFFFFF"/>
        </w:rPr>
        <w:instrText>年</w:instrText>
      </w:r>
      <w:r w:rsidR="00FB59A6">
        <w:rPr>
          <w:rFonts w:hint="eastAsia"/>
          <w:shd w:val="clear" w:color="auto" w:fill="FFFFFF"/>
        </w:rPr>
        <w:instrText>3</w:instrText>
      </w:r>
      <w:r w:rsidR="00FB59A6">
        <w:rPr>
          <w:rFonts w:hint="eastAsia"/>
          <w:shd w:val="clear" w:color="auto" w:fill="FFFFFF"/>
        </w:rPr>
        <w:instrText>月期间的大量数据样本，捕获发布到</w:instrText>
      </w:r>
      <w:r w:rsidR="00FB59A6">
        <w:rPr>
          <w:rFonts w:hint="eastAsia"/>
          <w:shd w:val="clear" w:color="auto" w:fill="FFFFFF"/>
        </w:rPr>
        <w:instrText>Stack Overflow</w:instrText>
      </w:r>
      <w:r w:rsidR="00FB59A6">
        <w:rPr>
          <w:rFonts w:hint="eastAsia"/>
          <w:shd w:val="clear" w:color="auto" w:fill="FFFFFF"/>
        </w:rPr>
        <w:instrText>和</w:instrText>
      </w:r>
      <w:r w:rsidR="00FB59A6">
        <w:rPr>
          <w:rFonts w:hint="eastAsia"/>
          <w:shd w:val="clear" w:color="auto" w:fill="FFFFFF"/>
        </w:rPr>
        <w:instrText>Reddit</w:instrText>
      </w:r>
      <w:r w:rsidR="00FB59A6">
        <w:rPr>
          <w:rFonts w:hint="eastAsia"/>
          <w:shd w:val="clear" w:color="auto" w:fill="FFFFFF"/>
        </w:rPr>
        <w:instrText>的与最受欢迎的</w:instrText>
      </w:r>
      <w:r w:rsidR="00FB59A6">
        <w:rPr>
          <w:rFonts w:hint="eastAsia"/>
          <w:shd w:val="clear" w:color="auto" w:fill="FFFFFF"/>
        </w:rPr>
        <w:instrText>StackOverflow</w:instrText>
      </w:r>
      <w:r w:rsidR="00FB59A6">
        <w:rPr>
          <w:rFonts w:hint="eastAsia"/>
          <w:shd w:val="clear" w:color="auto" w:fill="FFFFFF"/>
        </w:rPr>
        <w:instrText>主题相关的内容。我们发现，</w:instrText>
      </w:r>
      <w:r w:rsidR="00FB59A6">
        <w:rPr>
          <w:rFonts w:hint="eastAsia"/>
          <w:shd w:val="clear" w:color="auto" w:fill="FFFFFF"/>
        </w:rPr>
        <w:instrText>ChatGPT</w:instrText>
      </w:r>
      <w:r w:rsidR="00FB59A6">
        <w:rPr>
          <w:rFonts w:hint="eastAsia"/>
          <w:shd w:val="clear" w:color="auto" w:fill="FFFFFF"/>
        </w:rPr>
        <w:instrText>导致与这些主题相关的</w:instrText>
      </w:r>
      <w:r w:rsidR="00FB59A6">
        <w:rPr>
          <w:rFonts w:hint="eastAsia"/>
          <w:shd w:val="clear" w:color="auto" w:fill="FFFFFF"/>
        </w:rPr>
        <w:instrText>StackOverflow</w:instrText>
      </w:r>
      <w:r w:rsidR="00FB59A6">
        <w:rPr>
          <w:rFonts w:hint="eastAsia"/>
          <w:shd w:val="clear" w:color="auto" w:fill="FFFFFF"/>
        </w:rPr>
        <w:instrText>问题大幅下降，根据可用于培训的公共在线数据量，</w:instrText>
      </w:r>
      <w:r w:rsidR="00FB59A6">
        <w:rPr>
          <w:rFonts w:hint="eastAsia"/>
          <w:shd w:val="clear" w:color="auto" w:fill="FFFFFF"/>
        </w:rPr>
        <w:instrText>ChatGPT</w:instrText>
      </w:r>
      <w:r w:rsidR="00FB59A6">
        <w:rPr>
          <w:rFonts w:hint="eastAsia"/>
          <w:shd w:val="clear" w:color="auto" w:fill="FFFFFF"/>
        </w:rPr>
        <w:instrText>更有可能表现出色的主题的影响更大。相比之下，考虑到专注于相同主题的</w:instrText>
      </w:r>
      <w:r w:rsidR="00FB59A6">
        <w:rPr>
          <w:rFonts w:hint="eastAsia"/>
          <w:shd w:val="clear" w:color="auto" w:fill="FFFFFF"/>
        </w:rPr>
        <w:instrText>Reddit</w:instrText>
      </w:r>
      <w:r w:rsidR="00FB59A6">
        <w:rPr>
          <w:rFonts w:hint="eastAsia"/>
          <w:shd w:val="clear" w:color="auto" w:fill="FFFFFF"/>
        </w:rPr>
        <w:instrText>子社区，我们没有发现任何证据表明</w:instrText>
      </w:r>
      <w:r w:rsidR="00FB59A6">
        <w:rPr>
          <w:rFonts w:hint="eastAsia"/>
          <w:shd w:val="clear" w:color="auto" w:fill="FFFFFF"/>
        </w:rPr>
        <w:instrText>ChatGPT</w:instrText>
      </w:r>
      <w:r w:rsidR="00FB59A6">
        <w:rPr>
          <w:rFonts w:hint="eastAsia"/>
          <w:shd w:val="clear" w:color="auto" w:fill="FFFFFF"/>
        </w:rPr>
        <w:instrText>有任何影响，这表明在线知识社区中的社会依恋对社区生存的重要性。最后，我们考虑了</w:instrText>
      </w:r>
      <w:r w:rsidR="00FB59A6">
        <w:rPr>
          <w:rFonts w:hint="eastAsia"/>
          <w:shd w:val="clear" w:color="auto" w:fill="FFFFFF"/>
        </w:rPr>
        <w:instrText>StackOverflow</w:instrText>
      </w:r>
      <w:r w:rsidR="00FB59A6">
        <w:rPr>
          <w:rFonts w:hint="eastAsia"/>
          <w:shd w:val="clear" w:color="auto" w:fill="FFFFFF"/>
        </w:rPr>
        <w:instrText>提供的答案质量的潜在变化，考虑到用户在提供答案时对</w:instrText>
      </w:r>
      <w:r w:rsidR="00FB59A6">
        <w:rPr>
          <w:rFonts w:hint="eastAsia"/>
          <w:shd w:val="clear" w:color="auto" w:fill="FFFFFF"/>
        </w:rPr>
        <w:instrText>ChatGPT</w:instrText>
      </w:r>
      <w:r w:rsidR="00FB59A6">
        <w:rPr>
          <w:rFonts w:hint="eastAsia"/>
          <w:shd w:val="clear" w:color="auto" w:fill="FFFFFF"/>
        </w:rPr>
        <w:instrText>的潜在依赖，以及随着用户离开社区，集体专业知识的潜在下降。我们发现平均答案质量显著下降，主要是由于用户退出。我们讨论了对在线知识社区管理的影响。</w:instrText>
      </w:r>
      <w:r w:rsidR="00FB59A6">
        <w:rPr>
          <w:rFonts w:hint="eastAsia"/>
          <w:shd w:val="clear" w:color="auto" w:fill="FFFFFF"/>
        </w:rPr>
        <w:instrText>","DOI":"10.2139/ssrn.4521754","genre":"SSRN Scholarly Paper"</w:instrText>
      </w:r>
      <w:r w:rsidR="00FB59A6">
        <w:rPr>
          <w:shd w:val="clear" w:color="auto" w:fill="FFFFFF"/>
        </w:rPr>
        <w:instrText>,"language":"en","note":"publisher-place: Rochester, NY","title":"The consequences of generative AI for UGC and online community engagement","author":[{"family":"Burtch","given":"Gordon"},{"family":"Lee","given":"Dokyun"},{"family":"Chen","given":"Zhichen"}],"issued":{"date-parts":[["2023",5]]}}},{"id":2844,"uris":["http://www.mendeley.com/documents/?uuid=16120ead-8010-4f76-8737-d689f3dfa549","http://zotero.org/users/8905122/items/WHQZEJTI","http://www.mendeley.com/documents/?uuid=65496882-6a33-4821-9d55-819c64503bc4","http://zotero.org/users/local/bVGy23C0/items/VSTF3CBR"],"itemData":{"id":2844,"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more efficient for solving certain programming problems, but its widespread adoption and the resulting shift away from public exchange on the web will limit the open data people and m</w:instrText>
      </w:r>
      <w:r w:rsidR="00FB59A6">
        <w:rPr>
          <w:rFonts w:hint="eastAsia"/>
          <w:shd w:val="clear" w:color="auto" w:fill="FFFFFF"/>
        </w:rPr>
        <w:instrText>odels can learn from in the future.\n\n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大型语言模型有效地为用户提供各种主题的信息，为搜索网络和在线向人们寻求帮助提供了潜在的替代品。但由于用户私下与模型进行交互，这些模型可能会大幅减少公开可用的人工生成数据和知识资源的数量。这种替代可能会在为未来模型保护训练数据方面带来重大问题。在这项工作中，我们通过分析</w:instrText>
      </w:r>
      <w:r w:rsidR="00FB59A6">
        <w:rPr>
          <w:rFonts w:hint="eastAsia"/>
          <w:shd w:val="clear" w:color="auto" w:fill="FFFFFF"/>
        </w:rPr>
        <w:instrText>Stack Overflow</w:instrText>
      </w:r>
      <w:r w:rsidR="00FB59A6">
        <w:rPr>
          <w:rFonts w:hint="eastAsia"/>
          <w:shd w:val="clear" w:color="auto" w:fill="FFFFFF"/>
        </w:rPr>
        <w:instrText>上的活动来调查</w:instrText>
      </w:r>
      <w:r w:rsidR="00FB59A6">
        <w:rPr>
          <w:rFonts w:hint="eastAsia"/>
          <w:shd w:val="clear" w:color="auto" w:fill="FFFFFF"/>
        </w:rPr>
        <w:instrText>ChatGPT</w:instrText>
      </w:r>
      <w:r w:rsidR="00FB59A6">
        <w:rPr>
          <w:rFonts w:hint="eastAsia"/>
          <w:shd w:val="clear" w:color="auto" w:fill="FFFFFF"/>
        </w:rPr>
        <w:instrText>的发布如何改变了网络上的人工生成开放数据，</w:instrText>
      </w:r>
      <w:r w:rsidR="00FB59A6">
        <w:rPr>
          <w:rFonts w:hint="eastAsia"/>
          <w:shd w:val="clear" w:color="auto" w:fill="FFFFFF"/>
        </w:rPr>
        <w:instrText>Stack Overflow</w:instrText>
      </w:r>
      <w:r w:rsidR="00FB59A6">
        <w:rPr>
          <w:rFonts w:hint="eastAsia"/>
          <w:shd w:val="clear" w:color="auto" w:fill="FFFFFF"/>
        </w:rPr>
        <w:instrText>是领先的计算机编程在线问答平台。我们发现，相对于俄罗斯和中国的同行，</w:instrText>
      </w:r>
      <w:r w:rsidR="00FB59A6">
        <w:rPr>
          <w:rFonts w:hint="eastAsia"/>
          <w:shd w:val="clear" w:color="auto" w:fill="FFFFFF"/>
        </w:rPr>
        <w:instrText>ChatGPT</w:instrText>
      </w:r>
      <w:r w:rsidR="00FB59A6">
        <w:rPr>
          <w:rFonts w:hint="eastAsia"/>
          <w:shd w:val="clear" w:color="auto" w:fill="FFFFFF"/>
        </w:rPr>
        <w:instrText>访问受限，以及类似的数学论坛，</w:instrText>
      </w:r>
      <w:r w:rsidR="00FB59A6">
        <w:rPr>
          <w:rFonts w:hint="eastAsia"/>
          <w:shd w:val="clear" w:color="auto" w:fill="FFFFFF"/>
        </w:rPr>
        <w:instrText>ChatGPT</w:instrText>
      </w:r>
      <w:r w:rsidR="00FB59A6">
        <w:rPr>
          <w:rFonts w:hint="eastAsia"/>
          <w:shd w:val="clear" w:color="auto" w:fill="FFFFFF"/>
        </w:rPr>
        <w:instrText>能力较弱，</w:instrText>
      </w:r>
      <w:r w:rsidR="00FB59A6">
        <w:rPr>
          <w:rFonts w:hint="eastAsia"/>
          <w:shd w:val="clear" w:color="auto" w:fill="FFFFFF"/>
        </w:rPr>
        <w:instrText>Stack Overflow</w:instrText>
      </w:r>
      <w:r w:rsidR="00FB59A6">
        <w:rPr>
          <w:rFonts w:hint="eastAsia"/>
          <w:shd w:val="clear" w:color="auto" w:fill="FFFFFF"/>
        </w:rPr>
        <w:instrText>上的活动显着减少。一个</w:instrText>
      </w:r>
      <w:r w:rsidR="00FB59A6">
        <w:rPr>
          <w:rFonts w:hint="eastAsia"/>
          <w:shd w:val="clear" w:color="auto" w:fill="FFFFFF"/>
        </w:rPr>
        <w:instrText>difference-in-differences</w:instrText>
      </w:r>
      <w:r w:rsidR="00FB59A6">
        <w:rPr>
          <w:rFonts w:hint="eastAsia"/>
          <w:shd w:val="clear" w:color="auto" w:fill="FFFFFF"/>
        </w:rPr>
        <w:instrText>模型估计</w:instrText>
      </w:r>
      <w:r w:rsidR="00FB59A6">
        <w:rPr>
          <w:rFonts w:hint="eastAsia"/>
          <w:shd w:val="clear" w:color="auto" w:fill="FFFFFF"/>
        </w:rPr>
        <w:instrText>Stack Overflow</w:instrText>
      </w:r>
      <w:r w:rsidR="00FB59A6">
        <w:rPr>
          <w:rFonts w:hint="eastAsia"/>
          <w:shd w:val="clear" w:color="auto" w:fill="FFFFFF"/>
        </w:rPr>
        <w:instrText>上的每周帖子减少了</w:instrText>
      </w:r>
      <w:r w:rsidR="00FB59A6">
        <w:rPr>
          <w:rFonts w:hint="eastAsia"/>
          <w:shd w:val="clear" w:color="auto" w:fill="FFFFFF"/>
        </w:rPr>
        <w:instrText>16\\%</w:instrText>
      </w:r>
      <w:r w:rsidR="00FB59A6">
        <w:rPr>
          <w:rFonts w:hint="eastAsia"/>
          <w:shd w:val="clear" w:color="auto" w:fill="FFFFFF"/>
        </w:rPr>
        <w:instrText>。随着时间的推移，这种影响的幅度会增加，对于与最广泛使用的编程语言相关的帖子来说，这种影响更大。</w:instrText>
      </w:r>
      <w:r w:rsidR="00FB59A6">
        <w:rPr>
          <w:rFonts w:hint="eastAsia"/>
          <w:shd w:val="clear" w:color="auto" w:fill="FFFFFF"/>
        </w:rPr>
        <w:instrText>ChatGPT</w:instrText>
      </w:r>
      <w:r w:rsidR="00FB59A6">
        <w:rPr>
          <w:rFonts w:hint="eastAsia"/>
          <w:shd w:val="clear" w:color="auto" w:fill="FFFFFF"/>
        </w:rPr>
        <w:instrText>之后发布的帖子获得了与以前相似的投票分数，这表明</w:instrText>
      </w:r>
      <w:r w:rsidR="00FB59A6">
        <w:rPr>
          <w:rFonts w:hint="eastAsia"/>
          <w:shd w:val="clear" w:color="auto" w:fill="FFFFFF"/>
        </w:rPr>
        <w:instrText>ChatGPT</w:instrText>
      </w:r>
      <w:r w:rsidR="00FB59A6">
        <w:rPr>
          <w:rFonts w:hint="eastAsia"/>
          <w:shd w:val="clear" w:color="auto" w:fill="FFFFFF"/>
        </w:rPr>
        <w:instrText>不仅仅是在取代重复或低质量的内容。这些结果表明，越来越多的用户正在采用大型语言模型来回答问题，并且它们是</w:instrText>
      </w:r>
      <w:r w:rsidR="00FB59A6">
        <w:rPr>
          <w:rFonts w:hint="eastAsia"/>
          <w:shd w:val="clear" w:color="auto" w:fill="FFFFFF"/>
        </w:rPr>
        <w:instrText>Stack Overflow</w:instrText>
      </w:r>
      <w:r w:rsidR="00FB59A6">
        <w:rPr>
          <w:rFonts w:hint="eastAsia"/>
          <w:shd w:val="clear" w:color="auto" w:fill="FFFFFF"/>
        </w:rPr>
        <w:instrText>的更好替代品，因为它们拥有更多的训练数据。使用像</w:instrText>
      </w:r>
      <w:r w:rsidR="00FB59A6">
        <w:rPr>
          <w:rFonts w:hint="eastAsia"/>
          <w:shd w:val="clear" w:color="auto" w:fill="FFFFFF"/>
        </w:rPr>
        <w:instrText>ChatGPT</w:instrText>
      </w:r>
      <w:r w:rsidR="00FB59A6">
        <w:rPr>
          <w:rFonts w:hint="eastAsia"/>
          <w:shd w:val="clear" w:color="auto" w:fill="FFFFFF"/>
        </w:rPr>
        <w:instrText>这样的模型可能更有效地解决某些编程问题，但是它的广泛采用以及由此产生的远离网络公共交流的转变将限制人们和模型将来可以学习的开放数据。</w:instrText>
      </w:r>
      <w:r w:rsidR="00FB59A6">
        <w:rPr>
          <w:rFonts w:hint="eastAsia"/>
          <w:shd w:val="clear" w:color="auto" w:fill="FFFFFF"/>
        </w:rPr>
        <w:instrText>","DOI":"10.48550/arXiv.2307.07367","language":"en","publisher":"arXiv","title":"Are large language models a thre</w:instrText>
      </w:r>
      <w:r w:rsidR="00FB59A6">
        <w:rPr>
          <w:shd w:val="clear" w:color="auto" w:fill="FFFFFF"/>
        </w:rPr>
        <w:instrText xml:space="preserve">at to digital public goods? Evidence from activity on Stack Overflow","title-short":"Are large language models a threat to digital publ","author":[{"family":"Rio-Chanona","given":"Maria","non-dropping-particle":"del"},{"family":"Laurentsyeva","given":"Nadzeya"},{"family":"Wachs","given":"Johannes"}],"issued":{"date-parts":[["2023",7]]}}},{"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the Paradox of Reuse Theory by illuminating a special case in which training data erosion </w:instrText>
      </w:r>
      <w:r w:rsidR="00FB59A6">
        <w:rPr>
          <w:rFonts w:hint="eastAsia"/>
          <w:shd w:val="clear" w:color="auto" w:fill="FFFFFF"/>
        </w:rPr>
        <w:instrText>may be beneficial to the GAI.\n\n</w:instrText>
      </w:r>
      <w:r w:rsidR="00FB59A6">
        <w:rPr>
          <w:rFonts w:hint="eastAsia"/>
          <w:shd w:val="clear" w:color="auto" w:fill="FFFFFF"/>
        </w:rPr>
        <w:instrText>【摘要翻译】生成性人工智能（</w:instrText>
      </w:r>
      <w:r w:rsidR="00FB59A6">
        <w:rPr>
          <w:rFonts w:hint="eastAsia"/>
          <w:shd w:val="clear" w:color="auto" w:fill="FFFFFF"/>
        </w:rPr>
        <w:instrText>GAI</w:instrText>
      </w:r>
      <w:r w:rsidR="00FB59A6">
        <w:rPr>
          <w:rFonts w:hint="eastAsia"/>
          <w:shd w:val="clear" w:color="auto" w:fill="FFFFFF"/>
        </w:rPr>
        <w:instrText>）如何影响他们自己的训练数据，例如来自问答平台的训练数据？重用理论悖论假设</w:instrText>
      </w:r>
      <w:r w:rsidR="00FB59A6">
        <w:rPr>
          <w:rFonts w:hint="eastAsia"/>
          <w:shd w:val="clear" w:color="auto" w:fill="FFFFFF"/>
        </w:rPr>
        <w:instrText>GAI</w:instrText>
      </w:r>
      <w:r w:rsidR="00FB59A6">
        <w:rPr>
          <w:rFonts w:hint="eastAsia"/>
          <w:shd w:val="clear" w:color="auto" w:fill="FFFFFF"/>
        </w:rPr>
        <w:instrText>的使用将替代训练数据来源的问答平台的流量。然而，这是否以及如何影响这些平台上的后续训练数据生成仍然是一个悬而未决的问题。我们通过利用</w:instrText>
      </w:r>
      <w:r w:rsidR="00FB59A6">
        <w:rPr>
          <w:rFonts w:hint="eastAsia"/>
          <w:shd w:val="clear" w:color="auto" w:fill="FFFFFF"/>
        </w:rPr>
        <w:instrText>ChatGPT</w:instrText>
      </w:r>
      <w:r w:rsidR="00FB59A6">
        <w:rPr>
          <w:rFonts w:hint="eastAsia"/>
          <w:shd w:val="clear" w:color="auto" w:fill="FFFFFF"/>
        </w:rPr>
        <w:instrText>的推出和使用丰富的</w:instrText>
      </w:r>
      <w:r w:rsidR="00FB59A6">
        <w:rPr>
          <w:rFonts w:hint="eastAsia"/>
          <w:shd w:val="clear" w:color="auto" w:fill="FFFFFF"/>
        </w:rPr>
        <w:instrText>StackExchange</w:instrText>
      </w:r>
      <w:r w:rsidR="00FB59A6">
        <w:rPr>
          <w:rFonts w:hint="eastAsia"/>
          <w:shd w:val="clear" w:color="auto" w:fill="FFFFFF"/>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hint="eastAsia"/>
          <w:shd w:val="clear" w:color="auto" w:fill="FFFFFF"/>
        </w:rPr>
        <w:instrText>GAI</w:instrText>
      </w:r>
      <w:r w:rsidR="00FB59A6">
        <w:rPr>
          <w:rFonts w:hint="eastAsia"/>
          <w:shd w:val="clear" w:color="auto" w:fill="FFFFFF"/>
        </w:rPr>
        <w:instrText>有益。</w:instrText>
      </w:r>
      <w:r w:rsidR="00FB59A6">
        <w:rPr>
          <w:rFonts w:hint="eastAsia"/>
          <w:shd w:val="clear" w:color="auto" w:fill="FFFFFF"/>
        </w:rPr>
        <w:instrText>","DOI":"10.2139/ssrn.4522386","genre":"SSRN Scholarly Paper","language":"en","note":"publisher-place: Rochester, NY","title":"The effect of generative artificial intelligenc</w:instrText>
      </w:r>
      <w:r w:rsidR="00FB59A6">
        <w:rPr>
          <w:shd w:val="clear" w:color="auto" w:fill="FFFFFF"/>
        </w:rPr>
        <w:instrText>e on Q&amp;A platforms – Consequences for questions, answers, question readability, and novelty","title-short":"Does Generative AI Erode Its Own Training Data?","author":[{"family":"Quinn","given":"Martin"},{"family":"Gutt","given":"Dominik"}],"issued":{"date-parts":[["2023",7]]}}},{"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w:instrText>
      </w:r>
      <w:r w:rsidR="00FB59A6">
        <w:rPr>
          <w:rFonts w:hint="eastAsia"/>
          <w:shd w:val="clear" w:color="auto" w:fill="FFFFFF"/>
        </w:rPr>
        <w:instrText>he potential business implications of our study and highlight future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Paper","language":"en","note":"publisher-place: Rochester, NY","title":"Information foraging in the era of AI: Exploring</w:instrText>
      </w:r>
      <w:r w:rsidR="00FB59A6">
        <w:rPr>
          <w:shd w:val="clear" w:color="auto" w:fill="FFFFFF"/>
        </w:rPr>
        <w:instrText xml:space="preserve"> the effect of ChatGPT on digital Q&amp;A platforms","author":[{"family":"Sanatizadeh","given":"Aida"},{"family":"Lu","given":"Yingda"},{"family":"Zhao","given":"Keran"},{"family":"Hu","given":"Yuheng"}],"issued":{"date-parts":[["2023",5]]}}},{"id":2857,"uris":["http://www.mendeley.com/documents/?uuid=05314a69-7bf2-42a3-ad9f-b9f80f5479d4","http://zotero.org/users/8905122/items/LJ9PN635","http://www.mendeley.com/documents/?uuid=d9d42a53-3282-4c8c-aa86-b31e8c74b961","http://zotero.org/users/local/bVGy23C0/items/UQLH7YBD"],"itemData":{"id":2857,"type":"paper-conference","container-title":"Proc. International Conf. on Information Systems (ICIS) 2023","language":"en","page":"8","publisher-place":"Hyderabad, India","title":"ChatGPT is a user-generated knowledge-sharing killer","author":[{"family":"Xue","given":"Junzhi"},{"family":"Wang","given":"Lizheng"},{"family":"Zheng","given":"Jinyang"},{"family":"Li","given":"Yongjun"},{"family":"Tan","given":"Yong"}],"issued":{"date-parts":[["2023",12]]}}}],"schema":"https://github.com/citation-style-language/schema/raw/master/csl-citation.json"} </w:instrText>
      </w:r>
      <w:r w:rsidR="00C50CEE" w:rsidRPr="0022223D">
        <w:rPr>
          <w:shd w:val="clear" w:color="auto" w:fill="FFFFFF"/>
        </w:rPr>
        <w:fldChar w:fldCharType="separate"/>
      </w:r>
      <w:r w:rsidR="00FB59A6" w:rsidRPr="00FB59A6">
        <w:t>(Burtch et al., 2023; del Rio-Chanona et al., 2023; Quinn &amp; Gutt, 2023; Sanatizadeh et al., 2023; Xue et al., 2023)</w:t>
      </w:r>
      <w:r w:rsidR="00C50CEE" w:rsidRPr="0022223D">
        <w:rPr>
          <w:shd w:val="clear" w:color="auto" w:fill="FFFFFF"/>
        </w:rPr>
        <w:fldChar w:fldCharType="end"/>
      </w:r>
      <w:r w:rsidR="00E30040" w:rsidRPr="0022223D">
        <w:rPr>
          <w:shd w:val="clear" w:color="auto" w:fill="FFFFFF"/>
        </w:rPr>
        <w:t xml:space="preserve">, which </w:t>
      </w:r>
      <w:r w:rsidRPr="0022223D">
        <w:t>raise</w:t>
      </w:r>
      <w:r w:rsidR="00E30040" w:rsidRPr="0022223D">
        <w:t>s</w:t>
      </w:r>
      <w:r w:rsidRPr="0022223D">
        <w:t xml:space="preserve"> concerns about the future viability of </w:t>
      </w:r>
      <w:r w:rsidR="00E30040" w:rsidRPr="0022223D">
        <w:t>online</w:t>
      </w:r>
      <w:r w:rsidRPr="0022223D">
        <w:t xml:space="preserve"> </w:t>
      </w:r>
      <w:r w:rsidR="00E30040" w:rsidRPr="0022223D">
        <w:t>Q&amp;A</w:t>
      </w:r>
      <w:r w:rsidRPr="0022223D">
        <w:t xml:space="preserve"> </w:t>
      </w:r>
      <w:r w:rsidR="00E30040" w:rsidRPr="0022223D">
        <w:t>communities</w:t>
      </w:r>
      <w:r w:rsidRPr="0022223D">
        <w:t>.</w:t>
      </w:r>
    </w:p>
    <w:p w14:paraId="7C25BD5E" w14:textId="2F6D8FE8" w:rsidR="00E72D64" w:rsidRPr="0022223D" w:rsidRDefault="00E83631" w:rsidP="00E72D64">
      <w:pPr>
        <w:pStyle w:val="Paragraph0"/>
      </w:pPr>
      <w:r w:rsidRPr="0022223D">
        <w:t>In response</w:t>
      </w:r>
      <w:r w:rsidR="00CE05C9" w:rsidRPr="0022223D">
        <w:t xml:space="preserve"> to the emergence of GenAI</w:t>
      </w:r>
      <w:r w:rsidRPr="0022223D">
        <w:t xml:space="preserve">, many </w:t>
      </w:r>
      <w:r w:rsidR="001F5883" w:rsidRPr="0022223D">
        <w:t xml:space="preserve">online </w:t>
      </w:r>
      <w:r w:rsidRPr="0022223D">
        <w:t>Q&amp;A platforms</w:t>
      </w:r>
      <w:r w:rsidR="00E30040" w:rsidRPr="0022223D">
        <w:t>, such as Quora,</w:t>
      </w:r>
      <w:r w:rsidR="00E30040" w:rsidRPr="0022223D">
        <w:rPr>
          <w:rStyle w:val="FootnoteReference"/>
        </w:rPr>
        <w:footnoteReference w:id="2"/>
      </w:r>
      <w:r w:rsidRPr="0022223D">
        <w:t xml:space="preserve"> </w:t>
      </w:r>
      <w:r w:rsidR="00FD4BBD" w:rsidRPr="0022223D">
        <w:t xml:space="preserve">have </w:t>
      </w:r>
      <w:r w:rsidRPr="0022223D">
        <w:t>now develop</w:t>
      </w:r>
      <w:r w:rsidR="00FD4BBD" w:rsidRPr="0022223D">
        <w:t>ed</w:t>
      </w:r>
      <w:r w:rsidRPr="0022223D">
        <w:t xml:space="preserve"> their own LLMs that leverage their historical data repositories</w:t>
      </w:r>
      <w:r w:rsidR="00E30040" w:rsidRPr="0022223D">
        <w:t xml:space="preserve"> to answer questions</w:t>
      </w:r>
      <w:r w:rsidRPr="0022223D">
        <w:t>. This integration of customized GenAI within communities (</w:t>
      </w:r>
      <w:r w:rsidR="006A01BD" w:rsidRPr="0022223D">
        <w:t>hereafter “</w:t>
      </w:r>
      <w:r w:rsidRPr="0022223D">
        <w:t>internal GenAI</w:t>
      </w:r>
      <w:r w:rsidR="00CE05C9" w:rsidRPr="0022223D">
        <w:t>;</w:t>
      </w:r>
      <w:r w:rsidR="006A01BD" w:rsidRPr="0022223D">
        <w:t>”</w:t>
      </w:r>
      <w:r w:rsidRPr="0022223D">
        <w:t xml:space="preserve"> </w:t>
      </w:r>
      <w:bookmarkStart w:id="70" w:name="_Hlk194953410"/>
      <w:r w:rsidR="006A01BD" w:rsidRPr="0022223D">
        <w:t xml:space="preserve">see </w:t>
      </w:r>
      <w:r w:rsidR="00E40062" w:rsidRPr="0022223D">
        <w:fldChar w:fldCharType="begin"/>
      </w:r>
      <w:r w:rsidR="00E40062" w:rsidRPr="0022223D">
        <w:instrText xml:space="preserve"> REF _Ref177392598 \h </w:instrText>
      </w:r>
      <w:r w:rsidR="00E40062" w:rsidRPr="0022223D">
        <w:fldChar w:fldCharType="separate"/>
      </w:r>
      <w:r w:rsidR="00F3590D" w:rsidRPr="0022223D">
        <w:t>Figure</w:t>
      </w:r>
      <w:r w:rsidR="00F3590D" w:rsidRPr="0022223D">
        <w:rPr>
          <w:rFonts w:eastAsia="Georgia"/>
        </w:rPr>
        <w:t xml:space="preserve"> </w:t>
      </w:r>
      <w:r w:rsidR="00F3590D" w:rsidRPr="0022223D">
        <w:t>1</w:t>
      </w:r>
      <w:r w:rsidR="00E40062" w:rsidRPr="0022223D">
        <w:fldChar w:fldCharType="end"/>
      </w:r>
      <w:bookmarkEnd w:id="70"/>
      <w:r w:rsidRPr="0022223D">
        <w:t xml:space="preserve">) aims to enhance user experience through </w:t>
      </w:r>
      <w:ins w:id="71" w:author="Xin Li" w:date="2026-04-11T07:58:00Z" w16du:dateUtc="2026-04-10T23:58:00Z">
        <w:r w:rsidR="00D25C29">
          <w:t xml:space="preserve">quick response </w:t>
        </w:r>
      </w:ins>
      <w:del w:id="72" w:author="Xin Li" w:date="2026-04-11T07:58:00Z" w16du:dateUtc="2026-04-10T23:58:00Z">
        <w:r w:rsidRPr="0022223D" w:rsidDel="00D25C29">
          <w:delText xml:space="preserve">high-quality answers </w:delText>
        </w:r>
      </w:del>
      <w:r w:rsidR="00E72D64" w:rsidRPr="0022223D">
        <w:t>and to recapture question demand in an environment where external GenAI tools remain widely accessible.</w:t>
      </w:r>
      <w:ins w:id="73" w:author="Xin Li" w:date="2026-04-11T08:13:00Z" w16du:dateUtc="2026-04-11T00:13:00Z">
        <w:r w:rsidR="00EA4408" w:rsidRPr="00EA4408">
          <w:t xml:space="preserve"> </w:t>
        </w:r>
      </w:ins>
      <w:moveToRangeStart w:id="74" w:author="Xin Li" w:date="2026-04-11T08:13:00Z" w:name="move226787599"/>
      <w:moveTo w:id="75" w:author="Xin Li" w:date="2026-04-11T08:13:00Z" w16du:dateUtc="2026-04-11T00:13:00Z">
        <w:r w:rsidR="00EA4408" w:rsidRPr="0022223D">
          <w:t>This setting reflects the practical reality facing online Q&amp;A platforms: they cannot eliminate external GenAI usage, but they can introduce internal GenAI systems to better serve their members.</w:t>
        </w:r>
      </w:moveTo>
      <w:moveToRangeEnd w:id="74"/>
    </w:p>
    <w:p w14:paraId="58D8680E" w14:textId="77777777" w:rsidR="0058132E" w:rsidRPr="0022223D" w:rsidRDefault="0058132E" w:rsidP="0058132E">
      <w:pPr>
        <w:pStyle w:val="TableFiguretitle"/>
      </w:pPr>
      <w:r w:rsidRPr="0022223D">
        <w:rPr>
          <w:noProof/>
        </w:rPr>
        <w:drawing>
          <wp:inline distT="0" distB="0" distL="0" distR="0" wp14:anchorId="484CCFF9" wp14:editId="16CA90FD">
            <wp:extent cx="5332193" cy="2202180"/>
            <wp:effectExtent l="0" t="0" r="1905" b="0"/>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9820" cy="2225980"/>
                    </a:xfrm>
                    <a:prstGeom prst="rect">
                      <a:avLst/>
                    </a:prstGeom>
                    <a:noFill/>
                  </pic:spPr>
                </pic:pic>
              </a:graphicData>
            </a:graphic>
          </wp:inline>
        </w:drawing>
      </w:r>
    </w:p>
    <w:p w14:paraId="011CC8B7" w14:textId="61E5F268" w:rsidR="0058132E" w:rsidRPr="0022223D" w:rsidRDefault="0058132E">
      <w:pPr>
        <w:pStyle w:val="TableFiguretitle"/>
        <w:spacing w:after="0" w:line="480" w:lineRule="auto"/>
        <w:pPrChange w:id="76" w:author="Xin Li" w:date="2026-04-11T07:54:00Z" w16du:dateUtc="2026-04-10T23:54:00Z">
          <w:pPr>
            <w:pStyle w:val="TableFiguretitle"/>
          </w:pPr>
        </w:pPrChange>
      </w:pPr>
      <w:r w:rsidRPr="0022223D">
        <w:t>Figure</w:t>
      </w:r>
      <w:r w:rsidRPr="0022223D">
        <w:rPr>
          <w:rFonts w:eastAsia="Georgia"/>
        </w:rPr>
        <w:t xml:space="preserve"> </w:t>
      </w:r>
      <w:fldSimple w:instr=" SEQ Figure \* ARABIC ">
        <w:r w:rsidRPr="0022223D">
          <w:t>1</w:t>
        </w:r>
      </w:fldSimple>
      <w:r w:rsidRPr="0022223D">
        <w:rPr>
          <w:rFonts w:eastAsia="Georgia"/>
        </w:rPr>
        <w:t xml:space="preserve">. </w:t>
      </w:r>
      <w:ins w:id="77" w:author="Xin Li" w:date="2026-04-11T08:35:00Z" w16du:dateUtc="2026-04-11T00:35:00Z">
        <w:r w:rsidR="00A24DA0">
          <w:rPr>
            <w:rFonts w:eastAsia="Georgia"/>
          </w:rPr>
          <w:t xml:space="preserve">Difference between external GenAI and internal GenAI in </w:t>
        </w:r>
      </w:ins>
      <w:del w:id="78" w:author="Xin Li" w:date="2026-04-11T08:35:00Z" w16du:dateUtc="2026-04-11T00:35:00Z">
        <w:r w:rsidRPr="0022223D" w:rsidDel="00A24DA0">
          <w:delText xml:space="preserve">Illustration of </w:delText>
        </w:r>
      </w:del>
      <w:r w:rsidRPr="0022223D">
        <w:t xml:space="preserve">online Q&amp;A communities </w:t>
      </w:r>
      <w:del w:id="79" w:author="Xin Li" w:date="2026-04-11T08:35:00Z" w16du:dateUtc="2026-04-11T00:35:00Z">
        <w:r w:rsidRPr="0022223D" w:rsidDel="00A24DA0">
          <w:delText>under the impact of GenAI</w:delText>
        </w:r>
      </w:del>
    </w:p>
    <w:p w14:paraId="0255CE3B" w14:textId="12562AA6" w:rsidR="00E72D64" w:rsidRPr="0022223D" w:rsidRDefault="00E83631" w:rsidP="007814DB">
      <w:pPr>
        <w:pStyle w:val="Paragraph0"/>
      </w:pPr>
      <w:r w:rsidRPr="0022223D">
        <w:lastRenderedPageBreak/>
        <w:t>A critical distinction exists between external general-purpose GenAI and platform-</w:t>
      </w:r>
      <w:del w:id="80" w:author="Xin Li" w:date="2026-04-11T07:47:00Z" w16du:dateUtc="2026-04-10T23:47:00Z">
        <w:r w:rsidRPr="0022223D" w:rsidDel="0058132E">
          <w:delText xml:space="preserve">specific </w:delText>
        </w:r>
      </w:del>
      <w:ins w:id="81" w:author="Xin Li" w:date="2026-04-11T07:47:00Z" w16du:dateUtc="2026-04-10T23:47:00Z">
        <w:r w:rsidR="0058132E">
          <w:t>provided</w:t>
        </w:r>
        <w:r w:rsidR="0058132E" w:rsidRPr="0022223D">
          <w:t xml:space="preserve"> </w:t>
        </w:r>
      </w:ins>
      <w:r w:rsidRPr="0022223D">
        <w:t>internal GenAI</w:t>
      </w:r>
      <w:ins w:id="82" w:author="Xin Li" w:date="2026-04-11T07:55:00Z" w16du:dateUtc="2026-04-10T23:55:00Z">
        <w:r w:rsidR="0056536B">
          <w:t>, which worth careful investig</w:t>
        </w:r>
      </w:ins>
      <w:ins w:id="83" w:author="Xin Li" w:date="2026-04-11T07:56:00Z" w16du:dateUtc="2026-04-10T23:56:00Z">
        <w:r w:rsidR="0056536B">
          <w:t>ation</w:t>
        </w:r>
      </w:ins>
      <w:r w:rsidRPr="0022223D">
        <w:t xml:space="preserve">. </w:t>
      </w:r>
      <w:del w:id="84" w:author="Xin Li" w:date="2026-04-11T07:56:00Z" w16du:dateUtc="2026-04-10T23:56:00Z">
        <w:r w:rsidRPr="0022223D" w:rsidDel="0056536B">
          <w:delText xml:space="preserve">This distinction has </w:delText>
        </w:r>
        <w:r w:rsidR="000A4E92" w:rsidRPr="0022223D" w:rsidDel="0056536B">
          <w:delText>important</w:delText>
        </w:r>
        <w:r w:rsidRPr="0022223D" w:rsidDel="0056536B">
          <w:delText xml:space="preserve"> implications</w:delText>
        </w:r>
        <w:r w:rsidR="009E23F6" w:rsidRPr="0022223D" w:rsidDel="0056536B">
          <w:delText>, overlooked in the extant literature,</w:delText>
        </w:r>
        <w:r w:rsidRPr="0022223D" w:rsidDel="0056536B">
          <w:delText xml:space="preserve"> for research methodology, platform dynamics, and stakeholder behaviors</w:delText>
        </w:r>
      </w:del>
      <w:ins w:id="85" w:author="Xin Li" w:date="2026-04-11T07:56:00Z" w16du:dateUtc="2026-04-10T23:56:00Z">
        <w:r w:rsidR="0056536B">
          <w:t>As shown in the left panel of</w:t>
        </w:r>
      </w:ins>
      <w:ins w:id="86" w:author="Xin Li" w:date="2026-04-11T07:58:00Z" w16du:dateUtc="2026-04-10T23:58:00Z">
        <w:r w:rsidR="005774E8">
          <w:t xml:space="preserve"> Figure 1, </w:t>
        </w:r>
      </w:ins>
      <w:del w:id="87" w:author="Xin Li" w:date="2026-04-11T07:56:00Z" w16du:dateUtc="2026-04-10T23:56:00Z">
        <w:r w:rsidRPr="0022223D" w:rsidDel="0056536B">
          <w:delText>.</w:delText>
        </w:r>
      </w:del>
      <w:r w:rsidR="000A4E92" w:rsidRPr="0022223D">
        <w:t xml:space="preserve"> </w:t>
      </w:r>
      <w:ins w:id="88" w:author="Xin Li" w:date="2026-04-11T07:56:00Z" w16du:dateUtc="2026-04-10T23:56:00Z">
        <w:r w:rsidR="0056536B">
          <w:t>e</w:t>
        </w:r>
      </w:ins>
      <w:del w:id="89" w:author="Xin Li" w:date="2026-04-11T07:56:00Z" w16du:dateUtc="2026-04-10T23:56:00Z">
        <w:r w:rsidRPr="0022223D" w:rsidDel="0056536B">
          <w:delText>E</w:delText>
        </w:r>
      </w:del>
      <w:r w:rsidRPr="0022223D">
        <w:t xml:space="preserve">xternal GenAI tools function independently of specific platforms </w:t>
      </w:r>
      <w:del w:id="90" w:author="Xin Li" w:date="2026-04-11T07:48:00Z" w16du:dateUtc="2026-04-10T23:48:00Z">
        <w:r w:rsidRPr="0022223D" w:rsidDel="0058132E">
          <w:delText xml:space="preserve">as </w:delText>
        </w:r>
        <w:r w:rsidR="00113053" w:rsidRPr="0022223D" w:rsidDel="0058132E">
          <w:delText xml:space="preserve">domain-agnostic </w:delText>
        </w:r>
        <w:r w:rsidRPr="0022223D" w:rsidDel="0058132E">
          <w:delText>all-purpose assistants. These</w:delText>
        </w:r>
      </w:del>
      <w:ins w:id="91" w:author="Xin Li" w:date="2026-04-11T07:48:00Z" w16du:dateUtc="2026-04-10T23:48:00Z">
        <w:r w:rsidR="0058132E">
          <w:t>and</w:t>
        </w:r>
      </w:ins>
      <w:del w:id="92" w:author="Xin Li" w:date="2026-04-11T07:48:00Z" w16du:dateUtc="2026-04-10T23:48:00Z">
        <w:r w:rsidRPr="0022223D" w:rsidDel="0058132E">
          <w:delText xml:space="preserve"> tools</w:delText>
        </w:r>
      </w:del>
      <w:r w:rsidRPr="0022223D">
        <w:t xml:space="preserve"> divert questions away from online Q&amp;A platforms</w:t>
      </w:r>
      <w:del w:id="93" w:author="Xin Li" w:date="2026-04-11T07:57:00Z" w16du:dateUtc="2026-04-10T23:57:00Z">
        <w:r w:rsidRPr="0022223D" w:rsidDel="00903228">
          <w:delText xml:space="preserve"> (</w:delText>
        </w:r>
      </w:del>
      <w:del w:id="94" w:author="Xin Li" w:date="2026-04-11T07:56:00Z" w16du:dateUtc="2026-04-10T23:56:00Z">
        <w:r w:rsidR="00D81DE1" w:rsidRPr="0022223D" w:rsidDel="00903228">
          <w:fldChar w:fldCharType="begin"/>
        </w:r>
        <w:r w:rsidR="00D81DE1" w:rsidRPr="00903228" w:rsidDel="00903228">
          <w:delInstrText xml:space="preserve"> REF _Ref177392598 \h </w:delInstrText>
        </w:r>
        <w:r w:rsidR="00D81DE1" w:rsidRPr="0022223D" w:rsidDel="00903228">
          <w:fldChar w:fldCharType="separate"/>
        </w:r>
        <w:r w:rsidR="00F3590D" w:rsidRPr="0022223D" w:rsidDel="00903228">
          <w:delText>Figure</w:delText>
        </w:r>
        <w:r w:rsidR="00F3590D" w:rsidRPr="0022223D" w:rsidDel="00903228">
          <w:rPr>
            <w:rFonts w:eastAsia="Georgia"/>
          </w:rPr>
          <w:delText xml:space="preserve"> </w:delText>
        </w:r>
        <w:r w:rsidR="00F3590D" w:rsidRPr="0022223D" w:rsidDel="00903228">
          <w:delText>1</w:delText>
        </w:r>
        <w:r w:rsidR="00D81DE1" w:rsidRPr="0022223D" w:rsidDel="00903228">
          <w:fldChar w:fldCharType="end"/>
        </w:r>
        <w:r w:rsidRPr="0022223D" w:rsidDel="00903228">
          <w:delText>, left panel)</w:delText>
        </w:r>
      </w:del>
      <w:del w:id="95" w:author="Xin Li" w:date="2026-04-11T07:48:00Z" w16du:dateUtc="2026-04-10T23:48:00Z">
        <w:r w:rsidRPr="0022223D" w:rsidDel="0058132E">
          <w:delText>, which creates methodological challenges for researchers. The demand diversion remains unobservable within platform data, which precludes a comprehensive assessment of AI</w:delText>
        </w:r>
        <w:r w:rsidR="00144466" w:rsidRPr="0022223D" w:rsidDel="0058132E">
          <w:delText>’</w:delText>
        </w:r>
        <w:r w:rsidRPr="0022223D" w:rsidDel="0058132E">
          <w:delText>s impact on community dynamics</w:delText>
        </w:r>
      </w:del>
      <w:r w:rsidRPr="0022223D">
        <w:t xml:space="preserve">. Furthermore, human answerers </w:t>
      </w:r>
      <w:ins w:id="96" w:author="Xin Li" w:date="2026-04-11T07:48:00Z" w16du:dateUtc="2026-04-10T23:48:00Z">
        <w:r w:rsidR="0058132E">
          <w:t xml:space="preserve">can </w:t>
        </w:r>
      </w:ins>
      <w:del w:id="97" w:author="Xin Li" w:date="2026-04-11T07:48:00Z" w16du:dateUtc="2026-04-10T23:48:00Z">
        <w:r w:rsidRPr="0022223D" w:rsidDel="0058132E">
          <w:delText xml:space="preserve">increasingly </w:delText>
        </w:r>
      </w:del>
      <w:r w:rsidRPr="0022223D">
        <w:t>use external GenAI when they craft responses</w:t>
      </w:r>
      <w:ins w:id="98" w:author="Xin Li" w:date="2026-04-11T07:48:00Z" w16du:dateUtc="2026-04-10T23:48:00Z">
        <w:r w:rsidR="0058132E">
          <w:t xml:space="preserve"> which </w:t>
        </w:r>
      </w:ins>
      <w:del w:id="99" w:author="Xin Li" w:date="2026-04-11T07:49:00Z" w16du:dateUtc="2026-04-10T23:49:00Z">
        <w:r w:rsidRPr="0022223D" w:rsidDel="0058132E">
          <w:delText xml:space="preserve">. This practice </w:delText>
        </w:r>
      </w:del>
      <w:r w:rsidRPr="0022223D">
        <w:t xml:space="preserve">blurs the boundaries between human and AI contributions </w:t>
      </w:r>
      <w:del w:id="100" w:author="Xin Li" w:date="2026-04-11T07:59:00Z" w16du:dateUtc="2026-04-10T23:59:00Z">
        <w:r w:rsidRPr="0022223D" w:rsidDel="005774E8">
          <w:delText xml:space="preserve">through hybrid responses </w:delText>
        </w:r>
      </w:del>
      <w:ins w:id="101" w:author="Xin Li" w:date="2026-04-11T07:49:00Z" w16du:dateUtc="2026-04-10T23:49:00Z">
        <w:r w:rsidR="0058132E">
          <w:t>and eases or increase the supply to platforms</w:t>
        </w:r>
        <w:r w:rsidR="0058132E" w:rsidRPr="0022223D">
          <w:t>.</w:t>
        </w:r>
      </w:ins>
      <w:del w:id="102" w:author="Xin Li" w:date="2026-04-11T07:49:00Z" w16du:dateUtc="2026-04-10T23:49:00Z">
        <w:r w:rsidRPr="0022223D" w:rsidDel="0058132E">
          <w:delText xml:space="preserve">that complicate </w:delText>
        </w:r>
        <w:r w:rsidR="00113053" w:rsidRPr="0022223D" w:rsidDel="0058132E">
          <w:delText>effect attribution and impact assessment</w:delText>
        </w:r>
        <w:r w:rsidRPr="0022223D" w:rsidDel="0058132E">
          <w:delText>.</w:delText>
        </w:r>
      </w:del>
    </w:p>
    <w:p w14:paraId="6CDD8EE6" w14:textId="44908862" w:rsidR="007814DB" w:rsidRPr="0022223D" w:rsidRDefault="005774E8" w:rsidP="00374FC1">
      <w:pPr>
        <w:pStyle w:val="Paragraph0"/>
      </w:pPr>
      <w:ins w:id="103" w:author="Xin Li" w:date="2026-04-11T07:59:00Z" w16du:dateUtc="2026-04-10T23:59:00Z">
        <w:r>
          <w:t>However, b</w:t>
        </w:r>
      </w:ins>
      <w:ins w:id="104" w:author="Xin Li" w:date="2026-04-11T07:50:00Z" w16du:dateUtc="2026-04-10T23:50:00Z">
        <w:r w:rsidR="0058132E">
          <w:t>eyond external GenAI</w:t>
        </w:r>
      </w:ins>
      <w:del w:id="105" w:author="Xin Li" w:date="2026-04-11T07:50:00Z" w16du:dateUtc="2026-04-10T23:50:00Z">
        <w:r w:rsidR="00113053" w:rsidRPr="0022223D" w:rsidDel="0058132E">
          <w:delText>In contrast</w:delText>
        </w:r>
      </w:del>
      <w:r w:rsidR="00113053" w:rsidRPr="0022223D">
        <w:t>, platform-</w:t>
      </w:r>
      <w:ins w:id="106" w:author="Xin Li" w:date="2026-04-11T07:50:00Z" w16du:dateUtc="2026-04-10T23:50:00Z">
        <w:r w:rsidR="0058132E">
          <w:t xml:space="preserve">provided </w:t>
        </w:r>
      </w:ins>
      <w:del w:id="107" w:author="Xin Li" w:date="2026-04-11T07:50:00Z" w16du:dateUtc="2026-04-10T23:50:00Z">
        <w:r w:rsidR="00113053" w:rsidRPr="0022223D" w:rsidDel="0058132E">
          <w:delText xml:space="preserve">specific </w:delText>
        </w:r>
      </w:del>
      <w:r w:rsidR="00113053" w:rsidRPr="0022223D">
        <w:t>internal GenAI operates within the platform</w:t>
      </w:r>
      <w:r w:rsidR="00144466" w:rsidRPr="0022223D">
        <w:t>’</w:t>
      </w:r>
      <w:r w:rsidR="00113053" w:rsidRPr="0022223D">
        <w:t>s ecosystem under direct governance</w:t>
      </w:r>
      <w:r w:rsidR="005626AF" w:rsidRPr="0022223D">
        <w:t xml:space="preserve">, </w:t>
      </w:r>
      <w:del w:id="108" w:author="Xin Li" w:date="2026-04-11T07:50:00Z" w16du:dateUtc="2026-04-10T23:50:00Z">
        <w:r w:rsidR="006A01BD" w:rsidRPr="0022223D" w:rsidDel="0058132E">
          <w:delText>typically coexisting with external GenAI</w:delText>
        </w:r>
        <w:r w:rsidR="00113053" w:rsidRPr="0022223D" w:rsidDel="0058132E">
          <w:delText xml:space="preserve">. This </w:delText>
        </w:r>
      </w:del>
      <w:ins w:id="109" w:author="Xin Li" w:date="2026-04-11T07:50:00Z" w16du:dateUtc="2026-04-10T23:50:00Z">
        <w:r w:rsidR="0058132E">
          <w:t>which</w:t>
        </w:r>
      </w:ins>
      <w:del w:id="110" w:author="Xin Li" w:date="2026-04-11T07:50:00Z" w16du:dateUtc="2026-04-10T23:50:00Z">
        <w:r w:rsidR="00113053" w:rsidRPr="0022223D" w:rsidDel="0058132E">
          <w:delText>approach</w:delText>
        </w:r>
      </w:del>
      <w:r w:rsidR="00113053" w:rsidRPr="0022223D">
        <w:t xml:space="preserve"> </w:t>
      </w:r>
      <w:r w:rsidR="00E72D64" w:rsidRPr="0022223D">
        <w:t xml:space="preserve">attempts to </w:t>
      </w:r>
      <w:ins w:id="111" w:author="Xin Li" w:date="2026-04-11T07:50:00Z" w16du:dateUtc="2026-04-10T23:50:00Z">
        <w:r w:rsidR="0058132E">
          <w:t>re</w:t>
        </w:r>
      </w:ins>
      <w:r w:rsidR="005626AF" w:rsidRPr="0022223D">
        <w:t xml:space="preserve">serve </w:t>
      </w:r>
      <w:r w:rsidR="00113053" w:rsidRPr="0022223D">
        <w:t xml:space="preserve">demand within the </w:t>
      </w:r>
      <w:del w:id="112" w:author="Xin Li" w:date="2026-04-11T07:50:00Z" w16du:dateUtc="2026-04-10T23:50:00Z">
        <w:r w:rsidR="00113053" w:rsidRPr="0022223D" w:rsidDel="0058132E">
          <w:delText xml:space="preserve">observable </w:delText>
        </w:r>
      </w:del>
      <w:r w:rsidR="00113053" w:rsidRPr="0022223D">
        <w:t>platform</w:t>
      </w:r>
      <w:del w:id="113" w:author="Xin Li" w:date="2026-04-11T07:50:00Z" w16du:dateUtc="2026-04-10T23:50:00Z">
        <w:r w:rsidR="00113053" w:rsidRPr="0022223D" w:rsidDel="0058132E">
          <w:delText xml:space="preserve"> environment</w:delText>
        </w:r>
      </w:del>
      <w:ins w:id="114" w:author="Xin Li" w:date="2026-04-11T07:50:00Z" w16du:dateUtc="2026-04-10T23:50:00Z">
        <w:r w:rsidR="0058132E">
          <w:t xml:space="preserve">. </w:t>
        </w:r>
      </w:ins>
      <w:moveToRangeStart w:id="115" w:author="Xin Li" w:date="2026-04-11T08:15:00Z" w:name="move226787765"/>
      <w:moveTo w:id="116" w:author="Xin Li" w:date="2026-04-11T08:15:00Z" w16du:dateUtc="2026-04-11T00:15:00Z">
        <w:r w:rsidR="00EA4408" w:rsidRPr="0022223D">
          <w:t xml:space="preserve">Internal GenAI creates clear demarcations between AI-generated and human-generated content through explicit labeling. </w:t>
        </w:r>
      </w:moveTo>
      <w:moveToRangeEnd w:id="115"/>
      <w:ins w:id="117" w:author="Xin Li" w:date="2026-04-11T07:50:00Z" w16du:dateUtc="2026-04-10T23:50:00Z">
        <w:r w:rsidR="0058132E">
          <w:t>In this setup</w:t>
        </w:r>
      </w:ins>
      <w:del w:id="118" w:author="Xin Li" w:date="2026-04-11T07:51:00Z" w16du:dateUtc="2026-04-10T23:51:00Z">
        <w:r w:rsidR="006A01BD" w:rsidRPr="0022223D" w:rsidDel="0058132E">
          <w:delText>:</w:delText>
        </w:r>
      </w:del>
      <w:ins w:id="119" w:author="Xin Li" w:date="2026-04-11T07:51:00Z" w16du:dateUtc="2026-04-10T23:51:00Z">
        <w:r w:rsidR="0058132E">
          <w:t>,</w:t>
        </w:r>
      </w:ins>
      <w:r w:rsidR="006A01BD" w:rsidRPr="0022223D">
        <w:t xml:space="preserve"> </w:t>
      </w:r>
      <w:del w:id="120" w:author="Xin Li" w:date="2026-04-11T07:51:00Z" w16du:dateUtc="2026-04-10T23:51:00Z">
        <w:r w:rsidR="00113053" w:rsidRPr="0022223D" w:rsidDel="0058132E">
          <w:delText xml:space="preserve">users post </w:delText>
        </w:r>
      </w:del>
      <w:r w:rsidR="00113053" w:rsidRPr="0022223D">
        <w:t xml:space="preserve">questions </w:t>
      </w:r>
      <w:del w:id="121" w:author="Xin Li" w:date="2026-04-11T07:51:00Z" w16du:dateUtc="2026-04-10T23:51:00Z">
        <w:r w:rsidR="00113053" w:rsidRPr="0022223D" w:rsidDel="0058132E">
          <w:delText xml:space="preserve">on the platform </w:delText>
        </w:r>
      </w:del>
      <w:del w:id="122" w:author="Xin Li" w:date="2026-04-11T07:59:00Z" w16du:dateUtc="2026-04-10T23:59:00Z">
        <w:r w:rsidR="00113053" w:rsidRPr="0022223D" w:rsidDel="00FB56C0">
          <w:delText xml:space="preserve">and </w:delText>
        </w:r>
      </w:del>
      <w:r w:rsidR="00113053" w:rsidRPr="0022223D">
        <w:t>receive both AI and human responses (</w:t>
      </w:r>
      <w:r w:rsidR="00C5592E" w:rsidRPr="0022223D">
        <w:fldChar w:fldCharType="begin"/>
      </w:r>
      <w:r w:rsidR="00C5592E" w:rsidRPr="0022223D">
        <w:instrText xml:space="preserve"> REF _Ref177392598 \h </w:instrText>
      </w:r>
      <w:r w:rsidR="007814DB" w:rsidRPr="0022223D">
        <w:instrText xml:space="preserve"> \* MERGEFORMAT </w:instrText>
      </w:r>
      <w:r w:rsidR="00C5592E" w:rsidRPr="0022223D">
        <w:fldChar w:fldCharType="separate"/>
      </w:r>
      <w:r w:rsidR="00F3590D" w:rsidRPr="0022223D">
        <w:t>Figure 1</w:t>
      </w:r>
      <w:r w:rsidR="00C5592E" w:rsidRPr="0022223D">
        <w:fldChar w:fldCharType="end"/>
      </w:r>
      <w:r w:rsidR="00113053" w:rsidRPr="0022223D">
        <w:t>, right panel)</w:t>
      </w:r>
      <w:ins w:id="123" w:author="Xin Li" w:date="2026-04-11T07:51:00Z" w16du:dateUtc="2026-04-10T23:51:00Z">
        <w:r w:rsidR="0058132E">
          <w:t xml:space="preserve">, which creates a competition </w:t>
        </w:r>
      </w:ins>
      <w:ins w:id="124" w:author="Xin Li" w:date="2026-04-11T08:11:00Z" w16du:dateUtc="2026-04-11T00:11:00Z">
        <w:r w:rsidR="00EA4408">
          <w:t>between them</w:t>
        </w:r>
      </w:ins>
      <w:del w:id="125" w:author="Xin Li" w:date="2026-04-11T07:51:00Z" w16du:dateUtc="2026-04-10T23:51:00Z">
        <w:r w:rsidR="005626AF" w:rsidRPr="0022223D" w:rsidDel="0058132E">
          <w:delText xml:space="preserve">, </w:delText>
        </w:r>
        <w:r w:rsidR="006A01BD" w:rsidRPr="0022223D" w:rsidDel="0058132E">
          <w:delText>irrespective of the</w:delText>
        </w:r>
        <w:r w:rsidR="005626AF" w:rsidRPr="0022223D" w:rsidDel="0058132E">
          <w:delText xml:space="preserve"> influence of external GenAI</w:delText>
        </w:r>
        <w:r w:rsidR="00113053" w:rsidRPr="0022223D" w:rsidDel="0058132E">
          <w:delText>.</w:delText>
        </w:r>
      </w:del>
      <w:ins w:id="126" w:author="Xin Li" w:date="2026-04-11T07:51:00Z" w16du:dateUtc="2026-04-10T23:51:00Z">
        <w:r w:rsidR="0058132E">
          <w:t>.</w:t>
        </w:r>
      </w:ins>
      <w:r w:rsidR="00113053" w:rsidRPr="0022223D">
        <w:t xml:space="preserve"> </w:t>
      </w:r>
      <w:r w:rsidR="00EA4408" w:rsidRPr="0022223D">
        <w:t xml:space="preserve">The integration of internal GenAI into online technical Q&amp;A platforms in this context raises fundamental questions: Will human contributors become discouraged when AI provides instant (high-quality) responses? Will human answerers adapt their strategies to differentiate their contributions from </w:t>
      </w:r>
      <w:r w:rsidR="00EA4408" w:rsidRPr="0022223D">
        <w:rPr>
          <w:rStyle w:val="Strong"/>
          <w:b w:val="0"/>
          <w:bCs w:val="0"/>
        </w:rPr>
        <w:t>clearly identified</w:t>
      </w:r>
      <w:r w:rsidR="00EA4408" w:rsidRPr="0022223D">
        <w:rPr>
          <w:b/>
        </w:rPr>
        <w:t xml:space="preserve"> </w:t>
      </w:r>
      <w:r w:rsidR="00EA4408" w:rsidRPr="0022223D">
        <w:rPr>
          <w:bCs/>
        </w:rPr>
        <w:t>AI</w:t>
      </w:r>
      <w:r w:rsidR="00EA4408" w:rsidRPr="0022223D">
        <w:rPr>
          <w:b/>
        </w:rPr>
        <w:t xml:space="preserve"> </w:t>
      </w:r>
      <w:r w:rsidR="00EA4408" w:rsidRPr="0022223D">
        <w:rPr>
          <w:rStyle w:val="Strong"/>
          <w:b w:val="0"/>
          <w:bCs w:val="0"/>
        </w:rPr>
        <w:t>contributions</w:t>
      </w:r>
      <w:r w:rsidR="00EA4408" w:rsidRPr="0022223D">
        <w:t>?</w:t>
      </w:r>
      <w:ins w:id="127" w:author="Xin Li" w:date="2026-04-11T08:14:00Z" w16du:dateUtc="2026-04-11T00:14:00Z">
        <w:r w:rsidR="00EA4408">
          <w:t xml:space="preserve"> </w:t>
        </w:r>
      </w:ins>
      <w:moveFromRangeStart w:id="128" w:author="Xin Li" w:date="2026-04-11T08:15:00Z" w:name="move226787765"/>
      <w:moveFrom w:id="129" w:author="Xin Li" w:date="2026-04-11T08:15:00Z" w16du:dateUtc="2026-04-11T00:15:00Z">
        <w:r w:rsidR="00113053" w:rsidRPr="0022223D" w:rsidDel="00EA4408">
          <w:t xml:space="preserve">Internal GenAI creates clear demarcations between AI-generated and human-generated content through explicit labeling. </w:t>
        </w:r>
      </w:moveFrom>
      <w:moveFromRangeEnd w:id="128"/>
      <w:del w:id="130" w:author="Xin Li" w:date="2026-04-11T08:11:00Z" w16du:dateUtc="2026-04-11T00:11:00Z">
        <w:r w:rsidR="00113053" w:rsidRPr="0022223D" w:rsidDel="00EA4408">
          <w:delText>R</w:delText>
        </w:r>
      </w:del>
      <w:del w:id="131" w:author="Xin Li" w:date="2026-04-11T08:16:00Z" w16du:dateUtc="2026-04-11T00:16:00Z">
        <w:r w:rsidR="00113053" w:rsidRPr="0022223D" w:rsidDel="00EA4408">
          <w:delText xml:space="preserve">esearchers </w:delText>
        </w:r>
      </w:del>
      <w:del w:id="132" w:author="Xin Li" w:date="2026-04-11T08:11:00Z" w16du:dateUtc="2026-04-11T00:11:00Z">
        <w:r w:rsidR="00113053" w:rsidRPr="0022223D" w:rsidDel="00EA4408">
          <w:delText xml:space="preserve">can directly observe which questions receive AI answers, how these compare with human contributions, </w:delText>
        </w:r>
      </w:del>
      <w:del w:id="133" w:author="Xin Li" w:date="2026-04-11T08:16:00Z" w16du:dateUtc="2026-04-11T00:16:00Z">
        <w:r w:rsidR="00113053" w:rsidRPr="0022223D" w:rsidDel="00EA4408">
          <w:delText>how humans respond to AI-answered questions</w:delText>
        </w:r>
      </w:del>
      <w:del w:id="134" w:author="Xin Li" w:date="2026-04-11T08:12:00Z" w16du:dateUtc="2026-04-11T00:12:00Z">
        <w:r w:rsidR="00113053" w:rsidRPr="0022223D" w:rsidDel="00EA4408">
          <w:delText xml:space="preserve">, and how viewers engage with different content sources. </w:delText>
        </w:r>
      </w:del>
      <w:del w:id="135" w:author="Xin Li" w:date="2026-04-11T08:11:00Z" w16du:dateUtc="2026-04-11T00:11:00Z">
        <w:r w:rsidR="00113053" w:rsidRPr="0022223D" w:rsidDel="00EA4408">
          <w:delText xml:space="preserve">This transparency provides methodological advantages for </w:delText>
        </w:r>
      </w:del>
      <w:del w:id="136" w:author="Xin Li" w:date="2026-04-11T08:12:00Z" w16du:dateUtc="2026-04-11T00:12:00Z">
        <w:r w:rsidR="00601588" w:rsidRPr="0022223D" w:rsidDel="00EA4408">
          <w:delText>establishing</w:delText>
        </w:r>
        <w:r w:rsidR="00113053" w:rsidRPr="0022223D" w:rsidDel="00EA4408">
          <w:delText xml:space="preserve"> causal relationships through experimental approaches</w:delText>
        </w:r>
      </w:del>
      <w:del w:id="137" w:author="Xin Li" w:date="2026-04-11T08:16:00Z" w16du:dateUtc="2026-04-11T00:16:00Z">
        <w:r w:rsidR="00113053" w:rsidRPr="0022223D" w:rsidDel="00EA4408">
          <w:delText>.</w:delText>
        </w:r>
        <w:r w:rsidR="007814DB" w:rsidRPr="0022223D" w:rsidDel="00EA4408">
          <w:delText xml:space="preserve"> </w:delText>
        </w:r>
      </w:del>
    </w:p>
    <w:p w14:paraId="6C3316A5" w14:textId="59D78912" w:rsidR="00A03BC6" w:rsidRPr="0022223D" w:rsidDel="00EA4408" w:rsidRDefault="007814DB" w:rsidP="006A01BD">
      <w:pPr>
        <w:pStyle w:val="Paragraph0"/>
        <w:rPr>
          <w:del w:id="138" w:author="Xin Li" w:date="2026-04-11T08:15:00Z" w16du:dateUtc="2026-04-11T00:15:00Z"/>
        </w:rPr>
      </w:pPr>
      <w:del w:id="139" w:author="Xin Li" w:date="2026-04-11T08:15:00Z" w16du:dateUtc="2026-04-11T00:15:00Z">
        <w:r w:rsidRPr="0022223D" w:rsidDel="00EA4408">
          <w:delText xml:space="preserve">Our research investigates the impact of introducing internal GenAI </w:delText>
        </w:r>
      </w:del>
      <w:del w:id="140" w:author="Xin Li" w:date="2026-04-11T08:13:00Z" w16du:dateUtc="2026-04-11T00:13:00Z">
        <w:r w:rsidR="009E23F6" w:rsidRPr="0022223D" w:rsidDel="00EA4408">
          <w:delText xml:space="preserve">in </w:delText>
        </w:r>
      </w:del>
      <w:del w:id="141" w:author="Xin Li" w:date="2026-04-11T08:15:00Z" w16du:dateUtc="2026-04-11T00:15:00Z">
        <w:r w:rsidR="009E23F6" w:rsidRPr="0022223D" w:rsidDel="00EA4408">
          <w:delText xml:space="preserve">a </w:delText>
        </w:r>
      </w:del>
      <w:del w:id="142" w:author="Xin Li" w:date="2026-04-11T08:12:00Z" w16du:dateUtc="2026-04-11T00:12:00Z">
        <w:r w:rsidR="009E23F6" w:rsidRPr="0022223D" w:rsidDel="00EA4408">
          <w:delText>context where</w:delText>
        </w:r>
        <w:r w:rsidR="006A01BD" w:rsidRPr="0022223D" w:rsidDel="00EA4408">
          <w:delText xml:space="preserve"> external GenAI tools</w:delText>
        </w:r>
        <w:r w:rsidR="009E23F6" w:rsidRPr="0022223D" w:rsidDel="00EA4408">
          <w:delText xml:space="preserve"> are widely available</w:delText>
        </w:r>
      </w:del>
      <w:del w:id="143" w:author="Xin Li" w:date="2026-04-11T08:15:00Z" w16du:dateUtc="2026-04-11T00:15:00Z">
        <w:r w:rsidRPr="0022223D" w:rsidDel="00EA4408">
          <w:delText xml:space="preserve">. </w:delText>
        </w:r>
      </w:del>
      <w:moveFromRangeStart w:id="144" w:author="Xin Li" w:date="2026-04-11T08:13:00Z" w:name="move226787599"/>
      <w:moveFrom w:id="145" w:author="Xin Li" w:date="2026-04-11T08:13:00Z" w16du:dateUtc="2026-04-11T00:13:00Z">
        <w:del w:id="146" w:author="Xin Li" w:date="2026-04-11T08:15:00Z" w16du:dateUtc="2026-04-11T00:15:00Z">
          <w:r w:rsidRPr="0022223D" w:rsidDel="00EA4408">
            <w:delText xml:space="preserve">This setting reflects the practical reality </w:delText>
          </w:r>
          <w:r w:rsidR="00503F51" w:rsidRPr="0022223D" w:rsidDel="00EA4408">
            <w:delText>facing</w:delText>
          </w:r>
          <w:r w:rsidRPr="0022223D" w:rsidDel="00EA4408">
            <w:delText xml:space="preserve"> </w:delText>
          </w:r>
          <w:r w:rsidR="00AC515A" w:rsidRPr="0022223D" w:rsidDel="00EA4408">
            <w:delText xml:space="preserve">online </w:delText>
          </w:r>
          <w:r w:rsidRPr="0022223D" w:rsidDel="00EA4408">
            <w:delText xml:space="preserve">Q&amp;A platforms: they cannot eliminate external GenAI usage, but they can introduce internal GenAI systems to </w:delText>
          </w:r>
          <w:r w:rsidR="005626AF" w:rsidRPr="0022223D" w:rsidDel="00EA4408">
            <w:delText xml:space="preserve">better serve their </w:delText>
          </w:r>
          <w:r w:rsidR="004D4E7E" w:rsidRPr="0022223D" w:rsidDel="00EA4408">
            <w:delText>members</w:delText>
          </w:r>
          <w:r w:rsidRPr="0022223D" w:rsidDel="00EA4408">
            <w:delText xml:space="preserve">. </w:delText>
          </w:r>
        </w:del>
      </w:moveFrom>
      <w:moveFromRangeEnd w:id="144"/>
      <w:del w:id="147" w:author="Xin Li" w:date="2026-04-11T08:15:00Z" w16du:dateUtc="2026-04-11T00:15:00Z">
        <w:r w:rsidRPr="0022223D" w:rsidDel="00EA4408">
          <w:delText xml:space="preserve">Our focus on internal GenAI systems provides relevant insights for platform designers who consider AI integration strategies in a world where external GenAI is ubiquitous. </w:delText>
        </w:r>
        <w:r w:rsidR="00A03BC6" w:rsidRPr="0022223D" w:rsidDel="00EA4408">
          <w:delText>Will community recognition mechanisms remain effective when both human and AI-generated content coexist</w:delText>
        </w:r>
        <w:r w:rsidRPr="0022223D" w:rsidDel="00EA4408">
          <w:delText xml:space="preserve"> with explicit labeling</w:delText>
        </w:r>
        <w:r w:rsidR="00A03BC6" w:rsidRPr="0022223D" w:rsidDel="00EA4408">
          <w:delText xml:space="preserve">? </w:delText>
        </w:r>
      </w:del>
    </w:p>
    <w:p w14:paraId="0F5A017D" w14:textId="69E9F87A" w:rsidR="00245A01" w:rsidRPr="0022223D" w:rsidRDefault="00245A01" w:rsidP="000A4E92">
      <w:pPr>
        <w:pStyle w:val="Paragraph0"/>
      </w:pPr>
      <w:r w:rsidRPr="0022223D">
        <w:t>While t</w:t>
      </w:r>
      <w:r w:rsidR="00A03BC6" w:rsidRPr="0022223D">
        <w:t xml:space="preserve">hese questions have important implications for the design and sustainability of </w:t>
      </w:r>
      <w:r w:rsidR="00565791" w:rsidRPr="0022223D">
        <w:t xml:space="preserve">online </w:t>
      </w:r>
      <w:r w:rsidR="00E30040" w:rsidRPr="0022223D">
        <w:t>Q&amp;A</w:t>
      </w:r>
      <w:r w:rsidR="00A03BC6" w:rsidRPr="0022223D">
        <w:t xml:space="preserve"> communities</w:t>
      </w:r>
      <w:r w:rsidRPr="0022223D">
        <w:t>, the answers</w:t>
      </w:r>
      <w:r w:rsidR="00A03BC6" w:rsidRPr="0022223D">
        <w:t xml:space="preserve"> are characterized by theoretical tensions.</w:t>
      </w:r>
      <w:r w:rsidRPr="0022223D">
        <w:t xml:space="preserve"> Although</w:t>
      </w:r>
      <w:r w:rsidR="00A03BC6" w:rsidRPr="0022223D">
        <w:t xml:space="preserve"> questioners may benefit from faster responses, the effects on answerers and viewers involve competing theoretical predictions. On</w:t>
      </w:r>
      <w:r w:rsidR="002C29E2" w:rsidRPr="0022223D">
        <w:t xml:space="preserve"> the</w:t>
      </w:r>
      <w:r w:rsidR="00A03BC6" w:rsidRPr="0022223D">
        <w:t xml:space="preserve"> one hand, internal GenAI may discourage answerer contribution</w:t>
      </w:r>
      <w:r w:rsidR="002C29E2" w:rsidRPr="0022223D">
        <w:t>s</w:t>
      </w:r>
      <w:r w:rsidR="00A03BC6" w:rsidRPr="0022223D">
        <w:t xml:space="preserve">, as answerers may perceive their contributions as less valuable. </w:t>
      </w:r>
      <w:r w:rsidR="00FB27FA" w:rsidRPr="0022223D">
        <w:t>We posit three mechanisms that may discourage human contribution: a “content effect” where AI answers make human efforts seem redundant; a “source effect” where AI</w:t>
      </w:r>
      <w:r w:rsidR="00144466" w:rsidRPr="0022223D">
        <w:t>’</w:t>
      </w:r>
      <w:r w:rsidR="00FB27FA" w:rsidRPr="0022223D">
        <w:t>s perceived authority reduces motivation to contribute</w:t>
      </w:r>
      <w:r w:rsidR="00503F51" w:rsidRPr="0022223D">
        <w:t xml:space="preserve">; and a “position effect” where AI’s occupation of the first-answer </w:t>
      </w:r>
      <w:r w:rsidR="00503F51" w:rsidRPr="0022223D">
        <w:lastRenderedPageBreak/>
        <w:t>position deters subsequent human contributions</w:t>
      </w:r>
      <w:r w:rsidR="00FB27FA" w:rsidRPr="0022223D">
        <w:t>.</w:t>
      </w:r>
      <w:r w:rsidR="000A4E92" w:rsidRPr="0022223D">
        <w:t xml:space="preserve"> </w:t>
      </w:r>
      <w:r w:rsidR="00A03BC6" w:rsidRPr="0022223D">
        <w:t xml:space="preserve">On the other hand, alternative perspectives suggest </w:t>
      </w:r>
      <w:r w:rsidRPr="0022223D">
        <w:t xml:space="preserve">potential </w:t>
      </w:r>
      <w:r w:rsidR="00A03BC6" w:rsidRPr="0022223D">
        <w:t xml:space="preserve">benefits: </w:t>
      </w:r>
      <w:r w:rsidRPr="0022223D">
        <w:t xml:space="preserve">AI answers could relieve </w:t>
      </w:r>
      <w:r w:rsidR="002C29E2" w:rsidRPr="0022223D">
        <w:t xml:space="preserve">the </w:t>
      </w:r>
      <w:r w:rsidRPr="0022223D">
        <w:t>burden on experts by allowing them to focus on more challenging questions where they can add distinctive value. This shift may enhance community-wide specialization and knowledge differentiation</w:t>
      </w:r>
      <w:r w:rsidR="00A03BC6" w:rsidRPr="0022223D">
        <w:t xml:space="preserve">. </w:t>
      </w:r>
      <w:r w:rsidRPr="0022223D">
        <w:t>These competing theoretical perspectives highlight the need for empirical investigation to inform both theoretical understanding and practical implementation in this evolving sociotechnical environment</w:t>
      </w:r>
      <w:r w:rsidR="00A03BC6" w:rsidRPr="0022223D">
        <w:t>.</w:t>
      </w:r>
    </w:p>
    <w:p w14:paraId="62E49C7A" w14:textId="40460C84" w:rsidR="00374FC1" w:rsidRPr="0022223D" w:rsidRDefault="007515D4" w:rsidP="00374FC1">
      <w:pPr>
        <w:pStyle w:val="Paragraph0"/>
      </w:pPr>
      <w:r w:rsidRPr="0022223D">
        <w:t xml:space="preserve">To </w:t>
      </w:r>
      <w:r w:rsidR="00B84E45" w:rsidRPr="0022223D">
        <w:t>investigate</w:t>
      </w:r>
      <w:r w:rsidR="00AC2B8A" w:rsidRPr="0022223D">
        <w:t xml:space="preserve"> internal GenAI</w:t>
      </w:r>
      <w:r w:rsidR="00144466" w:rsidRPr="0022223D">
        <w:t>’</w:t>
      </w:r>
      <w:r w:rsidR="001F5883" w:rsidRPr="0022223D">
        <w:t>s</w:t>
      </w:r>
      <w:r w:rsidR="00FB27FA" w:rsidRPr="0022223D">
        <w:t xml:space="preserve"> impacts</w:t>
      </w:r>
      <w:r w:rsidR="00374FC1" w:rsidRPr="0022223D">
        <w:t xml:space="preserve"> in the presence of external GenAI availability</w:t>
      </w:r>
      <w:r w:rsidRPr="0022223D">
        <w:t>, we leverage a randomized experiment conducted by a leading</w:t>
      </w:r>
      <w:r w:rsidR="001F5883" w:rsidRPr="0022223D">
        <w:t xml:space="preserve"> online</w:t>
      </w:r>
      <w:r w:rsidRPr="0022223D">
        <w:t xml:space="preserve"> technical Q&amp;A community</w:t>
      </w:r>
      <w:r w:rsidR="00B9048F" w:rsidRPr="0022223D">
        <w:t xml:space="preserve"> in China</w:t>
      </w:r>
      <w:r w:rsidR="002C29E2" w:rsidRPr="0022223D">
        <w:t>,</w:t>
      </w:r>
      <w:r w:rsidR="00245A01" w:rsidRPr="0022223D">
        <w:t xml:space="preserve"> where the platform introduced a GenAI bot to provide answers to randomly selected questions. </w:t>
      </w:r>
      <w:r w:rsidRPr="0022223D">
        <w:t xml:space="preserve">This setting is particularly </w:t>
      </w:r>
      <w:r w:rsidR="001F5883" w:rsidRPr="0022223D">
        <w:t>well</w:t>
      </w:r>
      <w:r w:rsidR="003C63AE" w:rsidRPr="0022223D">
        <w:t>-</w:t>
      </w:r>
      <w:r w:rsidR="009D3766" w:rsidRPr="0022223D">
        <w:t>suited</w:t>
      </w:r>
      <w:r w:rsidRPr="0022223D">
        <w:t xml:space="preserve"> for our study due to </w:t>
      </w:r>
      <w:r w:rsidR="00245A01" w:rsidRPr="0022223D">
        <w:t>the platform</w:t>
      </w:r>
      <w:r w:rsidR="00144466" w:rsidRPr="0022223D">
        <w:t>’</w:t>
      </w:r>
      <w:r w:rsidR="00245A01" w:rsidRPr="0022223D">
        <w:t>s early adoption of internal GenAI, its IT professional user base, and the randomized design that enables clean causal inference.</w:t>
      </w:r>
      <w:r w:rsidR="00374FC1" w:rsidRPr="0022223D">
        <w:t xml:space="preserve"> Critically, our treatment effect should be interpreted as the impact of adding visible, platform-integrated </w:t>
      </w:r>
      <w:r w:rsidR="00E76C4F" w:rsidRPr="0022223D">
        <w:t>internal Gen</w:t>
      </w:r>
      <w:r w:rsidR="00374FC1" w:rsidRPr="0022223D">
        <w:t>AI answers on top of a baseline where users have access to external GenAI tools like ChatGPT.</w:t>
      </w:r>
    </w:p>
    <w:p w14:paraId="0AF41B19" w14:textId="644B62D5" w:rsidR="00F0783D" w:rsidRPr="0022223D" w:rsidRDefault="00F0783D" w:rsidP="00633022">
      <w:pPr>
        <w:pStyle w:val="Paragraph0"/>
      </w:pPr>
      <w:r w:rsidRPr="0022223D">
        <w:t>Our findings reveal</w:t>
      </w:r>
      <w:r w:rsidR="00F36654" w:rsidRPr="0022223D">
        <w:t xml:space="preserve"> that internal GenAI’s impacts </w:t>
      </w:r>
      <w:r w:rsidR="00536CDF" w:rsidRPr="0022223D">
        <w:t>create</w:t>
      </w:r>
      <w:r w:rsidRPr="0022223D">
        <w:t xml:space="preserve"> a complex landscape. We show reduced human answer contributions and provide evidence for the three underlying mechanisms: the content effect, </w:t>
      </w:r>
      <w:r w:rsidR="000036E7" w:rsidRPr="0022223D">
        <w:t xml:space="preserve">position </w:t>
      </w:r>
      <w:r w:rsidRPr="0022223D">
        <w:t xml:space="preserve">effect, and </w:t>
      </w:r>
      <w:r w:rsidR="000036E7" w:rsidRPr="0022223D">
        <w:t xml:space="preserve">source </w:t>
      </w:r>
      <w:r w:rsidRPr="0022223D">
        <w:t xml:space="preserve">effect. The source effect proves uniquely attributable to </w:t>
      </w:r>
      <w:r w:rsidR="00374FC1" w:rsidRPr="0022223D">
        <w:t xml:space="preserve">clearly labeled </w:t>
      </w:r>
      <w:r w:rsidRPr="0022223D">
        <w:t xml:space="preserve">AI and does not manifest for human answerers, regardless of their platform reputation, suggesting users potentially overestimate AI capabilities. Internal GenAI also stimulates positive adaptations: human answerers increasingly offer personalized, experience-based insights that emphasize differentiation and highlight distinctive human value. Among content viewers, we observe decreased recognition </w:t>
      </w:r>
      <w:r w:rsidR="002C29E2" w:rsidRPr="0022223D">
        <w:t xml:space="preserve">of </w:t>
      </w:r>
      <w:r w:rsidRPr="0022223D">
        <w:t xml:space="preserve">human-provided answers. This </w:t>
      </w:r>
      <w:r w:rsidRPr="0022223D">
        <w:lastRenderedPageBreak/>
        <w:t xml:space="preserve">reduction does not result from </w:t>
      </w:r>
      <w:r w:rsidR="00FD4BBD" w:rsidRPr="0022223D">
        <w:t xml:space="preserve">viewers’ </w:t>
      </w:r>
      <w:r w:rsidR="000036E7" w:rsidRPr="0022223D">
        <w:t>distract</w:t>
      </w:r>
      <w:r w:rsidR="00FD4BBD" w:rsidRPr="0022223D">
        <w:t>ion</w:t>
      </w:r>
      <w:r w:rsidR="000036E7" w:rsidRPr="0022223D">
        <w:t xml:space="preserve"> </w:t>
      </w:r>
      <w:r w:rsidRPr="0022223D">
        <w:t xml:space="preserve">or </w:t>
      </w:r>
      <w:r w:rsidR="000036E7" w:rsidRPr="0022223D">
        <w:t>degraded human answer quality</w:t>
      </w:r>
      <w:r w:rsidRPr="0022223D">
        <w:t xml:space="preserve"> but rather from increased expectations for human answers in the presence of AI-generated content.</w:t>
      </w:r>
    </w:p>
    <w:p w14:paraId="0123B0A9" w14:textId="08DFAAF7" w:rsidR="00CF121E" w:rsidRPr="0022223D" w:rsidRDefault="00F0783D" w:rsidP="00CF121E">
      <w:pPr>
        <w:pStyle w:val="Paragraph0"/>
      </w:pPr>
      <w:r w:rsidRPr="0022223D">
        <w:t>Our paper offers both theoretical and practical contributions. We extend research on external GenAI by investigating platform-</w:t>
      </w:r>
      <w:r w:rsidR="00E30040" w:rsidRPr="0022223D">
        <w:t xml:space="preserve">specific </w:t>
      </w:r>
      <w:r w:rsidRPr="0022223D">
        <w:t>internal GenAI and its impacts on all key roles in online Q&amp;A communities</w:t>
      </w:r>
      <w:r w:rsidR="00374FC1" w:rsidRPr="0022223D">
        <w:t xml:space="preserve"> in an environment where external GenAI remains accessible.</w:t>
      </w:r>
      <w:r w:rsidRPr="0022223D">
        <w:t xml:space="preserve"> We advance understanding of underlying mechanisms, which enables </w:t>
      </w:r>
      <w:r w:rsidR="002C29E2" w:rsidRPr="0022223D">
        <w:t xml:space="preserve">a </w:t>
      </w:r>
      <w:r w:rsidRPr="0022223D">
        <w:t xml:space="preserve">deeper interpretation of these effects. </w:t>
      </w:r>
      <w:r w:rsidR="00CF121E" w:rsidRPr="0022223D">
        <w:t>Our findings provide practical insights to help platforms integrate AI while maintaining the unique value of human contributions in a world where external AI tools are ubiquitous.</w:t>
      </w:r>
    </w:p>
    <w:p w14:paraId="54DB66C0" w14:textId="36F5EDA1" w:rsidR="00F40939" w:rsidRPr="0022223D" w:rsidRDefault="00F40939" w:rsidP="0057336B">
      <w:pPr>
        <w:pStyle w:val="Heading1"/>
      </w:pPr>
      <w:r w:rsidRPr="0022223D">
        <w:t>Literature Review</w:t>
      </w:r>
    </w:p>
    <w:p w14:paraId="75098FDC" w14:textId="7E995A00" w:rsidR="000A4E92" w:rsidRPr="0022223D" w:rsidRDefault="000A4E92" w:rsidP="00633022">
      <w:pPr>
        <w:pStyle w:val="Paragraph0"/>
      </w:pPr>
      <w:r w:rsidRPr="0022223D">
        <w:t>Our study joins the literature on user engagement and contribution in online Q&amp;A communities. This review synthesizes findings relevant to our study, with emphasis on GenAI impacts on these communities, and identifies knowledge gaps.</w:t>
      </w:r>
    </w:p>
    <w:p w14:paraId="0001AC2B" w14:textId="06B78BF7" w:rsidR="00F40939" w:rsidRPr="0022223D" w:rsidRDefault="00F40939" w:rsidP="00E93697">
      <w:pPr>
        <w:pStyle w:val="Heading2"/>
      </w:pPr>
      <w:r w:rsidRPr="0022223D">
        <w:t xml:space="preserve">User </w:t>
      </w:r>
      <w:r w:rsidR="00D519F5" w:rsidRPr="0022223D">
        <w:t xml:space="preserve">Engagement and </w:t>
      </w:r>
      <w:r w:rsidRPr="0022223D">
        <w:t>Contribution in Online Q</w:t>
      </w:r>
      <w:r w:rsidRPr="0022223D">
        <w:rPr>
          <w:lang w:eastAsia="zh-CN"/>
        </w:rPr>
        <w:t>&amp;</w:t>
      </w:r>
      <w:r w:rsidRPr="0022223D">
        <w:t xml:space="preserve">A Communities </w:t>
      </w:r>
    </w:p>
    <w:p w14:paraId="4772CC4E" w14:textId="4C057EE1" w:rsidR="003C5D1E" w:rsidRPr="0022223D" w:rsidRDefault="003C5D1E" w:rsidP="00A86F82">
      <w:pPr>
        <w:pStyle w:val="Paragraph0"/>
      </w:pPr>
      <w:r w:rsidRPr="0022223D">
        <w:t xml:space="preserve">User engagement and contribution are influenced by question characteristics, feedback mechanisms, and user dynamics. Question formulation significantly impacts response likelihood and quality. </w:t>
      </w:r>
      <w:r w:rsidR="00FC4B4B" w:rsidRPr="0022223D">
        <w:fldChar w:fldCharType="begin" w:fldLock="1"/>
      </w:r>
      <w:r w:rsidR="00FB59A6">
        <w:instrText xml:space="preserve"> ADDIN ZOTERO_ITEM CSL_CITATION {"citationID":"gk4zUvdI","properties":{"formattedCitation":"(Burke et al., 2010)","plainCitation":"(Burke et al., 2010)","dontUpdate":true,"noteIndex":0},"citationItems":[{"id":2879,"uris":["http://zotero.org/users/8905122/items/9I3VM4HZ","http://www.mendeley.com/documents/?uuid=715be277-182e-4e43-a83a-4faad2e3cbce","http://zotero.org/users/local/bVGy23C0/items/58GCB5IV"],"itemData":{"id":2879,"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w:instrText>
      </w:r>
      <w:r w:rsidR="00FB59A6">
        <w:rPr>
          <w:rFonts w:hint="eastAsia"/>
        </w:rPr>
        <w:instrText>pecific requests for information, community responsiveness increases, but claims of shared identity with the group have no impact.\n\n</w:instrText>
      </w:r>
      <w:r w:rsidR="00FB59A6">
        <w:rPr>
          <w:rFonts w:hint="eastAsia"/>
        </w:rPr>
        <w:instrText>【摘要翻译】早期社会化经历对新来者的满意度、表现和留在群体中的意图有长期影响。我们知道新来者会主动塑造自己的社会化，但我们对他们所使用的行为策略或他们选择的词语如何影响群体对他们的接受知之甚少。本文重点介绍了在线群体新来者的三种常见对话策略：（</w:instrText>
      </w:r>
      <w:r w:rsidR="00FB59A6">
        <w:rPr>
          <w:rFonts w:hint="eastAsia"/>
        </w:rPr>
        <w:instrText>a</w:instrText>
      </w:r>
      <w:r w:rsidR="00FB59A6">
        <w:rPr>
          <w:rFonts w:hint="eastAsia"/>
        </w:rPr>
        <w:instrText>）基于群体的成员声明，其中新来者描述了最初参与群体的情况；（</w:instrText>
      </w:r>
      <w:r w:rsidR="00FB59A6">
        <w:rPr>
          <w:rFonts w:hint="eastAsia"/>
        </w:rPr>
        <w:instrText>b</w:instrText>
      </w:r>
      <w:r w:rsidR="00FB59A6">
        <w:rPr>
          <w:rFonts w:hint="eastAsia"/>
        </w:rPr>
        <w:instrText>）基于身份的成员声明，其中他们描述了自己与群体焦点社会类别的相似性；以及（</w:instrText>
      </w:r>
      <w:r w:rsidR="00FB59A6">
        <w:rPr>
          <w:rFonts w:hint="eastAsia"/>
        </w:rPr>
        <w:instrText>c</w:instrText>
      </w:r>
      <w:r w:rsidR="00FB59A6">
        <w:rPr>
          <w:rFonts w:hint="eastAsia"/>
        </w:rPr>
        <w:instrText>）信息请求，其中他们寻求帮助。我们使用机器学习在大约</w:instrText>
      </w:r>
      <w:r w:rsidR="00FB59A6">
        <w:rPr>
          <w:rFonts w:hint="eastAsia"/>
        </w:rPr>
        <w:instrText>100</w:instrText>
      </w:r>
      <w:r w:rsidR="00FB59A6">
        <w:rPr>
          <w:rFonts w:hint="eastAsia"/>
        </w:rPr>
        <w:instrText>个在线群体的</w:instrText>
      </w:r>
      <w:r w:rsidR="00FB59A6">
        <w:rPr>
          <w:rFonts w:hint="eastAsia"/>
        </w:rPr>
        <w:instrText>12,000</w:instrText>
      </w:r>
      <w:r w:rsidR="00FB59A6">
        <w:rPr>
          <w:rFonts w:hint="eastAsia"/>
        </w:rPr>
        <w:instrText>个新来者消息中自动识别这些对话策略，我们发现它们与群体响应能力的提高相关。我们通过两个对照现场实验来遵循这一分析，以证明当个人证明以前的群体参与并提出具体的信息请求时，社区响应性会增加，但与群体共享身份的主张没有影响。</w:instrText>
      </w:r>
      <w:r w:rsidR="00FB59A6">
        <w:rPr>
          <w:rFonts w:hint="eastAsia"/>
        </w:rPr>
        <w:instrText>","container-title":"Small Group R</w:instrText>
      </w:r>
      <w:r w:rsidR="00FB59A6">
        <w:instrText xml:space="preserve">esearch","DOI":"10.1177/1046496409351936","ISSN":"1046-4964","issue":"1","language":"en","page":"4-40","title":"Membership claims and requests: Conversation-level newcomer socialization strategies in online groups","title-short":"Membership claims and requests","volume":"41","author":[{"family":"Burke","given":"Moira"},{"family":"Kraut","given":"Robert"},{"family":"Joyce","given":"Elisabeth"}],"issued":{"date-parts":[["2010",2]]}}}],"schema":"https://github.com/citation-style-language/schema/raw/master/csl-citation.json"} </w:instrText>
      </w:r>
      <w:r w:rsidR="00FC4B4B" w:rsidRPr="0022223D">
        <w:fldChar w:fldCharType="separate"/>
      </w:r>
      <w:r w:rsidR="00FC4B4B" w:rsidRPr="0022223D">
        <w:t>Burke et al. (2010)</w:t>
      </w:r>
      <w:r w:rsidR="00FC4B4B" w:rsidRPr="0022223D">
        <w:fldChar w:fldCharType="end"/>
      </w:r>
      <w:r w:rsidR="00FC4B4B" w:rsidRPr="0022223D">
        <w:t xml:space="preserve"> </w:t>
      </w:r>
      <w:r w:rsidRPr="0022223D">
        <w:t xml:space="preserve">find that specific questions increase response likelihood by 50% compared to statements or open-ended questions. </w:t>
      </w:r>
      <w:r w:rsidR="00704C4F" w:rsidRPr="0022223D">
        <w:fldChar w:fldCharType="begin" w:fldLock="1"/>
      </w:r>
      <w:r w:rsidR="00FB59A6">
        <w:instrText xml:space="preserve"> ADDIN ZOTERO_ITEM CSL_CITATION {"citationID":"SKD7bstM","properties":{"formattedCitation":"(L. Li et al. 2023)","plainCitation":"(L. Li et al. 2023)","dontUpdate":true,"noteIndex":0},"citationItems":[{"id":2854,"uris":["http://zotero.org/users/8905122/items/LAWB48MK","http://www.mendeley.com/documents/?uuid=bcd86822-a218-4ca1-b3e5-5d58abab5af0","http://zotero.org/users/local/bVGy23C0/items/GXSMVCD9"],"itemData":{"id":2854,"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w:instrText>
      </w:r>
      <w:r w:rsidR="00FB59A6">
        <w:rPr>
          <w:rFonts w:hint="eastAsia"/>
        </w:rPr>
        <w:instrText>l Q&amp;A platforms to assist scholars in asking richer questions that are likely to generate more answers across disciplines, thereby promoting improved academic communication among scholars.\n\n</w:instrText>
      </w:r>
      <w:r w:rsidR="00FB59A6">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FB59A6">
        <w:rPr>
          <w:rFonts w:hint="eastAsia"/>
        </w:rPr>
        <w:instrText>quantity.Design/methodology/approachThe</w:instrText>
      </w:r>
      <w:r w:rsidR="00FB59A6">
        <w:rPr>
          <w:rFonts w:hint="eastAsia"/>
        </w:rPr>
        <w:instrText>研究在学术社交问答平台</w:instrText>
      </w:r>
      <w:r w:rsidR="00FB59A6">
        <w:rPr>
          <w:rFonts w:hint="eastAsia"/>
        </w:rPr>
        <w:instrText>Research chGate Q&amp;A</w:instrText>
      </w:r>
      <w:r w:rsidR="00FB59A6">
        <w:rPr>
          <w:rFonts w:hint="eastAsia"/>
        </w:rPr>
        <w:instrText>上考察了五个学科的</w:instrText>
      </w:r>
      <w:r w:rsidR="00FB59A6">
        <w:rPr>
          <w:rFonts w:hint="eastAsia"/>
        </w:rPr>
        <w:instrText>1,968</w:instrText>
      </w:r>
      <w:r w:rsidR="00FB59A6">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FB59A6">
        <w:rPr>
          <w:rFonts w:hint="eastAsia"/>
        </w:rPr>
        <w:instrText>/</w:instrText>
      </w:r>
      <w:r w:rsidR="00FB59A6">
        <w:rPr>
          <w:rFonts w:hint="eastAsia"/>
        </w:rPr>
        <w:instrText>价值本研究为学术社会问答平台提供支持，以帮助学者提出更丰富的问题，这些问题可能会产生更多的跨学科答案，从而促进学者之间改善学术交流。</w:instrText>
      </w:r>
      <w:r w:rsidR="00FB59A6">
        <w:rPr>
          <w:rFonts w:hint="eastAsia"/>
        </w:rPr>
        <w:instrText>","container-title":"Library Hi Tech","DOI":"10.1108/LHT-05-2021-0161","ISSN":"0737-8831","issue":"3","language":"en","page":"921-938","title":"Characterizing response quan</w:instrText>
      </w:r>
      <w:r w:rsidR="00FB59A6">
        <w:instrText xml:space="preserve">tity on academic social Q&amp;A sites: A multidiscipline comparison of linguistic characteristics of questions","title-short":"Characterizing response quantity on academic socia","volume":"41","author":[{"family":"Li","given":"Lei"},{"family":"Li","given":"Anrunze"},{"family":"Song","given":"Xue"},{"family":"Li","given":"Xinran"},{"family":"Huang","given":"Kun"},{"family":"Ye","given":"Edwin Mouda"}],"issued":{"date-parts":[["2023",7]]}}}],"schema":"https://github.com/citation-style-language/schema/raw/master/csl-citation.json"} </w:instrText>
      </w:r>
      <w:r w:rsidR="00704C4F" w:rsidRPr="0022223D">
        <w:fldChar w:fldCharType="separate"/>
      </w:r>
      <w:r w:rsidR="00704C4F" w:rsidRPr="0022223D">
        <w:t>Li et al. (2023)</w:t>
      </w:r>
      <w:r w:rsidR="00704C4F" w:rsidRPr="0022223D">
        <w:fldChar w:fldCharType="end"/>
      </w:r>
      <w:r w:rsidR="00704C4F" w:rsidRPr="0022223D">
        <w:t xml:space="preserve"> </w:t>
      </w:r>
      <w:r w:rsidRPr="0022223D">
        <w:t xml:space="preserve">demonstrate how emotional content and pronoun usage affect answer volume. </w:t>
      </w:r>
      <w:r w:rsidR="008D5855" w:rsidRPr="0022223D">
        <w:fldChar w:fldCharType="begin" w:fldLock="1"/>
      </w:r>
      <w:r w:rsidR="00FB59A6">
        <w:instrText xml:space="preserve"> ADDIN ZOTERO_ITEM CSL_CITATION {"citationID":"noEwzvKI","properties":{"formattedCitation":"(Calefato et al., 2018)","plainCitation":"(Calefato et al., 2018)","dontUpdate":true,"noteIndex":0},"citationItems":[{"id":2847,"uris":["http://www.mendeley.com/documents/?uuid=291fa34f-f5b2-446d-a406-4693a1c00f92","http://zotero.org/users/8905122/items/A8ETITIC","http://zotero.org/users/local/bVGy23C0/items/IEE933TE"],"itemData":{"id":2847,"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w:instrText>
      </w:r>
      <w:r w:rsidR="00FB59A6">
        <w:rPr>
          <w:rFonts w:hint="eastAsia"/>
        </w:rPr>
        <w:instrText>d community guidelines that suggest avoiding rudeness in question writing.\n\n</w:instrText>
      </w:r>
      <w:r w:rsidR="00FB59A6">
        <w:rPr>
          <w:rFonts w:hint="eastAsia"/>
        </w:rPr>
        <w:instrText>【摘要翻译】</w:instrText>
      </w:r>
      <w:r w:rsidR="00FB59A6">
        <w:rPr>
          <w:rFonts w:hint="eastAsia"/>
        </w:rPr>
        <w:instrText>Stack Overflow</w:instrText>
      </w:r>
      <w:r w:rsidR="00FB59A6">
        <w:rPr>
          <w:rFonts w:hint="eastAsia"/>
        </w:rPr>
        <w:instrText>和其他基于社区的问答（</w:instrText>
      </w:r>
      <w:r w:rsidR="00FB59A6">
        <w:rPr>
          <w:rFonts w:hint="eastAsia"/>
        </w:rPr>
        <w:instrText>Q&amp;A</w:instrText>
      </w:r>
      <w:r w:rsidR="00FB59A6">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FB59A6">
        <w:rPr>
          <w:rFonts w:hint="eastAsia"/>
        </w:rPr>
        <w:instrText>87 K</w:instrText>
      </w:r>
      <w:r w:rsidR="00FB59A6">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FB59A6">
        <w:rPr>
          <w:rFonts w:hint="eastAsia"/>
        </w:rPr>
        <w:instrText xml:space="preserve">","container-title":"Information and Software Technology","DOI":"10.1016/j.infsof.2017.10.009","ISSN":"0950-5849","language":"en","page":"186-207","title":"How </w:instrText>
      </w:r>
      <w:r w:rsidR="00FB59A6">
        <w:instrText xml:space="preserve">to ask for technical help? Evidence-based guidelines for writing questions on Stack Overflow","title-short":"How to ask for technical help?","volume":"94","author":[{"family":"Calefato","given":"Fabio"},{"family":"Lanubile","given":"Filippo"},{"family":"Novielli","given":"Nicole"}],"issued":{"date-parts":[["2018",2]]}}}],"schema":"https://github.com/citation-style-language/schema/raw/master/csl-citation.json"} </w:instrText>
      </w:r>
      <w:r w:rsidR="008D5855" w:rsidRPr="0022223D">
        <w:fldChar w:fldCharType="separate"/>
      </w:r>
      <w:r w:rsidR="008D5855" w:rsidRPr="0022223D">
        <w:t>Calefato et al. (2018)</w:t>
      </w:r>
      <w:r w:rsidR="008D5855" w:rsidRPr="0022223D">
        <w:fldChar w:fldCharType="end"/>
      </w:r>
      <w:r w:rsidR="008D5855" w:rsidRPr="0022223D">
        <w:t xml:space="preserve"> highlight </w:t>
      </w:r>
      <w:r w:rsidRPr="0022223D">
        <w:t>that in technical communities, concise questions with code snippets and proper formatting elicit comprehensive responses.</w:t>
      </w:r>
    </w:p>
    <w:p w14:paraId="1A14B6A9" w14:textId="264D1B02" w:rsidR="003C5D1E" w:rsidRPr="0022223D" w:rsidRDefault="003C5D1E" w:rsidP="00A86F82">
      <w:pPr>
        <w:pStyle w:val="Paragraph0"/>
      </w:pPr>
      <w:r w:rsidRPr="0022223D">
        <w:t xml:space="preserve">Research on feedback and rewards yields mixed results. While some find positive effects from monetary incentives </w:t>
      </w:r>
      <w:r w:rsidR="0085474A" w:rsidRPr="0022223D">
        <w:fldChar w:fldCharType="begin" w:fldLock="1"/>
      </w:r>
      <w:r w:rsidR="00FB59A6">
        <w:instrText xml:space="preserve"> ADDIN ZOTERO_ITEM CSL_CITATION {"citationID":"BOOBAqsF","properties":{"formattedCitation":"(Berger et al., 2016)","plainCitation":"(Berger et al., 2016)","dontUpdate":true,"noteIndex":0},"citationItems":[{"id":2852,"uris":["http://zotero.org/users/8905122/items/U9EENK6X","http://www.mendeley.com/documents/?uuid=9e13ef74-4f98-4efb-b8b7-79150212a0cb","http://zotero.org/users/local/bVGy23C0/items/MNQA8586"],"itemData":{"id":2852,"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w:instrText>
      </w:r>
      <w:r w:rsidR="00FB59A6">
        <w:rPr>
          <w:rFonts w:hint="eastAsia"/>
        </w:rPr>
        <w:instrText xml:space="preserve"> much stronger evidence than previously found factors for these questions. Finally, we compare models based on these features predicting the response time in the context of bounty questions.\n\n</w:instrText>
      </w:r>
      <w:r w:rsidR="00FB59A6">
        <w:rPr>
          <w:rFonts w:hint="eastAsia"/>
        </w:rPr>
        <w:instrText>【摘要翻译】问答（</w:instrText>
      </w:r>
      <w:r w:rsidR="00FB59A6">
        <w:rPr>
          <w:rFonts w:hint="eastAsia"/>
        </w:rPr>
        <w:instrText>Q&amp;a</w:instrText>
      </w:r>
      <w:r w:rsidR="00FB59A6">
        <w:rPr>
          <w:rFonts w:hint="eastAsia"/>
        </w:rPr>
        <w:instrText>）平台是重要的信息来源，也是寻求帮助的首选。像</w:instrText>
      </w:r>
      <w:r w:rsidR="00FB59A6">
        <w:rPr>
          <w:rFonts w:hint="eastAsia"/>
        </w:rPr>
        <w:instrText>StackOverflow</w:instrText>
      </w:r>
      <w:r w:rsidR="00FB59A6">
        <w:rPr>
          <w:rFonts w:hint="eastAsia"/>
        </w:rPr>
        <w:instrText>（</w:instrText>
      </w:r>
      <w:r w:rsidR="00FB59A6">
        <w:rPr>
          <w:rFonts w:hint="eastAsia"/>
        </w:rPr>
        <w:instrText>SO</w:instrText>
      </w:r>
      <w:r w:rsidR="00FB59A6">
        <w:rPr>
          <w:rFonts w:hint="eastAsia"/>
        </w:rPr>
        <w:instrText>）这样的问答网站使用奖励系统来激励用户快速准确地回答问题。在本文中，我们研究并预测了</w:instrText>
      </w:r>
      <w:r w:rsidR="00FB59A6">
        <w:rPr>
          <w:rFonts w:hint="eastAsia"/>
        </w:rPr>
        <w:instrText>StackOverflow</w:instrText>
      </w:r>
      <w:r w:rsidR="00FB59A6">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FB59A6">
        <w:rPr>
          <w:rFonts w:hint="eastAsia"/>
        </w:rPr>
        <w:instrText>","container-title":"Proc. IEEE/WIC/ACM International Conf. on Web In</w:instrText>
      </w:r>
      <w:r w:rsidR="00FB59A6">
        <w:instrText xml:space="preserve">telligence (WI) 2016","DOI":"10.1109/WI.2016.0114","ISBN":"978-1-5090-4470-2","language":"en","page":"644-649","publisher-place":"New York, USA","title":"A journey of bounty hunters: Analyzing the influence of reward systems on Stack Overflow question response times","title-short":"A journey of bounty hunters","author":[{"family":"Berger","given":"Philipp"},{"family":"Hennig","given":"Patrick"},{"family":"Bocklisch","given":"Tom"},{"family":"Herold","given":"Tom"},{"family":"Meinel","given":"Christoph"}],"issued":{"date-parts":[["2016"]]}}}],"schema":"https://github.com/citation-style-language/schema/raw/master/csl-citation.json"} </w:instrText>
      </w:r>
      <w:r w:rsidR="0085474A" w:rsidRPr="0022223D">
        <w:fldChar w:fldCharType="separate"/>
      </w:r>
      <w:r w:rsidR="0085474A" w:rsidRPr="0022223D">
        <w:t>(Berger et al., 2016)</w:t>
      </w:r>
      <w:r w:rsidR="0085474A" w:rsidRPr="0022223D">
        <w:fldChar w:fldCharType="end"/>
      </w:r>
      <w:r w:rsidR="0085474A" w:rsidRPr="0022223D">
        <w:t xml:space="preserve">, </w:t>
      </w:r>
      <w:r w:rsidRPr="0022223D">
        <w:t xml:space="preserve">others indicate potential negative consequences </w:t>
      </w:r>
      <w:r w:rsidR="00AF64AA" w:rsidRPr="0022223D">
        <w:fldChar w:fldCharType="begin" w:fldLock="1"/>
      </w:r>
      <w:r w:rsidR="00FB59A6">
        <w:instrText xml:space="preserve"> ADDIN ZOTERO_ITEM CSL_CITATION {"citationID":"XWcD7U1K","properties":{"formattedCitation":"(Jiang et al., 2024; N. Wang et al., 2022)","plainCitation":"(Jiang et al., 2024; N. Wang et al., 2022)","dontUpdate":true,"noteIndex":0},"citationItems":[{"id":2841,"uris":["http://zotero.org/users/8905122/items/XRVG8QSP","http://www.mendeley.com/documents/?uuid=461dc6d1-896e-46b6-a755-983b2e9f1803","http://zotero.org/users/local/bVGy23C0/items/Q3Z7NG9L"],"itemData":{"id":2841,"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w:instrText>
      </w:r>
      <w:r w:rsidR="00FB59A6">
        <w:rPr>
          <w:rFonts w:hint="eastAsia"/>
        </w:rPr>
        <w:instrText>study deepens the understanding of the influence of monetary income on free knowledge contribution in the hybrid knowledge-sharing platform.\n\n</w:instrText>
      </w:r>
      <w:r w:rsidR="00FB59A6">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FB59A6">
        <w:rPr>
          <w:rFonts w:hint="eastAsia"/>
        </w:rPr>
        <w:instrText>/</w:instrText>
      </w:r>
      <w:r w:rsidR="00FB59A6">
        <w:rPr>
          <w:rFonts w:hint="eastAsia"/>
        </w:rPr>
        <w:instrText>方法</w:instrText>
      </w:r>
      <w:r w:rsidR="00FB59A6">
        <w:rPr>
          <w:rFonts w:hint="eastAsia"/>
        </w:rPr>
        <w:instrText>/</w:instrText>
      </w:r>
      <w:r w:rsidR="00FB59A6">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FB59A6">
        <w:rPr>
          <w:rFonts w:hint="eastAsia"/>
        </w:rPr>
        <w:instrText>/</w:instrText>
      </w:r>
      <w:r w:rsidR="00FB59A6">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FB59A6">
        <w:rPr>
          <w:rFonts w:hint="eastAsia"/>
        </w:rPr>
        <w:instrText>","container-title":"Journal of Knowledge Management","DOI":"10.1108/JKM-09-2022-0694","ISSN":"1367-3270","issue":"2","language":"en","page":"440-462","title":"Monetary income as opportunity cost: Exploring the neg</w:instrText>
      </w:r>
      <w:r w:rsidR="00FB59A6">
        <w:instrText>ative effect on free knowledge contribution of knowledge suppliers","title-short":"Monetary income as opportunity cost","volume":"28","author":[{"family":"Iqbal","given":"Farhan"},{"family":"Pfarrer","given":"Mike"},{"family":"Bundy","given":"Jonathan Nicholas"},{"family":"Akinola","given":"Modupe"},{"family":"Opie","given":"Tina"},{"family":"Ho","given":"Geoff"},{"family":"Castel","given":"Safiya"},{"family":"Unzueta","given":"Miguel"},{"family":"Kristal","given":"Ariella"},{"family":"Stevens","given":"Flannery"},{"family":"Brief","given":"Arthur"},{"family":"Zambrotta","given":"Nicholas D."},{"family":"Li","given":"Jiping"},{"family":"Zhang","given":"Lida L."},{"family":"Mao","given":"Kaixian"},{"family":"Kao","given":"Ta-Wei (Daniel)"},{"family":"Zhang","given":"Li"},{"family":"Shao","given":"Benjamin B. M."},{"family":"Choi","given":"Thomas Y."},{"family":"Piazza","given":"Alessandro"},{"family":"Jourdan","given":"Julien"},{"family":"Jiang","given":"Shan"},{"family":"Nguyen","given":"Duc Khuong"},{"family":"Dai","given":"Peng-Fei"},{"family":"Meng","given":"Qingxin"}],"issued":{"date-parts":[["2024",3]]}}},{"id":2874,"uris":["http://zotero.org/users/8905122/items/DPBS3UGJ","http://www.mendeley.com/documents/?uuid=ed704cec-f0de-412b-bbef-73e24282c1c4","http://zotero.org/users/local/bVGy23C0/items/SHL2DFIK"],"itemData":{"id":2874,"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w:instrText>
      </w:r>
      <w:r w:rsidR="00FB59A6">
        <w:rPr>
          <w:rFonts w:hint="eastAsia"/>
        </w:rPr>
        <w:instrText>oderating effects of user reputation values on feedback effects. This study extends research concerning feed-back and continuous knowledge contribution and generates important managerial implications for the online Q&amp;A community.\n\n</w:instrText>
      </w:r>
      <w:r w:rsidR="00FB59A6">
        <w:rPr>
          <w:rFonts w:hint="eastAsia"/>
        </w:rPr>
        <w:instrText>【摘要翻译】</w:instrText>
      </w:r>
      <w:r w:rsidR="00FB59A6">
        <w:rPr>
          <w:rFonts w:hint="eastAsia"/>
        </w:rPr>
        <w:instrText>undefined","cont</w:instrText>
      </w:r>
      <w:r w:rsidR="00FB59A6">
        <w:instrText xml:space="preserve">ainer-title":"Decision Support Systems","DOI":"10.1016/j.dss.2022.113750","ISSN":"0167-9236","language":"en","page":"113750","title":"Which feedback matters? The role of expressions and valence in continuous high-quality knowledge contribution in the online Q&amp;A community","title-short":"Which feedback matters?","volume":"156","author":[{"family":"Wang","given":"Ning"},{"family":"Liu","given":"Yang"},{"family":"Xiao","given":"Shengsheng"}],"issued":{"date-parts":[["2022",5]]}}}],"schema":"https://github.com/citation-style-language/schema/raw/master/csl-citation.json"} </w:instrText>
      </w:r>
      <w:r w:rsidR="00AF64AA" w:rsidRPr="0022223D">
        <w:fldChar w:fldCharType="separate"/>
      </w:r>
      <w:r w:rsidR="00AF64AA" w:rsidRPr="0022223D">
        <w:t>(Jiang et al., 2024; Wang et al., 2022)</w:t>
      </w:r>
      <w:r w:rsidR="00AF64AA" w:rsidRPr="0022223D">
        <w:fldChar w:fldCharType="end"/>
      </w:r>
      <w:r w:rsidR="00AF64AA" w:rsidRPr="0022223D">
        <w:t xml:space="preserve">, </w:t>
      </w:r>
      <w:r w:rsidRPr="0022223D">
        <w:t xml:space="preserve">suggesting context-dependent effects. For non-monetary </w:t>
      </w:r>
      <w:r w:rsidRPr="0022223D">
        <w:lastRenderedPageBreak/>
        <w:t xml:space="preserve">feedback, </w:t>
      </w:r>
      <w:r w:rsidR="00451B90" w:rsidRPr="0022223D">
        <w:fldChar w:fldCharType="begin" w:fldLock="1"/>
      </w:r>
      <w:r w:rsidR="00FB59A6">
        <w:instrText xml:space="preserve"> ADDIN ZOTERO_ITEM CSL_CITATION {"citationID":"klipQ7AR","properties":{"formattedCitation":"(Moon &amp; Sproull, 2008)","plainCitation":"(Moon &amp; Sproull, 2008)","dontUpdate":true,"noteIndex":0},"citationItems":[{"id":2877,"uris":["http://zotero.org/users/8905122/items/FDZ49AED","http://www.mendeley.com/documents/?uuid=620ecc34-6cd1-4a8a-a4f5-ab2dca7bb322","http://zotero.org/users/local/bVGy23C0/items/AZA3J3HS"],"itemData":{"id":2877,"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w:instrText>
      </w:r>
      <w:r w:rsidR="00FB59A6">
        <w:rPr>
          <w:rFonts w:hint="eastAsia"/>
        </w:rPr>
        <w:instrText>unity maintenance contributions.\n\n</w:instrText>
      </w:r>
      <w:r w:rsidR="00FB59A6">
        <w:rPr>
          <w:rFonts w:hint="eastAsia"/>
        </w:rPr>
        <w:instrText>【摘要翻译】本文探讨了数字网络和组织交汇处的一种新现象——基于互联网的志愿者劳动力——人们使用互联网应用程序通过志愿贡献时间和才能来追求个人兴趣，这可能为组织及其客户或成员创造价值。这一劳动力不是集中组织、管理或衡量的。这是一种新兴现象，由技术和人类主动性促成的大量人员采取的自由裁量的小行动造成。本文提出了理解这一现象的一般框架，并对其中的一个组成部分进行了实证调查——反馈在产生和维持这一劳动力的高质量贡献中的作用。在一项基于互联网的软件问题自愿技术支持团体的比较研究中，我们发现，在实施系统质量反馈系统的团体中（与没有实施系统质量反馈系统的团体相比），提问者的回报持续时间更长，回答提供者的贡献更频繁，技术问题解决更有效。我们还发现，有了系统反馈，产生更高质量贡献的志愿者参与持续时间更长，参与持续时间与社区维护贡献正相关。</w:instrText>
      </w:r>
      <w:r w:rsidR="00FB59A6">
        <w:rPr>
          <w:rFonts w:hint="eastAsia"/>
        </w:rPr>
        <w:instrText>","container-title":"Information Systems Research","DOI":"10.1287/isre.1080.0208","ISSN":"1047-7047","issue":</w:instrText>
      </w:r>
      <w:r w:rsidR="00FB59A6">
        <w:instrText xml:space="preserve">"4","language":"en","page":"494-515","title":"The role of feedback in managing the internet-based volunteer work force","volume":"19","author":[{"family":"Moon","given":"Jae Yun"},{"family":"Sproull","given":"Lee S."}],"issued":{"date-parts":[["2008",12]]}}}],"schema":"https://github.com/citation-style-language/schema/raw/master/csl-citation.json"} </w:instrText>
      </w:r>
      <w:r w:rsidR="00451B90" w:rsidRPr="0022223D">
        <w:fldChar w:fldCharType="separate"/>
      </w:r>
      <w:r w:rsidR="00451B90" w:rsidRPr="0022223D">
        <w:t xml:space="preserve">Moon </w:t>
      </w:r>
      <w:r w:rsidR="00D46215" w:rsidRPr="0022223D">
        <w:t>and</w:t>
      </w:r>
      <w:r w:rsidR="00451B90" w:rsidRPr="0022223D">
        <w:t xml:space="preserve"> Sproull (2008)</w:t>
      </w:r>
      <w:r w:rsidR="00451B90" w:rsidRPr="0022223D">
        <w:fldChar w:fldCharType="end"/>
      </w:r>
      <w:r w:rsidR="00451B90" w:rsidRPr="0022223D">
        <w:t xml:space="preserve"> </w:t>
      </w:r>
      <w:r w:rsidRPr="0022223D">
        <w:t xml:space="preserve">find that positive feedback motivates participation and reduces churn. </w:t>
      </w:r>
      <w:r w:rsidR="00465093" w:rsidRPr="0022223D">
        <w:fldChar w:fldCharType="begin" w:fldLock="1"/>
      </w:r>
      <w:r w:rsidR="00FB59A6">
        <w:instrText xml:space="preserve"> ADDIN ZOTERO_ITEM CSL_CITATION {"citationID":"jB4a2hCV","properties":{"formattedCitation":"(H. Li et al., 2020)","plainCitation":"(H. Li et al., 2020)","dontUpdate":true,"noteIndex":0},"citationItems":[{"id":2850,"uris":["http://zotero.org/users/8905122/items/AQ36K4UN","http://www.mendeley.com/documents/?uuid=4ec04646-5a45-464c-8019-47503d876822","http://zotero.org/users/local/bVGy23C0/items/6L4NTYU6"],"itemData":{"id":2850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w:instrText>
      </w:r>
      <w:r w:rsidR="00FB59A6">
        <w:rPr>
          <w:rFonts w:hint="eastAsia"/>
        </w:rPr>
        <w:instrText>new insights on how reciprocity drives online knowledge sharing.\n\n</w:instrText>
      </w:r>
      <w:r w:rsidR="00FB59A6">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FB59A6">
        <w:rPr>
          <w:rFonts w:hint="eastAsia"/>
        </w:rPr>
        <w:instrText>StackOverflow.com</w:instrText>
      </w:r>
      <w:r w:rsidR="00FB59A6">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FB59A6">
        <w:rPr>
          <w:rFonts w:hint="eastAsia"/>
        </w:rPr>
        <w:instrText>StackOverflow.com</w:instrText>
      </w:r>
      <w:r w:rsidR="00FB59A6">
        <w:rPr>
          <w:rFonts w:hint="eastAsia"/>
        </w:rPr>
        <w:instrText>的数据，我们利用差异——无差异分析的自然实验，找到支持事前互惠存在的证据。这项研究为互惠提供了一个新的分类法，并对互惠如何推动在线知识共享提供了新的见解。</w:instrText>
      </w:r>
      <w:r w:rsidR="00FB59A6">
        <w:rPr>
          <w:rFonts w:hint="eastAsia"/>
        </w:rPr>
        <w:instrText>","container-title":"ACM Transact</w:instrText>
      </w:r>
      <w:r w:rsidR="00FB59A6">
        <w:instrText xml:space="preserve">ions on Management Information Systems","DOI":"10.1145/3371388","ISSN":"2158-656X","issue":"1","language":"en","page":"1-26","title":"Invested or indebted: Ex-ante and ex-post reciprocity in online knowledge sharing communities","title-short":"Invested or indebted","volume":"11","author":[{"family":"Li","given":"Hongfei"},{"family":"Shankar","given":"Ramesh"},{"family":"Stallaert","given":"Jan"}],"issued":{"date-parts":[["2020",3]]}}}],"schema":"https://github.com/citation-style-language/schema/raw/master/csl-citation.json"} </w:instrText>
      </w:r>
      <w:r w:rsidR="00465093" w:rsidRPr="0022223D">
        <w:fldChar w:fldCharType="separate"/>
      </w:r>
      <w:r w:rsidR="00465093" w:rsidRPr="0022223D">
        <w:t>Li et al. (2020)</w:t>
      </w:r>
      <w:r w:rsidR="00465093" w:rsidRPr="0022223D">
        <w:fldChar w:fldCharType="end"/>
      </w:r>
      <w:r w:rsidR="00465093" w:rsidRPr="0022223D">
        <w:t xml:space="preserve"> </w:t>
      </w:r>
      <w:r w:rsidRPr="0022223D">
        <w:t>demonstrate reciprocity</w:t>
      </w:r>
      <w:r w:rsidR="00465093" w:rsidRPr="0022223D">
        <w:t>’</w:t>
      </w:r>
      <w:r w:rsidRPr="0022223D">
        <w:t xml:space="preserve">s role, showing </w:t>
      </w:r>
      <w:r w:rsidR="00CA5E62" w:rsidRPr="0022223D">
        <w:t xml:space="preserve">the </w:t>
      </w:r>
      <w:r w:rsidRPr="0022223D">
        <w:t>correlation between received answers and subsequent contributions.</w:t>
      </w:r>
    </w:p>
    <w:p w14:paraId="27B04192" w14:textId="41980156" w:rsidR="003C5D1E" w:rsidRPr="0022223D" w:rsidRDefault="003C5D1E" w:rsidP="00A86F82">
      <w:pPr>
        <w:pStyle w:val="Paragraph0"/>
      </w:pPr>
      <w:r w:rsidRPr="0022223D">
        <w:t xml:space="preserve">User dynamics and social comparison also drive engagement. </w:t>
      </w:r>
      <w:r w:rsidR="00F9241B" w:rsidRPr="0022223D">
        <w:fldChar w:fldCharType="begin" w:fldLock="1"/>
      </w:r>
      <w:r w:rsidR="00FB59A6">
        <w:instrText xml:space="preserve"> ADDIN ZOTERO_ITEM CSL_CITATION {"citationID":"eftT97QR","properties":{"formattedCitation":"(Shi et al., 2023)","plainCitation":"(Shi et al., 2023)","dontUpdate":true,"noteIndex":0},"citationItems":[{"id":2860,"uris":["http://zotero.org/users/8905122/items/BN4WLAL9","http://www.mendeley.com/documents/?uuid=3f472a94-529c-416d-8fea-cc5538b0dcb0","http://zotero.org/users/local/bVGy23C0/items/5A5I769X"],"itemData":{"id":2860,"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w:instrText>
      </w:r>
      <w:r w:rsidR="00FB59A6">
        <w:rPr>
          <w:rFonts w:hint="eastAsia"/>
        </w:rPr>
        <w:instrText>p but on answering the same question. The authors also illustrate the competitive peer influence in subjective and personalized behaviors in online UGC communities.\n\n</w:instrText>
      </w:r>
      <w:r w:rsidR="00FB59A6">
        <w:rPr>
          <w:rFonts w:hint="eastAsia"/>
        </w:rPr>
        <w:instrText>【摘要翻译】目的用户的知识贡献行为对在线问答社区的繁荣至关重要。在线问答社区中组织良好的问题线程使用户能够在做出贡献之前清楚地阅读现有答案及其评估。基于社会比较和同伴影响文献，作者研究了竞争环境中同伴对知识贡献信息量的影响。作者还考虑了三个层次的调节因素：问题水平、线程水平和贡献者</w:instrText>
      </w:r>
      <w:r w:rsidR="00FB59A6">
        <w:rPr>
          <w:rFonts w:hint="eastAsia"/>
        </w:rPr>
        <w:instrText>level.Design/methodology/approachThe</w:instrText>
      </w:r>
      <w:r w:rsidR="00FB59A6">
        <w:rPr>
          <w:rFonts w:hint="eastAsia"/>
        </w:rPr>
        <w:instrText>作者收集了中国最大的在线问答社区之一的数据。使用具有交叉分类随机效应的分层线性模型验证了这些假设。采用广义倾向得分加权方法进行稳健性检查。结果作者证明了同一问题线程中知识贡献行为之间由于社会比较关注而产生的同伴影响。如果更多的先验知识贡献者选择在问题线程中贡献长答案，则后续贡献的信息量更大。对于事实问题和回答受欢迎程度较高但推荐型和回答良好的问题较弱的问题，以及社会地位较高的贡献者，这种同伴影响更强。原创性</w:instrText>
      </w:r>
      <w:r w:rsidR="00FB59A6">
        <w:rPr>
          <w:rFonts w:hint="eastAsia"/>
        </w:rPr>
        <w:instrText>/</w:instrText>
      </w:r>
      <w:r w:rsidR="00FB59A6">
        <w:rPr>
          <w:rFonts w:hint="eastAsia"/>
        </w:rPr>
        <w:instrText>价值本研究提供了一个新的线索，即在由社会比较关注引发的竞争环境中，同伴对在线</w:instrText>
      </w:r>
      <w:r w:rsidR="00FB59A6">
        <w:rPr>
          <w:rFonts w:hint="eastAsia"/>
        </w:rPr>
        <w:instrText>UGC</w:instrText>
      </w:r>
      <w:r w:rsidR="00FB59A6">
        <w:rPr>
          <w:rFonts w:hint="eastAsia"/>
        </w:rPr>
        <w:instrText>贡献的影响。此外，作者确定了三个级别的调节因素（问题级别、线程级别和贡献者级别），这些因素特定于在线问答设置，并与贡献者对竞争力的看法有关，这些因素影响同伴影响对知识贡献的直接影响。作者没有关注动机和质量评估，而是关注在线知识贡献的具体内容。这里的同伴影响不是基于实际的熟人或跟随关系，而是基于回答同样的问题。作者还说明了在线</w:instrText>
      </w:r>
      <w:r w:rsidR="00FB59A6">
        <w:rPr>
          <w:rFonts w:hint="eastAsia"/>
        </w:rPr>
        <w:instrText>UGC</w:instrText>
      </w:r>
      <w:r w:rsidR="00FB59A6">
        <w:rPr>
          <w:rFonts w:hint="eastAsia"/>
        </w:rPr>
        <w:instrText>社区中主观和个性化行为中的竞争同伴影响。</w:instrText>
      </w:r>
      <w:r w:rsidR="00FB59A6">
        <w:rPr>
          <w:rFonts w:hint="eastAsia"/>
        </w:rPr>
        <w:instrText>","container-title":"Internet Research","DOI":"10.1108/INTR-07-2022-0510","ISSN":"1066-2243","issue":"5","language":"en","page":"1577-1601","title":"Competitive peer influence on knowledge contribution behaviors in online Q&amp;A communities: A s</w:instrText>
      </w:r>
      <w:r w:rsidR="00FB59A6">
        <w:instrText xml:space="preserve">ocial comparison perspective","title-short":"Competitive peer influence on knowledge contributi","volume":"34","author":[{"family":"Shi","given":"Chencheng"},{"family":"Hu","given":"Ping"},{"family":"Fan","given":"Weiguo"},{"family":"Qiu","given":"Liangfei"}],"issued":{"date-parts":[["2024",9]]}}}],"schema":"https://github.com/citation-style-language/schema/raw/master/csl-citation.json"} </w:instrText>
      </w:r>
      <w:r w:rsidR="00F9241B" w:rsidRPr="0022223D">
        <w:fldChar w:fldCharType="separate"/>
      </w:r>
      <w:r w:rsidR="00F9241B" w:rsidRPr="0022223D">
        <w:t>Shi et al. (2024)</w:t>
      </w:r>
      <w:r w:rsidR="00F9241B" w:rsidRPr="0022223D">
        <w:fldChar w:fldCharType="end"/>
      </w:r>
      <w:r w:rsidR="00F9241B" w:rsidRPr="0022223D">
        <w:t xml:space="preserve"> </w:t>
      </w:r>
      <w:r w:rsidRPr="0022223D">
        <w:t xml:space="preserve">show that informative answers from knowledgeable contributors motivate high-quality contributions from others. Research on gamification </w:t>
      </w:r>
      <w:r w:rsidR="0032754E" w:rsidRPr="0022223D">
        <w:fldChar w:fldCharType="begin" w:fldLock="1"/>
      </w:r>
      <w:r w:rsidR="00FB59A6">
        <w:instrText xml:space="preserve"> ADDIN ZOTERO_ITEM CSL_CITATION {"citationID":"inZKZpGC","properties":{"formattedCitation":"(L. Chen et al., 2022; Meng et al., 2013)","plainCitation":"(L. Chen et al., 2022; Meng et al., 2013)","noteIndex":0},"citationItems":[{"id":2853,"uris":["http://zotero.org/users/8905122/items/J44QYVNE","http://www.mendeley.com/documents/?uuid=4265454e-c38d-47cf-92b9-c9ae58bc424f","http://zotero.org/users/local/bVGy23C0/items/WK699KZE"],"itemData":{"id":2853,"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w:instrText>
      </w:r>
      <w:r w:rsidR="00FB59A6">
        <w:rPr>
          <w:rFonts w:hint="eastAsia"/>
        </w:rPr>
        <w:instrText>ipants with already established reputations in the online community. This research provides theoretical and practical implications for motivating continued user knowledge contribution in online Q&amp;A communities.\n\n</w:instrText>
      </w:r>
      <w:r w:rsidR="00FB59A6">
        <w:rPr>
          <w:rFonts w:hint="eastAsia"/>
        </w:rPr>
        <w:instrText>【摘要翻译】</w:instrText>
      </w:r>
      <w:r w:rsidR="00FB59A6">
        <w:rPr>
          <w:rFonts w:hint="eastAsia"/>
        </w:rPr>
        <w:instrText>undefined","container-title":"Decis</w:instrText>
      </w:r>
      <w:r w:rsidR="00FB59A6">
        <w:instrText>ion Support Systems","DOI":"10.1016/j.dss.2021.113667","ISSN":"0167-9236","language":"en","page":"113667","title":"The impact of hierarchical privilege levels and non-hierarchical incentives on continued contribution in online Q&amp;A communities: A motivational model of gamification goals","title-short":"The impact of hierarchical privilege levels and no","volume":"153","author":[{"family":"Chen","given":"Langtao"},{"family":"Baird","given":"Aaron"},{"family":"Straub","given":"Detmar"}],"issued":{"date-parts":[["2022",2]]}}},{"id":2871,"uris":["http://zotero.org/users/8905122/items/Y3CVARAU","http://www.mendeley.com/documents/?uuid=1f851625-9123-4b58-88b8-e1519c4e3dc4","http://zotero.org/users/local/bVGy23C0/items/BN3QJKHY"],"itemData":{"id":2871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 community, Stack Exchange. This research-in-progress paper highlights factors that help u</w:instrText>
      </w:r>
      <w:r w:rsidR="00FB59A6">
        <w:rPr>
          <w:rFonts w:hint="eastAsia"/>
        </w:rPr>
        <w:instrText>sers develop into literate and productive community contributors in social platforms and considers the design implications of these observations.\n\n</w:instrText>
      </w:r>
      <w:r w:rsidR="00FB59A6">
        <w:rPr>
          <w:rFonts w:hint="eastAsia"/>
        </w:rPr>
        <w:instrText>【摘要翻译】近年来，开放的在线社交问答网站（</w:instrText>
      </w:r>
      <w:r w:rsidR="00FB59A6">
        <w:rPr>
          <w:rFonts w:hint="eastAsia"/>
        </w:rPr>
        <w:instrText>SQAs</w:instrText>
      </w:r>
      <w:r w:rsidR="00FB59A6">
        <w:rPr>
          <w:rFonts w:hint="eastAsia"/>
        </w:rPr>
        <w:instrText>）吸引了公众的注意力。随着</w:instrText>
      </w:r>
      <w:r w:rsidR="00FB59A6">
        <w:rPr>
          <w:rFonts w:hint="eastAsia"/>
        </w:rPr>
        <w:instrText>SQAs</w:instrText>
      </w:r>
      <w:r w:rsidR="00FB59A6">
        <w:rPr>
          <w:rFonts w:hint="eastAsia"/>
        </w:rPr>
        <w:instrText>成为越来越受欢迎的知识共享平台，关于开放在线社区系统将如何发展的问题对于我们理解这些系统变得至关重要。在本文中，我们概述了</w:instrText>
      </w:r>
      <w:r w:rsidR="00FB59A6">
        <w:rPr>
          <w:rFonts w:hint="eastAsia"/>
        </w:rPr>
        <w:instrText>SQA</w:instrText>
      </w:r>
      <w:r w:rsidR="00FB59A6">
        <w:rPr>
          <w:rFonts w:hint="eastAsia"/>
        </w:rPr>
        <w:instrText>网站如何作为一个社会学习社区运作。</w:instrText>
      </w:r>
      <w:r w:rsidR="00FB59A6">
        <w:rPr>
          <w:rFonts w:hint="eastAsia"/>
        </w:rPr>
        <w:instrText>SQA</w:instrText>
      </w:r>
      <w:r w:rsidR="00FB59A6">
        <w:rPr>
          <w:rFonts w:hint="eastAsia"/>
        </w:rPr>
        <w:instrText>网站的成功不仅取决于有效地组织和传递信息，还取决于它是否能吸引参与者并激励他们做出贡献。我们介绍了早期的工作，调查徽章对用户参与在线</w:instrText>
      </w:r>
      <w:r w:rsidR="00FB59A6">
        <w:rPr>
          <w:rFonts w:hint="eastAsia"/>
        </w:rPr>
        <w:instrText>SQAs</w:instrText>
      </w:r>
      <w:r w:rsidR="00FB59A6">
        <w:rPr>
          <w:rFonts w:hint="eastAsia"/>
        </w:rPr>
        <w:instrText>社区</w:instrText>
      </w:r>
      <w:r w:rsidR="00FB59A6">
        <w:rPr>
          <w:rFonts w:hint="eastAsia"/>
        </w:rPr>
        <w:instrText>Stack Exchange</w:instrText>
      </w:r>
      <w:r w:rsidR="00FB59A6">
        <w:rPr>
          <w:rFonts w:hint="eastAsia"/>
        </w:rPr>
        <w:instrText>的影响。这篇正在进行的研究论文强调了帮助用户在社交平台中发展成为有文化和有生产力的社区贡献者的因素，并考虑了这些观察结果的设计含义。</w:instrText>
      </w:r>
      <w:r w:rsidR="00FB59A6">
        <w:rPr>
          <w:rFonts w:hint="eastAsia"/>
        </w:rPr>
        <w:instrText>","container-title":"Proc. Americas Conf. on Information Systems (AMCIS) 2013","IS</w:instrText>
      </w:r>
      <w:r w:rsidR="00FB59A6">
        <w:instrText xml:space="preserve">BN":"978-0-615-55907-0","language":"en","publisher-place":"Atlanta, USA","title":"Motivational effects of badge systems on participation in Stack Exchange social Q&amp;A online community","author":[{"family":"Meng","given":"Xu"},{"family":"Webster","given":"Sarah A."},{"family":"Butler","given":"Brian S."}],"issued":{"date-parts":[["2013"]]}}}],"schema":"https://github.com/citation-style-language/schema/raw/master/csl-citation.json"} </w:instrText>
      </w:r>
      <w:r w:rsidR="0032754E" w:rsidRPr="0022223D">
        <w:fldChar w:fldCharType="separate"/>
      </w:r>
      <w:r w:rsidR="00FB59A6" w:rsidRPr="00FB59A6">
        <w:t>(L. Chen et al., 2022; Meng et al., 2013)</w:t>
      </w:r>
      <w:r w:rsidR="0032754E" w:rsidRPr="0022223D">
        <w:fldChar w:fldCharType="end"/>
      </w:r>
      <w:r w:rsidR="0032754E" w:rsidRPr="0022223D">
        <w:t xml:space="preserve"> </w:t>
      </w:r>
      <w:r w:rsidRPr="0022223D">
        <w:t xml:space="preserve">and reputation systems reveals that </w:t>
      </w:r>
      <w:r w:rsidR="00B77B12" w:rsidRPr="0022223D">
        <w:t xml:space="preserve">compared to absolute reputation, </w:t>
      </w:r>
      <w:r w:rsidRPr="0022223D">
        <w:t xml:space="preserve">relative standing generates stronger motivation </w:t>
      </w:r>
      <w:r w:rsidR="00A15062" w:rsidRPr="0022223D">
        <w:fldChar w:fldCharType="begin" w:fldLock="1"/>
      </w:r>
      <w:r w:rsidR="00FB59A6">
        <w:instrText xml:space="preserve"> ADDIN ZOTERO_ITEM CSL_CITATION {"citationID":"2vpanCSl","properties":{"formattedCitation":"(Wei et al., 2015)","plainCitation":"(Wei et al., 2015)","noteIndex":0},"citationItems":[{"id":2833,"uris":["http://zotero.org/users/8905122/items/YXGNRV3F","http://www.mendeley.com/documents/?uuid=1f38e6f6-283c-4e96-b5c9-0f900f4e7583","http://zotero.org/users/local/bVGy23C0/items/93SS66CZ"],"itemData":{"id":2833,"type":"paper-conference","abstract":"User contribution determines the success of online knowledge communities. As user contributions are voluntary, many online communities failed due to declining user contributions. Hence, it becomes critical to understand and design mechanisms that are effective to motivate user contributions. This paper studies the effects of two mechanisms, virtual rewards and reputation, on the quantity and quality of user contributions in online community. We analyze user-level panel data from a representative knowledge sharing platform StackExchange.com, and investigate whether these two mechanisms improve the quantity and quality of user contributions. Surprisingly, we find that a user's reputation does not directly motivate contribution. It is the relative reputation (ranking) that serves as the motivation. This finding highlights the importance of peer effect and social comparison in the incentive design of open collaboration platforms. Our study provides implications for platform designers on how to motivate community participants and build sustainable online knowledge communiti</w:instrText>
      </w:r>
      <w:r w:rsidR="00FB59A6">
        <w:rPr>
          <w:rFonts w:hint="eastAsia"/>
        </w:rPr>
        <w:instrText>es.\n\n</w:instrText>
      </w:r>
      <w:r w:rsidR="00FB59A6">
        <w:rPr>
          <w:rFonts w:hint="eastAsia"/>
        </w:rPr>
        <w:instrText>【摘要翻译】用户贡献决定了在线知识社区的成功。由于用户贡献是自愿的，许多在线社区因用户贡献下降而失败。因此，理解和设计有效激励用户贡献的机制变得至关重要。本文研究了虚拟奖励和声誉两种机制对网络社区用户贡献数量和质量的影响。我们分析了来自代表性知识共享平台</w:instrText>
      </w:r>
      <w:r w:rsidR="00FB59A6">
        <w:rPr>
          <w:rFonts w:hint="eastAsia"/>
        </w:rPr>
        <w:instrText>StackExchange.com</w:instrText>
      </w:r>
      <w:r w:rsidR="00FB59A6">
        <w:rPr>
          <w:rFonts w:hint="eastAsia"/>
        </w:rPr>
        <w:instrText>的用户级面板数据，并研究了这两种机制是否提高了用户贡献的数量和质量。令人惊讶的是，我们发现用户的声誉并不直接激励贡献。作为动力的是相对的声誉（排名）。这一发现突出了同伴效应和社会比较在开放协作平台激励设计中的重要性。我们的研究为平台设计者提供了如何激励社区参与者和建立可持续在线知识社区的启示。</w:instrText>
      </w:r>
      <w:r w:rsidR="00FB59A6">
        <w:rPr>
          <w:rFonts w:hint="eastAsia"/>
        </w:rPr>
        <w:instrText>","container-title":"Proc. 48th Hawaii International Conf. on System Sciences (HICSS) 2015","DOI":"10.1109/HICSS.2015.452","ISBN":"978-1-4799-7367-5","language":"en","page":"3760-3769","publisher-place":"Los Alam</w:instrText>
      </w:r>
      <w:r w:rsidR="00FB59A6">
        <w:instrText xml:space="preserve">itos, USA","title":"Motivating user contributions in online knowledge communities: Virtual rewards and reputation","title-short":"Motivating user contributions in online knowledge","author":[{"family":"Wei","given":"Xiahua"},{"family":"Chen","given":"Wei"},{"family":"Zhu","given":"Kevin"}],"issued":{"date-parts":[["2015",1]]}}}],"schema":"https://github.com/citation-style-language/schema/raw/master/csl-citation.json"} </w:instrText>
      </w:r>
      <w:r w:rsidR="00A15062" w:rsidRPr="0022223D">
        <w:fldChar w:fldCharType="separate"/>
      </w:r>
      <w:r w:rsidR="00FB59A6" w:rsidRPr="00FB59A6">
        <w:t>(Wei et al., 2015)</w:t>
      </w:r>
      <w:r w:rsidR="00A15062" w:rsidRPr="0022223D">
        <w:fldChar w:fldCharType="end"/>
      </w:r>
      <w:r w:rsidRPr="0022223D">
        <w:t>. This finding highlights social comparison’s importance in driving engagement.</w:t>
      </w:r>
    </w:p>
    <w:p w14:paraId="3F521C59" w14:textId="0A53E57C" w:rsidR="00F40939" w:rsidRPr="0022223D" w:rsidRDefault="00F40939" w:rsidP="00E93697">
      <w:pPr>
        <w:pStyle w:val="Heading2"/>
      </w:pPr>
      <w:r w:rsidRPr="0022223D">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7E0D1E6" w14:textId="29BAFF68" w:rsidR="003C5D1E" w:rsidRPr="0022223D" w:rsidRDefault="003C5D1E" w:rsidP="00A86F82">
      <w:pPr>
        <w:pStyle w:val="Paragraph0"/>
        <w:widowControl w:val="0"/>
        <w:ind w:firstLine="533"/>
      </w:pPr>
      <w:r w:rsidRPr="0022223D">
        <w:t xml:space="preserve">The impact of GenAI on online Q&amp;A communities represents an emerging research stream. While existing literature has primarily focused on human participants, GenAI introduces a new paradigm. Recent work explores GenAI effects across various </w:t>
      </w:r>
      <w:r w:rsidR="00F41F4F" w:rsidRPr="0022223D">
        <w:t xml:space="preserve">work </w:t>
      </w:r>
      <w:r w:rsidRPr="0022223D">
        <w:t xml:space="preserve">domains </w:t>
      </w:r>
      <w:r w:rsidR="00B42A50" w:rsidRPr="0022223D">
        <w:t xml:space="preserve">(e.g., </w:t>
      </w:r>
      <w:r w:rsidR="00B42A50" w:rsidRPr="0022223D">
        <w:fldChar w:fldCharType="begin"/>
      </w:r>
      <w:r w:rsidR="006E796B">
        <w:instrText xml:space="preserve"> ADDIN ZOTERO_ITEM CSL_CITATION {"citationID":"xmCfasA4","properties":{"formattedCitation":"(Brynjolfsson et al., 2025; Doshi &amp; Hauser, 2024; Noy &amp; Zhang, 2023)","plainCitation":"(Brynjolfsson et al., 2025; Doshi &amp; Hauser, 2024; Noy &amp; Zhang, 2023)","dontUpdate":true,"noteIndex":0},"citationItems":[{"id":"xILCbqsa/psnpRpYW","uris":["http://zotero.org/users/8905122/items/C62VD79K"],"itemData":{"id":26487,"type":"article-journal","abstract":"We study the staggered introduction of a generative AI–based conversational assistant using data from 5,172 customer-support agents. Access to AI assistance increases worker productivity, as measured by issues resolved per hour, by 15% on average, with substantial heterogeneity across workers. The effects vary significantly across different agents. Less experienced and lower-skilled workers improve both the speed and quality of their output, while the most experienced and highest-skilled workers see small gains in speed and small declines in quality. We also find evidence that AI assistance facilitates worker learning and improves English fluency, particularly among international agents. While AI systems improve with more training data, we find that the gains from AI adoption are largest for moderately rare problems, where human agents have less baseline experience but the system still has adequate training data. Finally, we provide evidence that AI assistance improves the experience of work along several dimensions: customers are more polite and less likely to ask to speak to a manager.","call-number":"1","container-title":"The Quarterly Journal of Economics","DOI":"10.1093/qje/qjae044","ISSN":"0033-5533","journalAbbreviation":"The Quarterly Journal of Economics","language":"en","note":"</w:instrText>
      </w:r>
      <w:r w:rsidR="006E796B">
        <w:rPr>
          <w:rFonts w:ascii="Segoe UI Emoji" w:hAnsi="Segoe UI Emoji" w:cs="Segoe UI Emoji"/>
        </w:rPr>
        <w:instrText>🏷️</w:instrText>
      </w:r>
      <w:r w:rsidR="006E796B">
        <w:instrText xml:space="preserve"> /unread","page":"qjae044","source":"11.1 (Q1)","title":"Generative AI at Work","author":[{"family":"Brynjolfsson","given":"Erik"},{"family":"Li","given":"Danielle"},{"family":"Raymond","given":"Lindsey"}],"issued":{"date-parts":[["2025",2,4]]}}},{"id":"xILCbqsa/CATtLtDh","uris":["http://zotero.org/users/8905122/items/U3XZJHZE"],"itemData":{"id":26490,"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 </w:instrText>
      </w:r>
      <w:r w:rsidR="006E796B">
        <w:rPr>
          <w:rFonts w:ascii="Segoe UI Emoji" w:hAnsi="Segoe UI Emoji" w:cs="Segoe UI Emoji"/>
        </w:rPr>
        <w:instrText>📊</w:instrText>
      </w:r>
      <w:r w:rsidR="006E796B">
        <w:instrText>","call-number":"1","container-title":"Science Advances","DOI":"10.1126/sciadv.adn5290","ISSN":"2375-2548","issue":"28","journalAbbreviation":"Sci. Adv.","language":"en","note":"</w:instrText>
      </w:r>
      <w:r w:rsidR="006E796B">
        <w:rPr>
          <w:rFonts w:ascii="Segoe UI Emoji" w:hAnsi="Segoe UI Emoji" w:cs="Segoe UI Emoji"/>
        </w:rPr>
        <w:instrText>🏷️</w:instrText>
      </w:r>
      <w:r w:rsidR="006E796B">
        <w:instrText xml:space="preserve"> /unread","page":"eadn5290","source":"11.7 (Q1)","title":"Generative AI enhances individual creativity but reduces the collective diversity of novel content","volume":"10","author":[{"family":"Doshi","given":"Anil R."},{"family":"Hauser","given":"Oliver P."}],"issued":{"date-parts":[["2024",7,12]]}}},{"id":"xILCbqsa/s2rlQsLG","uris":["http://zotero.org/users/8905122/items/WRDY8KP8"],"itemData":{"id":26491,"type":"article-journal","abstract":"We examined the productivity effects of a generative artificial intelligence (AI) technology, the assistive chatbot ChatGPT, in the context of midlevel professional writing tasks. In a preregistered online experiment, we assigned occupation-specific, incentivized writing tasks to 453 college-educated professionals and randomly exposed half of them to ChatGPT. Our results show that ChatGPT substantially raised productivity: The average time taken decreased by 40% and output quality rose by 18%. Inequality between workers decreased, and concern and excitement about AI temporarily rose. Workers exposed to ChatGPT during the experiment were 2 times as likely to report using it in their real job 2 weeks after the experiment and 1.6 times as likely 2 months after the experiment.","archive_location":"520 </w:instrText>
      </w:r>
      <w:r w:rsidR="006E796B">
        <w:rPr>
          <w:rFonts w:ascii="Segoe UI Emoji" w:hAnsi="Segoe UI Emoji" w:cs="Segoe UI Emoji"/>
        </w:rPr>
        <w:instrText>📊</w:instrText>
      </w:r>
      <w:r w:rsidR="006E796B">
        <w:instrText>","call-number":"1","container-title":"Science","DOI":"10.1126/science.adh2586","ISSN":"0036-8075","issue":"6654","journalAbbreviation":"Science","language":"en","note":"</w:instrText>
      </w:r>
      <w:r w:rsidR="006E796B">
        <w:rPr>
          <w:rFonts w:ascii="Segoe UI Emoji" w:hAnsi="Segoe UI Emoji" w:cs="Segoe UI Emoji"/>
        </w:rPr>
        <w:instrText>🏷️</w:instrText>
      </w:r>
      <w:r w:rsidR="006E796B">
        <w:instrText xml:space="preserve"> /unread","page":"187-192","source":"44.7 (Q1)","title":"Experimental evidence on the productivity effects of generative artificial intelligence","volume":"381","author":[{"family":"Noy","given":"Shakked"},{"family":"Zhang","given":"Whitney"}],"issued":{"date-parts":[["2023",7,14]]}}}],"schema":"https://github.com/citation-style-language/schema/raw/master/csl-citation.json"} </w:instrText>
      </w:r>
      <w:r w:rsidR="00B42A50" w:rsidRPr="0022223D">
        <w:fldChar w:fldCharType="separate"/>
      </w:r>
      <w:r w:rsidR="00B42A50" w:rsidRPr="0022223D">
        <w:t>Brynjolfsson et al., 2025; Doshi &amp; Hauser, 2024; Noy &amp; Zhang, 2023)</w:t>
      </w:r>
      <w:r w:rsidR="00B42A50" w:rsidRPr="0022223D">
        <w:fldChar w:fldCharType="end"/>
      </w:r>
      <w:r w:rsidRPr="0022223D">
        <w:t xml:space="preserve">, including crowdsourced </w:t>
      </w:r>
      <w:r w:rsidR="00F41F4F" w:rsidRPr="0022223D">
        <w:t>design platforms</w:t>
      </w:r>
      <w:r w:rsidRPr="0022223D">
        <w:t xml:space="preserve"> </w:t>
      </w:r>
      <w:r w:rsidR="004214FC" w:rsidRPr="0022223D">
        <w:rPr>
          <w:rFonts w:eastAsia="SimSun"/>
          <w:shd w:val="clear" w:color="auto" w:fill="FFFFFF"/>
        </w:rPr>
        <w:fldChar w:fldCharType="begin" w:fldLock="1"/>
      </w:r>
      <w:r w:rsidR="00FB59A6">
        <w:rPr>
          <w:rFonts w:eastAsia="SimSun"/>
          <w:shd w:val="clear" w:color="auto" w:fill="FFFFFF"/>
        </w:rPr>
        <w:instrText xml:space="preserve"> ADDIN ZOTERO_ITEM CSL_CITATION {"citationID":"KY9QIZfA","properties":{"formattedCitation":"[24]","plainCitation":"[24]","dontUpdate":true,"noteIndex":0},"citationItems":[{"id":2867,"uris":["http://zotero.org/users/8905122/items/RUQFD9MU","http://zotero.org/users/8905122/items/LTEA87AL","http://www.mendeley.com/documents/?uuid=92545ff0-27a1-4949-a2ad-77ed6a84f86b","http://zotero.org/users/local/bVGy23C0/items/NTCMR7U9"],"itemData":{"id":2867,"type":"article","abstract":"This study investigates the spillover effects of generative AI on organic human-generated designs. Using extensive data from an online crowdsourcing design platform, we examine how the adoption of generative AI influences novelty of designers’ organic human-generated creations. Additionally, we examine the moderating roles of designers’ AI-expertise and domain-expertise. We employ advanced deep learning models and well-established econometric methods to causally identify the impact of adopting generative AI. Our findings reveal that initial reliance on generative AI may suppress creativity, but long-term use enhances it. A key set of findings relate to the role of designers’ AI-expertise and domain-expertise. We find that AI-expertise as well as domain-expertise, independently and jointly, contribute to the novelty of organic designs. Designers with dual expertise, both AI and domain, benefit the most, highlighting the complementarity of these skills. Moreover, our prompt analysis shows that designers with either AI-expertise or domain-expertise use lengthier, more detailed prompts, leading to improved outcomes. Prompts used by designers with domain-expertise are more distinctive than those used by designers with AI-expertise. These findings have implications for managers of crowd-sourcing platforms and policymakers, highlighting the economic value of generative AI in the design industry and its role in fostering creativity. In summary, our study extends existing literature by quantifying the spillover effects of generative AI on human cre</w:instrText>
      </w:r>
      <w:r w:rsidR="00FB59A6">
        <w:rPr>
          <w:rFonts w:eastAsia="SimSun" w:hint="eastAsia"/>
          <w:shd w:val="clear" w:color="auto" w:fill="FFFFFF"/>
        </w:rPr>
        <w:instrText>ativity. By demonstrating that generative AI encourages creative thinking, particularly for those with greater AI and domain-expertise, this study enhances our understanding of generative AI</w:instrText>
      </w:r>
      <w:r w:rsidR="00FB59A6">
        <w:rPr>
          <w:rFonts w:eastAsia="SimSun" w:hint="eastAsia"/>
          <w:shd w:val="clear" w:color="auto" w:fill="FFFFFF"/>
        </w:rPr>
        <w:instrText>’</w:instrText>
      </w:r>
      <w:r w:rsidR="00FB59A6">
        <w:rPr>
          <w:rFonts w:eastAsia="SimSun" w:hint="eastAsia"/>
          <w:shd w:val="clear" w:color="auto" w:fill="FFFFFF"/>
        </w:rPr>
        <w:instrText>s impact on human creativity.\n\n</w:instrText>
      </w:r>
      <w:r w:rsidR="00FB59A6">
        <w:rPr>
          <w:rFonts w:eastAsia="SimSun" w:hint="eastAsia"/>
          <w:shd w:val="clear" w:color="auto" w:fill="FFFFFF"/>
        </w:rPr>
        <w:instrText>【摘要翻译】这项研究调查了生成性人工智能对有机人类生成设计的溢出效应。我们使用来自在线众包设计平台的大量数据，研究了采用生成性人工智能如何影响设计师有机人类生成创作的新颖性。此外，我们还研究了设计师人工智能专业知识和领域专业知识的调节作用。我们采用先进的深度学习模型和成熟的计量经济学方法来因果确定采用生成性人工智能的影响。我们的发现表明，最初对生成性人工智能的依赖可能会抑制创造力，但长期使用会增强创造力。一组关键的发现与设计师人工智能专业知识和领域专业知识的作用有关。我们发现人工智能专业知识和领域专业知识独立和共同促进了有机设计的新颖性。拥有人工智能和领域双重专业知识的设计师受益最大，突出了这些技能的互补性。此外，我们的即时分析表明，拥有人工智能专业知识或领域专业知识的设计师使用更长、更详细的提示，从而改善结果。拥有领域专业知识的设计师使用的提示比拥有人工智能专业知识的设计师使用的提示更独特。这些发现对众包平台的管理者和政策制定者有影响，突出了生成性人工智能在设计行业的经济价值及其在培养创造力方面的作用。总之，我们的研究通过量化生成性人工智能对人类创造力的溢出效应扩展了现有文献。通过证明生成性人工智能鼓励创造性思维，特别是对那些拥有更强人工智能和领域专业知识的人来说，这项研究增强了我们对生成性人工智能对人类创造力影响的理解。</w:instrText>
      </w:r>
      <w:r w:rsidR="00FB59A6">
        <w:rPr>
          <w:rFonts w:eastAsia="SimSun" w:hint="eastAsia"/>
          <w:shd w:val="clear" w:color="auto" w:fill="FFFFFF"/>
        </w:rPr>
        <w:instrText>","DOI":"10.2139/ssrn.4693181","genre":"SSRN Scholarly Paper","language":"en","note":"publisher-place: Rochester, NY","title":"Spillover effects of generative AI on human-generated content creation: Evidence from a crowd-sour</w:instrText>
      </w:r>
      <w:r w:rsidR="00FB59A6">
        <w:rPr>
          <w:rFonts w:eastAsia="SimSun"/>
          <w:shd w:val="clear" w:color="auto" w:fill="FFFFFF"/>
        </w:rPr>
        <w:instrText xml:space="preserve">cing design platform","title-short":"Spillover Effects of Generative AI on Human-Genera","author":[{"family":"Zhao","given":"Weihong"},{"family":"Wang","given":"Wen"},{"family":"Viswanathan","given":"Siva"}],"issued":{"date-parts":[["2024",1]]}}}],"schema":"https://github.com/citation-style-language/schema/raw/master/csl-citation.json"} </w:instrText>
      </w:r>
      <w:r w:rsidR="004214FC" w:rsidRPr="0022223D">
        <w:rPr>
          <w:rFonts w:eastAsia="SimSun"/>
          <w:shd w:val="clear" w:color="auto" w:fill="FFFFFF"/>
        </w:rPr>
        <w:fldChar w:fldCharType="separate"/>
      </w:r>
      <w:r w:rsidR="004214FC" w:rsidRPr="0022223D">
        <w:t>(Zhao et al., 2024)</w:t>
      </w:r>
      <w:r w:rsidR="004214FC" w:rsidRPr="0022223D">
        <w:rPr>
          <w:rFonts w:eastAsia="SimSun"/>
          <w:shd w:val="clear" w:color="auto" w:fill="FFFFFF"/>
        </w:rPr>
        <w:fldChar w:fldCharType="end"/>
      </w:r>
      <w:r w:rsidRPr="0022223D">
        <w:t xml:space="preserve">, digital art </w:t>
      </w:r>
      <w:r w:rsidR="00F41F4F" w:rsidRPr="0022223D">
        <w:t xml:space="preserve">platforms </w:t>
      </w:r>
      <w:r w:rsidR="00844A86" w:rsidRPr="0022223D">
        <w:rPr>
          <w:rFonts w:eastAsia="SimSun"/>
          <w:shd w:val="clear" w:color="auto" w:fill="FFFFFF"/>
        </w:rPr>
        <w:fldChar w:fldCharType="begin" w:fldLock="1"/>
      </w:r>
      <w:r w:rsidR="00FB59A6">
        <w:rPr>
          <w:rFonts w:eastAsia="SimSun"/>
          <w:shd w:val="clear" w:color="auto" w:fill="FFFFFF"/>
        </w:rPr>
        <w:instrText xml:space="preserve"> ADDIN ZOTERO_ITEM CSL_CITATION {"citationID":"etkTmMKY","properties":{"formattedCitation":"[25]","plainCitation":"[25]","dontUpdate":true,"noteIndex":0},"citationItems":[{"id":2858,"uris":["http://zotero.org/users/8905122/items/R63NWE66","http://www.mendeley.com/documents/?uuid=b2f9b225-04cd-4fde-ab1e-ae1d3fda4e8e","http://zotero.org/users/local/bVGy23C0/items/WD2B5HUP"],"itemData":{"id":2858,"type":"article","abstract":"Generative Artificial Intelligence (AI) technologies have emerged as a disruptive force in the content-creator economy. In this paper, we aim to understand how the digital art platforms’ actions towards Generative AI affect its main players — content creators. Specifically, we leverage quasi-experiments on two leading digital art platforms in Asia – Lofter and Graffiti Kingdom – to quantify the effect of adopting or prohibiting Gen- erative AI on their content creators. Our findings reveal that introducing a Generative AI tool on Lofter led to a significant decrease in its content creators’ activities on the platform. Conversely, the prohibition of Generative AI on Graffiti Kingdom produced more nuanced effects. Although some content creators left the platform with the en- forcement of the prohibition, content creators who continued using the platform after the prohibition (i.e., non-churners) showed an increase in their activities. Moreover, we demonstrate that more prolific content creators (i.e., heavy users who upload a lot of works to the platform) and multi-homing users are more inclined to decrease their activities after the adoption of Generative AI on Lofter, while the more popular content creators on the platform (i.e., users who receive more “likes” per work) are less likely to decrease their activities. This paper provides im</w:instrText>
      </w:r>
      <w:r w:rsidR="00FB59A6">
        <w:rPr>
          <w:rFonts w:eastAsia="SimSun" w:hint="eastAsia"/>
          <w:shd w:val="clear" w:color="auto" w:fill="FFFFFF"/>
        </w:rPr>
        <w:instrText xml:space="preserve">portant insights for policymakers and online platforms.  </w:instrText>
      </w:r>
      <w:r w:rsidR="00FB59A6">
        <w:rPr>
          <w:rFonts w:eastAsia="SimSun" w:hint="eastAsia"/>
          <w:shd w:val="clear" w:color="auto" w:fill="FFFFFF"/>
        </w:rPr>
        <w:instrText>生成人工智能</w:instrText>
      </w:r>
      <w:r w:rsidR="00FB59A6">
        <w:rPr>
          <w:rFonts w:eastAsia="SimSun" w:hint="eastAsia"/>
          <w:shd w:val="clear" w:color="auto" w:fill="FFFFFF"/>
        </w:rPr>
        <w:instrText xml:space="preserve"> (AI) </w:instrText>
      </w:r>
      <w:r w:rsidR="00FB59A6">
        <w:rPr>
          <w:rFonts w:eastAsia="SimSun" w:hint="eastAsia"/>
          <w:shd w:val="clear" w:color="auto" w:fill="FFFFFF"/>
        </w:rPr>
        <w:instrText>技术已成为内容创作者经济的颠覆性力量。在本文中，我们旨在了解数字艺术平台对生成人工智能的行动如何影响其主要参与者——内容创作者。具体来说，我们利用亚洲两个领先的数字艺术平台——</w:instrText>
      </w:r>
      <w:r w:rsidR="00FB59A6">
        <w:rPr>
          <w:rFonts w:eastAsia="SimSun" w:hint="eastAsia"/>
          <w:shd w:val="clear" w:color="auto" w:fill="FFFFFF"/>
        </w:rPr>
        <w:instrText>Lofter</w:instrText>
      </w:r>
      <w:r w:rsidR="00FB59A6">
        <w:rPr>
          <w:rFonts w:eastAsia="SimSun" w:hint="eastAsia"/>
          <w:shd w:val="clear" w:color="auto" w:fill="FFFFFF"/>
        </w:rPr>
        <w:instrText>和</w:instrText>
      </w:r>
      <w:r w:rsidR="00FB59A6">
        <w:rPr>
          <w:rFonts w:eastAsia="SimSun" w:hint="eastAsia"/>
          <w:shd w:val="clear" w:color="auto" w:fill="FFFFFF"/>
        </w:rPr>
        <w:instrText>Graffiti Kingdom</w:instrText>
      </w:r>
      <w:r w:rsidR="00FB59A6">
        <w:rPr>
          <w:rFonts w:eastAsia="SimSun" w:hint="eastAsia"/>
          <w:shd w:val="clear" w:color="auto" w:fill="FFFFFF"/>
        </w:rPr>
        <w:instrText>——的准实验来量化采用或禁止生成式人工智能对其内容创作者的影响。我们的研究结果表明，在</w:instrText>
      </w:r>
      <w:r w:rsidR="00FB59A6">
        <w:rPr>
          <w:rFonts w:eastAsia="SimSun" w:hint="eastAsia"/>
          <w:shd w:val="clear" w:color="auto" w:fill="FFFFFF"/>
        </w:rPr>
        <w:instrText xml:space="preserve"> Lofter </w:instrText>
      </w:r>
      <w:r w:rsidR="00FB59A6">
        <w:rPr>
          <w:rFonts w:eastAsia="SimSun" w:hint="eastAsia"/>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FB59A6">
        <w:rPr>
          <w:rFonts w:eastAsia="SimSun" w:hint="eastAsia"/>
          <w:shd w:val="clear" w:color="auto" w:fill="FFFFFF"/>
        </w:rPr>
        <w:instrText xml:space="preserve"> Lofter </w:instrText>
      </w:r>
      <w:r w:rsidR="00FB59A6">
        <w:rPr>
          <w:rFonts w:eastAsia="SimSun" w:hint="eastAsia"/>
          <w:shd w:val="clear" w:color="auto" w:fill="FFFFFF"/>
        </w:rPr>
        <w:instrText>上采用生成式</w:instrText>
      </w:r>
      <w:r w:rsidR="00FB59A6">
        <w:rPr>
          <w:rFonts w:eastAsia="SimSun" w:hint="eastAsia"/>
          <w:shd w:val="clear" w:color="auto" w:fill="FFFFFF"/>
        </w:rPr>
        <w:instrText xml:space="preserve"> AI </w:instrText>
      </w:r>
      <w:r w:rsidR="00FB59A6">
        <w:rPr>
          <w:rFonts w:eastAsia="SimSun" w:hint="eastAsia"/>
          <w:shd w:val="clear" w:color="auto" w:fill="FFFFFF"/>
        </w:rPr>
        <w:instrText>后更倾向于减少他们的活动，而更受欢迎的内容平台上的创作者（即每件作品获得更多“赞”的用户）不太可能减少他们的活动。本文为政策制定者和在线平台提供了重要见解。</w:instrText>
      </w:r>
      <w:r w:rsidR="00FB59A6">
        <w:rPr>
          <w:rFonts w:eastAsia="SimSun" w:hint="eastAsia"/>
          <w:shd w:val="clear" w:color="auto" w:fill="FFFFFF"/>
        </w:rPr>
        <w:instrText>\n\n</w:instrText>
      </w:r>
      <w:r w:rsidR="00FB59A6">
        <w:rPr>
          <w:rFonts w:eastAsia="SimSun" w:hint="eastAsia"/>
          <w:shd w:val="clear" w:color="auto" w:fill="FFFFFF"/>
        </w:rPr>
        <w:instrText>【摘要翻译】生成性人工智能（</w:instrText>
      </w:r>
      <w:r w:rsidR="00FB59A6">
        <w:rPr>
          <w:rFonts w:eastAsia="SimSun" w:hint="eastAsia"/>
          <w:shd w:val="clear" w:color="auto" w:fill="FFFFFF"/>
        </w:rPr>
        <w:instrText>Generative AI</w:instrText>
      </w:r>
      <w:r w:rsidR="00FB59A6">
        <w:rPr>
          <w:rFonts w:eastAsia="SimSun" w:hint="eastAsia"/>
          <w:shd w:val="clear" w:color="auto" w:fill="FFFFFF"/>
        </w:rPr>
        <w:instrText>，简称</w:instrText>
      </w:r>
      <w:r w:rsidR="00FB59A6">
        <w:rPr>
          <w:rFonts w:eastAsia="SimSun" w:hint="eastAsia"/>
          <w:shd w:val="clear" w:color="auto" w:fill="FFFFFF"/>
        </w:rPr>
        <w:instrText>AI</w:instrText>
      </w:r>
      <w:r w:rsidR="00FB59A6">
        <w:rPr>
          <w:rFonts w:eastAsia="SimSun" w:hint="eastAsia"/>
          <w:shd w:val="clear" w:color="auto" w:fill="FFFFFF"/>
        </w:rPr>
        <w:instrText>）技术已成为内容创作者经济中的一股颠覆性力量。在本文中，我们旨在了解数字艺术平台对生成性</w:instrText>
      </w:r>
      <w:r w:rsidR="00FB59A6">
        <w:rPr>
          <w:rFonts w:eastAsia="SimSun" w:hint="eastAsia"/>
          <w:shd w:val="clear" w:color="auto" w:fill="FFFFFF"/>
        </w:rPr>
        <w:instrText>AI</w:instrText>
      </w:r>
      <w:r w:rsidR="00FB59A6">
        <w:rPr>
          <w:rFonts w:eastAsia="SimSun" w:hint="eastAsia"/>
          <w:shd w:val="clear" w:color="auto" w:fill="FFFFFF"/>
        </w:rPr>
        <w:instrText>的行动如何影响其主要参与者——内容创作者。具体而言，我们利用亚洲两大领先数字艺术平台——</w:instrText>
      </w:r>
      <w:r w:rsidR="00FB59A6">
        <w:rPr>
          <w:rFonts w:eastAsia="SimSun" w:hint="eastAsia"/>
          <w:shd w:val="clear" w:color="auto" w:fill="FFFFFF"/>
        </w:rPr>
        <w:instrText>Lofter</w:instrText>
      </w:r>
      <w:r w:rsidR="00FB59A6">
        <w:rPr>
          <w:rFonts w:eastAsia="SimSun" w:hint="eastAsia"/>
          <w:shd w:val="clear" w:color="auto" w:fill="FFFFFF"/>
        </w:rPr>
        <w:instrText>和</w:instrText>
      </w:r>
      <w:r w:rsidR="00FB59A6">
        <w:rPr>
          <w:rFonts w:eastAsia="SimSun" w:hint="eastAsia"/>
          <w:shd w:val="clear" w:color="auto" w:fill="FFFFFF"/>
        </w:rPr>
        <w:instrText>Graffiti UK</w:instrText>
      </w:r>
      <w:r w:rsidR="00FB59A6">
        <w:rPr>
          <w:rFonts w:eastAsia="SimSun" w:hint="eastAsia"/>
          <w:shd w:val="clear" w:color="auto" w:fill="FFFFFF"/>
        </w:rPr>
        <w:instrText>——的准实验来量化采用或禁止生成性</w:instrText>
      </w:r>
      <w:r w:rsidR="00FB59A6">
        <w:rPr>
          <w:rFonts w:eastAsia="SimSun" w:hint="eastAsia"/>
          <w:shd w:val="clear" w:color="auto" w:fill="FFFFFF"/>
        </w:rPr>
        <w:instrText>AI</w:instrText>
      </w:r>
      <w:r w:rsidR="00FB59A6">
        <w:rPr>
          <w:rFonts w:eastAsia="SimSun" w:hint="eastAsia"/>
          <w:shd w:val="clear" w:color="auto" w:fill="FFFFFF"/>
        </w:rPr>
        <w:instrText>对其内容创作者的影响。我们的发现显示，在</w:instrText>
      </w:r>
      <w:r w:rsidR="00FB59A6">
        <w:rPr>
          <w:rFonts w:eastAsia="SimSun" w:hint="eastAsia"/>
          <w:shd w:val="clear" w:color="auto" w:fill="FFFFFF"/>
        </w:rPr>
        <w:instrText>Lofter</w:instrText>
      </w:r>
      <w:r w:rsidR="00FB59A6">
        <w:rPr>
          <w:rFonts w:eastAsia="SimSun" w:hint="eastAsia"/>
          <w:shd w:val="clear" w:color="auto" w:fill="FFFFFF"/>
        </w:rPr>
        <w:instrText>上引入生成性</w:instrText>
      </w:r>
      <w:r w:rsidR="00FB59A6">
        <w:rPr>
          <w:rFonts w:eastAsia="SimSun" w:hint="eastAsia"/>
          <w:shd w:val="clear" w:color="auto" w:fill="FFFFFF"/>
        </w:rPr>
        <w:instrText>AI</w:instrText>
      </w:r>
      <w:r w:rsidR="00FB59A6">
        <w:rPr>
          <w:rFonts w:eastAsia="SimSun" w:hint="eastAsia"/>
          <w:shd w:val="clear" w:color="auto" w:fill="FFFFFF"/>
        </w:rPr>
        <w:instrText>工具导致其内容创作者在平台上的活动显着减少。相反，涂鸦王国对生成性</w:instrText>
      </w:r>
      <w:r w:rsidR="00FB59A6">
        <w:rPr>
          <w:rFonts w:eastAsia="SimSun" w:hint="eastAsia"/>
          <w:shd w:val="clear" w:color="auto" w:fill="FFFFFF"/>
        </w:rPr>
        <w:instrText>AI</w:instrText>
      </w:r>
      <w:r w:rsidR="00FB59A6">
        <w:rPr>
          <w:rFonts w:eastAsia="SimSun" w:hint="eastAsia"/>
          <w:shd w:val="clear" w:color="auto" w:fill="FFFFFF"/>
        </w:rPr>
        <w:instrText>的禁止产生了更微妙的影响。尽管一些内容创作者在禁令实施后离开了平台，但在禁令实施后继续使用平台的内容创作者（即非流失者）的活动有所增加。此外，我们证明，在</w:instrText>
      </w:r>
      <w:r w:rsidR="00FB59A6">
        <w:rPr>
          <w:rFonts w:eastAsia="SimSun" w:hint="eastAsia"/>
          <w:shd w:val="clear" w:color="auto" w:fill="FFFFFF"/>
        </w:rPr>
        <w:instrText>Lofter</w:instrText>
      </w:r>
      <w:r w:rsidR="00FB59A6">
        <w:rPr>
          <w:rFonts w:eastAsia="SimSun" w:hint="eastAsia"/>
          <w:shd w:val="clear" w:color="auto" w:fill="FFFFFF"/>
        </w:rPr>
        <w:instrText>上采用</w:instrText>
      </w:r>
      <w:r w:rsidR="00FB59A6">
        <w:rPr>
          <w:rFonts w:eastAsia="SimSun" w:hint="eastAsia"/>
          <w:shd w:val="clear" w:color="auto" w:fill="FFFFFF"/>
        </w:rPr>
        <w:instrText>Generative AI</w:instrText>
      </w:r>
      <w:r w:rsidR="00FB59A6">
        <w:rPr>
          <w:rFonts w:eastAsia="SimSun" w:hint="eastAsia"/>
          <w:shd w:val="clear" w:color="auto" w:fill="FFFFFF"/>
        </w:rPr>
        <w:instrText>后，更多产的内容创作者（即向平台上传大量作品的重度用户）和多宿主用户更倾向于减少他们的活动，而平台上更受欢迎的内容创作者（即每件作品获得更多“喜欢”的用户）不太可能减少他们的活动。本文为政策制定者和在线平台提供了重要的见解。生成人工智能（</w:instrText>
      </w:r>
      <w:r w:rsidR="00FB59A6">
        <w:rPr>
          <w:rFonts w:eastAsia="SimSun" w:hint="eastAsia"/>
          <w:shd w:val="clear" w:color="auto" w:fill="FFFFFF"/>
        </w:rPr>
        <w:instrText>AI</w:instrText>
      </w:r>
      <w:r w:rsidR="00FB59A6">
        <w:rPr>
          <w:rFonts w:eastAsia="SimSun" w:hint="eastAsia"/>
          <w:shd w:val="clear" w:color="auto" w:fill="FFFFFF"/>
        </w:rPr>
        <w:instrText>）技术已成为内容创作者经济的颠覆性力量。在本文中，我的旨在了解两个数字艺术平台对生成人工智能的作用。尽管一些内容创作者在禁令实施后离开了平台，但在禁令实施后继续使用该平台的内容创作者（即非流失者）的活动有所增加。此外，我们还发现，更多产的内容创作者（即向平台上传大量作品的重度用户）和多宿主生成用户在</w:instrText>
      </w:r>
      <w:r w:rsidR="00FB59A6">
        <w:rPr>
          <w:rFonts w:eastAsia="SimSun" w:hint="eastAsia"/>
          <w:shd w:val="clear" w:color="auto" w:fill="FFFFFF"/>
        </w:rPr>
        <w:instrText>Lofter</w:instrText>
      </w:r>
      <w:r w:rsidR="00FB59A6">
        <w:rPr>
          <w:rFonts w:eastAsia="SimSun" w:hint="eastAsia"/>
          <w:shd w:val="clear" w:color="auto" w:fill="FFFFFF"/>
        </w:rPr>
        <w:instrText>上采用式</w:instrText>
      </w:r>
      <w:r w:rsidR="00FB59A6">
        <w:rPr>
          <w:rFonts w:eastAsia="SimSun" w:hint="eastAsia"/>
          <w:shd w:val="clear" w:color="auto" w:fill="FFFFFF"/>
        </w:rPr>
        <w:instrText>AI</w:instrText>
      </w:r>
      <w:r w:rsidR="00FB59A6">
        <w:rPr>
          <w:rFonts w:eastAsia="SimSun" w:hint="eastAsia"/>
          <w:shd w:val="clear" w:color="auto" w:fill="FFFFFF"/>
        </w:rPr>
        <w:instrText>后更倾向于减少他们的活动，而更受欢迎的内容平台上的创作者（即每件作品获得更多</w:instrText>
      </w:r>
      <w:r w:rsidR="00FB59A6">
        <w:rPr>
          <w:rFonts w:eastAsia="SimSun" w:hint="eastAsia"/>
          <w:shd w:val="clear" w:color="auto" w:fill="FFFFFF"/>
        </w:rPr>
        <w:instrText>\"</w:instrText>
      </w:r>
      <w:r w:rsidR="00FB59A6">
        <w:rPr>
          <w:rFonts w:eastAsia="SimSun" w:hint="eastAsia"/>
          <w:shd w:val="clear" w:color="auto" w:fill="FFFFFF"/>
        </w:rPr>
        <w:instrText>赞</w:instrText>
      </w:r>
      <w:r w:rsidR="00FB59A6">
        <w:rPr>
          <w:rFonts w:eastAsia="SimSun" w:hint="eastAsia"/>
          <w:shd w:val="clear" w:color="auto" w:fill="FFFFFF"/>
        </w:rPr>
        <w:instrText>\"</w:instrText>
      </w:r>
      <w:r w:rsidR="00FB59A6">
        <w:rPr>
          <w:rFonts w:eastAsia="SimSun" w:hint="eastAsia"/>
          <w:shd w:val="clear" w:color="auto" w:fill="FFFFFF"/>
        </w:rPr>
        <w:instrText>的用户）不太可能减少他们的活动。本文为政策制定者和在线平台提供了重要见解。</w:instrText>
      </w:r>
      <w:r w:rsidR="00FB59A6">
        <w:rPr>
          <w:rFonts w:eastAsia="SimSun" w:hint="eastAsia"/>
          <w:shd w:val="clear" w:color="auto" w:fill="FFFFFF"/>
        </w:rPr>
        <w:instrText>","DOI":"10.2139/ssrn.4670714","genre":"SSRN Scholarly Paper","language":"en","note":"publisher-p</w:instrText>
      </w:r>
      <w:r w:rsidR="00FB59A6">
        <w:rPr>
          <w:rFonts w:eastAsia="SimSun"/>
          <w:shd w:val="clear" w:color="auto" w:fill="FFFFFF"/>
        </w:rPr>
        <w:instrText xml:space="preserve">lace: Rochester, NY","title":"Generative AI and content-creator economy: Evidence from online content creation platforms","title-short":"Generative AI and Content Creators","author":[{"family":"Huang","given":"Hongxian"},{"family":"Fu","given":"Runshan"},{"family":"Ghose","given":"Anindya"}],"issued":{"date-parts":[["2023",12]]}}}],"schema":"https://github.com/citation-style-language/schema/raw/master/csl-citation.json"} </w:instrText>
      </w:r>
      <w:r w:rsidR="00844A86" w:rsidRPr="0022223D">
        <w:rPr>
          <w:rFonts w:eastAsia="SimSun"/>
          <w:shd w:val="clear" w:color="auto" w:fill="FFFFFF"/>
        </w:rPr>
        <w:fldChar w:fldCharType="separate"/>
      </w:r>
      <w:r w:rsidR="00844A86" w:rsidRPr="0022223D">
        <w:t>(Huang et al., 2023)</w:t>
      </w:r>
      <w:r w:rsidR="00844A86" w:rsidRPr="0022223D">
        <w:rPr>
          <w:rFonts w:eastAsia="SimSun"/>
          <w:shd w:val="clear" w:color="auto" w:fill="FFFFFF"/>
        </w:rPr>
        <w:fldChar w:fldCharType="end"/>
      </w:r>
      <w:r w:rsidRPr="0022223D">
        <w:t xml:space="preserve">, and code development platforms </w:t>
      </w:r>
      <w:r w:rsidR="00586183" w:rsidRPr="0022223D">
        <w:fldChar w:fldCharType="begin" w:fldLock="1"/>
      </w:r>
      <w:r w:rsidR="00FB59A6">
        <w:instrText xml:space="preserve"> ADDIN ZOTERO_ITEM CSL_CITATION {"citationID":"1nZzqJPH","properties":{"formattedCitation":"[26]","plainCitation":"[26]","dontUpdate":true,"noteIndex":0},"citationItems":[{"id":2846,"uris":["http://zotero.org/users/8905122/items/NLEHNE8Z","http://www.mendeley.com/documents/?uuid=b5c70f92-b756-40e9-b02c-f7be8ebde9c3","http://zotero.org/users/local/bVGy23C0/items/WHV994LP"],"itemData":{"id":2846,"type":"article","abstract":"Innovation, specifically in the realm of open-source, thrives on contributors who solve a spectrum of open problems. While Generative AI technologies (GenAI) have demonstrated their potential in various contexts, their impact on the scope of problems that high-skilled contributors choose to address is uncertain. The uncertainty arises because certain problems, where a provision of detailed context results in precise solutions, are best approached through interpolative (within-the-box) thinking, whereas other problems, where providing detailed context is either difficult or ineffective, demand extrapolative (out-of-the-box) thinking. Whether GenAI equally affects tasks needing extrapolative thinking vs. those needing interpolative thinking is an open empirical question. We study this question within the open-source context, focusing on the launch of GitHub Copilot in October 2021. Copilot supported languages like Python while omitting support for languages like R. We leverage this natural experiment to empirically identify the impact of GenAI on innovation volume, type (extrapolative vs. interpolative) and innovation distribution across projects. Using various estimation techniques, including the synthetic DiD, we observe a significant jump in overall contributions, suggesting that GenAI effectively enhances outcomes for self-motivated, high-skilled voluntary contributors. Interestingly, maintenance solutions, which mostly need interpolative thinking, see a much larger jump than code development solutions, which mainly need extrapolative thinking. Finally, more popular packages experience a significantly larger boost, particularly in maintenance solutions. Popular packages benefit from extensive discussions, examples and documentation, which facilitate the creation of a more precise context. Given that the gap between maintenance and new </w:instrText>
      </w:r>
      <w:r w:rsidR="00FB59A6">
        <w:rPr>
          <w:rFonts w:hint="eastAsia"/>
        </w:rPr>
        <w:instrText xml:space="preserve">feature solutions magnifies with richer context, we expect this disparity to remain or even widen as LLMs continue to improve. We discuss practical and policy implications to incentivize high-value innovative solutions.  </w:instrText>
      </w:r>
      <w:r w:rsidR="00FB59A6">
        <w:rPr>
          <w:rFonts w:hint="eastAsia"/>
        </w:rPr>
        <w:instrText>创新，特别是在开源领域，依靠解决一系列开放问题的贡献者而蓬勃发展。虽然生成式人工智能技术</w:instrText>
      </w:r>
      <w:r w:rsidR="00FB59A6">
        <w:rPr>
          <w:rFonts w:hint="eastAsia"/>
        </w:rPr>
        <w:instrText xml:space="preserve"> (GenAI) </w:instrText>
      </w:r>
      <w:r w:rsidR="00FB59A6">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FB59A6">
        <w:rPr>
          <w:rFonts w:hint="eastAsia"/>
        </w:rPr>
        <w:instrText xml:space="preserve"> GenAI </w:instrText>
      </w:r>
      <w:r w:rsidR="00FB59A6">
        <w:rPr>
          <w:rFonts w:hint="eastAsia"/>
        </w:rPr>
        <w:instrText>是否对需要外推思维的任务和需要内插思维的任务产生同样的影响是一个开放的实证问题。我们在开源背景下研究这个问题，重点关注</w:instrText>
      </w:r>
      <w:r w:rsidR="00FB59A6">
        <w:rPr>
          <w:rFonts w:hint="eastAsia"/>
        </w:rPr>
        <w:instrText xml:space="preserve"> 2021 </w:instrText>
      </w:r>
      <w:r w:rsidR="00FB59A6">
        <w:rPr>
          <w:rFonts w:hint="eastAsia"/>
        </w:rPr>
        <w:instrText>年</w:instrText>
      </w:r>
      <w:r w:rsidR="00FB59A6">
        <w:rPr>
          <w:rFonts w:hint="eastAsia"/>
        </w:rPr>
        <w:instrText xml:space="preserve"> 10 </w:instrText>
      </w:r>
      <w:r w:rsidR="00FB59A6">
        <w:rPr>
          <w:rFonts w:hint="eastAsia"/>
        </w:rPr>
        <w:instrText>月推出的</w:instrText>
      </w:r>
      <w:r w:rsidR="00FB59A6">
        <w:rPr>
          <w:rFonts w:hint="eastAsia"/>
        </w:rPr>
        <w:instrText xml:space="preserve"> GitHub Copilot</w:instrText>
      </w:r>
      <w:r w:rsidR="00FB59A6">
        <w:rPr>
          <w:rFonts w:hint="eastAsia"/>
        </w:rPr>
        <w:instrText>。</w:instrText>
      </w:r>
      <w:r w:rsidR="00FB59A6">
        <w:rPr>
          <w:rFonts w:hint="eastAsia"/>
        </w:rPr>
        <w:instrText xml:space="preserve">Copilot </w:instrText>
      </w:r>
      <w:r w:rsidR="00FB59A6">
        <w:rPr>
          <w:rFonts w:hint="eastAsia"/>
        </w:rPr>
        <w:instrText>支持</w:instrText>
      </w:r>
      <w:r w:rsidR="00FB59A6">
        <w:rPr>
          <w:rFonts w:hint="eastAsia"/>
        </w:rPr>
        <w:instrText xml:space="preserve"> Python </w:instrText>
      </w:r>
      <w:r w:rsidR="00FB59A6">
        <w:rPr>
          <w:rFonts w:hint="eastAsia"/>
        </w:rPr>
        <w:instrText>等语言，但忽略了对</w:instrText>
      </w:r>
      <w:r w:rsidR="00FB59A6">
        <w:rPr>
          <w:rFonts w:hint="eastAsia"/>
        </w:rPr>
        <w:instrText xml:space="preserve"> R </w:instrText>
      </w:r>
      <w:r w:rsidR="00FB59A6">
        <w:rPr>
          <w:rFonts w:hint="eastAsia"/>
        </w:rPr>
        <w:instrText>等语言的支持。我们利用这个自然实验来凭经验确定</w:instrText>
      </w:r>
      <w:r w:rsidR="00FB59A6">
        <w:rPr>
          <w:rFonts w:hint="eastAsia"/>
        </w:rPr>
        <w:instrText xml:space="preserve"> GenAI </w:instrText>
      </w:r>
      <w:r w:rsidR="00FB59A6">
        <w:rPr>
          <w:rFonts w:hint="eastAsia"/>
        </w:rPr>
        <w:instrText>对创新量的影响、类型（外推法与内插法）以及项目之间的创新分布。使用包括合成</w:instrText>
      </w:r>
      <w:r w:rsidR="00FB59A6">
        <w:rPr>
          <w:rFonts w:hint="eastAsia"/>
        </w:rPr>
        <w:instrText xml:space="preserve"> DiD </w:instrText>
      </w:r>
      <w:r w:rsidR="00FB59A6">
        <w:rPr>
          <w:rFonts w:hint="eastAsia"/>
        </w:rPr>
        <w:instrText>在内的各种估计技术，我们观察到总体贡献显着跃升，这表明</w:instrText>
      </w:r>
      <w:r w:rsidR="00FB59A6">
        <w:rPr>
          <w:rFonts w:hint="eastAsia"/>
        </w:rPr>
        <w:instrText xml:space="preserve"> GenAI </w:instrText>
      </w:r>
      <w:r w:rsidR="00FB59A6">
        <w:rPr>
          <w:rFonts w:hint="eastAsia"/>
        </w:rPr>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w:instrText>
      </w:r>
      <w:r w:rsidR="00FB59A6">
        <w:rPr>
          <w:rFonts w:hint="eastAsia"/>
        </w:rPr>
        <w:instrText xml:space="preserve"> </w:instrText>
      </w:r>
      <w:r w:rsidR="00FB59A6">
        <w:rPr>
          <w:rFonts w:hint="eastAsia"/>
        </w:rPr>
        <w:instrText>流行的软件包受益于广泛的讨论、示例和文档，这有助于创建更精确的上下文。鉴于维护和新功能解决方案之间的差距随着上下文的丰富而放大，我们预计随着</w:instrText>
      </w:r>
      <w:r w:rsidR="00FB59A6">
        <w:rPr>
          <w:rFonts w:hint="eastAsia"/>
        </w:rPr>
        <w:instrText xml:space="preserve"> LLMs </w:instrText>
      </w:r>
      <w:r w:rsidR="00FB59A6">
        <w:rPr>
          <w:rFonts w:hint="eastAsia"/>
        </w:rPr>
        <w:instrText>的不断改善，这种差距将继续存在甚至扩大。我们讨论激励高价值创新解决方案的实际和政策影响。</w:instrText>
      </w:r>
      <w:r w:rsidR="00FB59A6">
        <w:rPr>
          <w:rFonts w:hint="eastAsia"/>
        </w:rPr>
        <w:instrText>\n\n</w:instrText>
      </w:r>
      <w:r w:rsidR="00FB59A6">
        <w:rPr>
          <w:rFonts w:hint="eastAsia"/>
        </w:rPr>
        <w:instrText>【摘要翻译】创新，特别是在开源领域，依靠解决一系列开放问题的贡献者蓬勃发展。虽然生成式人工智能技术（</w:instrText>
      </w:r>
      <w:r w:rsidR="00FB59A6">
        <w:rPr>
          <w:rFonts w:hint="eastAsia"/>
        </w:rPr>
        <w:instrText>GenAI</w:instrText>
      </w:r>
      <w:r w:rsidR="00FB59A6">
        <w:rPr>
          <w:rFonts w:hint="eastAsia"/>
        </w:rPr>
        <w:instrText>）已经在各种环境中展示了它们的潜力，但它们对高技能贡献者选择解决的问题范围的影响是不确定的。不确定性的出现是因为某些问题，提供详细的上下文会产生精确的解决方案，最好通过插值（即框内）思维来解决，而其他问题，提供详细的上下文要么困难，要么无效，需要外推（即框外）思维。</w:instrText>
      </w:r>
      <w:r w:rsidR="00FB59A6">
        <w:rPr>
          <w:rFonts w:hint="eastAsia"/>
        </w:rPr>
        <w:instrText>GenAI</w:instrText>
      </w:r>
      <w:r w:rsidR="00FB59A6">
        <w:rPr>
          <w:rFonts w:hint="eastAsia"/>
        </w:rPr>
        <w:instrText>是否同样影响需要外推思维的任务和需要内推思维的任务是一个开放的实证问题。我们在开源环境中研究这个问题，重点关注</w:instrText>
      </w:r>
      <w:r w:rsidR="00FB59A6">
        <w:rPr>
          <w:rFonts w:hint="eastAsia"/>
        </w:rPr>
        <w:instrText>2021</w:instrText>
      </w:r>
      <w:r w:rsidR="00FB59A6">
        <w:rPr>
          <w:rFonts w:hint="eastAsia"/>
        </w:rPr>
        <w:instrText>年</w:instrText>
      </w:r>
      <w:r w:rsidR="00FB59A6">
        <w:rPr>
          <w:rFonts w:hint="eastAsia"/>
        </w:rPr>
        <w:instrText>10</w:instrText>
      </w:r>
      <w:r w:rsidR="00FB59A6">
        <w:rPr>
          <w:rFonts w:hint="eastAsia"/>
        </w:rPr>
        <w:instrText>月</w:instrText>
      </w:r>
      <w:r w:rsidR="00FB59A6">
        <w:rPr>
          <w:rFonts w:hint="eastAsia"/>
        </w:rPr>
        <w:instrText>GitHub Copilot</w:instrText>
      </w:r>
      <w:r w:rsidR="00FB59A6">
        <w:rPr>
          <w:rFonts w:hint="eastAsia"/>
        </w:rPr>
        <w:instrText>的推出。</w:instrText>
      </w:r>
      <w:r w:rsidR="00FB59A6">
        <w:rPr>
          <w:rFonts w:hint="eastAsia"/>
        </w:rPr>
        <w:instrText>Copilot</w:instrText>
      </w:r>
      <w:r w:rsidR="00FB59A6">
        <w:rPr>
          <w:rFonts w:hint="eastAsia"/>
        </w:rPr>
        <w:instrText>支持</w:instrText>
      </w:r>
      <w:r w:rsidR="00FB59A6">
        <w:rPr>
          <w:rFonts w:hint="eastAsia"/>
        </w:rPr>
        <w:instrText>Python</w:instrText>
      </w:r>
      <w:r w:rsidR="00FB59A6">
        <w:rPr>
          <w:rFonts w:hint="eastAsia"/>
        </w:rPr>
        <w:instrText>等语言，但忽略了对</w:instrText>
      </w:r>
      <w:r w:rsidR="00FB59A6">
        <w:rPr>
          <w:rFonts w:hint="eastAsia"/>
        </w:rPr>
        <w:instrText>R</w:instrText>
      </w:r>
      <w:r w:rsidR="00FB59A6">
        <w:rPr>
          <w:rFonts w:hint="eastAsia"/>
        </w:rPr>
        <w:instrText>等语言的支持。我们利用这一自然实验从经验上确定</w:instrText>
      </w:r>
      <w:r w:rsidR="00FB59A6">
        <w:rPr>
          <w:rFonts w:hint="eastAsia"/>
        </w:rPr>
        <w:instrText>GenAI</w:instrText>
      </w:r>
      <w:r w:rsidR="00FB59A6">
        <w:rPr>
          <w:rFonts w:hint="eastAsia"/>
        </w:rPr>
        <w:instrText>对创新量、类型（外推式与内插式）和跨项目创新分布的影响。使用包括合成</w:instrText>
      </w:r>
      <w:r w:rsidR="00FB59A6">
        <w:rPr>
          <w:rFonts w:hint="eastAsia"/>
        </w:rPr>
        <w:instrText>DiD</w:instrText>
      </w:r>
      <w:r w:rsidR="00FB59A6">
        <w:rPr>
          <w:rFonts w:hint="eastAsia"/>
        </w:rPr>
        <w:instrText>在内的各种估计技术，我们观察到总体贡献的显着跃升，表明</w:instrText>
      </w:r>
      <w:r w:rsidR="00FB59A6">
        <w:rPr>
          <w:rFonts w:hint="eastAsia"/>
        </w:rPr>
        <w:instrText>GenAI</w:instrText>
      </w:r>
      <w:r w:rsidR="00FB59A6">
        <w:rPr>
          <w:rFonts w:hint="eastAsia"/>
        </w:rPr>
        <w:instrText>有效地增强了自我激励、高技能自愿贡献者的结果。有趣的是，主要需要内插式思维的维护解决方案比主要需要外推式思维的代码开发解决方案看到了更大的跃升。最后，更受欢迎的包经历了明显更大的提升，特别是在维护解决方案中。流行的包受益于广泛的讨论、示例和留档，这有助于创建更精确的上下文。鉴于维护和新功能解决方案之间的差距随着更丰富的上下文而扩大，我们预计随着</w:instrText>
      </w:r>
      <w:r w:rsidR="00FB59A6">
        <w:rPr>
          <w:rFonts w:hint="eastAsia"/>
        </w:rPr>
        <w:instrText>LLM</w:instrText>
      </w:r>
      <w:r w:rsidR="00FB59A6">
        <w:rPr>
          <w:rFonts w:hint="eastAsia"/>
        </w:rPr>
        <w:instrText>的不断改进，这种差距将保持甚至扩大。我们讨论了激励高价值创新解决方案的实际和政策影响。创新，特别是在开源领域，依靠解决一系列开放问题的贡献者而蓬勃发展。虽然生成式人工智能技术（</w:instrText>
      </w:r>
      <w:r w:rsidR="00FB59A6">
        <w:rPr>
          <w:rFonts w:hint="eastAsia"/>
        </w:rPr>
        <w:instrText>GenAI</w:instrText>
      </w:r>
      <w:r w:rsidR="00FB59A6">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FB59A6">
        <w:rPr>
          <w:rFonts w:hint="eastAsia"/>
        </w:rPr>
        <w:instrText>GenAI</w:instrText>
      </w:r>
      <w:r w:rsidR="00FB59A6">
        <w:rPr>
          <w:rFonts w:hint="eastAsia"/>
        </w:rPr>
        <w:instrText>是维对需要推外思维的任务量和需要内插思维的任务量相同的是一个开放性的问题。我们在开源背景下研究这个问题，重点关注</w:instrText>
      </w:r>
      <w:r w:rsidR="00FB59A6">
        <w:rPr>
          <w:rFonts w:hint="eastAsia"/>
        </w:rPr>
        <w:instrText>2021</w:instrText>
      </w:r>
      <w:r w:rsidR="00FB59A6">
        <w:rPr>
          <w:rFonts w:hint="eastAsia"/>
        </w:rPr>
        <w:instrText>年</w:instrText>
      </w:r>
      <w:r w:rsidR="00FB59A6">
        <w:rPr>
          <w:rFonts w:hint="eastAsia"/>
        </w:rPr>
        <w:instrText>10</w:instrText>
      </w:r>
      <w:r w:rsidR="00FB59A6">
        <w:rPr>
          <w:rFonts w:hint="eastAsia"/>
        </w:rPr>
        <w:instrText>月推出的</w:instrText>
      </w:r>
      <w:r w:rsidR="00FB59A6">
        <w:rPr>
          <w:rFonts w:hint="eastAsia"/>
        </w:rPr>
        <w:instrText>GitHub Copilot</w:instrText>
      </w:r>
      <w:r w:rsidR="00FB59A6">
        <w:rPr>
          <w:rFonts w:hint="eastAsia"/>
        </w:rPr>
        <w:instrText>。</w:instrText>
      </w:r>
      <w:r w:rsidR="00FB59A6">
        <w:rPr>
          <w:rFonts w:hint="eastAsia"/>
        </w:rPr>
        <w:instrText>Copilot</w:instrText>
      </w:r>
      <w:r w:rsidR="00FB59A6">
        <w:rPr>
          <w:rFonts w:hint="eastAsia"/>
        </w:rPr>
        <w:instrText>支持</w:instrText>
      </w:r>
      <w:r w:rsidR="00FB59A6">
        <w:rPr>
          <w:rFonts w:hint="eastAsia"/>
        </w:rPr>
        <w:instrText>Python</w:instrText>
      </w:r>
      <w:r w:rsidR="00FB59A6">
        <w:rPr>
          <w:rFonts w:hint="eastAsia"/>
        </w:rPr>
        <w:instrText>等语言，但忽略了对</w:instrText>
      </w:r>
      <w:r w:rsidR="00FB59A6">
        <w:rPr>
          <w:rFonts w:hint="eastAsia"/>
        </w:rPr>
        <w:instrText>R</w:instrText>
      </w:r>
      <w:r w:rsidR="00FB59A6">
        <w:rPr>
          <w:rFonts w:hint="eastAsia"/>
        </w:rPr>
        <w:instrText>等语言的支持。我们利用这个自然实验来凭经验确定</w:instrText>
      </w:r>
      <w:r w:rsidR="00FB59A6">
        <w:rPr>
          <w:rFonts w:hint="eastAsia"/>
        </w:rPr>
        <w:instrText>GenAI</w:instrText>
      </w:r>
      <w:r w:rsidR="00FB59A6">
        <w:rPr>
          <w:rFonts w:hint="eastAsia"/>
        </w:rPr>
        <w:instrText>对量值的影响，类型（外推法与内插法）以此类推的创新。使用包括合成</w:instrText>
      </w:r>
      <w:r w:rsidR="00FB59A6">
        <w:rPr>
          <w:rFonts w:hint="eastAsia"/>
        </w:rPr>
        <w:instrText>DiD</w:instrText>
      </w:r>
      <w:r w:rsidR="00FB59A6">
        <w:rPr>
          <w:rFonts w:hint="eastAsia"/>
        </w:rPr>
        <w:instrText>在内的各种估计技术最后，更受欢迎的软件包会经历显着更大的提升，特别是在维护解决方案中。流行的软件包受益于广泛的讨论、示例和文档，这有助于创建更精确的上下文。鉴于维护和新功能解决方案之间的差距随着上下文的丰富而放大，我们预计随着</w:instrText>
      </w:r>
      <w:r w:rsidR="00FB59A6">
        <w:rPr>
          <w:rFonts w:hint="eastAsia"/>
        </w:rPr>
        <w:instrText>LLM</w:instrText>
      </w:r>
      <w:r w:rsidR="00FB59A6">
        <w:rPr>
          <w:rFonts w:hint="eastAsia"/>
        </w:rPr>
        <w:instrText>的不断改善，这种差距将继续存在甚至扩大。我们讨论激励高价值创新解决方案的实际和政策影响。</w:instrText>
      </w:r>
      <w:r w:rsidR="00FB59A6">
        <w:rPr>
          <w:rFonts w:hint="eastAsia"/>
        </w:rPr>
        <w:instrText>","DOI":"10.2139/ssrn.4</w:instrText>
      </w:r>
      <w:r w:rsidR="00FB59A6">
        <w:instrText xml:space="preserve">684662","genre":"SSRN Scholarly Paper","language":"en","note":"publisher-place: Rochester, NY","title":"The impact of large language models on open-source innovation: Evidence from GitHub Copilot","title-short":"The impact of large language models on open-source","author":[{"family":"Yeverechyahu","given":"Doron"},{"family":"Mayya","given":"Raveesh"},{"family":"Oestreicher-Singer","given":"Gal"}],"issued":{"date-parts":[["2024",5]]}}}],"schema":"https://github.com/citation-style-language/schema/raw/master/csl-citation.json"} </w:instrText>
      </w:r>
      <w:r w:rsidR="00586183" w:rsidRPr="0022223D">
        <w:fldChar w:fldCharType="separate"/>
      </w:r>
      <w:r w:rsidR="00586183" w:rsidRPr="0022223D">
        <w:t>(Yeverechyahu et al., 2024)</w:t>
      </w:r>
      <w:r w:rsidR="00586183" w:rsidRPr="0022223D">
        <w:fldChar w:fldCharType="end"/>
      </w:r>
      <w:r w:rsidR="00586183" w:rsidRPr="0022223D">
        <w:t>.</w:t>
      </w:r>
    </w:p>
    <w:p w14:paraId="627D3F48" w14:textId="509F5615" w:rsidR="00317EB8" w:rsidRPr="0022223D" w:rsidRDefault="00317EB8" w:rsidP="00633022">
      <w:pPr>
        <w:pStyle w:val="Paragraph0"/>
      </w:pPr>
      <w:r w:rsidRPr="0022223D">
        <w:t xml:space="preserve">A growing </w:t>
      </w:r>
      <w:r w:rsidR="002C29E2" w:rsidRPr="0022223D">
        <w:t xml:space="preserve">body of </w:t>
      </w:r>
      <w:r w:rsidRPr="0022223D">
        <w:t xml:space="preserve">literature investigates how general-purpose GenAI, particularly ChatGPT, affects user behavior in online Q&amp;A communities. These studies, summarized in </w:t>
      </w:r>
      <w:r w:rsidR="00C17408" w:rsidRPr="0022223D">
        <w:fldChar w:fldCharType="begin"/>
      </w:r>
      <w:r w:rsidR="00C17408" w:rsidRPr="0022223D">
        <w:instrText xml:space="preserve"> REF _Ref177391594 \h </w:instrText>
      </w:r>
      <w:r w:rsidR="00C17408" w:rsidRPr="0022223D">
        <w:fldChar w:fldCharType="separate"/>
      </w:r>
      <w:r w:rsidR="00F3590D" w:rsidRPr="0022223D">
        <w:t>Table 1</w:t>
      </w:r>
      <w:r w:rsidR="00C17408" w:rsidRPr="0022223D">
        <w:fldChar w:fldCharType="end"/>
      </w:r>
      <w:r w:rsidR="00C17408" w:rsidRPr="0022223D">
        <w:t xml:space="preserve">, </w:t>
      </w:r>
      <w:r w:rsidRPr="0022223D">
        <w:t xml:space="preserve">focus on questioning and answering activities across three key user groups: questioners, answerers, and viewers. </w:t>
      </w:r>
      <w:r w:rsidR="00CF4BEE" w:rsidRPr="0022223D">
        <w:t xml:space="preserve">With regard to </w:t>
      </w:r>
      <w:r w:rsidRPr="0022223D">
        <w:t xml:space="preserve">questioners, consensus exists that ChatGPT has decreased the overall question volume in Q&amp;A communities </w:t>
      </w:r>
      <w:r w:rsidR="000C0286" w:rsidRPr="0022223D">
        <w:rPr>
          <w:shd w:val="clear" w:color="auto" w:fill="FFFFFF"/>
        </w:rPr>
        <w:fldChar w:fldCharType="begin" w:fldLock="1"/>
      </w:r>
      <w:r w:rsidR="00FB59A6">
        <w:rPr>
          <w:shd w:val="clear" w:color="auto" w:fill="FFFFFF"/>
        </w:rPr>
        <w:instrText xml:space="preserve"> ADDIN ZOTERO_ITEM CSL_CITATION {"citationID":"JW07Qtzz","properties":{"formattedCitation":"[1], [2], [3], [4], [5]","plainCitation":"[1], [2], [3], [4], [5]","dontUpdate":true,"noteIndex":0},"citationItems":[{"id":2856,"uris":["http://www.mendeley.com/documents/?uuid=82e51bf4-72a6-40da-a2fd-8aaccc666873","http://zotero.org/users/8905122/items/YNBIUESJ","http://www.mendeley.com/documents/?uuid=e2028d96-de10-4bbc-ad76-f99d34834a12","http://zotero.org/users/local/bVGy23C0/items/QT6UG8XJ"],"itemData":{"id":2856,"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w:instrText>
      </w:r>
      <w:r w:rsidR="00FB59A6">
        <w:rPr>
          <w:rFonts w:hint="eastAsia"/>
          <w:shd w:val="clear" w:color="auto" w:fill="FFFFFF"/>
        </w:rPr>
        <w:instrText>n collective expertise as users depart the community. We find that average answer quality has declined significantly, primarily due to user exit. We discuss implications for the management of online knowledge communities.\n\n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生成式人工智能技术正在改变人们在各个领域创建、共享和消费内容的方式。尽管这些技术有可能使信息访问民主化并简化内容生产，但它们也可能对在线知识社区的健康和可持续性产生意想不到的后果，特别是那些专注于信息交换且缺乏强大的社会依恋机制的社区。我们提供了这方面的初步证据，研究了</w:instrText>
      </w:r>
      <w:r w:rsidR="00FB59A6">
        <w:rPr>
          <w:rFonts w:hint="eastAsia"/>
          <w:shd w:val="clear" w:color="auto" w:fill="FFFFFF"/>
        </w:rPr>
        <w:instrText>ChatGPT</w:instrText>
      </w:r>
      <w:r w:rsidR="00FB59A6">
        <w:rPr>
          <w:rFonts w:hint="eastAsia"/>
          <w:shd w:val="clear" w:color="auto" w:fill="FFFFFF"/>
        </w:rPr>
        <w:instrText>对</w:instrText>
      </w:r>
      <w:r w:rsidR="00FB59A6">
        <w:rPr>
          <w:rFonts w:hint="eastAsia"/>
          <w:shd w:val="clear" w:color="auto" w:fill="FFFFFF"/>
        </w:rPr>
        <w:instrText>StackOverflow</w:instrText>
      </w:r>
      <w:r w:rsidR="00FB59A6">
        <w:rPr>
          <w:rFonts w:hint="eastAsia"/>
          <w:shd w:val="clear" w:color="auto" w:fill="FFFFFF"/>
        </w:rPr>
        <w:instrText>用户活动的影响，并与</w:instrText>
      </w:r>
      <w:r w:rsidR="00FB59A6">
        <w:rPr>
          <w:rFonts w:hint="eastAsia"/>
          <w:shd w:val="clear" w:color="auto" w:fill="FFFFFF"/>
        </w:rPr>
        <w:instrText>Reddit</w:instrText>
      </w:r>
      <w:r w:rsidR="00FB59A6">
        <w:rPr>
          <w:rFonts w:hint="eastAsia"/>
          <w:shd w:val="clear" w:color="auto" w:fill="FFFFFF"/>
        </w:rPr>
        <w:instrText>的用户活动进行了对比。我们分析了</w:instrText>
      </w:r>
      <w:r w:rsidR="00FB59A6">
        <w:rPr>
          <w:rFonts w:hint="eastAsia"/>
          <w:shd w:val="clear" w:color="auto" w:fill="FFFFFF"/>
        </w:rPr>
        <w:instrText>2021</w:instrText>
      </w:r>
      <w:r w:rsidR="00FB59A6">
        <w:rPr>
          <w:rFonts w:hint="eastAsia"/>
          <w:shd w:val="clear" w:color="auto" w:fill="FFFFFF"/>
        </w:rPr>
        <w:instrText>年</w:instrText>
      </w:r>
      <w:r w:rsidR="00FB59A6">
        <w:rPr>
          <w:rFonts w:hint="eastAsia"/>
          <w:shd w:val="clear" w:color="auto" w:fill="FFFFFF"/>
        </w:rPr>
        <w:instrText>10</w:instrText>
      </w:r>
      <w:r w:rsidR="00FB59A6">
        <w:rPr>
          <w:rFonts w:hint="eastAsia"/>
          <w:shd w:val="clear" w:color="auto" w:fill="FFFFFF"/>
        </w:rPr>
        <w:instrText>月和</w:instrText>
      </w:r>
      <w:r w:rsidR="00FB59A6">
        <w:rPr>
          <w:rFonts w:hint="eastAsia"/>
          <w:shd w:val="clear" w:color="auto" w:fill="FFFFFF"/>
        </w:rPr>
        <w:instrText>2023</w:instrText>
      </w:r>
      <w:r w:rsidR="00FB59A6">
        <w:rPr>
          <w:rFonts w:hint="eastAsia"/>
          <w:shd w:val="clear" w:color="auto" w:fill="FFFFFF"/>
        </w:rPr>
        <w:instrText>年</w:instrText>
      </w:r>
      <w:r w:rsidR="00FB59A6">
        <w:rPr>
          <w:rFonts w:hint="eastAsia"/>
          <w:shd w:val="clear" w:color="auto" w:fill="FFFFFF"/>
        </w:rPr>
        <w:instrText>3</w:instrText>
      </w:r>
      <w:r w:rsidR="00FB59A6">
        <w:rPr>
          <w:rFonts w:hint="eastAsia"/>
          <w:shd w:val="clear" w:color="auto" w:fill="FFFFFF"/>
        </w:rPr>
        <w:instrText>月期间的大量数据样本，捕获发布到</w:instrText>
      </w:r>
      <w:r w:rsidR="00FB59A6">
        <w:rPr>
          <w:rFonts w:hint="eastAsia"/>
          <w:shd w:val="clear" w:color="auto" w:fill="FFFFFF"/>
        </w:rPr>
        <w:instrText>Stack Overflow</w:instrText>
      </w:r>
      <w:r w:rsidR="00FB59A6">
        <w:rPr>
          <w:rFonts w:hint="eastAsia"/>
          <w:shd w:val="clear" w:color="auto" w:fill="FFFFFF"/>
        </w:rPr>
        <w:instrText>和</w:instrText>
      </w:r>
      <w:r w:rsidR="00FB59A6">
        <w:rPr>
          <w:rFonts w:hint="eastAsia"/>
          <w:shd w:val="clear" w:color="auto" w:fill="FFFFFF"/>
        </w:rPr>
        <w:instrText>Reddit</w:instrText>
      </w:r>
      <w:r w:rsidR="00FB59A6">
        <w:rPr>
          <w:rFonts w:hint="eastAsia"/>
          <w:shd w:val="clear" w:color="auto" w:fill="FFFFFF"/>
        </w:rPr>
        <w:instrText>的与最受欢迎的</w:instrText>
      </w:r>
      <w:r w:rsidR="00FB59A6">
        <w:rPr>
          <w:rFonts w:hint="eastAsia"/>
          <w:shd w:val="clear" w:color="auto" w:fill="FFFFFF"/>
        </w:rPr>
        <w:instrText>StackOverflow</w:instrText>
      </w:r>
      <w:r w:rsidR="00FB59A6">
        <w:rPr>
          <w:rFonts w:hint="eastAsia"/>
          <w:shd w:val="clear" w:color="auto" w:fill="FFFFFF"/>
        </w:rPr>
        <w:instrText>主题相关的内容。我们发现，</w:instrText>
      </w:r>
      <w:r w:rsidR="00FB59A6">
        <w:rPr>
          <w:rFonts w:hint="eastAsia"/>
          <w:shd w:val="clear" w:color="auto" w:fill="FFFFFF"/>
        </w:rPr>
        <w:instrText>ChatGPT</w:instrText>
      </w:r>
      <w:r w:rsidR="00FB59A6">
        <w:rPr>
          <w:rFonts w:hint="eastAsia"/>
          <w:shd w:val="clear" w:color="auto" w:fill="FFFFFF"/>
        </w:rPr>
        <w:instrText>导致与这些主题相关的</w:instrText>
      </w:r>
      <w:r w:rsidR="00FB59A6">
        <w:rPr>
          <w:rFonts w:hint="eastAsia"/>
          <w:shd w:val="clear" w:color="auto" w:fill="FFFFFF"/>
        </w:rPr>
        <w:instrText>StackOverflow</w:instrText>
      </w:r>
      <w:r w:rsidR="00FB59A6">
        <w:rPr>
          <w:rFonts w:hint="eastAsia"/>
          <w:shd w:val="clear" w:color="auto" w:fill="FFFFFF"/>
        </w:rPr>
        <w:instrText>问题大幅下降，根据可用于培训的公共在线数据量，</w:instrText>
      </w:r>
      <w:r w:rsidR="00FB59A6">
        <w:rPr>
          <w:rFonts w:hint="eastAsia"/>
          <w:shd w:val="clear" w:color="auto" w:fill="FFFFFF"/>
        </w:rPr>
        <w:instrText>ChatGPT</w:instrText>
      </w:r>
      <w:r w:rsidR="00FB59A6">
        <w:rPr>
          <w:rFonts w:hint="eastAsia"/>
          <w:shd w:val="clear" w:color="auto" w:fill="FFFFFF"/>
        </w:rPr>
        <w:instrText>更有可能表现出色的主题的影响更大。相比之下，考虑到专注于相同主题的</w:instrText>
      </w:r>
      <w:r w:rsidR="00FB59A6">
        <w:rPr>
          <w:rFonts w:hint="eastAsia"/>
          <w:shd w:val="clear" w:color="auto" w:fill="FFFFFF"/>
        </w:rPr>
        <w:instrText>Reddit</w:instrText>
      </w:r>
      <w:r w:rsidR="00FB59A6">
        <w:rPr>
          <w:rFonts w:hint="eastAsia"/>
          <w:shd w:val="clear" w:color="auto" w:fill="FFFFFF"/>
        </w:rPr>
        <w:instrText>子社区，我们没有发现任何证据表明</w:instrText>
      </w:r>
      <w:r w:rsidR="00FB59A6">
        <w:rPr>
          <w:rFonts w:hint="eastAsia"/>
          <w:shd w:val="clear" w:color="auto" w:fill="FFFFFF"/>
        </w:rPr>
        <w:instrText>ChatGPT</w:instrText>
      </w:r>
      <w:r w:rsidR="00FB59A6">
        <w:rPr>
          <w:rFonts w:hint="eastAsia"/>
          <w:shd w:val="clear" w:color="auto" w:fill="FFFFFF"/>
        </w:rPr>
        <w:instrText>有任何影响，这表明在线知识社区中的社会依恋对社区生存的重要性。最后，我们考虑了</w:instrText>
      </w:r>
      <w:r w:rsidR="00FB59A6">
        <w:rPr>
          <w:rFonts w:hint="eastAsia"/>
          <w:shd w:val="clear" w:color="auto" w:fill="FFFFFF"/>
        </w:rPr>
        <w:instrText>StackOverflow</w:instrText>
      </w:r>
      <w:r w:rsidR="00FB59A6">
        <w:rPr>
          <w:rFonts w:hint="eastAsia"/>
          <w:shd w:val="clear" w:color="auto" w:fill="FFFFFF"/>
        </w:rPr>
        <w:instrText>提供的答案质量的潜在变化，考虑到用户在提供答案时对</w:instrText>
      </w:r>
      <w:r w:rsidR="00FB59A6">
        <w:rPr>
          <w:rFonts w:hint="eastAsia"/>
          <w:shd w:val="clear" w:color="auto" w:fill="FFFFFF"/>
        </w:rPr>
        <w:instrText>ChatGPT</w:instrText>
      </w:r>
      <w:r w:rsidR="00FB59A6">
        <w:rPr>
          <w:rFonts w:hint="eastAsia"/>
          <w:shd w:val="clear" w:color="auto" w:fill="FFFFFF"/>
        </w:rPr>
        <w:instrText>的潜在依赖，以及随着用户离开社区，集体专业知识的潜在下降。我们发现平均答案质量显著下降，主要是由于用户退出。我们讨论了对在线知识社区管理的影响。</w:instrText>
      </w:r>
      <w:r w:rsidR="00FB59A6">
        <w:rPr>
          <w:rFonts w:hint="eastAsia"/>
          <w:shd w:val="clear" w:color="auto" w:fill="FFFFFF"/>
        </w:rPr>
        <w:instrText>","DOI":"10.2139/ssrn.4521754","genre":"SSRN Scholarly Paper","language":"en","note":"publisher-place: Rochester, NY","title":"The consequences of generative AI for UGC and online community engagement","author":[{"family":"Burt</w:instrText>
      </w:r>
      <w:r w:rsidR="00FB59A6">
        <w:rPr>
          <w:shd w:val="clear" w:color="auto" w:fill="FFFFFF"/>
        </w:rPr>
        <w:instrText>ch","given":"Gordon"},{"family":"Lee","given":"Dokyun"},{"family":"Chen","given":"Zhichen"}],"issued":{"date-parts":[["2023",5]]}}},{"id":2844,"uris":["http://www.mendeley.com/documents/?uuid=16120ead-8010-4f76-8737-d689f3dfa549","http://zotero.org/users/8905122/items/WHQZEJTI","http://www.mendeley.com/documents/?uuid=65496882-6a33-4821-9d55-819c64503bc4","http://zotero.org/users/local/bVGy23C0/items/VSTF3CBR"],"itemData":{"id":2844,"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more efficient for solving certain programming problems, but its widespread adoption and the r</w:instrText>
      </w:r>
      <w:r w:rsidR="00FB59A6">
        <w:rPr>
          <w:rFonts w:hint="eastAsia"/>
          <w:shd w:val="clear" w:color="auto" w:fill="FFFFFF"/>
        </w:rPr>
        <w:instrText>esulting shift away from public exchange on the web will limit the open data people and models can learn from in the future.\n\n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大型语言模型有效地为用户提供各种主题的信息，为搜索网络和在线向人们寻求帮助提供了潜在的替代品。但由于用户私下与模型进行交互，这些模型可能会大幅减少公开可用的人工生成数据和知识资源的数量。这种替代可能会在为未来模型保护训练数据方面带来重大问题。在这项工作中，我们通过分析</w:instrText>
      </w:r>
      <w:r w:rsidR="00FB59A6">
        <w:rPr>
          <w:rFonts w:hint="eastAsia"/>
          <w:shd w:val="clear" w:color="auto" w:fill="FFFFFF"/>
        </w:rPr>
        <w:instrText>Stack Overflow</w:instrText>
      </w:r>
      <w:r w:rsidR="00FB59A6">
        <w:rPr>
          <w:rFonts w:hint="eastAsia"/>
          <w:shd w:val="clear" w:color="auto" w:fill="FFFFFF"/>
        </w:rPr>
        <w:instrText>上的活动来调查</w:instrText>
      </w:r>
      <w:r w:rsidR="00FB59A6">
        <w:rPr>
          <w:rFonts w:hint="eastAsia"/>
          <w:shd w:val="clear" w:color="auto" w:fill="FFFFFF"/>
        </w:rPr>
        <w:instrText>ChatGPT</w:instrText>
      </w:r>
      <w:r w:rsidR="00FB59A6">
        <w:rPr>
          <w:rFonts w:hint="eastAsia"/>
          <w:shd w:val="clear" w:color="auto" w:fill="FFFFFF"/>
        </w:rPr>
        <w:instrText>的发布如何改变了网络上的人工生成开放数据，</w:instrText>
      </w:r>
      <w:r w:rsidR="00FB59A6">
        <w:rPr>
          <w:rFonts w:hint="eastAsia"/>
          <w:shd w:val="clear" w:color="auto" w:fill="FFFFFF"/>
        </w:rPr>
        <w:instrText>Stack Overflow</w:instrText>
      </w:r>
      <w:r w:rsidR="00FB59A6">
        <w:rPr>
          <w:rFonts w:hint="eastAsia"/>
          <w:shd w:val="clear" w:color="auto" w:fill="FFFFFF"/>
        </w:rPr>
        <w:instrText>是领先的计算机编程在线问答平台。我们发现，相对于俄罗斯和中国的同行，</w:instrText>
      </w:r>
      <w:r w:rsidR="00FB59A6">
        <w:rPr>
          <w:rFonts w:hint="eastAsia"/>
          <w:shd w:val="clear" w:color="auto" w:fill="FFFFFF"/>
        </w:rPr>
        <w:instrText>ChatGPT</w:instrText>
      </w:r>
      <w:r w:rsidR="00FB59A6">
        <w:rPr>
          <w:rFonts w:hint="eastAsia"/>
          <w:shd w:val="clear" w:color="auto" w:fill="FFFFFF"/>
        </w:rPr>
        <w:instrText>访问受限，以及类似的数学论坛，</w:instrText>
      </w:r>
      <w:r w:rsidR="00FB59A6">
        <w:rPr>
          <w:rFonts w:hint="eastAsia"/>
          <w:shd w:val="clear" w:color="auto" w:fill="FFFFFF"/>
        </w:rPr>
        <w:instrText>ChatGPT</w:instrText>
      </w:r>
      <w:r w:rsidR="00FB59A6">
        <w:rPr>
          <w:rFonts w:hint="eastAsia"/>
          <w:shd w:val="clear" w:color="auto" w:fill="FFFFFF"/>
        </w:rPr>
        <w:instrText>能力较弱，</w:instrText>
      </w:r>
      <w:r w:rsidR="00FB59A6">
        <w:rPr>
          <w:rFonts w:hint="eastAsia"/>
          <w:shd w:val="clear" w:color="auto" w:fill="FFFFFF"/>
        </w:rPr>
        <w:instrText>Stack Overflow</w:instrText>
      </w:r>
      <w:r w:rsidR="00FB59A6">
        <w:rPr>
          <w:rFonts w:hint="eastAsia"/>
          <w:shd w:val="clear" w:color="auto" w:fill="FFFFFF"/>
        </w:rPr>
        <w:instrText>上的活动显着减少。一个</w:instrText>
      </w:r>
      <w:r w:rsidR="00FB59A6">
        <w:rPr>
          <w:rFonts w:hint="eastAsia"/>
          <w:shd w:val="clear" w:color="auto" w:fill="FFFFFF"/>
        </w:rPr>
        <w:instrText>difference-in-differences</w:instrText>
      </w:r>
      <w:r w:rsidR="00FB59A6">
        <w:rPr>
          <w:rFonts w:hint="eastAsia"/>
          <w:shd w:val="clear" w:color="auto" w:fill="FFFFFF"/>
        </w:rPr>
        <w:instrText>模型估计</w:instrText>
      </w:r>
      <w:r w:rsidR="00FB59A6">
        <w:rPr>
          <w:rFonts w:hint="eastAsia"/>
          <w:shd w:val="clear" w:color="auto" w:fill="FFFFFF"/>
        </w:rPr>
        <w:instrText>Stack Overflow</w:instrText>
      </w:r>
      <w:r w:rsidR="00FB59A6">
        <w:rPr>
          <w:rFonts w:hint="eastAsia"/>
          <w:shd w:val="clear" w:color="auto" w:fill="FFFFFF"/>
        </w:rPr>
        <w:instrText>上的每周帖子减少了</w:instrText>
      </w:r>
      <w:r w:rsidR="00FB59A6">
        <w:rPr>
          <w:rFonts w:hint="eastAsia"/>
          <w:shd w:val="clear" w:color="auto" w:fill="FFFFFF"/>
        </w:rPr>
        <w:instrText>16\\%</w:instrText>
      </w:r>
      <w:r w:rsidR="00FB59A6">
        <w:rPr>
          <w:rFonts w:hint="eastAsia"/>
          <w:shd w:val="clear" w:color="auto" w:fill="FFFFFF"/>
        </w:rPr>
        <w:instrText>。随着时间的推移，这种影响的幅度会增加，对于与最广泛使用的编程语言相关的帖子来说，这种影响更大。</w:instrText>
      </w:r>
      <w:r w:rsidR="00FB59A6">
        <w:rPr>
          <w:rFonts w:hint="eastAsia"/>
          <w:shd w:val="clear" w:color="auto" w:fill="FFFFFF"/>
        </w:rPr>
        <w:instrText>ChatGPT</w:instrText>
      </w:r>
      <w:r w:rsidR="00FB59A6">
        <w:rPr>
          <w:rFonts w:hint="eastAsia"/>
          <w:shd w:val="clear" w:color="auto" w:fill="FFFFFF"/>
        </w:rPr>
        <w:instrText>之后发布的帖子获得了与以前相似的投票分数，这表明</w:instrText>
      </w:r>
      <w:r w:rsidR="00FB59A6">
        <w:rPr>
          <w:rFonts w:hint="eastAsia"/>
          <w:shd w:val="clear" w:color="auto" w:fill="FFFFFF"/>
        </w:rPr>
        <w:instrText>ChatGPT</w:instrText>
      </w:r>
      <w:r w:rsidR="00FB59A6">
        <w:rPr>
          <w:rFonts w:hint="eastAsia"/>
          <w:shd w:val="clear" w:color="auto" w:fill="FFFFFF"/>
        </w:rPr>
        <w:instrText>不仅仅是在取代重复或低质量的内容。这些结果表明，越来越多的用户正在采用大型语言模型来回答问题，并且它们是</w:instrText>
      </w:r>
      <w:r w:rsidR="00FB59A6">
        <w:rPr>
          <w:rFonts w:hint="eastAsia"/>
          <w:shd w:val="clear" w:color="auto" w:fill="FFFFFF"/>
        </w:rPr>
        <w:instrText>Stack Overflow</w:instrText>
      </w:r>
      <w:r w:rsidR="00FB59A6">
        <w:rPr>
          <w:rFonts w:hint="eastAsia"/>
          <w:shd w:val="clear" w:color="auto" w:fill="FFFFFF"/>
        </w:rPr>
        <w:instrText>的更好替代品，因为它们拥有更多的训练数据。使用像</w:instrText>
      </w:r>
      <w:r w:rsidR="00FB59A6">
        <w:rPr>
          <w:rFonts w:hint="eastAsia"/>
          <w:shd w:val="clear" w:color="auto" w:fill="FFFFFF"/>
        </w:rPr>
        <w:instrText>ChatGPT</w:instrText>
      </w:r>
      <w:r w:rsidR="00FB59A6">
        <w:rPr>
          <w:rFonts w:hint="eastAsia"/>
          <w:shd w:val="clear" w:color="auto" w:fill="FFFFFF"/>
        </w:rPr>
        <w:instrText>这样的模型可能更有效地解决某些编程问题，但是它的广泛采用以及由此产生的远离网络公共交流的转变将限制人们和模型将来可以学习的开放数据。</w:instrText>
      </w:r>
      <w:r w:rsidR="00FB59A6">
        <w:rPr>
          <w:rFonts w:hint="eastAsia"/>
          <w:shd w:val="clear" w:color="auto" w:fill="FFFFFF"/>
        </w:rPr>
        <w:instrText>","DOI":"10.48550/arXiv.</w:instrText>
      </w:r>
      <w:r w:rsidR="00FB59A6">
        <w:rPr>
          <w:shd w:val="clear" w:color="auto" w:fill="FFFFFF"/>
        </w:rPr>
        <w:instrText>2307.07367","language":"en","publisher":"arXiv","title":"Are large language models a threat to digital public goods? Evidence from activity on Stack Overflow","title-short":"Are large language models a threat to digital publ","author":[{"family":"Rio-Chanona","given":"Maria","non-dropping-particle":"del"},{"family":"Laurentsyeva","given":"Nadzeya"},{"family":"Wachs","given":"Johannes"}],"issued":{"date-parts":[["2023",7]]}}},{"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w:instrText>
      </w:r>
      <w:r w:rsidR="00FB59A6">
        <w:rPr>
          <w:rFonts w:hint="eastAsia"/>
          <w:shd w:val="clear" w:color="auto" w:fill="FFFFFF"/>
        </w:rPr>
        <w:instrText>he Paradox of Reuse Theory by illuminating a special case in which training data erosion may be beneficial to the GAI.\n\n</w:instrText>
      </w:r>
      <w:r w:rsidR="00FB59A6">
        <w:rPr>
          <w:rFonts w:hint="eastAsia"/>
          <w:shd w:val="clear" w:color="auto" w:fill="FFFFFF"/>
        </w:rPr>
        <w:instrText>【摘要翻译】生成性人工智能（</w:instrText>
      </w:r>
      <w:r w:rsidR="00FB59A6">
        <w:rPr>
          <w:rFonts w:hint="eastAsia"/>
          <w:shd w:val="clear" w:color="auto" w:fill="FFFFFF"/>
        </w:rPr>
        <w:instrText>GAI</w:instrText>
      </w:r>
      <w:r w:rsidR="00FB59A6">
        <w:rPr>
          <w:rFonts w:hint="eastAsia"/>
          <w:shd w:val="clear" w:color="auto" w:fill="FFFFFF"/>
        </w:rPr>
        <w:instrText>）如何影响他们自己的训练数据，例如来自问答平台的训练数据？重用理论悖论假设</w:instrText>
      </w:r>
      <w:r w:rsidR="00FB59A6">
        <w:rPr>
          <w:rFonts w:hint="eastAsia"/>
          <w:shd w:val="clear" w:color="auto" w:fill="FFFFFF"/>
        </w:rPr>
        <w:instrText>GAI</w:instrText>
      </w:r>
      <w:r w:rsidR="00FB59A6">
        <w:rPr>
          <w:rFonts w:hint="eastAsia"/>
          <w:shd w:val="clear" w:color="auto" w:fill="FFFFFF"/>
        </w:rPr>
        <w:instrText>的使用将替代训练数据来源的问答平台的流量。然而，这是否以及如何影响这些平台上的后续训练数据生成仍然是一个悬而未决的问题。我们通过利用</w:instrText>
      </w:r>
      <w:r w:rsidR="00FB59A6">
        <w:rPr>
          <w:rFonts w:hint="eastAsia"/>
          <w:shd w:val="clear" w:color="auto" w:fill="FFFFFF"/>
        </w:rPr>
        <w:instrText>ChatGPT</w:instrText>
      </w:r>
      <w:r w:rsidR="00FB59A6">
        <w:rPr>
          <w:rFonts w:hint="eastAsia"/>
          <w:shd w:val="clear" w:color="auto" w:fill="FFFFFF"/>
        </w:rPr>
        <w:instrText>的推出和使用丰富的</w:instrText>
      </w:r>
      <w:r w:rsidR="00FB59A6">
        <w:rPr>
          <w:rFonts w:hint="eastAsia"/>
          <w:shd w:val="clear" w:color="auto" w:fill="FFFFFF"/>
        </w:rPr>
        <w:instrText>StackExchange</w:instrText>
      </w:r>
      <w:r w:rsidR="00FB59A6">
        <w:rPr>
          <w:rFonts w:hint="eastAsia"/>
          <w:shd w:val="clear" w:color="auto" w:fill="FFFFFF"/>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hint="eastAsia"/>
          <w:shd w:val="clear" w:color="auto" w:fill="FFFFFF"/>
        </w:rPr>
        <w:instrText>GAI</w:instrText>
      </w:r>
      <w:r w:rsidR="00FB59A6">
        <w:rPr>
          <w:rFonts w:hint="eastAsia"/>
          <w:shd w:val="clear" w:color="auto" w:fill="FFFFFF"/>
        </w:rPr>
        <w:instrText>有益。</w:instrText>
      </w:r>
      <w:r w:rsidR="00FB59A6">
        <w:rPr>
          <w:rFonts w:hint="eastAsia"/>
          <w:shd w:val="clear" w:color="auto" w:fill="FFFFFF"/>
        </w:rPr>
        <w:instrText>","DOI":"10.2139/ssrn.4522386","genre":"SSRN Scholarly Paper","language":"en","note":</w:instrText>
      </w:r>
      <w:r w:rsidR="00FB59A6">
        <w:rPr>
          <w:shd w:val="clear" w:color="auto" w:fill="FFFFFF"/>
        </w:rPr>
        <w:instrText xml:space="preserve">"publisher-place: Rochester, NY","title":"The effect of generative artificial intelligence on Q&amp;A platforms – Consequences for questions, answers, question readability, and novelty","title-short":"Does Generative AI Erode Its Own Training Data?","author":[{"family":"Quinn","given":"Martin"},{"family":"Gutt","given":"Dominik"}],"issued":{"date-parts":[["2023",7]]}}},{"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w:instrText>
      </w:r>
      <w:r w:rsidR="00FB59A6">
        <w:rPr>
          <w:rFonts w:hint="eastAsia"/>
          <w:shd w:val="clear" w:color="auto" w:fill="FFFFFF"/>
        </w:rPr>
        <w:instrText>technology has hurt the overall engagement of online Q&amp;A platforms. Finally, we discuss the potential business implications of our study and highlight future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Paper","language":"en","note":"</w:instrText>
      </w:r>
      <w:r w:rsidR="00FB59A6">
        <w:rPr>
          <w:shd w:val="clear" w:color="auto" w:fill="FFFFFF"/>
        </w:rPr>
        <w:instrText xml:space="preserve">publisher-place: Rochester, NY","title":"Information foraging in the era of AI: Exploring the effect of ChatGPT on digital Q&amp;A platforms","author":[{"family":"Sanatizadeh","given":"Aida"},{"family":"Lu","given":"Yingda"},{"family":"Zhao","given":"Keran"},{"family":"Hu","given":"Yuheng"}],"issued":{"date-parts":[["2023",5]]}}},{"id":2857,"uris":["http://www.mendeley.com/documents/?uuid=05314a69-7bf2-42a3-ad9f-b9f80f5479d4","http://zotero.org/users/8905122/items/LJ9PN635","http://www.mendeley.com/documents/?uuid=d9d42a53-3282-4c8c-aa86-b31e8c74b961","http://zotero.org/users/local/bVGy23C0/items/UQLH7YBD"],"itemData":{"id":2857,"type":"paper-conference","container-title":"Proc. International Conf. on Information Systems (ICIS) 2023","language":"en","page":"8","publisher-place":"Hyderabad, India","title":"ChatGPT is a user-generated knowledge-sharing killer","author":[{"family":"Xue","given":"Junzhi"},{"family":"Wang","given":"Lizheng"},{"family":"Zheng","given":"Jinyang"},{"family":"Li","given":"Yongjun"},{"family":"Tan","given":"Yong"}],"issued":{"date-parts":[["2023",12]]}}}],"schema":"https://github.com/citation-style-language/schema/raw/master/csl-citation.json"} </w:instrText>
      </w:r>
      <w:r w:rsidR="000C0286" w:rsidRPr="0022223D">
        <w:rPr>
          <w:shd w:val="clear" w:color="auto" w:fill="FFFFFF"/>
        </w:rPr>
        <w:fldChar w:fldCharType="separate"/>
      </w:r>
      <w:r w:rsidR="000C0286" w:rsidRPr="0022223D">
        <w:t>(Burtch et al., 2023; del Rio-Chanona et al., 2023; Quinn &amp; Gutt, 2023; Sanatizadeh et al., 2023; Xue et al., 2023)</w:t>
      </w:r>
      <w:r w:rsidR="000C0286" w:rsidRPr="0022223D">
        <w:rPr>
          <w:shd w:val="clear" w:color="auto" w:fill="FFFFFF"/>
        </w:rPr>
        <w:fldChar w:fldCharType="end"/>
      </w:r>
      <w:r w:rsidR="000C0286" w:rsidRPr="0022223D">
        <w:rPr>
          <w:shd w:val="clear" w:color="auto" w:fill="FFFFFF"/>
        </w:rPr>
        <w:t>.</w:t>
      </w:r>
      <w:r w:rsidR="000C0286" w:rsidRPr="0022223D" w:rsidDel="000C0286">
        <w:t xml:space="preserve"> </w:t>
      </w:r>
      <w:r w:rsidRPr="0022223D">
        <w:t xml:space="preserve">This reduction stems primarily from </w:t>
      </w:r>
      <w:r w:rsidR="00B77B12" w:rsidRPr="0022223D">
        <w:t xml:space="preserve">the fact that </w:t>
      </w:r>
      <w:r w:rsidRPr="0022223D">
        <w:t xml:space="preserve">simpler questions </w:t>
      </w:r>
      <w:r w:rsidR="00B77B12" w:rsidRPr="0022223D">
        <w:t xml:space="preserve">are </w:t>
      </w:r>
      <w:r w:rsidRPr="0022223D">
        <w:t xml:space="preserve">now answered by ChatGPT. </w:t>
      </w:r>
      <w:r w:rsidRPr="0022223D">
        <w:lastRenderedPageBreak/>
        <w:t xml:space="preserve">Consequently, </w:t>
      </w:r>
      <w:r w:rsidR="002C29E2" w:rsidRPr="0022223D">
        <w:t xml:space="preserve">the </w:t>
      </w:r>
      <w:r w:rsidRPr="0022223D">
        <w:t xml:space="preserve">remaining questions tend to be longer and more complex, which challenges both human and AI respondents </w:t>
      </w:r>
      <w:r w:rsidR="00D1312F" w:rsidRPr="0022223D">
        <w:rPr>
          <w:shd w:val="clear" w:color="auto" w:fill="FFFFFF"/>
        </w:rPr>
        <w:fldChar w:fldCharType="begin" w:fldLock="1"/>
      </w:r>
      <w:r w:rsidR="00FB59A6">
        <w:rPr>
          <w:shd w:val="clear" w:color="auto" w:fill="FFFFFF"/>
        </w:rPr>
        <w:instrText xml:space="preserve"> ADDIN ZOTERO_ITEM CSL_CITATION {"citationID":"OYtyra6h","properties":{"formattedCitation":"[3], [4]","plainCitation":"[3], [4]","dontUpdate":true,"noteIndex":0},"citationItems":[{"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w:instrText>
      </w:r>
      <w:r w:rsidR="00FB59A6">
        <w:rPr>
          <w:rFonts w:hint="eastAsia"/>
          <w:shd w:val="clear" w:color="auto" w:fill="FFFFFF"/>
        </w:rPr>
        <w:instrText xml:space="preserve"> of the Paradox of Reuse Theory by illuminating a special case in which training data erosion may be beneficial to the GAI.\n\n</w:instrText>
      </w:r>
      <w:r w:rsidR="00FB59A6">
        <w:rPr>
          <w:rFonts w:hint="eastAsia"/>
          <w:shd w:val="clear" w:color="auto" w:fill="FFFFFF"/>
        </w:rPr>
        <w:instrText>【摘要翻译】生成性人工智能（</w:instrText>
      </w:r>
      <w:r w:rsidR="00FB59A6">
        <w:rPr>
          <w:rFonts w:hint="eastAsia"/>
          <w:shd w:val="clear" w:color="auto" w:fill="FFFFFF"/>
        </w:rPr>
        <w:instrText>GAI</w:instrText>
      </w:r>
      <w:r w:rsidR="00FB59A6">
        <w:rPr>
          <w:rFonts w:hint="eastAsia"/>
          <w:shd w:val="clear" w:color="auto" w:fill="FFFFFF"/>
        </w:rPr>
        <w:instrText>）如何影响他们自己的训练数据，例如来自问答平台的训练数据？重用理论悖论假设</w:instrText>
      </w:r>
      <w:r w:rsidR="00FB59A6">
        <w:rPr>
          <w:rFonts w:hint="eastAsia"/>
          <w:shd w:val="clear" w:color="auto" w:fill="FFFFFF"/>
        </w:rPr>
        <w:instrText>GAI</w:instrText>
      </w:r>
      <w:r w:rsidR="00FB59A6">
        <w:rPr>
          <w:rFonts w:hint="eastAsia"/>
          <w:shd w:val="clear" w:color="auto" w:fill="FFFFFF"/>
        </w:rPr>
        <w:instrText>的使用将替代训练数据来源的问答平台的流量。然而，这是否以及如何影响这些平台上的后续训练数据生成仍然是一个悬而未决的问题。我们通过利用</w:instrText>
      </w:r>
      <w:r w:rsidR="00FB59A6">
        <w:rPr>
          <w:rFonts w:hint="eastAsia"/>
          <w:shd w:val="clear" w:color="auto" w:fill="FFFFFF"/>
        </w:rPr>
        <w:instrText>ChatGPT</w:instrText>
      </w:r>
      <w:r w:rsidR="00FB59A6">
        <w:rPr>
          <w:rFonts w:hint="eastAsia"/>
          <w:shd w:val="clear" w:color="auto" w:fill="FFFFFF"/>
        </w:rPr>
        <w:instrText>的推出和使用丰富的</w:instrText>
      </w:r>
      <w:r w:rsidR="00FB59A6">
        <w:rPr>
          <w:rFonts w:hint="eastAsia"/>
          <w:shd w:val="clear" w:color="auto" w:fill="FFFFFF"/>
        </w:rPr>
        <w:instrText>StackExchange</w:instrText>
      </w:r>
      <w:r w:rsidR="00FB59A6">
        <w:rPr>
          <w:rFonts w:hint="eastAsia"/>
          <w:shd w:val="clear" w:color="auto" w:fill="FFFFFF"/>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hint="eastAsia"/>
          <w:shd w:val="clear" w:color="auto" w:fill="FFFFFF"/>
        </w:rPr>
        <w:instrText>GAI</w:instrText>
      </w:r>
      <w:r w:rsidR="00FB59A6">
        <w:rPr>
          <w:rFonts w:hint="eastAsia"/>
          <w:shd w:val="clear" w:color="auto" w:fill="FFFFFF"/>
        </w:rPr>
        <w:instrText>有益。</w:instrText>
      </w:r>
      <w:r w:rsidR="00FB59A6">
        <w:rPr>
          <w:rFonts w:hint="eastAsia"/>
          <w:shd w:val="clear" w:color="auto" w:fill="FFFFFF"/>
        </w:rPr>
        <w:instrText>","DOI":"10.2139/ssrn.4522386","genre":"SSRN Scholarly Paper","language":"en","n</w:instrText>
      </w:r>
      <w:r w:rsidR="00FB59A6">
        <w:rPr>
          <w:shd w:val="clear" w:color="auto" w:fill="FFFFFF"/>
        </w:rPr>
        <w:instrText>ote":"publisher-place: Rochester, NY","title":"The effect of generative artificial intelligence on Q&amp;A platforms – Consequences for questions, answers, question readability, and novelty","title-short":"Does Generative AI Erode Its Own Training Data?","author":[{"family":"Quinn","given":"Martin"},{"family":"Gutt","given":"Dominik"}],"issued":{"date-parts":[["2023",7]]}}},{"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w:instrText>
      </w:r>
      <w:r w:rsidR="00FB59A6">
        <w:rPr>
          <w:rFonts w:hint="eastAsia"/>
          <w:shd w:val="clear" w:color="auto" w:fill="FFFFFF"/>
        </w:rPr>
        <w:instrText>s AI technology has hurt the overall engagement of online Q&amp;A platforms. Finally, we discuss the potential business implications of our study and highlight future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w:instrText>
      </w:r>
      <w:r w:rsidR="00FB59A6">
        <w:rPr>
          <w:shd w:val="clear" w:color="auto" w:fill="FFFFFF"/>
        </w:rPr>
        <w:instrText xml:space="preserve">te":"publisher-place: Rochester, NY","title":"Information foraging in the era of AI: Exploring the effect of ChatGPT on digital Q&amp;A platforms","author":[{"family":"Sanatizadeh","given":"Aida"},{"family":"Lu","given":"Yingda"},{"family":"Zhao","given":"Keran"},{"family":"Hu","given":"Yuheng"}],"issued":{"date-parts":[["2023",5]]}}}],"schema":"https://github.com/citation-style-language/schema/raw/master/csl-citation.json"} </w:instrText>
      </w:r>
      <w:r w:rsidR="00D1312F" w:rsidRPr="0022223D">
        <w:rPr>
          <w:shd w:val="clear" w:color="auto" w:fill="FFFFFF"/>
        </w:rPr>
        <w:fldChar w:fldCharType="separate"/>
      </w:r>
      <w:r w:rsidR="00D1312F" w:rsidRPr="0022223D">
        <w:t>(Quinn &amp; Gutt, 2023; Sanatizadeh et al., 2023)</w:t>
      </w:r>
      <w:r w:rsidR="00D1312F" w:rsidRPr="0022223D">
        <w:rPr>
          <w:shd w:val="clear" w:color="auto" w:fill="FFFFFF"/>
        </w:rPr>
        <w:fldChar w:fldCharType="end"/>
      </w:r>
      <w:r w:rsidR="00D1312F" w:rsidRPr="0022223D">
        <w:t>.</w:t>
      </w:r>
      <w:r w:rsidR="00D1312F" w:rsidRPr="0022223D" w:rsidDel="00D1312F">
        <w:t xml:space="preserve"> </w:t>
      </w:r>
    </w:p>
    <w:p w14:paraId="1AD98910" w14:textId="584AD35C" w:rsidR="005F06FA" w:rsidRPr="0022223D" w:rsidRDefault="00D61B81" w:rsidP="005F06FA">
      <w:pPr>
        <w:pStyle w:val="Paragraph0"/>
      </w:pPr>
      <w:r w:rsidRPr="0022223D">
        <w:t>Findings</w:t>
      </w:r>
      <w:r w:rsidR="00317EB8" w:rsidRPr="0022223D">
        <w:t xml:space="preserve"> about</w:t>
      </w:r>
      <w:r w:rsidRPr="0022223D">
        <w:t xml:space="preserve"> t</w:t>
      </w:r>
      <w:r w:rsidR="005F06FA" w:rsidRPr="0022223D">
        <w:t>he impact on answerers</w:t>
      </w:r>
      <w:r w:rsidRPr="0022223D">
        <w:t xml:space="preserve"> are mixed</w:t>
      </w:r>
      <w:r w:rsidR="005F06FA" w:rsidRPr="0022223D">
        <w:t xml:space="preserve">, likely </w:t>
      </w:r>
      <w:r w:rsidR="00966A3E" w:rsidRPr="0022223D">
        <w:t>due to</w:t>
      </w:r>
      <w:r w:rsidR="005F06FA" w:rsidRPr="0022223D">
        <w:t xml:space="preserve"> the multifaceted nature of GenAI</w:t>
      </w:r>
      <w:r w:rsidR="00144466" w:rsidRPr="0022223D">
        <w:t>’</w:t>
      </w:r>
      <w:r w:rsidR="005F06FA" w:rsidRPr="0022223D">
        <w:t xml:space="preserve">s influence and methodological variations across studies. Some research indicates that ChatGPT can </w:t>
      </w:r>
      <w:r w:rsidR="00BF21B1" w:rsidRPr="0022223D">
        <w:t>be a</w:t>
      </w:r>
      <w:r w:rsidR="005F06FA" w:rsidRPr="0022223D">
        <w:t xml:space="preserve"> valuable tool for answerers</w:t>
      </w:r>
      <w:r w:rsidR="00966A3E" w:rsidRPr="0022223D">
        <w:t xml:space="preserve"> by</w:t>
      </w:r>
      <w:r w:rsidR="005F06FA" w:rsidRPr="0022223D">
        <w:t xml:space="preserve"> facilitating </w:t>
      </w:r>
      <w:r w:rsidR="00966A3E" w:rsidRPr="0022223D">
        <w:t xml:space="preserve">answer </w:t>
      </w:r>
      <w:r w:rsidR="005F06FA" w:rsidRPr="0022223D">
        <w:t xml:space="preserve">compilation </w:t>
      </w:r>
      <w:r w:rsidR="00295EDD" w:rsidRPr="0022223D">
        <w:fldChar w:fldCharType="begin" w:fldLock="1"/>
      </w:r>
      <w:r w:rsidR="00FB59A6">
        <w:instrText xml:space="preserve"> ADDIN ZOTERO_ITEM CSL_CITATION {"citationID":"SEoOk1IA","properties":{"formattedCitation":"(X. Li &amp; Kim, 2024; X. (Shawn) Wang &amp; Zheng, 2024)","plainCitation":"(X. Li &amp; Kim, 2024; X. (Shawn) Wang &amp; Zheng, 2024)","dontUpdate":true,"noteIndex":0},"citationItems":[{"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 for platform sustainability, are primarily affected. These findings emphasize the need for monitoring LLM effects on UGC platforms and promoting harm</w:instrText>
      </w:r>
      <w:r w:rsidR="00FB59A6">
        <w:rPr>
          <w:rFonts w:hint="eastAsia"/>
        </w:rPr>
        <w:instrText xml:space="preserve">onious human-AI collaboration.   ChatGPT </w:instrText>
      </w:r>
      <w:r w:rsidR="00FB59A6">
        <w:rPr>
          <w:rFonts w:hint="eastAsia"/>
        </w:rPr>
        <w:instrText>等大型语言模型</w:instrText>
      </w:r>
      <w:r w:rsidR="00FB59A6">
        <w:rPr>
          <w:rFonts w:hint="eastAsia"/>
        </w:rPr>
        <w:instrText xml:space="preserve"> (LLMs) </w:instrText>
      </w:r>
      <w:r w:rsidR="00FB59A6">
        <w:rPr>
          <w:rFonts w:hint="eastAsia"/>
        </w:rPr>
        <w:instrText>正在改变用户生成内容</w:instrText>
      </w:r>
      <w:r w:rsidR="00FB59A6">
        <w:rPr>
          <w:rFonts w:hint="eastAsia"/>
        </w:rPr>
        <w:instrText xml:space="preserve"> (UGC) </w:instrText>
      </w:r>
      <w:r w:rsidR="00FB59A6">
        <w:rPr>
          <w:rFonts w:hint="eastAsia"/>
        </w:rPr>
        <w:instrText>平台上的内容创建和知识共享。本研究调查了</w:instrText>
      </w:r>
      <w:r w:rsidR="00FB59A6">
        <w:rPr>
          <w:rFonts w:hint="eastAsia"/>
        </w:rPr>
        <w:instrText xml:space="preserve"> ChatGPT </w:instrText>
      </w:r>
      <w:r w:rsidR="00FB59A6">
        <w:rPr>
          <w:rFonts w:hint="eastAsia"/>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\n\n</w:instrText>
      </w:r>
      <w:r w:rsidR="00FB59A6">
        <w:rPr>
          <w:rFonts w:hint="eastAsia"/>
        </w:rPr>
        <w:instrText>【摘要翻译】像</w:instrText>
      </w:r>
      <w:r w:rsidR="00FB59A6">
        <w:rPr>
          <w:rFonts w:hint="eastAsia"/>
        </w:rPr>
        <w:instrText>ChatGPT</w:instrText>
      </w:r>
      <w:r w:rsidR="00FB59A6">
        <w:rPr>
          <w:rFonts w:hint="eastAsia"/>
        </w:rPr>
        <w:instrText>这样的大型语言模型（</w:instrText>
      </w:r>
      <w:r w:rsidR="00FB59A6">
        <w:rPr>
          <w:rFonts w:hint="eastAsia"/>
        </w:rPr>
        <w:instrText>LLM</w:instrText>
      </w:r>
      <w:r w:rsidR="00FB59A6">
        <w:rPr>
          <w:rFonts w:hint="eastAsia"/>
        </w:rPr>
        <w:instrText>）正在改变用户生产内容（</w:instrText>
      </w:r>
      <w:r w:rsidR="00FB59A6">
        <w:rPr>
          <w:rFonts w:hint="eastAsia"/>
        </w:rPr>
        <w:instrText>UGC</w:instrText>
      </w:r>
      <w:r w:rsidR="00FB59A6">
        <w:rPr>
          <w:rFonts w:hint="eastAsia"/>
        </w:rPr>
        <w:instrText>）平台上的内容生产和知识共享。本研究调查了</w:instrText>
      </w:r>
      <w:r w:rsidR="00FB59A6">
        <w:rPr>
          <w:rFonts w:hint="eastAsia"/>
        </w:rPr>
        <w:instrText>ChatGPT</w:instrText>
      </w:r>
      <w:r w:rsidR="00FB59A6">
        <w:rPr>
          <w:rFonts w:hint="eastAsia"/>
        </w:rPr>
        <w:instrText>对编码问答平台中用户贡献的影响。我们观察到</w:instrText>
      </w:r>
      <w:r w:rsidR="00FB59A6">
        <w:rPr>
          <w:rFonts w:hint="eastAsia"/>
        </w:rPr>
        <w:instrText>AI</w:instrText>
      </w:r>
      <w:r w:rsidR="00FB59A6">
        <w:rPr>
          <w:rFonts w:hint="eastAsia"/>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hint="eastAsia"/>
        </w:rPr>
        <w:instrText>UGC</w:instrText>
      </w:r>
      <w:r w:rsidR="00FB59A6">
        <w:rPr>
          <w:rFonts w:hint="eastAsia"/>
        </w:rPr>
        <w:instrText>平台上</w:instrText>
      </w:r>
      <w:r w:rsidR="00FB59A6">
        <w:rPr>
          <w:rFonts w:hint="eastAsia"/>
        </w:rPr>
        <w:instrText>LLM</w:instrText>
      </w:r>
      <w:r w:rsidR="00FB59A6">
        <w:rPr>
          <w:rFonts w:hint="eastAsia"/>
        </w:rPr>
        <w:instrText>效应和促进和谐的人与</w:instrText>
      </w:r>
      <w:r w:rsidR="00FB59A6">
        <w:rPr>
          <w:rFonts w:hint="eastAsia"/>
        </w:rPr>
        <w:instrText>AI</w:instrText>
      </w:r>
      <w:r w:rsidR="00FB59A6">
        <w:rPr>
          <w:rFonts w:hint="eastAsia"/>
        </w:rPr>
        <w:instrText>协作的必要性。</w:instrText>
      </w:r>
      <w:r w:rsidR="00FB59A6">
        <w:rPr>
          <w:rFonts w:hint="eastAsia"/>
        </w:rPr>
        <w:instrText>ChatGPT</w:instrText>
      </w:r>
      <w:r w:rsidR="00FB59A6">
        <w:rPr>
          <w:rFonts w:hint="eastAsia"/>
        </w:rPr>
        <w:instrText>等大型语言模型（</w:instrText>
      </w:r>
      <w:r w:rsidR="00FB59A6">
        <w:rPr>
          <w:rFonts w:hint="eastAsia"/>
        </w:rPr>
        <w:instrText>LLM</w:instrText>
      </w:r>
      <w:r w:rsidR="00FB59A6">
        <w:rPr>
          <w:rFonts w:hint="eastAsia"/>
        </w:rPr>
        <w:instrText>）正在改变用户生成内容（</w:instrText>
      </w:r>
      <w:r w:rsidR="00FB59A6">
        <w:rPr>
          <w:rFonts w:hint="eastAsia"/>
        </w:rPr>
        <w:instrText>UGC</w:instrText>
      </w:r>
      <w:r w:rsidR="00FB59A6">
        <w:rPr>
          <w:rFonts w:hint="eastAsia"/>
        </w:rPr>
        <w:instrText>）平台上的内容创建和知识共享。本研究调查了</w:instrText>
      </w:r>
      <w:r w:rsidR="00FB59A6">
        <w:rPr>
          <w:rFonts w:hint="eastAsia"/>
        </w:rPr>
        <w:instrText>ChatGPT</w:instrText>
      </w:r>
      <w:r w:rsidR="00FB59A6">
        <w:rPr>
          <w:rFonts w:hint="eastAsia"/>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","DOI":"10.2139/ssrn.4650025","genre":"SSRN Scholarly Paper","langua</w:instrText>
      </w:r>
      <w:r w:rsidR="00FB59A6">
        <w:instrText>ge":"en","note":"publisher-place: Rochester, NY","title":"Unveiling the effects of LLMs: Shifting UGC contribution in an online coding community","title-short":"Unveiling the effects of LLMs","author":[{"family":"Li","given":"Xinyu"},{"family":"Kim","given":"Keongtae"}],"issued":{"date-parts":[["2024",4]]}}},{"id":2865,"uris":["http://www.mendeley.com/documents/?uuid=8daf73f6-f565-4a9b-8736-d90d4817249b","http://zotero.org/users/8905122/items/ZIHIP89Z","http://zotero.org/users/local/bVGy23C0/items/VFSDXYHM"],"itemData":{"id":2865,"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w:instrText>
      </w:r>
      <w:r w:rsidR="00FB59A6">
        <w:rPr>
          <w:rFonts w:hint="eastAsia"/>
        </w:rPr>
        <w:instrText xml:space="preserve">nd moderation efforts on content platforms.  </w:instrText>
      </w:r>
      <w:r w:rsidR="00FB59A6">
        <w:rPr>
          <w:rFonts w:hint="eastAsia"/>
        </w:rPr>
        <w:instrText>以</w:instrText>
      </w:r>
      <w:r w:rsidR="00FB59A6">
        <w:rPr>
          <w:rFonts w:hint="eastAsia"/>
        </w:rPr>
        <w:instrText xml:space="preserve"> ChatGPT </w:instrText>
      </w:r>
      <w:r w:rsidR="00FB59A6">
        <w:rPr>
          <w:rFonts w:hint="eastAsia"/>
        </w:rPr>
        <w:instrText>为代表的大型语言模型</w:instrText>
      </w:r>
      <w:r w:rsidR="00FB59A6">
        <w:rPr>
          <w:rFonts w:hint="eastAsia"/>
        </w:rPr>
        <w:instrText xml:space="preserve"> (LLMs) </w:instrText>
      </w:r>
      <w:r w:rsidR="00FB59A6">
        <w:rPr>
          <w:rFonts w:hint="eastAsia"/>
        </w:rPr>
        <w:instrText>造成的破坏促使各个部门实施包括禁止政策在内的调节措施。其中，此类政策对用户生成内容的影响具有重大意义。用户生成的内容，特别是问答格式的内容，是</w:instrText>
      </w:r>
      <w:r w:rsidR="00FB59A6">
        <w:rPr>
          <w:rFonts w:hint="eastAsia"/>
        </w:rPr>
        <w:instrText xml:space="preserve"> LLMs </w:instrText>
      </w:r>
      <w:r w:rsidR="00FB59A6">
        <w:rPr>
          <w:rFonts w:hint="eastAsia"/>
        </w:rPr>
        <w:instrText>的重要学习资源，其质量和数量的任何变化都会影响这些模型未来的学习轨迹。本研究使用</w:instrText>
      </w:r>
      <w:r w:rsidR="00FB59A6">
        <w:rPr>
          <w:rFonts w:hint="eastAsia"/>
        </w:rPr>
        <w:instrText xml:space="preserve"> Stack Exchange </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FB59A6">
        <w:rPr>
          <w:rFonts w:hint="eastAsia"/>
        </w:rPr>
        <w:instrText>\n\n</w:instrText>
      </w:r>
      <w:r w:rsidR="00FB59A6">
        <w:rPr>
          <w:rFonts w:hint="eastAsia"/>
        </w:rPr>
        <w:instrText>【摘要翻译】以</w:instrText>
      </w:r>
      <w:r w:rsidR="00FB59A6">
        <w:rPr>
          <w:rFonts w:hint="eastAsia"/>
        </w:rPr>
        <w:instrText>ChatGPT</w:instrText>
      </w:r>
      <w:r w:rsidR="00FB59A6">
        <w:rPr>
          <w:rFonts w:hint="eastAsia"/>
        </w:rPr>
        <w:instrText>为例的大型语言模型（</w:instrText>
      </w:r>
      <w:r w:rsidR="00FB59A6">
        <w:rPr>
          <w:rFonts w:hint="eastAsia"/>
        </w:rPr>
        <w:instrText>LLM</w:instrText>
      </w:r>
      <w:r w:rsidR="00FB59A6">
        <w:rPr>
          <w:rFonts w:hint="eastAsia"/>
        </w:rPr>
        <w:instrText>）造成的破坏促使各个部门实施了包括禁止政策在内的调节行动。其中，此类政策对用户生产内容的影响具有重大影响。用户生成的内容，特别是问答格式的内容，是</w:instrText>
      </w:r>
      <w:r w:rsidR="00FB59A6">
        <w:rPr>
          <w:rFonts w:hint="eastAsia"/>
        </w:rPr>
        <w:instrText>LLM</w:instrText>
      </w:r>
      <w:r w:rsidR="00FB59A6">
        <w:rPr>
          <w:rFonts w:hint="eastAsia"/>
        </w:rPr>
        <w:instrText>的重要学习资源，其质量和数量的任何变化都将影响这些模型未来的学习轨迹。本研究使用</w:instrText>
      </w:r>
      <w:r w:rsidR="00FB59A6">
        <w:rPr>
          <w:rFonts w:hint="eastAsia"/>
        </w:rPr>
        <w:instrText>Stack Exchange</w:instrText>
      </w:r>
      <w:r w:rsidR="00FB59A6">
        <w:rPr>
          <w:rFonts w:hint="eastAsia"/>
        </w:rPr>
        <w:instrText>网络内的自然实验调查了禁止在线内容平台上</w:instrText>
      </w:r>
      <w:r w:rsidR="00FB59A6">
        <w:rPr>
          <w:rFonts w:hint="eastAsia"/>
        </w:rPr>
        <w:instrText>AI</w:instrText>
      </w:r>
      <w:r w:rsidR="00FB59A6">
        <w:rPr>
          <w:rFonts w:hint="eastAsia"/>
        </w:rPr>
        <w:instrText>生成内容的影响，在该实验中，选定的论坛对</w:instrText>
      </w:r>
      <w:r w:rsidR="00FB59A6">
        <w:rPr>
          <w:rFonts w:hint="eastAsia"/>
        </w:rPr>
        <w:instrText>AI</w:instrText>
      </w:r>
      <w:r w:rsidR="00FB59A6">
        <w:rPr>
          <w:rFonts w:hint="eastAsia"/>
        </w:rPr>
        <w:instrText>生成的内容实施了禁令。通过广义综合控制方法，我们的分析揭示了对平台活力和有用性的不利影响，其特征是问答的数量和质量下降，以及解决问题的实例减少。这些结果可以归因于未能考虑决策中的两个间接影响。首先，禁止人工智能生成的答案可能会导致它们被平均质量更低的人工生成的答案部分取代，答案变化和平均质量更低的去平台化答案的直接后果之间的比较表明了这一点。其次，尽管不是禁令的直接目标，但提出问题的行为，特别是高质量的询问，可能会受到动态相互作用中答案数量减少和质量下降的抑制，因果机制分析证明了这一点。这些发现为未来双边平台上的人工智能战略和内容平台上的审核工作提供了宝贵的见解和警示。以</w:instrText>
      </w:r>
      <w:r w:rsidR="00FB59A6">
        <w:rPr>
          <w:rFonts w:hint="eastAsia"/>
        </w:rPr>
        <w:instrText>ChatGPT</w:instrText>
      </w:r>
      <w:r w:rsidR="00FB59A6">
        <w:rPr>
          <w:rFonts w:hint="eastAsia"/>
        </w:rPr>
        <w:instrText>为代表的大型语言模型造成的破坏促使各个部门实施包括禁止政策在内的调节措施。其中，此类政策对用户生成内容的影响具有重大意义。用户生成的内容，特别是问答格式的内容，是</w:instrText>
      </w:r>
      <w:r w:rsidR="00FB59A6">
        <w:rPr>
          <w:rFonts w:hint="eastAsia"/>
        </w:rPr>
        <w:instrText>LLMs</w:instrText>
      </w:r>
      <w:r w:rsidR="00FB59A6">
        <w:rPr>
          <w:rFonts w:hint="eastAsia"/>
        </w:rPr>
        <w:instrText>的重要学习资源，其质量和数量的任何变化都会影响这些模型未来的学习轨迹。本研究使用</w:instrText>
      </w:r>
      <w:r w:rsidR="00FB59A6">
        <w:rPr>
          <w:rFonts w:hint="eastAsia"/>
        </w:rPr>
        <w:instrText>Stack Exchange</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间特点是问答题的数量计和质量计下降，已解决问题的实例减少。这些结果可归因于政策制定中未能考虑两种间接影响。首先，对人工智能生成的答案的禁止可能会导致其部分被平均质量低的人类生成的答案所取代正如，答案变化与平均质量较低的去平台化答案的直接后果之间的比较所表明的那样。其次，</w:instrText>
      </w:r>
      <w:r w:rsidR="00FB59A6">
        <w:rPr>
          <w:rFonts w:hint="eastAsia"/>
        </w:rPr>
        <w:instrText xml:space="preserve"> Stack Exchange</w:instrText>
      </w:r>
      <w:r w:rsidR="00FB59A6">
        <w:rPr>
          <w:rFonts w:hint="eastAsia"/>
        </w:rPr>
        <w:instrText>不是禁然令牌的直接目标，但提出问题的行为，特别是高质量计的询问，可能会因动态相互作用中答案数量的减少和质量的下降而受到抑制，正如因果机制分析所证明的那样。这些为发现双边平台上的</w:instrText>
      </w:r>
      <w:r w:rsidR="00FB59A6">
        <w:rPr>
          <w:rFonts w:hint="eastAsia"/>
        </w:rPr>
        <w:instrText>","DOI":"1</w:instrText>
      </w:r>
      <w:r w:rsidR="00FB59A6">
        <w:instrText xml:space="preserve">0.2139/ssrn.4750326","genre":"SSRN Scholarly Paper","language":"en","note":"publisher-place: Rochester, NY","title":"Can banning AI-generated content save user-generated Q&amp;A platforms?","author":[{"family":"Wang","given":"Xiaoxiao (Shawn)"},{"family":"Zheng","given":"Jinyang"}],"issued":{"date-parts":[["2024",1]]}}}],"schema":"https://github.com/citation-style-language/schema/raw/master/csl-citation.json"} </w:instrText>
      </w:r>
      <w:r w:rsidR="00295EDD" w:rsidRPr="0022223D">
        <w:fldChar w:fldCharType="separate"/>
      </w:r>
      <w:r w:rsidR="003C460A" w:rsidRPr="0022223D">
        <w:t>(Li &amp; Kim, 2024; Wang &amp; Zheng, 2024)</w:t>
      </w:r>
      <w:r w:rsidR="00295EDD" w:rsidRPr="0022223D">
        <w:fldChar w:fldCharType="end"/>
      </w:r>
      <w:r w:rsidR="005F06FA" w:rsidRPr="0022223D">
        <w:t xml:space="preserve">. The reduction in question volume intensifies competition among answerers, potentially leading to a crowding-out effect and prompting remaining participants to enhance the quality of their contributions. This complex interplay has resulted in seemingly contradictory findings regarding answer quantity and quality across different studies. For example, </w:t>
      </w:r>
      <w:r w:rsidR="005F06FA" w:rsidRPr="0022223D">
        <w:rPr>
          <w:shd w:val="clear" w:color="auto" w:fill="FFFFFF"/>
        </w:rPr>
        <w:fldChar w:fldCharType="begin" w:fldLock="1"/>
      </w:r>
      <w:r w:rsidR="00FB59A6">
        <w:rPr>
          <w:shd w:val="clear" w:color="auto" w:fill="FFFFFF"/>
        </w:rPr>
        <w:instrText xml:space="preserve"> ADDIN ZOTERO_ITEM CSL_CITATION {"citationID":"I353V6o3","properties":{"formattedCitation":"(Sanatizadeh et al., 2023)","plainCitation":"(Sanatizadeh et al., 2023)","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w:instrText>
      </w:r>
      <w:r w:rsidR="00FB59A6">
        <w:rPr>
          <w:rFonts w:hint="eastAsia"/>
          <w:shd w:val="clear" w:color="auto" w:fill="FFFFFF"/>
        </w:rPr>
        <w:instrText>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Paper","language":"en","note":"publisher-place: Rochester, NY","title":"Information foraging in the era of AI: Exploring the effect of ChatGPT on digital Q&amp;A platforms","author":[{"fam</w:instrText>
      </w:r>
      <w:r w:rsidR="00FB59A6">
        <w:rPr>
          <w:shd w:val="clear" w:color="auto" w:fill="FFFFFF"/>
        </w:rPr>
        <w:instrText xml:space="preserve">ily":"Sanatizadeh","given":"Aida"},{"family":"Lu","given":"Yingda"},{"family":"Zhao","given":"Keran"},{"family":"Hu","given":"Yuheng"}],"issued":{"date-parts":[["2023",5]]}}}],"schema":"https://github.com/citation-style-language/schema/raw/master/csl-citation.json"} </w:instrText>
      </w:r>
      <w:r w:rsidR="005F06FA" w:rsidRPr="0022223D">
        <w:rPr>
          <w:shd w:val="clear" w:color="auto" w:fill="FFFFFF"/>
        </w:rPr>
        <w:fldChar w:fldCharType="separate"/>
      </w:r>
      <w:r w:rsidR="003C460A" w:rsidRPr="0022223D">
        <w:t xml:space="preserve">Sanatizadeh et al. </w:t>
      </w:r>
      <w:r w:rsidR="00780ADA" w:rsidRPr="0022223D">
        <w:t>(</w:t>
      </w:r>
      <w:r w:rsidR="003C460A" w:rsidRPr="0022223D">
        <w:t>2023)</w:t>
      </w:r>
      <w:r w:rsidR="005F06FA" w:rsidRPr="0022223D">
        <w:rPr>
          <w:shd w:val="clear" w:color="auto" w:fill="FFFFFF"/>
        </w:rPr>
        <w:fldChar w:fldCharType="end"/>
      </w:r>
      <w:r w:rsidR="005F06FA" w:rsidRPr="0022223D">
        <w:rPr>
          <w:shd w:val="clear" w:color="auto" w:fill="FFFFFF"/>
        </w:rPr>
        <w:t xml:space="preserve"> </w:t>
      </w:r>
      <w:r w:rsidR="005F06FA" w:rsidRPr="0022223D">
        <w:t xml:space="preserve">and </w:t>
      </w:r>
      <w:r w:rsidR="005F06FA" w:rsidRPr="0022223D">
        <w:fldChar w:fldCharType="begin" w:fldLock="1"/>
      </w:r>
      <w:r w:rsidR="00FB59A6">
        <w:instrText xml:space="preserve"> ADDIN ZOTERO_ITEM CSL_CITATION {"citationID":"8Xk0GKKQ","properties":{"formattedCitation":"(X. Li &amp; Kim, 2024)","plainCitation":"(X. Li &amp; Kim, 2024)","dontUpdate":true,"noteIndex":0},"citationItems":[{"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w:instrText>
      </w:r>
      <w:r w:rsidR="00FB59A6">
        <w:rPr>
          <w:rFonts w:hint="eastAsia"/>
        </w:rPr>
        <w:instrText xml:space="preserve">s that highly engaged contributors, crucial for platform sustainability, are primarily affected. These findings emphasize the need for monitoring LLM effects on UGC platforms and promoting harmonious human-AI collaboration.   ChatGPT </w:instrText>
      </w:r>
      <w:r w:rsidR="00FB59A6">
        <w:rPr>
          <w:rFonts w:hint="eastAsia"/>
        </w:rPr>
        <w:instrText>等大型语言模型</w:instrText>
      </w:r>
      <w:r w:rsidR="00FB59A6">
        <w:rPr>
          <w:rFonts w:hint="eastAsia"/>
        </w:rPr>
        <w:instrText xml:space="preserve"> (LLMs) </w:instrText>
      </w:r>
      <w:r w:rsidR="00FB59A6">
        <w:rPr>
          <w:rFonts w:hint="eastAsia"/>
        </w:rPr>
        <w:instrText>正在改变用户生成内容</w:instrText>
      </w:r>
      <w:r w:rsidR="00FB59A6">
        <w:rPr>
          <w:rFonts w:hint="eastAsia"/>
        </w:rPr>
        <w:instrText xml:space="preserve"> (UGC) </w:instrText>
      </w:r>
      <w:r w:rsidR="00FB59A6">
        <w:rPr>
          <w:rFonts w:hint="eastAsia"/>
        </w:rPr>
        <w:instrText>平台上的内容创建和知识共享。本研究调查了</w:instrText>
      </w:r>
      <w:r w:rsidR="00FB59A6">
        <w:rPr>
          <w:rFonts w:hint="eastAsia"/>
        </w:rPr>
        <w:instrText xml:space="preserve"> ChatGPT </w:instrText>
      </w:r>
      <w:r w:rsidR="00FB59A6">
        <w:rPr>
          <w:rFonts w:hint="eastAsia"/>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\n\n</w:instrText>
      </w:r>
      <w:r w:rsidR="00FB59A6">
        <w:rPr>
          <w:rFonts w:hint="eastAsia"/>
        </w:rPr>
        <w:instrText>【摘要翻译】像</w:instrText>
      </w:r>
      <w:r w:rsidR="00FB59A6">
        <w:rPr>
          <w:rFonts w:hint="eastAsia"/>
        </w:rPr>
        <w:instrText>ChatGPT</w:instrText>
      </w:r>
      <w:r w:rsidR="00FB59A6">
        <w:rPr>
          <w:rFonts w:hint="eastAsia"/>
        </w:rPr>
        <w:instrText>这样的大型语言模型（</w:instrText>
      </w:r>
      <w:r w:rsidR="00FB59A6">
        <w:rPr>
          <w:rFonts w:hint="eastAsia"/>
        </w:rPr>
        <w:instrText>LLM</w:instrText>
      </w:r>
      <w:r w:rsidR="00FB59A6">
        <w:rPr>
          <w:rFonts w:hint="eastAsia"/>
        </w:rPr>
        <w:instrText>）正在改变用户生产内容（</w:instrText>
      </w:r>
      <w:r w:rsidR="00FB59A6">
        <w:rPr>
          <w:rFonts w:hint="eastAsia"/>
        </w:rPr>
        <w:instrText>UGC</w:instrText>
      </w:r>
      <w:r w:rsidR="00FB59A6">
        <w:rPr>
          <w:rFonts w:hint="eastAsia"/>
        </w:rPr>
        <w:instrText>）平台上的内容生产和知识共享。本研究调查了</w:instrText>
      </w:r>
      <w:r w:rsidR="00FB59A6">
        <w:rPr>
          <w:rFonts w:hint="eastAsia"/>
        </w:rPr>
        <w:instrText>ChatGPT</w:instrText>
      </w:r>
      <w:r w:rsidR="00FB59A6">
        <w:rPr>
          <w:rFonts w:hint="eastAsia"/>
        </w:rPr>
        <w:instrText>对编码问答平台中用户贡献的影响。我们观察到</w:instrText>
      </w:r>
      <w:r w:rsidR="00FB59A6">
        <w:rPr>
          <w:rFonts w:hint="eastAsia"/>
        </w:rPr>
        <w:instrText>AI</w:instrText>
      </w:r>
      <w:r w:rsidR="00FB59A6">
        <w:rPr>
          <w:rFonts w:hint="eastAsia"/>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hint="eastAsia"/>
        </w:rPr>
        <w:instrText>UGC</w:instrText>
      </w:r>
      <w:r w:rsidR="00FB59A6">
        <w:rPr>
          <w:rFonts w:hint="eastAsia"/>
        </w:rPr>
        <w:instrText>平台上</w:instrText>
      </w:r>
      <w:r w:rsidR="00FB59A6">
        <w:rPr>
          <w:rFonts w:hint="eastAsia"/>
        </w:rPr>
        <w:instrText>LLM</w:instrText>
      </w:r>
      <w:r w:rsidR="00FB59A6">
        <w:rPr>
          <w:rFonts w:hint="eastAsia"/>
        </w:rPr>
        <w:instrText>效应和促进和谐的人与</w:instrText>
      </w:r>
      <w:r w:rsidR="00FB59A6">
        <w:rPr>
          <w:rFonts w:hint="eastAsia"/>
        </w:rPr>
        <w:instrText>AI</w:instrText>
      </w:r>
      <w:r w:rsidR="00FB59A6">
        <w:rPr>
          <w:rFonts w:hint="eastAsia"/>
        </w:rPr>
        <w:instrText>协作的必要性。</w:instrText>
      </w:r>
      <w:r w:rsidR="00FB59A6">
        <w:rPr>
          <w:rFonts w:hint="eastAsia"/>
        </w:rPr>
        <w:instrText>ChatGPT</w:instrText>
      </w:r>
      <w:r w:rsidR="00FB59A6">
        <w:rPr>
          <w:rFonts w:hint="eastAsia"/>
        </w:rPr>
        <w:instrText>等大型语言模型（</w:instrText>
      </w:r>
      <w:r w:rsidR="00FB59A6">
        <w:rPr>
          <w:rFonts w:hint="eastAsia"/>
        </w:rPr>
        <w:instrText>LLM</w:instrText>
      </w:r>
      <w:r w:rsidR="00FB59A6">
        <w:rPr>
          <w:rFonts w:hint="eastAsia"/>
        </w:rPr>
        <w:instrText>）正在改变用户生成内容（</w:instrText>
      </w:r>
      <w:r w:rsidR="00FB59A6">
        <w:rPr>
          <w:rFonts w:hint="eastAsia"/>
        </w:rPr>
        <w:instrText>UGC</w:instrText>
      </w:r>
      <w:r w:rsidR="00FB59A6">
        <w:rPr>
          <w:rFonts w:hint="eastAsia"/>
        </w:rPr>
        <w:instrText>）平台上的内容创建和知识共享。本研究调查了</w:instrText>
      </w:r>
      <w:r w:rsidR="00FB59A6">
        <w:rPr>
          <w:rFonts w:hint="eastAsia"/>
        </w:rPr>
        <w:instrText>ChatGPT</w:instrText>
      </w:r>
      <w:r w:rsidR="00FB59A6">
        <w:rPr>
          <w:rFonts w:hint="eastAsia"/>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","DOI":"10.2139/ssrn.4650025","genre":"SSRN Scholarly Paper","language":"en","note":"publisher-place: Rochester, NY","title":"Unve</w:instrText>
      </w:r>
      <w:r w:rsidR="00FB59A6">
        <w:instrText xml:space="preserve">iling the effects of LLMs: Shifting UGC contribution in an online coding community","title-short":"Unveiling the effects of LLMs","author":[{"family":"Li","given":"Xinyu"},{"family":"Kim","given":"Keongtae"}],"issued":{"date-parts":[["2024",4]]}}}],"schema":"https://github.com/citation-style-language/schema/raw/master/csl-citation.json"} </w:instrText>
      </w:r>
      <w:r w:rsidR="005F06FA" w:rsidRPr="0022223D">
        <w:fldChar w:fldCharType="separate"/>
      </w:r>
      <w:r w:rsidR="003C460A" w:rsidRPr="0022223D">
        <w:t xml:space="preserve">Li </w:t>
      </w:r>
      <w:r w:rsidR="00B77B12" w:rsidRPr="0022223D">
        <w:t>and</w:t>
      </w:r>
      <w:r w:rsidR="003C460A" w:rsidRPr="0022223D">
        <w:t xml:space="preserve"> Kim </w:t>
      </w:r>
      <w:r w:rsidR="00780ADA" w:rsidRPr="0022223D">
        <w:t>(</w:t>
      </w:r>
      <w:r w:rsidR="003C460A" w:rsidRPr="0022223D">
        <w:t>2024)</w:t>
      </w:r>
      <w:r w:rsidR="005F06FA" w:rsidRPr="0022223D">
        <w:fldChar w:fldCharType="end"/>
      </w:r>
      <w:r w:rsidR="005F06FA" w:rsidRPr="0022223D">
        <w:t xml:space="preserve"> find a decrease in the number of answers per question and in the quantity of qualified, undeleted user answers, respectively. In contrast, </w:t>
      </w:r>
      <w:r w:rsidR="005F06FA" w:rsidRPr="0022223D">
        <w:fldChar w:fldCharType="begin" w:fldLock="1"/>
      </w:r>
      <w:r w:rsidR="00FB59A6">
        <w:instrText xml:space="preserve"> ADDIN ZOTERO_ITEM CSL_CITATION {"citationID":"n7F6TtYW","properties":{"formattedCitation":"(X. (Shawn) Wang &amp; Zheng, 2024)","plainCitation":"(X. (Shawn) Wang &amp; Zheng, 2024)","dontUpdate":true,"noteIndex":0},"citationItems":[{"id":2865,"uris":["http://www.mendeley.com/documents/?uuid=8daf73f6-f565-4a9b-8736-d90d4817249b","http://zotero.org/users/8905122/items/ZIHIP89Z","http://zotero.org/users/local/bVGy23C0/items/VFSDXYHM"],"itemData":{"id":2865,"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w:instrText>
      </w:r>
      <w:r w:rsidR="00FB59A6">
        <w:rPr>
          <w:rFonts w:hint="eastAsia"/>
        </w:rPr>
        <w:instrText xml:space="preserve">amic interplay, as evidenced by a causal mechanism analysis. These findings offer valuable insights and cautionary notes for future AI strategies on two-sided platforms and moderation efforts on content platforms.  </w:instrText>
      </w:r>
      <w:r w:rsidR="00FB59A6">
        <w:rPr>
          <w:rFonts w:hint="eastAsia"/>
        </w:rPr>
        <w:instrText>以</w:instrText>
      </w:r>
      <w:r w:rsidR="00FB59A6">
        <w:rPr>
          <w:rFonts w:hint="eastAsia"/>
        </w:rPr>
        <w:instrText xml:space="preserve"> ChatGPT </w:instrText>
      </w:r>
      <w:r w:rsidR="00FB59A6">
        <w:rPr>
          <w:rFonts w:hint="eastAsia"/>
        </w:rPr>
        <w:instrText>为代表的大型语言模型</w:instrText>
      </w:r>
      <w:r w:rsidR="00FB59A6">
        <w:rPr>
          <w:rFonts w:hint="eastAsia"/>
        </w:rPr>
        <w:instrText xml:space="preserve"> (LLMs) </w:instrText>
      </w:r>
      <w:r w:rsidR="00FB59A6">
        <w:rPr>
          <w:rFonts w:hint="eastAsia"/>
        </w:rPr>
        <w:instrText>造成的破坏促使各个部门实施包括禁止政策在内的调节措施。其中，此类政策对用户生成内容的影响具有重大意义。用户生成的内容，特别是问答格式的内容，是</w:instrText>
      </w:r>
      <w:r w:rsidR="00FB59A6">
        <w:rPr>
          <w:rFonts w:hint="eastAsia"/>
        </w:rPr>
        <w:instrText xml:space="preserve"> LLMs </w:instrText>
      </w:r>
      <w:r w:rsidR="00FB59A6">
        <w:rPr>
          <w:rFonts w:hint="eastAsia"/>
        </w:rPr>
        <w:instrText>的重要学习资源，其质量和数量的任何变化都会影响这些模型未来的学习轨迹。本研究使用</w:instrText>
      </w:r>
      <w:r w:rsidR="00FB59A6">
        <w:rPr>
          <w:rFonts w:hint="eastAsia"/>
        </w:rPr>
        <w:instrText xml:space="preserve"> Stack Exchange </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FB59A6">
        <w:rPr>
          <w:rFonts w:hint="eastAsia"/>
        </w:rPr>
        <w:instrText>\n\n</w:instrText>
      </w:r>
      <w:r w:rsidR="00FB59A6">
        <w:rPr>
          <w:rFonts w:hint="eastAsia"/>
        </w:rPr>
        <w:instrText>【摘要翻译】以</w:instrText>
      </w:r>
      <w:r w:rsidR="00FB59A6">
        <w:rPr>
          <w:rFonts w:hint="eastAsia"/>
        </w:rPr>
        <w:instrText>ChatGPT</w:instrText>
      </w:r>
      <w:r w:rsidR="00FB59A6">
        <w:rPr>
          <w:rFonts w:hint="eastAsia"/>
        </w:rPr>
        <w:instrText>为例的大型语言模型（</w:instrText>
      </w:r>
      <w:r w:rsidR="00FB59A6">
        <w:rPr>
          <w:rFonts w:hint="eastAsia"/>
        </w:rPr>
        <w:instrText>LLM</w:instrText>
      </w:r>
      <w:r w:rsidR="00FB59A6">
        <w:rPr>
          <w:rFonts w:hint="eastAsia"/>
        </w:rPr>
        <w:instrText>）造成的破坏促使各个部门实施了包括禁止政策在内的调节行动。其中，此类政策对用户生产内容的影响具有重大影响。用户生成的内容，特别是问答格式的内容，是</w:instrText>
      </w:r>
      <w:r w:rsidR="00FB59A6">
        <w:rPr>
          <w:rFonts w:hint="eastAsia"/>
        </w:rPr>
        <w:instrText>LLM</w:instrText>
      </w:r>
      <w:r w:rsidR="00FB59A6">
        <w:rPr>
          <w:rFonts w:hint="eastAsia"/>
        </w:rPr>
        <w:instrText>的重要学习资源，其质量和数量的任何变化都将影响这些模型未来的学习轨迹。本研究使用</w:instrText>
      </w:r>
      <w:r w:rsidR="00FB59A6">
        <w:rPr>
          <w:rFonts w:hint="eastAsia"/>
        </w:rPr>
        <w:instrText>Stack Exchange</w:instrText>
      </w:r>
      <w:r w:rsidR="00FB59A6">
        <w:rPr>
          <w:rFonts w:hint="eastAsia"/>
        </w:rPr>
        <w:instrText>网络内的自然实验调查了禁止在线内容平台上</w:instrText>
      </w:r>
      <w:r w:rsidR="00FB59A6">
        <w:rPr>
          <w:rFonts w:hint="eastAsia"/>
        </w:rPr>
        <w:instrText>AI</w:instrText>
      </w:r>
      <w:r w:rsidR="00FB59A6">
        <w:rPr>
          <w:rFonts w:hint="eastAsia"/>
        </w:rPr>
        <w:instrText>生成内容的影响，在该实验中，选定的论坛对</w:instrText>
      </w:r>
      <w:r w:rsidR="00FB59A6">
        <w:rPr>
          <w:rFonts w:hint="eastAsia"/>
        </w:rPr>
        <w:instrText>AI</w:instrText>
      </w:r>
      <w:r w:rsidR="00FB59A6">
        <w:rPr>
          <w:rFonts w:hint="eastAsia"/>
        </w:rPr>
        <w:instrText>生成的内容实施了禁令。通过广义综合控制方法，我们的分析揭示了对平台活力和有用性的不利影响，其特征是问答的数量和质量下降，以及解决问题的实例减少。这些结果可以归因于未能考虑决策中的两个间接影响。首先，禁止人工智能生成的答案可能会导致它们被平均质量更低的人工生成的答案部分取代，答案变化和平均质量更低的去平台化答案的直接后果之间的比较表明了这一点。其次，尽管不是禁令的直接目标，但提出问题的行为，特别是高质量的询问，可能会受到动态相互作用中答案数量减少和质量下降的抑制，因果机制分析证明了这一点。这些发现为未来双边平台上的人工智能战略和内容平台上的审核工作提供了宝贵的见解和警示。以</w:instrText>
      </w:r>
      <w:r w:rsidR="00FB59A6">
        <w:rPr>
          <w:rFonts w:hint="eastAsia"/>
        </w:rPr>
        <w:instrText>ChatGPT</w:instrText>
      </w:r>
      <w:r w:rsidR="00FB59A6">
        <w:rPr>
          <w:rFonts w:hint="eastAsia"/>
        </w:rPr>
        <w:instrText>为代表的大型语言模型造成的破坏促使各个部门实施包括禁止政策在内的调节措施。其中，此类政策对用户生成内容的影响具有重大意义。用户生成的内容，特别是问答格式的内容，是</w:instrText>
      </w:r>
      <w:r w:rsidR="00FB59A6">
        <w:rPr>
          <w:rFonts w:hint="eastAsia"/>
        </w:rPr>
        <w:instrText>LLMs</w:instrText>
      </w:r>
      <w:r w:rsidR="00FB59A6">
        <w:rPr>
          <w:rFonts w:hint="eastAsia"/>
        </w:rPr>
        <w:instrText>的重要学习资源，其质量和数量的任何变化都会影响这些模型未来的学习轨迹。本研究使用</w:instrText>
      </w:r>
      <w:r w:rsidR="00FB59A6">
        <w:rPr>
          <w:rFonts w:hint="eastAsia"/>
        </w:rPr>
        <w:instrText>Stack Exchange</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间特点是问答题的数量计和质量计下降，已解决问题的实例减少。这些结果可归因于政策制定中未能考虑两种间接影响。首先，对人工智能生成的答案的禁止可能会导致其部分被平均质量低的人类生成的答案所取代正如，答案变化与平均质量较低的去平台化答案的直接后果之间的比较所表明的那样。其次，</w:instrText>
      </w:r>
      <w:r w:rsidR="00FB59A6">
        <w:rPr>
          <w:rFonts w:hint="eastAsia"/>
        </w:rPr>
        <w:instrText xml:space="preserve"> Stack Exchange</w:instrText>
      </w:r>
      <w:r w:rsidR="00FB59A6">
        <w:rPr>
          <w:rFonts w:hint="eastAsia"/>
        </w:rPr>
        <w:instrText>不是禁然令牌的直接目标，但提出问题的行为，特别是高质量计的询问，可能会因动态相互作用中答案数量的减少和质量的下降而受到抑制，正如因果机制分析所证明的那样。这些为发现双边平台上的</w:instrText>
      </w:r>
      <w:r w:rsidR="00FB59A6">
        <w:rPr>
          <w:rFonts w:hint="eastAsia"/>
        </w:rPr>
        <w:instrText>","DOI":"10.2139/ssrn.4750326","genre":"SSRN Scholarly Paper","language":"en","note":"publisher</w:instrText>
      </w:r>
      <w:r w:rsidR="00FB59A6">
        <w:instrText xml:space="preserve">-place: Rochester, NY","title":"Can banning AI-generated content save user-generated Q&amp;A platforms?","author":[{"family":"Wang","given":"Xiaoxiao (Shawn)"},{"family":"Zheng","given":"Jinyang"}],"issued":{"date-parts":[["2024",1]]}}}],"schema":"https://github.com/citation-style-language/schema/raw/master/csl-citation.json"} </w:instrText>
      </w:r>
      <w:r w:rsidR="005F06FA" w:rsidRPr="0022223D">
        <w:fldChar w:fldCharType="separate"/>
      </w:r>
      <w:r w:rsidR="003C460A" w:rsidRPr="0022223D">
        <w:t xml:space="preserve">Wang </w:t>
      </w:r>
      <w:r w:rsidR="00B77B12" w:rsidRPr="0022223D">
        <w:t>and</w:t>
      </w:r>
      <w:r w:rsidR="003C460A" w:rsidRPr="0022223D">
        <w:t xml:space="preserve"> Zheng </w:t>
      </w:r>
      <w:r w:rsidR="007F2153" w:rsidRPr="0022223D">
        <w:t>(</w:t>
      </w:r>
      <w:r w:rsidR="003C460A" w:rsidRPr="0022223D">
        <w:t>2024)</w:t>
      </w:r>
      <w:r w:rsidR="005F06FA" w:rsidRPr="0022223D">
        <w:fldChar w:fldCharType="end"/>
      </w:r>
      <w:r w:rsidR="005F06FA" w:rsidRPr="0022223D">
        <w:t xml:space="preserve"> find that banning ChatGPT-generated content led to a decrease in both answer quantity and the likelihood of answers being accepted by the questioner, suggesting that ChatGPT had a positive effect on these metrics. </w:t>
      </w:r>
      <w:r w:rsidR="005F06FA" w:rsidRPr="0022223D">
        <w:fldChar w:fldCharType="begin" w:fldLock="1"/>
      </w:r>
      <w:r w:rsidR="006E796B">
        <w:instrText xml:space="preserve"> ADDIN ZOTERO_ITEM CSL_CITATION {"citationID":"Z8fi4vkd","properties":{"formattedCitation":"(Shan &amp; Qiu, 2023)","plainCitation":"(Shan &amp; Qiu, 2023)","dontUpdate":true,"noteIndex":0},"citationItems":[{"id":"xILCbqsa/OBPgY5Bu","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w:instrText>
      </w:r>
      <w:r w:rsidR="006E796B">
        <w:rPr>
          <w:rFonts w:hint="eastAsia"/>
        </w:rPr>
        <w:instrText>rs with a better understanding of how generative AI influences users</w:instrText>
      </w:r>
      <w:r w:rsidR="006E796B">
        <w:rPr>
          <w:rFonts w:hint="eastAsia"/>
        </w:rPr>
        <w:instrText>’</w:instrText>
      </w:r>
      <w:r w:rsidR="006E796B">
        <w:rPr>
          <w:rFonts w:hint="eastAsia"/>
        </w:rPr>
        <w:instrText xml:space="preserve"> knowledge contribution behavior. This understanding can guide decision-making and strategy development regarding the integration of generative AI on their platforms.\n\n</w:instrText>
      </w:r>
      <w:r w:rsidR="006E796B">
        <w:rPr>
          <w:rFonts w:hint="eastAsia"/>
        </w:rPr>
        <w:instrText>【摘要翻译】在线平台上的自愿知识贡献对用户、平台和公司都很重要。生成式人工智能（</w:instrText>
      </w:r>
      <w:r w:rsidR="006E796B">
        <w:rPr>
          <w:rFonts w:hint="eastAsia"/>
        </w:rPr>
        <w:instrText>AI</w:instrText>
      </w:r>
      <w:r w:rsidR="006E796B">
        <w:rPr>
          <w:rFonts w:hint="eastAsia"/>
        </w:rPr>
        <w:instrText>）技术的快速进步使得在问答（</w:instrText>
      </w:r>
      <w:r w:rsidR="006E796B">
        <w:rPr>
          <w:rFonts w:hint="eastAsia"/>
        </w:rPr>
        <w:instrText>Q&amp;A</w:instrText>
      </w:r>
      <w:r w:rsidR="006E796B">
        <w:rPr>
          <w:rFonts w:hint="eastAsia"/>
        </w:rPr>
        <w:instrText>）平台上自动生成知识成为可能。然而，生成式</w:instrText>
      </w:r>
      <w:r w:rsidR="006E796B">
        <w:rPr>
          <w:rFonts w:hint="eastAsia"/>
        </w:rPr>
        <w:instrText>AI</w:instrText>
      </w:r>
      <w:r w:rsidR="006E796B">
        <w:rPr>
          <w:rFonts w:hint="eastAsia"/>
        </w:rPr>
        <w:instrText>对用户自愿知识贡献的影响仍然是一个经验问题。一方面，用户可能会从生成式</w:instrText>
      </w:r>
      <w:r w:rsidR="006E796B">
        <w:rPr>
          <w:rFonts w:hint="eastAsia"/>
        </w:rPr>
        <w:instrText>AI</w:instrText>
      </w:r>
      <w:r w:rsidR="006E796B">
        <w:rPr>
          <w:rFonts w:hint="eastAsia"/>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6E796B">
        <w:rPr>
          <w:rFonts w:hint="eastAsia"/>
        </w:rPr>
        <w:instrText>ChatGPT</w:instrText>
      </w:r>
      <w:r w:rsidR="006E796B">
        <w:rPr>
          <w:rFonts w:hint="eastAsia"/>
        </w:rPr>
        <w:instrText>）对用户在最大的问答平台之一</w:instrText>
      </w:r>
      <w:r w:rsidR="006E796B">
        <w:rPr>
          <w:rFonts w:hint="eastAsia"/>
        </w:rPr>
        <w:instrText>Stack Overflow</w:instrText>
      </w:r>
      <w:r w:rsidR="006E796B">
        <w:rPr>
          <w:rFonts w:hint="eastAsia"/>
        </w:rPr>
        <w:instrText>上自愿贡献知识的影响。利用自然实验，我们采用差异中的差异（</w:instrText>
      </w:r>
      <w:r w:rsidR="006E796B">
        <w:rPr>
          <w:rFonts w:hint="eastAsia"/>
        </w:rPr>
        <w:instrText>DID</w:instrText>
      </w:r>
      <w:r w:rsidR="006E796B">
        <w:rPr>
          <w:rFonts w:hint="eastAsia"/>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6E796B">
        <w:rPr>
          <w:rFonts w:hint="eastAsia"/>
        </w:rPr>
        <w:instrText>IS</w:instrText>
      </w:r>
      <w:r w:rsidR="006E796B">
        <w:rPr>
          <w:rFonts w:hint="eastAsia"/>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6E796B">
        <w:rPr>
          <w:rFonts w:hint="eastAsia"/>
        </w:rPr>
        <w:instrText xml:space="preserve">","archive_location":"3 </w:instrText>
      </w:r>
      <w:r w:rsidR="006E796B">
        <w:rPr>
          <w:rFonts w:ascii="Segoe UI Emoji" w:hAnsi="Segoe UI Emoji" w:cs="Segoe UI Emoji"/>
        </w:rPr>
        <w:instrText>📊</w:instrText>
      </w:r>
      <w:r w:rsidR="006E796B">
        <w:rPr>
          <w:rFonts w:hint="eastAsia"/>
        </w:rPr>
        <w:instrText>","DOI":"10.2139/ssrn.4462976","event-place":"Rochester, NY","genre":"SSRN Schola</w:instrText>
      </w:r>
      <w:r w:rsidR="006E796B">
        <w:instrText>rly Paper","language":"en","note":"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Knowledge contribution</w:instrText>
      </w:r>
      <w:r w:rsidR="006E796B">
        <w:rPr>
          <w:rFonts w:hint="eastAsia"/>
        </w:rPr>
        <w:instrText>、</w:instrText>
      </w:r>
      <w:r w:rsidR="006E796B">
        <w:instrText>difference-in-differences</w:instrText>
      </w:r>
      <w:r w:rsidR="006E796B">
        <w:rPr>
          <w:rFonts w:hint="eastAsia"/>
        </w:rPr>
        <w:instrText>、</w:instrText>
      </w:r>
      <w:r w:rsidR="006E796B">
        <w:instrText>generative AI</w:instrText>
      </w:r>
      <w:r w:rsidR="006E796B">
        <w:rPr>
          <w:rFonts w:hint="eastAsia"/>
        </w:rPr>
        <w:instrText>、</w:instrText>
      </w:r>
      <w:r w:rsidR="006E796B">
        <w:instrText>answer quality</w:instrText>
      </w:r>
      <w:r w:rsidR="006E796B">
        <w:rPr>
          <w:rFonts w:hint="eastAsia"/>
        </w:rPr>
        <w:instrText>、</w:instrText>
      </w:r>
      <w:r w:rsidR="006E796B">
        <w:instrText>answer quantity</w:instrText>
      </w:r>
      <w:r w:rsidR="006E796B">
        <w:rPr>
          <w:rFonts w:hint="eastAsia"/>
        </w:rPr>
        <w:instrText>、</w:instrText>
      </w:r>
      <w:r w:rsidR="006E796B">
        <w:instrText xml:space="preserve">voluntary Q&amp;A platforms","number":"4462976","publisher-place":"Rochester, NY","source":"Social Science Research Network","title":"Examining the impact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2223D">
        <w:fldChar w:fldCharType="separate"/>
      </w:r>
      <w:r w:rsidR="003C460A" w:rsidRPr="0022223D">
        <w:t xml:space="preserve">Shan </w:t>
      </w:r>
      <w:r w:rsidR="00B77B12" w:rsidRPr="0022223D">
        <w:t>and</w:t>
      </w:r>
      <w:r w:rsidR="003C460A" w:rsidRPr="0022223D">
        <w:t xml:space="preserve"> Qiu </w:t>
      </w:r>
      <w:r w:rsidR="00073FD3" w:rsidRPr="0022223D">
        <w:t>(</w:t>
      </w:r>
      <w:r w:rsidR="003C460A" w:rsidRPr="0022223D">
        <w:t>2023)</w:t>
      </w:r>
      <w:r w:rsidR="005F06FA" w:rsidRPr="0022223D">
        <w:fldChar w:fldCharType="end"/>
      </w:r>
      <w:r w:rsidR="005F06FA" w:rsidRPr="0022223D">
        <w:t xml:space="preserve"> corroborate this increase in answer volume. The impact of GenAI on answer style is equally diverse. Some studies indicate that external GenAI leads to longer and more complex answers </w:t>
      </w:r>
      <w:r w:rsidR="005F06FA" w:rsidRPr="0022223D">
        <w:fldChar w:fldCharType="begin" w:fldLock="1"/>
      </w:r>
      <w:r w:rsidR="00FB59A6">
        <w:instrText xml:space="preserve"> ADDIN ZOTERO_ITEM CSL_CITATION {"citationID":"Rg8gSc72","properties":{"formattedCitation":"[4], [30]","plainCitation":"[4], [30]","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w:instrText>
      </w:r>
      <w:r w:rsidR="00FB59A6">
        <w:rPr>
          <w:rFonts w:hint="eastAsia"/>
        </w:rPr>
        <w:instrText xml:space="preserve">ghts into the decision to prohibit ChatGPT on a question-and-answer platform and provides practical implications to the platform managers, cautioning them about the impact of restriction in improving content quality.  </w:instrText>
      </w:r>
      <w:r w:rsidR="00FB59A6">
        <w:rPr>
          <w:rFonts w:hint="eastAsia"/>
        </w:rPr>
        <w:instrText>本研究探讨了热门问答平台</w:instrText>
      </w:r>
      <w:r w:rsidR="00FB59A6">
        <w:rPr>
          <w:rFonts w:hint="eastAsia"/>
        </w:rPr>
        <w:instrText xml:space="preserve"> Stack Overflow </w:instrText>
      </w:r>
      <w:r w:rsidR="00FB59A6">
        <w:rPr>
          <w:rFonts w:hint="eastAsia"/>
        </w:rPr>
        <w:instrText>对禁止使用</w:instrText>
      </w:r>
      <w:r w:rsidR="00FB59A6">
        <w:rPr>
          <w:rFonts w:hint="eastAsia"/>
        </w:rPr>
        <w:instrText xml:space="preserve"> ChatGPT </w:instrText>
      </w:r>
      <w:r w:rsidR="00FB59A6">
        <w:rPr>
          <w:rFonts w:hint="eastAsia"/>
        </w:rPr>
        <w:instrText>生成问题或答案的反应。通过分析来自</w:instrText>
      </w:r>
      <w:r w:rsidR="00FB59A6">
        <w:rPr>
          <w:rFonts w:hint="eastAsia"/>
        </w:rPr>
        <w:instrText xml:space="preserve"> Stack Overflow </w:instrText>
      </w:r>
      <w:r w:rsidR="00FB59A6">
        <w:rPr>
          <w:rFonts w:hint="eastAsia"/>
        </w:rPr>
        <w:instrText>和</w:instrText>
      </w:r>
      <w:r w:rsidR="00FB59A6">
        <w:rPr>
          <w:rFonts w:hint="eastAsia"/>
        </w:rPr>
        <w:instrText xml:space="preserve"> Reddit </w:instrText>
      </w:r>
      <w:r w:rsidR="00FB59A6">
        <w:rPr>
          <w:rFonts w:hint="eastAsia"/>
        </w:rPr>
        <w:instrText>上类似平台</w:instrText>
      </w:r>
      <w:r w:rsidR="00FB59A6">
        <w:rPr>
          <w:rFonts w:hint="eastAsia"/>
        </w:rPr>
        <w:instrText xml:space="preserve"> AskProgramming subreddit </w:instrText>
      </w:r>
      <w:r w:rsidR="00FB59A6">
        <w:rPr>
          <w:rFonts w:hint="eastAsia"/>
        </w:rPr>
        <w:instrText>的数据，我们采用双重差分</w:instrText>
      </w:r>
      <w:r w:rsidR="00FB59A6">
        <w:rPr>
          <w:rFonts w:hint="eastAsia"/>
        </w:rPr>
        <w:instrText xml:space="preserve"> (DID) </w:instrText>
      </w:r>
      <w:r w:rsidR="00FB59A6">
        <w:rPr>
          <w:rFonts w:hint="eastAsia"/>
        </w:rPr>
        <w:instrText>实证策略来检验</w:instrText>
      </w:r>
      <w:r w:rsidR="00FB59A6">
        <w:rPr>
          <w:rFonts w:hint="eastAsia"/>
        </w:rPr>
        <w:instrText xml:space="preserve"> Stack Overflow </w:instrText>
      </w:r>
      <w:r w:rsidR="00FB59A6">
        <w:rPr>
          <w:rFonts w:hint="eastAsia"/>
        </w:rPr>
        <w:instrText>决策的影响。我们的分析重点是使用自然语言处理</w:instrText>
      </w:r>
      <w:r w:rsidR="00FB59A6">
        <w:rPr>
          <w:rFonts w:hint="eastAsia"/>
        </w:rPr>
        <w:instrText xml:space="preserve"> (NLP) </w:instrText>
      </w:r>
      <w:r w:rsidR="00FB59A6">
        <w:rPr>
          <w:rFonts w:hint="eastAsia"/>
        </w:rPr>
        <w:instrText>技术和两个平台上的投票功能来衡量质量。结果表明，在限制之后，</w:instrText>
      </w:r>
      <w:r w:rsidR="00FB59A6">
        <w:rPr>
          <w:rFonts w:hint="eastAsia"/>
        </w:rPr>
        <w:instrText xml:space="preserve">Stack Overflow </w:instrText>
      </w:r>
      <w:r w:rsidR="00FB59A6">
        <w:rPr>
          <w:rFonts w:hint="eastAsia"/>
        </w:rPr>
        <w:instrText>上的用户在答案生成方面表现出了转变，与</w:instrText>
      </w:r>
      <w:r w:rsidR="00FB59A6">
        <w:rPr>
          <w:rFonts w:hint="eastAsia"/>
        </w:rPr>
        <w:instrText xml:space="preserve"> AskProgramming subreddit </w:instrText>
      </w:r>
      <w:r w:rsidR="00FB59A6">
        <w:rPr>
          <w:rFonts w:hint="eastAsia"/>
        </w:rPr>
        <w:instrText>上的用户相比，他们生成的答案更加积极，单词和字符的数量也有所增加。然而，这对</w:instrText>
      </w:r>
      <w:r w:rsidR="00FB59A6">
        <w:rPr>
          <w:rFonts w:hint="eastAsia"/>
        </w:rPr>
        <w:instrText xml:space="preserve"> Stack Overflow </w:instrText>
      </w:r>
      <w:r w:rsidR="00FB59A6">
        <w:rPr>
          <w:rFonts w:hint="eastAsia"/>
        </w:rPr>
        <w:instrText>上提问的质量没有明显影响。问答文本的主观性也没有表现出明显的变化。值得注意的是，在限制之后，</w:instrText>
      </w:r>
      <w:r w:rsidR="00FB59A6">
        <w:rPr>
          <w:rFonts w:hint="eastAsia"/>
        </w:rPr>
        <w:instrText xml:space="preserve">Stack Overflow </w:instrText>
      </w:r>
      <w:r w:rsidR="00FB59A6">
        <w:rPr>
          <w:rFonts w:hint="eastAsia"/>
        </w:rPr>
        <w:instrText>上的答案获得了更多的点赞，这表明社区认为与</w:instrText>
      </w:r>
      <w:r w:rsidR="00FB59A6">
        <w:rPr>
          <w:rFonts w:hint="eastAsia"/>
        </w:rPr>
        <w:instrText xml:space="preserve"> Reddit </w:instrText>
      </w:r>
      <w:r w:rsidR="00FB59A6">
        <w:rPr>
          <w:rFonts w:hint="eastAsia"/>
        </w:rPr>
        <w:instrText>子版块上的答案相比，它们的质量更高，尽管答案的复杂性有所上升。频率分析显示，在限制之后，用户在</w:instrText>
      </w:r>
      <w:r w:rsidR="00FB59A6">
        <w:rPr>
          <w:rFonts w:hint="eastAsia"/>
        </w:rPr>
        <w:instrText xml:space="preserve"> Stack Overflow </w:instrText>
      </w:r>
      <w:r w:rsidR="00FB59A6">
        <w:rPr>
          <w:rFonts w:hint="eastAsia"/>
        </w:rPr>
        <w:instrText>上发布的问题和答案的数量明显减少。此外，我们的补充分析表明，在限制之后，</w:instrText>
      </w:r>
      <w:r w:rsidR="00FB59A6">
        <w:rPr>
          <w:rFonts w:hint="eastAsia"/>
        </w:rPr>
        <w:instrText xml:space="preserve">Stack Overflow </w:instrText>
      </w:r>
      <w:r w:rsidR="00FB59A6">
        <w:rPr>
          <w:rFonts w:hint="eastAsia"/>
        </w:rPr>
        <w:instrText>上的首次贡献者有所减少。</w:instrText>
      </w:r>
      <w:r w:rsidR="00FB59A6">
        <w:rPr>
          <w:rFonts w:hint="eastAsia"/>
        </w:rPr>
        <w:instrText xml:space="preserve"> </w:instrText>
      </w:r>
      <w:r w:rsidR="00FB59A6">
        <w:rPr>
          <w:rFonts w:hint="eastAsia"/>
        </w:rPr>
        <w:instrText>这项研究为在问答平台上禁止</w:instrText>
      </w:r>
      <w:r w:rsidR="00FB59A6">
        <w:rPr>
          <w:rFonts w:hint="eastAsia"/>
        </w:rPr>
        <w:instrText xml:space="preserve"> ChatGPT </w:instrText>
      </w:r>
      <w:r w:rsidR="00FB59A6">
        <w:rPr>
          <w:rFonts w:hint="eastAsia"/>
        </w:rPr>
        <w:instrText>的决定提供了经验证据和见解，为现有文献做出了贡献，并为平台管理者提供了实际意义，提醒他们限制对提高内容质量的影响。</w:instrText>
      </w:r>
      <w:r w:rsidR="00FB59A6">
        <w:rPr>
          <w:rFonts w:hint="eastAsia"/>
        </w:rPr>
        <w:instrText>\n\n</w:instrText>
      </w:r>
      <w:r w:rsidR="00FB59A6">
        <w:rPr>
          <w:rFonts w:hint="eastAsia"/>
        </w:rPr>
        <w:instrText>【摘要翻译】这项研究探讨了</w:instrText>
      </w:r>
      <w:r w:rsidR="00FB59A6">
        <w:rPr>
          <w:rFonts w:hint="eastAsia"/>
        </w:rPr>
        <w:instrText>Stack Overflow</w:instrText>
      </w:r>
      <w:r w:rsidR="00FB59A6">
        <w:rPr>
          <w:rFonts w:hint="eastAsia"/>
        </w:rPr>
        <w:instrText>（一个流行的问答平台）禁止使用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上的可比平台</w:instrText>
      </w:r>
      <w:r w:rsidR="00FB59A6">
        <w:rPr>
          <w:rFonts w:hint="eastAsia"/>
        </w:rPr>
        <w:instrText>AskProgramming subreddit</w:instrText>
      </w:r>
      <w:r w:rsidR="00FB59A6">
        <w:rPr>
          <w:rFonts w:hint="eastAsia"/>
        </w:rPr>
        <w:instrText>的数据，我们采用了</w:instrText>
      </w:r>
      <w:r w:rsidR="00FB59A6">
        <w:rPr>
          <w:rFonts w:hint="eastAsia"/>
        </w:rPr>
        <w:instrText>difference-in-differences</w:instrText>
      </w:r>
      <w:r w:rsidR="00FB59A6">
        <w:rPr>
          <w:rFonts w:hint="eastAsia"/>
        </w:rPr>
        <w:instrText>的实证策略来检查</w:instrText>
      </w:r>
      <w:r w:rsidR="00FB59A6">
        <w:rPr>
          <w:rFonts w:hint="eastAsia"/>
        </w:rPr>
        <w:instrText>Stack Overflow</w:instrText>
      </w:r>
      <w:r w:rsidR="00FB59A6">
        <w:rPr>
          <w:rFonts w:hint="eastAsia"/>
        </w:rPr>
        <w:instrText>的决定的影响。我们的分析侧重于使用自然语言处理（</w:instrText>
      </w:r>
      <w:r w:rsidR="00FB59A6">
        <w:rPr>
          <w:rFonts w:hint="eastAsia"/>
        </w:rPr>
        <w:instrText>NLP</w:instrText>
      </w:r>
      <w:r w:rsidR="00FB59A6">
        <w:rPr>
          <w:rFonts w:hint="eastAsia"/>
        </w:rPr>
        <w:instrText>）技术和两个平台上的投票功能的质量度量。结果表明，在限制之后，</w:instrText>
      </w:r>
      <w:r w:rsidR="00FB59A6">
        <w:rPr>
          <w:rFonts w:hint="eastAsia"/>
        </w:rPr>
        <w:instrText>Stack Overflow</w:instrText>
      </w:r>
      <w:r w:rsidR="00FB59A6">
        <w:rPr>
          <w:rFonts w:hint="eastAsia"/>
        </w:rPr>
        <w:instrText>上的用户在他们的答案生成中表现出转变，与</w:instrText>
      </w:r>
      <w:r w:rsidR="00FB59A6">
        <w:rPr>
          <w:rFonts w:hint="eastAsia"/>
        </w:rPr>
        <w:instrText>AskProgramming subreddit</w:instrText>
      </w:r>
      <w:r w:rsidR="00FB59A6">
        <w:rPr>
          <w:rFonts w:hint="eastAsia"/>
        </w:rPr>
        <w:instrText>上的用户相比，他们的答案语气更加积极，单词和字符数量也有所增加。然而，对</w:instrText>
      </w:r>
      <w:r w:rsidR="00FB59A6">
        <w:rPr>
          <w:rFonts w:hint="eastAsia"/>
        </w:rPr>
        <w:instrText>Stack Overflow</w:instrText>
      </w:r>
      <w:r w:rsidR="00FB59A6">
        <w:rPr>
          <w:rFonts w:hint="eastAsia"/>
        </w:rPr>
        <w:instrText>上提出的问题的质量没有明显的影响。问答文本的主观性也没有表现出显着的变化。值得注意的是，限制后</w:instrText>
      </w:r>
      <w:r w:rsidR="00FB59A6">
        <w:rPr>
          <w:rFonts w:hint="eastAsia"/>
        </w:rPr>
        <w:instrText>Stack Overflow</w:instrText>
      </w:r>
      <w:r w:rsidR="00FB59A6">
        <w:rPr>
          <w:rFonts w:hint="eastAsia"/>
        </w:rPr>
        <w:instrText>上的答案获得了更多的赞成票，这表明社区认为它们比</w:instrText>
      </w:r>
      <w:r w:rsidR="00FB59A6">
        <w:rPr>
          <w:rFonts w:hint="eastAsia"/>
        </w:rPr>
        <w:instrText>subreddit</w:instrText>
      </w:r>
      <w:r w:rsidR="00FB59A6">
        <w:rPr>
          <w:rFonts w:hint="eastAsia"/>
        </w:rPr>
        <w:instrText>上的答案质量更高，尽管答案的复杂性增加了。频率分析显示，限制后用户在</w:instrText>
      </w:r>
      <w:r w:rsidR="00FB59A6">
        <w:rPr>
          <w:rFonts w:hint="eastAsia"/>
        </w:rPr>
        <w:instrText>Stack Overflow</w:instrText>
      </w:r>
      <w:r w:rsidR="00FB59A6">
        <w:rPr>
          <w:rFonts w:hint="eastAsia"/>
        </w:rPr>
        <w:instrText>上发布的问题和答案数量明显减少。此外，我们的补充分析表明，限制后</w:instrText>
      </w:r>
      <w:r w:rsidR="00FB59A6">
        <w:rPr>
          <w:rFonts w:hint="eastAsia"/>
        </w:rPr>
        <w:instrText>Stack Overflow</w:instrText>
      </w:r>
      <w:r w:rsidR="00FB59A6">
        <w:rPr>
          <w:rFonts w:hint="eastAsia"/>
        </w:rPr>
        <w:instrText>上的首次贡献者有所减少。这项研究通过提供实证证据和对禁止在问答平台上</w:instrText>
      </w:r>
      <w:r w:rsidR="00FB59A6">
        <w:rPr>
          <w:rFonts w:hint="eastAsia"/>
        </w:rPr>
        <w:instrText>ChatGPT</w:instrText>
      </w:r>
      <w:r w:rsidR="00FB59A6">
        <w:rPr>
          <w:rFonts w:hint="eastAsia"/>
        </w:rPr>
        <w:instrText>的决定的见解，为现有文献做出了贡献，并向平台管理者提供了实际影响，提醒他们限制对提高内容质量的影响。本研究探讨了热门问答平台</w:instrText>
      </w:r>
      <w:r w:rsidR="00FB59A6">
        <w:rPr>
          <w:rFonts w:hint="eastAsia"/>
        </w:rPr>
        <w:instrText>Stack Overflow</w:instrText>
      </w:r>
      <w:r w:rsidR="00FB59A6">
        <w:rPr>
          <w:rFonts w:hint="eastAsia"/>
        </w:rPr>
        <w:instrText>对禁止使用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上类似平台</w:instrText>
      </w:r>
      <w:r w:rsidR="00FB59A6">
        <w:rPr>
          <w:rFonts w:hint="eastAsia"/>
        </w:rPr>
        <w:instrText>AskProgramming subreddit</w:instrText>
      </w:r>
      <w:r w:rsidR="00FB59A6">
        <w:rPr>
          <w:rFonts w:hint="eastAsia"/>
        </w:rPr>
        <w:instrText>的数据，我们采用双重差分（</w:instrText>
      </w:r>
      <w:r w:rsidR="00FB59A6">
        <w:rPr>
          <w:rFonts w:hint="eastAsia"/>
        </w:rPr>
        <w:instrText>DID</w:instrText>
      </w:r>
      <w:r w:rsidR="00FB59A6">
        <w:rPr>
          <w:rFonts w:hint="eastAsia"/>
        </w:rPr>
        <w:instrText>）实证策略来检验</w:instrText>
      </w:r>
      <w:r w:rsidR="00FB59A6">
        <w:rPr>
          <w:rFonts w:hint="eastAsia"/>
        </w:rPr>
        <w:instrText>Stack Overflow</w:instrText>
      </w:r>
      <w:r w:rsidR="00FB59A6">
        <w:rPr>
          <w:rFonts w:hint="eastAsia"/>
        </w:rPr>
        <w:instrText>决策的影响。我们的分析重点是使用自然语言处理（</w:instrText>
      </w:r>
      <w:r w:rsidR="00FB59A6">
        <w:rPr>
          <w:rFonts w:hint="eastAsia"/>
        </w:rPr>
        <w:instrText>NLP</w:instrText>
      </w:r>
      <w:r w:rsidR="00FB59A6">
        <w:rPr>
          <w:rFonts w:hint="eastAsia"/>
        </w:rPr>
        <w:instrText>）技术和两块平台上的投票权来平衡质量。结果表明，在限制之后，</w:instrText>
      </w:r>
      <w:r w:rsidR="00FB59A6">
        <w:rPr>
          <w:rFonts w:hint="eastAsia"/>
        </w:rPr>
        <w:instrText>Stack Overflow</w:instrText>
      </w:r>
      <w:r w:rsidR="00FB59A6">
        <w:rPr>
          <w:rFonts w:hint="eastAsia"/>
        </w:rPr>
        <w:instrText>上的用户在答案生成方面出了转变，与</w:instrText>
      </w:r>
      <w:r w:rsidR="00FB59A6">
        <w:rPr>
          <w:rFonts w:hint="eastAsia"/>
        </w:rPr>
        <w:instrText>AskProgramming subreddit</w:instrText>
      </w:r>
      <w:r w:rsidR="00FB59A6">
        <w:rPr>
          <w:rFonts w:hint="eastAsia"/>
        </w:rPr>
        <w:instrText>上的用户相比，他们生成的答案更加积极，和字符的数量也有所增加。然而，这对</w:instrText>
      </w:r>
      <w:r w:rsidR="00FB59A6">
        <w:rPr>
          <w:rFonts w:hint="eastAsia"/>
        </w:rPr>
        <w:instrText>Stack Overflow</w:instrText>
      </w:r>
      <w:r w:rsidR="00FB59A6">
        <w:rPr>
          <w:rFonts w:hint="eastAsia"/>
        </w:rPr>
        <w:instrText>上提问的质量没有明显影响。问答文本的主观性也没有表现出明显的变化。值得注意的是，在限制之后，</w:instrText>
      </w:r>
      <w:r w:rsidR="00FB59A6">
        <w:rPr>
          <w:rFonts w:hint="eastAsia"/>
        </w:rPr>
        <w:instrText>Stack Overflow</w:instrText>
      </w:r>
      <w:r w:rsidR="00FB59A6">
        <w:rPr>
          <w:rFonts w:hint="eastAsia"/>
        </w:rPr>
        <w:instrText>上的答案获得了更多的点赞，这回表白社区认为与</w:instrText>
      </w:r>
      <w:r w:rsidR="00FB59A6">
        <w:rPr>
          <w:rFonts w:hint="eastAsia"/>
        </w:rPr>
        <w:instrText>Reddit</w:instrText>
      </w:r>
      <w:r w:rsidR="00FB59A6">
        <w:rPr>
          <w:rFonts w:hint="eastAsia"/>
        </w:rPr>
        <w:instrText>子版块上的答案相比，它们的质量更高，尽管答案的复杂性有所上升。频率分析显示，在限制之后，用户在</w:instrText>
      </w:r>
      <w:r w:rsidR="00FB59A6">
        <w:rPr>
          <w:rFonts w:hint="eastAsia"/>
        </w:rPr>
        <w:instrText>Stack Overflow</w:instrText>
      </w:r>
      <w:r w:rsidR="00FB59A6">
        <w:rPr>
          <w:rFonts w:hint="eastAsia"/>
        </w:rPr>
        <w:instrText>上的问题和答题的数量明显减少。此外，我们的补充分析表明，在限制之后，</w:instrText>
      </w:r>
      <w:r w:rsidR="00FB59A6">
        <w:rPr>
          <w:rFonts w:hint="eastAsia"/>
        </w:rPr>
        <w:instrText>Stack Overflow</w:instrText>
      </w:r>
      <w:r w:rsidR="00FB59A6">
        <w:rPr>
          <w:rFonts w:hint="eastAsia"/>
        </w:rPr>
        <w:instrText>上的首次贡献者</w:instrText>
      </w:r>
      <w:r w:rsidR="00FB59A6">
        <w:rPr>
          <w:rFonts w:hint="eastAsia"/>
        </w:rPr>
        <w:instrText>","genre":"SSRN Scholarly Paper","language":"en","note":"publisher</w:instrText>
      </w:r>
      <w:r w:rsidR="00FB59A6">
        <w:instrText>-place: Rochester, NY","title":"Unraveling the impact: An empirical investigation of ChatGPT's exclusion from Stack Overflow","title-short":"Unraveling the impact","author":[{"family":"Borwankar","given":"Sameer"},{"family":"Khern-am-nuai","given":"Warut"},{"family":"Kannan","given":"Karthik Natarajan"}],"issued":{"date-parts":[["2023",6]]}}},{"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w:instrText>
      </w:r>
      <w:r w:rsidR="00FB59A6">
        <w:rPr>
          <w:rFonts w:hint="eastAsia"/>
        </w:rPr>
        <w:instrText xml:space="preserve"> overall engagement of online Q&amp;A platforms. Finally, we discuss the potential business implications of our study and highlight future research opportunities in this area.\n\n</w:instrText>
      </w:r>
      <w:r w:rsidR="00FB59A6">
        <w:rPr>
          <w:rFonts w:hint="eastAsia"/>
        </w:rPr>
        <w:instrText>【摘要翻译】</w:instrText>
      </w:r>
      <w:r w:rsidR="00FB59A6">
        <w:rPr>
          <w:rFonts w:hint="eastAsia"/>
        </w:rPr>
        <w:instrText>ChatGPT</w:instrText>
      </w:r>
      <w:r w:rsidR="00FB59A6">
        <w:rPr>
          <w:rFonts w:hint="eastAsia"/>
        </w:rPr>
        <w:instrText>和巴德等大型语言模型（</w:instrText>
      </w:r>
      <w:r w:rsidR="00FB59A6">
        <w:rPr>
          <w:rFonts w:hint="eastAsia"/>
        </w:rPr>
        <w:instrText>LLM</w:instrText>
      </w:r>
      <w:r w:rsidR="00FB59A6">
        <w:rPr>
          <w:rFonts w:hint="eastAsia"/>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rPr>
        <w:instrText>Stack Exchange</w:instrText>
      </w:r>
      <w:r w:rsidR="00FB59A6">
        <w:rPr>
          <w:rFonts w:hint="eastAsia"/>
        </w:rPr>
        <w:instrText>”为例，探讨了这项技术对在线问答论坛内容生成和消费的影响。我们的初步发现表明，自</w:instrText>
      </w:r>
      <w:r w:rsidR="00FB59A6">
        <w:rPr>
          <w:rFonts w:hint="eastAsia"/>
        </w:rPr>
        <w:instrText>ChatGPT</w:instrText>
      </w:r>
      <w:r w:rsidR="00FB59A6">
        <w:rPr>
          <w:rFonts w:hint="eastAsia"/>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rPr>
        <w:instrText>LLM</w:instrText>
      </w:r>
      <w:r w:rsidR="00FB59A6">
        <w:rPr>
          <w:rFonts w:hint="eastAsia"/>
        </w:rPr>
        <w:instrText>之后，</w:instrText>
      </w:r>
      <w:r w:rsidR="00FB59A6">
        <w:rPr>
          <w:rFonts w:hint="eastAsia"/>
        </w:rPr>
        <w:instrText>Stack Exchange</w:instrText>
      </w:r>
      <w:r w:rsidR="00FB59A6">
        <w:rPr>
          <w:rFonts w:hint="eastAsia"/>
        </w:rPr>
        <w:instrText>上的访问量、帖子、用户和活跃用户数量明显减少，特别是在技术领域。我们通过分析</w:instrText>
      </w:r>
      <w:r w:rsidR="00FB59A6">
        <w:rPr>
          <w:rFonts w:hint="eastAsia"/>
        </w:rPr>
        <w:instrText>Stack Overflow</w:instrText>
      </w:r>
      <w:r w:rsidR="00FB59A6">
        <w:rPr>
          <w:rFonts w:hint="eastAsia"/>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rPr>
        <w:instrText>","DOI":"10.2139/ssrn.4459729","genre":"SSRN Scholarly Paper","language":"en","note":"publisher-place: Roches</w:instrText>
      </w:r>
      <w:r w:rsidR="00FB59A6">
        <w:instrText xml:space="preserve">ter, NY","title":"Information foraging in the era of AI: Exploring the effect of ChatGPT on digital Q&amp;A platforms","author":[{"family":"Sanatizadeh","given":"Aida"},{"family":"Lu","given":"Yingda"},{"family":"Zhao","given":"Keran"},{"family":"Hu","given":"Yuheng"}],"issued":{"date-parts":[["2023",5]]}}}],"schema":"https://github.com/citation-style-language/schema/raw/master/csl-citation.json"} </w:instrText>
      </w:r>
      <w:r w:rsidR="005F06FA" w:rsidRPr="0022223D">
        <w:fldChar w:fldCharType="separate"/>
      </w:r>
      <w:r w:rsidR="009F4642" w:rsidRPr="0022223D">
        <w:t>(Borwankar et al., 2023; Sanatizadeh et al., 2023)</w:t>
      </w:r>
      <w:r w:rsidR="005F06FA" w:rsidRPr="0022223D">
        <w:fldChar w:fldCharType="end"/>
      </w:r>
      <w:r w:rsidR="005F06FA" w:rsidRPr="0022223D">
        <w:t xml:space="preserve">, while others suggest that it facilitates more concise and readable responses </w:t>
      </w:r>
      <w:r w:rsidR="005F06FA" w:rsidRPr="0022223D">
        <w:fldChar w:fldCharType="begin" w:fldLock="1"/>
      </w:r>
      <w:r w:rsidR="006E796B">
        <w:instrText xml:space="preserve"> ADDIN ZOTERO_ITEM CSL_CITATION {"citationID":"LsaxwWIb","properties":{"formattedCitation":"[29], [30]","plainCitation":"[29], [30]","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w:instrText>
      </w:r>
      <w:r w:rsidR="006E796B">
        <w:rPr>
          <w:rFonts w:hint="eastAsia"/>
        </w:rPr>
        <w:instrText xml:space="preserve">sights into the decision to prohibit ChatGPT on a question-and-answer platform and provides practical implications to the platform managers, cautioning them about the impact of restriction in improving content quality.  </w:instrText>
      </w:r>
      <w:r w:rsidR="006E796B">
        <w:rPr>
          <w:rFonts w:hint="eastAsia"/>
        </w:rPr>
        <w:instrText>本研究探讨了热门问答平台</w:instrText>
      </w:r>
      <w:r w:rsidR="006E796B">
        <w:rPr>
          <w:rFonts w:hint="eastAsia"/>
        </w:rPr>
        <w:instrText xml:space="preserve"> Stack Overflow </w:instrText>
      </w:r>
      <w:r w:rsidR="006E796B">
        <w:rPr>
          <w:rFonts w:hint="eastAsia"/>
        </w:rPr>
        <w:instrText>对禁止使用</w:instrText>
      </w:r>
      <w:r w:rsidR="006E796B">
        <w:rPr>
          <w:rFonts w:hint="eastAsia"/>
        </w:rPr>
        <w:instrText xml:space="preserve"> ChatGPT </w:instrText>
      </w:r>
      <w:r w:rsidR="006E796B">
        <w:rPr>
          <w:rFonts w:hint="eastAsia"/>
        </w:rPr>
        <w:instrText>生成问题或答案的反应。通过分析来自</w:instrText>
      </w:r>
      <w:r w:rsidR="006E796B">
        <w:rPr>
          <w:rFonts w:hint="eastAsia"/>
        </w:rPr>
        <w:instrText xml:space="preserve"> Stack Overflow </w:instrText>
      </w:r>
      <w:r w:rsidR="006E796B">
        <w:rPr>
          <w:rFonts w:hint="eastAsia"/>
        </w:rPr>
        <w:instrText>和</w:instrText>
      </w:r>
      <w:r w:rsidR="006E796B">
        <w:rPr>
          <w:rFonts w:hint="eastAsia"/>
        </w:rPr>
        <w:instrText xml:space="preserve"> Reddit </w:instrText>
      </w:r>
      <w:r w:rsidR="006E796B">
        <w:rPr>
          <w:rFonts w:hint="eastAsia"/>
        </w:rPr>
        <w:instrText>上类似平台</w:instrText>
      </w:r>
      <w:r w:rsidR="006E796B">
        <w:rPr>
          <w:rFonts w:hint="eastAsia"/>
        </w:rPr>
        <w:instrText xml:space="preserve"> AskProgramming subreddit </w:instrText>
      </w:r>
      <w:r w:rsidR="006E796B">
        <w:rPr>
          <w:rFonts w:hint="eastAsia"/>
        </w:rPr>
        <w:instrText>的数据，我们采用双重差分</w:instrText>
      </w:r>
      <w:r w:rsidR="006E796B">
        <w:rPr>
          <w:rFonts w:hint="eastAsia"/>
        </w:rPr>
        <w:instrText xml:space="preserve"> (DID) </w:instrText>
      </w:r>
      <w:r w:rsidR="006E796B">
        <w:rPr>
          <w:rFonts w:hint="eastAsia"/>
        </w:rPr>
        <w:instrText>实证策略来检验</w:instrText>
      </w:r>
      <w:r w:rsidR="006E796B">
        <w:rPr>
          <w:rFonts w:hint="eastAsia"/>
        </w:rPr>
        <w:instrText xml:space="preserve"> Stack Overflow </w:instrText>
      </w:r>
      <w:r w:rsidR="006E796B">
        <w:rPr>
          <w:rFonts w:hint="eastAsia"/>
        </w:rPr>
        <w:instrText>决策的影响。我们的分析重点是使用自然语言处理</w:instrText>
      </w:r>
      <w:r w:rsidR="006E796B">
        <w:rPr>
          <w:rFonts w:hint="eastAsia"/>
        </w:rPr>
        <w:instrText xml:space="preserve"> (NLP) </w:instrText>
      </w:r>
      <w:r w:rsidR="006E796B">
        <w:rPr>
          <w:rFonts w:hint="eastAsia"/>
        </w:rPr>
        <w:instrText>技术和两个平台上的投票功能来衡量质量。结果表明，在限制之后，</w:instrText>
      </w:r>
      <w:r w:rsidR="006E796B">
        <w:rPr>
          <w:rFonts w:hint="eastAsia"/>
        </w:rPr>
        <w:instrText xml:space="preserve">Stack Overflow </w:instrText>
      </w:r>
      <w:r w:rsidR="006E796B">
        <w:rPr>
          <w:rFonts w:hint="eastAsia"/>
        </w:rPr>
        <w:instrText>上的用户在答案生成方面表现出了转变，与</w:instrText>
      </w:r>
      <w:r w:rsidR="006E796B">
        <w:rPr>
          <w:rFonts w:hint="eastAsia"/>
        </w:rPr>
        <w:instrText xml:space="preserve"> AskProgramming subreddit </w:instrText>
      </w:r>
      <w:r w:rsidR="006E796B">
        <w:rPr>
          <w:rFonts w:hint="eastAsia"/>
        </w:rPr>
        <w:instrText>上的用户相比，他们生成的答案更加积极，单词和字符的数量也有所增加。然而，这对</w:instrText>
      </w:r>
      <w:r w:rsidR="006E796B">
        <w:rPr>
          <w:rFonts w:hint="eastAsia"/>
        </w:rPr>
        <w:instrText xml:space="preserve"> Stack Overflow </w:instrText>
      </w:r>
      <w:r w:rsidR="006E796B">
        <w:rPr>
          <w:rFonts w:hint="eastAsia"/>
        </w:rPr>
        <w:instrText>上提问的质量没有明显影响。问答文本的主观性也没有表现出明显的变化。值得注意的是，在限制之后，</w:instrText>
      </w:r>
      <w:r w:rsidR="006E796B">
        <w:rPr>
          <w:rFonts w:hint="eastAsia"/>
        </w:rPr>
        <w:instrText xml:space="preserve">Stack Overflow </w:instrText>
      </w:r>
      <w:r w:rsidR="006E796B">
        <w:rPr>
          <w:rFonts w:hint="eastAsia"/>
        </w:rPr>
        <w:instrText>上的答案获得了更多的点赞，这表明社区认为与</w:instrText>
      </w:r>
      <w:r w:rsidR="006E796B">
        <w:rPr>
          <w:rFonts w:hint="eastAsia"/>
        </w:rPr>
        <w:instrText xml:space="preserve"> Reddit </w:instrText>
      </w:r>
      <w:r w:rsidR="006E796B">
        <w:rPr>
          <w:rFonts w:hint="eastAsia"/>
        </w:rPr>
        <w:instrText>子版块上的答案相比，它们的质量更高，尽管答案的复杂性有所上升。频率分析显示，在限制之后，用户在</w:instrText>
      </w:r>
      <w:r w:rsidR="006E796B">
        <w:rPr>
          <w:rFonts w:hint="eastAsia"/>
        </w:rPr>
        <w:instrText xml:space="preserve"> Stack Overflow </w:instrText>
      </w:r>
      <w:r w:rsidR="006E796B">
        <w:rPr>
          <w:rFonts w:hint="eastAsia"/>
        </w:rPr>
        <w:instrText>上发布的问题和答案的数量明显减少。此外，我们的补充分析表明，在限制之后，</w:instrText>
      </w:r>
      <w:r w:rsidR="006E796B">
        <w:rPr>
          <w:rFonts w:hint="eastAsia"/>
        </w:rPr>
        <w:instrText xml:space="preserve">Stack Overflow </w:instrText>
      </w:r>
      <w:r w:rsidR="006E796B">
        <w:rPr>
          <w:rFonts w:hint="eastAsia"/>
        </w:rPr>
        <w:instrText>上的首次贡献者有所减少。</w:instrText>
      </w:r>
      <w:r w:rsidR="006E796B">
        <w:rPr>
          <w:rFonts w:hint="eastAsia"/>
        </w:rPr>
        <w:instrText xml:space="preserve"> </w:instrText>
      </w:r>
      <w:r w:rsidR="006E796B">
        <w:rPr>
          <w:rFonts w:hint="eastAsia"/>
        </w:rPr>
        <w:instrText>这项研究为在问答平台上禁止</w:instrText>
      </w:r>
      <w:r w:rsidR="006E796B">
        <w:rPr>
          <w:rFonts w:hint="eastAsia"/>
        </w:rPr>
        <w:instrText xml:space="preserve"> ChatGPT </w:instrText>
      </w:r>
      <w:r w:rsidR="006E796B">
        <w:rPr>
          <w:rFonts w:hint="eastAsia"/>
        </w:rPr>
        <w:instrText>的决定提供了经验证据和见解，为现有文献做出了贡献，并为平台管理者提供了实际意义，提醒他们限制对提高内容质量的影响。</w:instrText>
      </w:r>
      <w:r w:rsidR="006E796B">
        <w:rPr>
          <w:rFonts w:hint="eastAsia"/>
        </w:rPr>
        <w:instrText>\n\n</w:instrText>
      </w:r>
      <w:r w:rsidR="006E796B">
        <w:rPr>
          <w:rFonts w:hint="eastAsia"/>
        </w:rPr>
        <w:instrText>【摘要翻译】这项研究探讨了</w:instrText>
      </w:r>
      <w:r w:rsidR="006E796B">
        <w:rPr>
          <w:rFonts w:hint="eastAsia"/>
        </w:rPr>
        <w:instrText>Stack Overflow</w:instrText>
      </w:r>
      <w:r w:rsidR="006E796B">
        <w:rPr>
          <w:rFonts w:hint="eastAsia"/>
        </w:rPr>
        <w:instrText>（一个流行的问答平台）禁止使用</w:instrText>
      </w:r>
      <w:r w:rsidR="006E796B">
        <w:rPr>
          <w:rFonts w:hint="eastAsia"/>
        </w:rPr>
        <w:instrText>ChatGPT</w:instrText>
      </w:r>
      <w:r w:rsidR="006E796B">
        <w:rPr>
          <w:rFonts w:hint="eastAsia"/>
        </w:rPr>
        <w:instrText>生成问题或答案的反应。通过分析来自</w:instrText>
      </w:r>
      <w:r w:rsidR="006E796B">
        <w:rPr>
          <w:rFonts w:hint="eastAsia"/>
        </w:rPr>
        <w:instrText>Stack Overflow</w:instrText>
      </w:r>
      <w:r w:rsidR="006E796B">
        <w:rPr>
          <w:rFonts w:hint="eastAsia"/>
        </w:rPr>
        <w:instrText>和</w:instrText>
      </w:r>
      <w:r w:rsidR="006E796B">
        <w:rPr>
          <w:rFonts w:hint="eastAsia"/>
        </w:rPr>
        <w:instrText>Reddit</w:instrText>
      </w:r>
      <w:r w:rsidR="006E796B">
        <w:rPr>
          <w:rFonts w:hint="eastAsia"/>
        </w:rPr>
        <w:instrText>上的可比平台</w:instrText>
      </w:r>
      <w:r w:rsidR="006E796B">
        <w:rPr>
          <w:rFonts w:hint="eastAsia"/>
        </w:rPr>
        <w:instrText>AskProgramming subreddit</w:instrText>
      </w:r>
      <w:r w:rsidR="006E796B">
        <w:rPr>
          <w:rFonts w:hint="eastAsia"/>
        </w:rPr>
        <w:instrText>的数据，我们采用了</w:instrText>
      </w:r>
      <w:r w:rsidR="006E796B">
        <w:rPr>
          <w:rFonts w:hint="eastAsia"/>
        </w:rPr>
        <w:instrText>difference-in-differences</w:instrText>
      </w:r>
      <w:r w:rsidR="006E796B">
        <w:rPr>
          <w:rFonts w:hint="eastAsia"/>
        </w:rPr>
        <w:instrText>的实证策略来检查</w:instrText>
      </w:r>
      <w:r w:rsidR="006E796B">
        <w:rPr>
          <w:rFonts w:hint="eastAsia"/>
        </w:rPr>
        <w:instrText>Stack Overflow</w:instrText>
      </w:r>
      <w:r w:rsidR="006E796B">
        <w:rPr>
          <w:rFonts w:hint="eastAsia"/>
        </w:rPr>
        <w:instrText>的决定的影响。我们的分析侧重于使用自然语言处理（</w:instrText>
      </w:r>
      <w:r w:rsidR="006E796B">
        <w:rPr>
          <w:rFonts w:hint="eastAsia"/>
        </w:rPr>
        <w:instrText>NLP</w:instrText>
      </w:r>
      <w:r w:rsidR="006E796B">
        <w:rPr>
          <w:rFonts w:hint="eastAsia"/>
        </w:rPr>
        <w:instrText>）技术和两个平台上的投票功能的质量度量。结果表明，在限制之后，</w:instrText>
      </w:r>
      <w:r w:rsidR="006E796B">
        <w:rPr>
          <w:rFonts w:hint="eastAsia"/>
        </w:rPr>
        <w:instrText>Stack Overflow</w:instrText>
      </w:r>
      <w:r w:rsidR="006E796B">
        <w:rPr>
          <w:rFonts w:hint="eastAsia"/>
        </w:rPr>
        <w:instrText>上的用户在他们的答案生成中表现出转变，与</w:instrText>
      </w:r>
      <w:r w:rsidR="006E796B">
        <w:rPr>
          <w:rFonts w:hint="eastAsia"/>
        </w:rPr>
        <w:instrText>AskProgramming subreddit</w:instrText>
      </w:r>
      <w:r w:rsidR="006E796B">
        <w:rPr>
          <w:rFonts w:hint="eastAsia"/>
        </w:rPr>
        <w:instrText>上的用户相比，他们的答案语气更加积极，单词和字符数量也有所增加。然而，对</w:instrText>
      </w:r>
      <w:r w:rsidR="006E796B">
        <w:rPr>
          <w:rFonts w:hint="eastAsia"/>
        </w:rPr>
        <w:instrText>Stack Overflow</w:instrText>
      </w:r>
      <w:r w:rsidR="006E796B">
        <w:rPr>
          <w:rFonts w:hint="eastAsia"/>
        </w:rPr>
        <w:instrText>上提出的问题的质量没有明显的影响。问答文本的主观性也没有表现出显着的变化。值得注意的是，限制后</w:instrText>
      </w:r>
      <w:r w:rsidR="006E796B">
        <w:rPr>
          <w:rFonts w:hint="eastAsia"/>
        </w:rPr>
        <w:instrText>Stack Overflow</w:instrText>
      </w:r>
      <w:r w:rsidR="006E796B">
        <w:rPr>
          <w:rFonts w:hint="eastAsia"/>
        </w:rPr>
        <w:instrText>上的答案获得了更多的赞成票，这表明社区认为它们比</w:instrText>
      </w:r>
      <w:r w:rsidR="006E796B">
        <w:rPr>
          <w:rFonts w:hint="eastAsia"/>
        </w:rPr>
        <w:instrText>subreddit</w:instrText>
      </w:r>
      <w:r w:rsidR="006E796B">
        <w:rPr>
          <w:rFonts w:hint="eastAsia"/>
        </w:rPr>
        <w:instrText>上的答案质量更高，尽管答案的复杂性增加了。频率分析显示，限制后用户在</w:instrText>
      </w:r>
      <w:r w:rsidR="006E796B">
        <w:rPr>
          <w:rFonts w:hint="eastAsia"/>
        </w:rPr>
        <w:instrText>Stack Overflow</w:instrText>
      </w:r>
      <w:r w:rsidR="006E796B">
        <w:rPr>
          <w:rFonts w:hint="eastAsia"/>
        </w:rPr>
        <w:instrText>上发布的问题和答案数量明显减少。此外，我们的补充分析表明，限制后</w:instrText>
      </w:r>
      <w:r w:rsidR="006E796B">
        <w:rPr>
          <w:rFonts w:hint="eastAsia"/>
        </w:rPr>
        <w:instrText>Stack Overflow</w:instrText>
      </w:r>
      <w:r w:rsidR="006E796B">
        <w:rPr>
          <w:rFonts w:hint="eastAsia"/>
        </w:rPr>
        <w:instrText>上的首次贡献者有所减少。这项研究通过提供实证证据和对禁止在问答平台上</w:instrText>
      </w:r>
      <w:r w:rsidR="006E796B">
        <w:rPr>
          <w:rFonts w:hint="eastAsia"/>
        </w:rPr>
        <w:instrText>ChatGPT</w:instrText>
      </w:r>
      <w:r w:rsidR="006E796B">
        <w:rPr>
          <w:rFonts w:hint="eastAsia"/>
        </w:rPr>
        <w:instrText>的决定的见解，为现有文献做出了贡献，并向平台管理者提供了实际影响，提醒他们限制对提高内容质量的影响。本研究探讨了热门问答平台</w:instrText>
      </w:r>
      <w:r w:rsidR="006E796B">
        <w:rPr>
          <w:rFonts w:hint="eastAsia"/>
        </w:rPr>
        <w:instrText>Stack Overflow</w:instrText>
      </w:r>
      <w:r w:rsidR="006E796B">
        <w:rPr>
          <w:rFonts w:hint="eastAsia"/>
        </w:rPr>
        <w:instrText>对禁止使用</w:instrText>
      </w:r>
      <w:r w:rsidR="006E796B">
        <w:rPr>
          <w:rFonts w:hint="eastAsia"/>
        </w:rPr>
        <w:instrText>ChatGPT</w:instrText>
      </w:r>
      <w:r w:rsidR="006E796B">
        <w:rPr>
          <w:rFonts w:hint="eastAsia"/>
        </w:rPr>
        <w:instrText>生成问题或答案的反应。通过分析来自</w:instrText>
      </w:r>
      <w:r w:rsidR="006E796B">
        <w:rPr>
          <w:rFonts w:hint="eastAsia"/>
        </w:rPr>
        <w:instrText>Stack Overflow</w:instrText>
      </w:r>
      <w:r w:rsidR="006E796B">
        <w:rPr>
          <w:rFonts w:hint="eastAsia"/>
        </w:rPr>
        <w:instrText>和</w:instrText>
      </w:r>
      <w:r w:rsidR="006E796B">
        <w:rPr>
          <w:rFonts w:hint="eastAsia"/>
        </w:rPr>
        <w:instrText>Reddit</w:instrText>
      </w:r>
      <w:r w:rsidR="006E796B">
        <w:rPr>
          <w:rFonts w:hint="eastAsia"/>
        </w:rPr>
        <w:instrText>上类似平台</w:instrText>
      </w:r>
      <w:r w:rsidR="006E796B">
        <w:rPr>
          <w:rFonts w:hint="eastAsia"/>
        </w:rPr>
        <w:instrText>AskProgramming subreddit</w:instrText>
      </w:r>
      <w:r w:rsidR="006E796B">
        <w:rPr>
          <w:rFonts w:hint="eastAsia"/>
        </w:rPr>
        <w:instrText>的数据，我们采用双重差分（</w:instrText>
      </w:r>
      <w:r w:rsidR="006E796B">
        <w:rPr>
          <w:rFonts w:hint="eastAsia"/>
        </w:rPr>
        <w:instrText>DID</w:instrText>
      </w:r>
      <w:r w:rsidR="006E796B">
        <w:rPr>
          <w:rFonts w:hint="eastAsia"/>
        </w:rPr>
        <w:instrText>）实证策略来检验</w:instrText>
      </w:r>
      <w:r w:rsidR="006E796B">
        <w:rPr>
          <w:rFonts w:hint="eastAsia"/>
        </w:rPr>
        <w:instrText>Stack Overflow</w:instrText>
      </w:r>
      <w:r w:rsidR="006E796B">
        <w:rPr>
          <w:rFonts w:hint="eastAsia"/>
        </w:rPr>
        <w:instrText>决策的影响。我们的分析重点是使用自然语言处理（</w:instrText>
      </w:r>
      <w:r w:rsidR="006E796B">
        <w:rPr>
          <w:rFonts w:hint="eastAsia"/>
        </w:rPr>
        <w:instrText>NLP</w:instrText>
      </w:r>
      <w:r w:rsidR="006E796B">
        <w:rPr>
          <w:rFonts w:hint="eastAsia"/>
        </w:rPr>
        <w:instrText>）技术和两块平台上的投票权来平衡质量。结果表明，在限制之后，</w:instrText>
      </w:r>
      <w:r w:rsidR="006E796B">
        <w:rPr>
          <w:rFonts w:hint="eastAsia"/>
        </w:rPr>
        <w:instrText>Stack Overflow</w:instrText>
      </w:r>
      <w:r w:rsidR="006E796B">
        <w:rPr>
          <w:rFonts w:hint="eastAsia"/>
        </w:rPr>
        <w:instrText>上的用户在答案生成方面出了转变，与</w:instrText>
      </w:r>
      <w:r w:rsidR="006E796B">
        <w:rPr>
          <w:rFonts w:hint="eastAsia"/>
        </w:rPr>
        <w:instrText>AskProgramming subreddit</w:instrText>
      </w:r>
      <w:r w:rsidR="006E796B">
        <w:rPr>
          <w:rFonts w:hint="eastAsia"/>
        </w:rPr>
        <w:instrText>上的用户相比，他们生成的答案更加积极，和字符的数量也有所增加。然而，这对</w:instrText>
      </w:r>
      <w:r w:rsidR="006E796B">
        <w:rPr>
          <w:rFonts w:hint="eastAsia"/>
        </w:rPr>
        <w:instrText>Stack Overflow</w:instrText>
      </w:r>
      <w:r w:rsidR="006E796B">
        <w:rPr>
          <w:rFonts w:hint="eastAsia"/>
        </w:rPr>
        <w:instrText>上提问的质量没有明显影响。问答文本的主观性也没有表现出明显的变化。值得注意的是，在限制之后，</w:instrText>
      </w:r>
      <w:r w:rsidR="006E796B">
        <w:rPr>
          <w:rFonts w:hint="eastAsia"/>
        </w:rPr>
        <w:instrText>Stack Overflow</w:instrText>
      </w:r>
      <w:r w:rsidR="006E796B">
        <w:rPr>
          <w:rFonts w:hint="eastAsia"/>
        </w:rPr>
        <w:instrText>上的答案获得了更多的点赞，这回表白社区认为与</w:instrText>
      </w:r>
      <w:r w:rsidR="006E796B">
        <w:rPr>
          <w:rFonts w:hint="eastAsia"/>
        </w:rPr>
        <w:instrText>Reddit</w:instrText>
      </w:r>
      <w:r w:rsidR="006E796B">
        <w:rPr>
          <w:rFonts w:hint="eastAsia"/>
        </w:rPr>
        <w:instrText>子版块上的答案相比，它们的质量更高，尽管答案的复杂性有所上升。频率分析显示，在限制之后，用户在</w:instrText>
      </w:r>
      <w:r w:rsidR="006E796B">
        <w:rPr>
          <w:rFonts w:hint="eastAsia"/>
        </w:rPr>
        <w:instrText>Stack Overflow</w:instrText>
      </w:r>
      <w:r w:rsidR="006E796B">
        <w:rPr>
          <w:rFonts w:hint="eastAsia"/>
        </w:rPr>
        <w:instrText>上的问题和答题的数量明显减少。此外，我们的补充分析表明，在限制之后，</w:instrText>
      </w:r>
      <w:r w:rsidR="006E796B">
        <w:rPr>
          <w:rFonts w:hint="eastAsia"/>
        </w:rPr>
        <w:instrText>Stack Overflow</w:instrText>
      </w:r>
      <w:r w:rsidR="006E796B">
        <w:rPr>
          <w:rFonts w:hint="eastAsia"/>
        </w:rPr>
        <w:instrText>上的首次贡献者</w:instrText>
      </w:r>
      <w:r w:rsidR="006E796B">
        <w:rPr>
          <w:rFonts w:hint="eastAsia"/>
        </w:rPr>
        <w:instrText>","genre":"SSRN Scholarly Paper","language":"en","note":"publish</w:instrText>
      </w:r>
      <w:r w:rsidR="006E796B">
        <w:instrText>er-place: Rochester, NY","title":"Unraveling the impact: An empirical investigation of ChatGPT's exclusion from Stack Overflow","title-short":"Unraveling the impact","author":[{"family":"Borwankar","given":"Sameer"},{"family":"Khern-am-nuai","given":"Warut"},{"family":"Kannan","given":"Karthik Natarajan"}],"issued":{"date-parts":[["2023",6]]}}},{"id":"xILCbqsa/OBPgY5Bu","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better understanding of how generative AI influences users’ knowledge contribution behavior. This</w:instrText>
      </w:r>
      <w:r w:rsidR="006E796B">
        <w:rPr>
          <w:rFonts w:hint="eastAsia"/>
        </w:rPr>
        <w:instrText xml:space="preserve"> understanding can guide decision-making and strategy development regarding the integration of generative AI on their platforms.\n\n</w:instrText>
      </w:r>
      <w:r w:rsidR="006E796B">
        <w:rPr>
          <w:rFonts w:hint="eastAsia"/>
        </w:rPr>
        <w:instrText>【摘要翻译】在线平台上的自愿知识贡献对用户、平台和公司都很重要。生成式人工智能（</w:instrText>
      </w:r>
      <w:r w:rsidR="006E796B">
        <w:rPr>
          <w:rFonts w:hint="eastAsia"/>
        </w:rPr>
        <w:instrText>AI</w:instrText>
      </w:r>
      <w:r w:rsidR="006E796B">
        <w:rPr>
          <w:rFonts w:hint="eastAsia"/>
        </w:rPr>
        <w:instrText>）技术的快速进步使得在问答（</w:instrText>
      </w:r>
      <w:r w:rsidR="006E796B">
        <w:rPr>
          <w:rFonts w:hint="eastAsia"/>
        </w:rPr>
        <w:instrText>Q&amp;A</w:instrText>
      </w:r>
      <w:r w:rsidR="006E796B">
        <w:rPr>
          <w:rFonts w:hint="eastAsia"/>
        </w:rPr>
        <w:instrText>）平台上自动生成知识成为可能。然而，生成式</w:instrText>
      </w:r>
      <w:r w:rsidR="006E796B">
        <w:rPr>
          <w:rFonts w:hint="eastAsia"/>
        </w:rPr>
        <w:instrText>AI</w:instrText>
      </w:r>
      <w:r w:rsidR="006E796B">
        <w:rPr>
          <w:rFonts w:hint="eastAsia"/>
        </w:rPr>
        <w:instrText>对用户自愿知识贡献的影响仍然是一个经验问题。一方面，用户可能会从生成式</w:instrText>
      </w:r>
      <w:r w:rsidR="006E796B">
        <w:rPr>
          <w:rFonts w:hint="eastAsia"/>
        </w:rPr>
        <w:instrText>AI</w:instrText>
      </w:r>
      <w:r w:rsidR="006E796B">
        <w:rPr>
          <w:rFonts w:hint="eastAsia"/>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6E796B">
        <w:rPr>
          <w:rFonts w:hint="eastAsia"/>
        </w:rPr>
        <w:instrText>ChatGPT</w:instrText>
      </w:r>
      <w:r w:rsidR="006E796B">
        <w:rPr>
          <w:rFonts w:hint="eastAsia"/>
        </w:rPr>
        <w:instrText>）对用户在最大的问答平台之一</w:instrText>
      </w:r>
      <w:r w:rsidR="006E796B">
        <w:rPr>
          <w:rFonts w:hint="eastAsia"/>
        </w:rPr>
        <w:instrText>Stack Overflow</w:instrText>
      </w:r>
      <w:r w:rsidR="006E796B">
        <w:rPr>
          <w:rFonts w:hint="eastAsia"/>
        </w:rPr>
        <w:instrText>上自愿贡献知识的影响。利用自然实验，我们采用差异中的差异（</w:instrText>
      </w:r>
      <w:r w:rsidR="006E796B">
        <w:rPr>
          <w:rFonts w:hint="eastAsia"/>
        </w:rPr>
        <w:instrText>DID</w:instrText>
      </w:r>
      <w:r w:rsidR="006E796B">
        <w:rPr>
          <w:rFonts w:hint="eastAsia"/>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6E796B">
        <w:rPr>
          <w:rFonts w:hint="eastAsia"/>
        </w:rPr>
        <w:instrText>IS</w:instrText>
      </w:r>
      <w:r w:rsidR="006E796B">
        <w:rPr>
          <w:rFonts w:hint="eastAsia"/>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6E796B">
        <w:instrText xml:space="preserve">","archive_location":"3 </w:instrText>
      </w:r>
      <w:r w:rsidR="006E796B">
        <w:rPr>
          <w:rFonts w:ascii="Segoe UI Emoji" w:hAnsi="Segoe UI Emoji" w:cs="Segoe UI Emoji"/>
        </w:rPr>
        <w:instrText>📊</w:instrText>
      </w:r>
      <w:r w:rsidR="006E796B">
        <w:instrText>","DOI":"10.2139/ssrn.4462976","event-place":"Rochester, NY","genre":"SSRN Scholarly Paper","language":"en","note":"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Knowledge contribution</w:instrText>
      </w:r>
      <w:r w:rsidR="006E796B">
        <w:rPr>
          <w:rFonts w:hint="eastAsia"/>
        </w:rPr>
        <w:instrText>、</w:instrText>
      </w:r>
      <w:r w:rsidR="006E796B">
        <w:instrText>difference-in-differences</w:instrText>
      </w:r>
      <w:r w:rsidR="006E796B">
        <w:rPr>
          <w:rFonts w:hint="eastAsia"/>
        </w:rPr>
        <w:instrText>、</w:instrText>
      </w:r>
      <w:r w:rsidR="006E796B">
        <w:instrText>ge</w:instrText>
      </w:r>
      <w:r w:rsidR="006E796B">
        <w:rPr>
          <w:rFonts w:hint="eastAsia"/>
        </w:rPr>
        <w:instrText>nerative AI</w:instrText>
      </w:r>
      <w:r w:rsidR="006E796B">
        <w:rPr>
          <w:rFonts w:hint="eastAsia"/>
        </w:rPr>
        <w:instrText>、</w:instrText>
      </w:r>
      <w:r w:rsidR="006E796B">
        <w:rPr>
          <w:rFonts w:hint="eastAsia"/>
        </w:rPr>
        <w:instrText>answer quality</w:instrText>
      </w:r>
      <w:r w:rsidR="006E796B">
        <w:rPr>
          <w:rFonts w:hint="eastAsia"/>
        </w:rPr>
        <w:instrText>、</w:instrText>
      </w:r>
      <w:r w:rsidR="006E796B">
        <w:rPr>
          <w:rFonts w:hint="eastAsia"/>
        </w:rPr>
        <w:instrText>answer quantity</w:instrText>
      </w:r>
      <w:r w:rsidR="006E796B">
        <w:rPr>
          <w:rFonts w:hint="eastAsia"/>
        </w:rPr>
        <w:instrText>、</w:instrText>
      </w:r>
      <w:r w:rsidR="006E796B">
        <w:rPr>
          <w:rFonts w:hint="eastAsia"/>
        </w:rPr>
        <w:instrText>voluntary Q&amp;A platforms","number":"4462976","publisher-place":"Rochester, NY","source":"Social Science Research Network","title":"Examining the impact of generative AI on users</w:instrText>
      </w:r>
      <w:r w:rsidR="006E796B">
        <w:rPr>
          <w:rFonts w:hint="eastAsia"/>
        </w:rPr>
        <w:instrText>’</w:instrText>
      </w:r>
      <w:r w:rsidR="006E796B">
        <w:rPr>
          <w:rFonts w:hint="eastAsia"/>
        </w:rPr>
        <w:instrText xml:space="preserve"> voluntary knowledge contribution: </w:instrText>
      </w:r>
      <w:r w:rsidR="006E796B">
        <w:instrText xml:space="preserve">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2223D">
        <w:fldChar w:fldCharType="separate"/>
      </w:r>
      <w:r w:rsidR="009F4642" w:rsidRPr="0022223D">
        <w:t>(Borwankar et al., 2023; Shan &amp; Qiu, 2023)</w:t>
      </w:r>
      <w:r w:rsidR="005F06FA" w:rsidRPr="0022223D">
        <w:fldChar w:fldCharType="end"/>
      </w:r>
      <w:r w:rsidR="005F06FA" w:rsidRPr="0022223D">
        <w:t>. These conflicting findings may reflect the dual role of GenAI as both a compilation tool and a competiti</w:t>
      </w:r>
      <w:r w:rsidR="001860A6" w:rsidRPr="0022223D">
        <w:t>on-inducing</w:t>
      </w:r>
      <w:r w:rsidR="005F06FA" w:rsidRPr="0022223D">
        <w:t xml:space="preserve"> force driving answerers to differentiate their contributions.</w:t>
      </w:r>
    </w:p>
    <w:p w14:paraId="289EED83" w14:textId="2600B953" w:rsidR="00447614" w:rsidRPr="0022223D" w:rsidRDefault="00CF4BEE" w:rsidP="00447614">
      <w:pPr>
        <w:pStyle w:val="Paragraph0"/>
      </w:pPr>
      <w:r w:rsidRPr="0022223D">
        <w:t xml:space="preserve">With regard to </w:t>
      </w:r>
      <w:r w:rsidR="00447614" w:rsidRPr="0022223D">
        <w:t xml:space="preserve">viewers, research has examined changes in engagement metrics such as views and likes. </w:t>
      </w:r>
      <w:r w:rsidR="00447614" w:rsidRPr="0022223D">
        <w:fldChar w:fldCharType="begin" w:fldLock="1"/>
      </w:r>
      <w:r w:rsidR="00FB59A6">
        <w:instrText xml:space="preserve"> ADDIN ZOTERO_ITEM CSL_CITATION {"citationID":"Id5i17WN","properties":{"formattedCitation":"(Sanatizadeh et al., 2023)","plainCitation":"(Sanatizadeh et al., 2023)","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w:instrText>
      </w:r>
      <w:r w:rsidR="00FB59A6">
        <w:rPr>
          <w:rFonts w:hint="eastAsia"/>
        </w:rPr>
        <w:instrText>ture research opportunities in this area.\n\n</w:instrText>
      </w:r>
      <w:r w:rsidR="00FB59A6">
        <w:rPr>
          <w:rFonts w:hint="eastAsia"/>
        </w:rPr>
        <w:instrText>【摘要翻译】</w:instrText>
      </w:r>
      <w:r w:rsidR="00FB59A6">
        <w:rPr>
          <w:rFonts w:hint="eastAsia"/>
        </w:rPr>
        <w:instrText>ChatGPT</w:instrText>
      </w:r>
      <w:r w:rsidR="00FB59A6">
        <w:rPr>
          <w:rFonts w:hint="eastAsia"/>
        </w:rPr>
        <w:instrText>和巴德等大型语言模型（</w:instrText>
      </w:r>
      <w:r w:rsidR="00FB59A6">
        <w:rPr>
          <w:rFonts w:hint="eastAsia"/>
        </w:rPr>
        <w:instrText>LLM</w:instrText>
      </w:r>
      <w:r w:rsidR="00FB59A6">
        <w:rPr>
          <w:rFonts w:hint="eastAsia"/>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rPr>
        <w:instrText>Stack Exchange</w:instrText>
      </w:r>
      <w:r w:rsidR="00FB59A6">
        <w:rPr>
          <w:rFonts w:hint="eastAsia"/>
        </w:rPr>
        <w:instrText>”为例，探讨了这项技术对在线问答论坛内容生成和消费的影响。我们的初步发现表明，自</w:instrText>
      </w:r>
      <w:r w:rsidR="00FB59A6">
        <w:rPr>
          <w:rFonts w:hint="eastAsia"/>
        </w:rPr>
        <w:instrText>ChatGPT</w:instrText>
      </w:r>
      <w:r w:rsidR="00FB59A6">
        <w:rPr>
          <w:rFonts w:hint="eastAsia"/>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rPr>
        <w:instrText>LLM</w:instrText>
      </w:r>
      <w:r w:rsidR="00FB59A6">
        <w:rPr>
          <w:rFonts w:hint="eastAsia"/>
        </w:rPr>
        <w:instrText>之后，</w:instrText>
      </w:r>
      <w:r w:rsidR="00FB59A6">
        <w:rPr>
          <w:rFonts w:hint="eastAsia"/>
        </w:rPr>
        <w:instrText>Stack Exchange</w:instrText>
      </w:r>
      <w:r w:rsidR="00FB59A6">
        <w:rPr>
          <w:rFonts w:hint="eastAsia"/>
        </w:rPr>
        <w:instrText>上的访问量、帖子、用户和活跃用户数量明显减少，特别是在技术领域。我们通过分析</w:instrText>
      </w:r>
      <w:r w:rsidR="00FB59A6">
        <w:rPr>
          <w:rFonts w:hint="eastAsia"/>
        </w:rPr>
        <w:instrText>Stack Overflow</w:instrText>
      </w:r>
      <w:r w:rsidR="00FB59A6">
        <w:rPr>
          <w:rFonts w:hint="eastAsia"/>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rPr>
        <w:instrText>","DOI":"10.2139/ssrn.4459729","genre":"SSRN Scholarly Paper","language":"en","note":"publisher-place: Rochester, NY","title":"Information foraging in the era of AI: Exploring the effect of ChatGPT on digital Q&amp;A platforms","author":[{"fam</w:instrText>
      </w:r>
      <w:r w:rsidR="00FB59A6">
        <w:instrText xml:space="preserve">ily":"Sanatizadeh","given":"Aida"},{"family":"Lu","given":"Yingda"},{"family":"Zhao","given":"Keran"},{"family":"Hu","given":"Yuheng"}],"issued":{"date-parts":[["2023",5]]}}}],"schema":"https://github.com/citation-style-language/schema/raw/master/csl-citation.json"} </w:instrText>
      </w:r>
      <w:r w:rsidR="00447614" w:rsidRPr="0022223D">
        <w:fldChar w:fldCharType="separate"/>
      </w:r>
      <w:r w:rsidR="00447614" w:rsidRPr="0022223D">
        <w:t xml:space="preserve">Sanatizadeh et al. </w:t>
      </w:r>
      <w:r w:rsidR="00073FD3" w:rsidRPr="0022223D">
        <w:t>(</w:t>
      </w:r>
      <w:r w:rsidR="00447614" w:rsidRPr="0022223D">
        <w:t>2023)</w:t>
      </w:r>
      <w:r w:rsidR="00447614" w:rsidRPr="0022223D">
        <w:fldChar w:fldCharType="end"/>
      </w:r>
      <w:r w:rsidR="00447614" w:rsidRPr="0022223D">
        <w:t xml:space="preserve"> report a decrease in the number of views following the introduction of ChatGPT, potentially due to users finding answers directly from GenAI without </w:t>
      </w:r>
      <w:r w:rsidR="00447614" w:rsidRPr="0022223D">
        <w:lastRenderedPageBreak/>
        <w:t xml:space="preserve">engaging with the online Q&amp;A communities. The impact on likes is less clear, with some studies reporting negative effects </w:t>
      </w:r>
      <w:r w:rsidR="00447614" w:rsidRPr="0022223D">
        <w:fldChar w:fldCharType="begin" w:fldLock="1"/>
      </w:r>
      <w:r w:rsidR="00FB59A6">
        <w:instrText xml:space="preserve"> ADDIN ZOTERO_ITEM CSL_CITATION {"citationID":"dQd0Xbj1","properties":{"formattedCitation":"(Borwankar et al., 2023; X. Li &amp; Kim, 2024)","plainCitation":"(Borwankar et al., 2023; X. Li &amp; Kim, 2024)","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restriction </w:instrText>
      </w:r>
      <w:r w:rsidR="00FB59A6">
        <w:rPr>
          <w:rFonts w:hint="eastAsia"/>
        </w:rPr>
        <w:instrText xml:space="preserve">in improving content quality.  </w:instrText>
      </w:r>
      <w:r w:rsidR="00FB59A6">
        <w:rPr>
          <w:rFonts w:hint="eastAsia"/>
        </w:rPr>
        <w:instrText>本研究探讨了热门问答平台</w:instrText>
      </w:r>
      <w:r w:rsidR="00FB59A6">
        <w:rPr>
          <w:rFonts w:hint="eastAsia"/>
        </w:rPr>
        <w:instrText xml:space="preserve"> Stack Overflow </w:instrText>
      </w:r>
      <w:r w:rsidR="00FB59A6">
        <w:rPr>
          <w:rFonts w:hint="eastAsia"/>
        </w:rPr>
        <w:instrText>对禁止使用</w:instrText>
      </w:r>
      <w:r w:rsidR="00FB59A6">
        <w:rPr>
          <w:rFonts w:hint="eastAsia"/>
        </w:rPr>
        <w:instrText xml:space="preserve"> ChatGPT </w:instrText>
      </w:r>
      <w:r w:rsidR="00FB59A6">
        <w:rPr>
          <w:rFonts w:hint="eastAsia"/>
        </w:rPr>
        <w:instrText>生成问题或答案的反应。通过分析来自</w:instrText>
      </w:r>
      <w:r w:rsidR="00FB59A6">
        <w:rPr>
          <w:rFonts w:hint="eastAsia"/>
        </w:rPr>
        <w:instrText xml:space="preserve"> Stack Overflow </w:instrText>
      </w:r>
      <w:r w:rsidR="00FB59A6">
        <w:rPr>
          <w:rFonts w:hint="eastAsia"/>
        </w:rPr>
        <w:instrText>和</w:instrText>
      </w:r>
      <w:r w:rsidR="00FB59A6">
        <w:rPr>
          <w:rFonts w:hint="eastAsia"/>
        </w:rPr>
        <w:instrText xml:space="preserve"> Reddit </w:instrText>
      </w:r>
      <w:r w:rsidR="00FB59A6">
        <w:rPr>
          <w:rFonts w:hint="eastAsia"/>
        </w:rPr>
        <w:instrText>上类似平台</w:instrText>
      </w:r>
      <w:r w:rsidR="00FB59A6">
        <w:rPr>
          <w:rFonts w:hint="eastAsia"/>
        </w:rPr>
        <w:instrText xml:space="preserve"> AskProgramming subreddit </w:instrText>
      </w:r>
      <w:r w:rsidR="00FB59A6">
        <w:rPr>
          <w:rFonts w:hint="eastAsia"/>
        </w:rPr>
        <w:instrText>的数据，我们采用双重差分</w:instrText>
      </w:r>
      <w:r w:rsidR="00FB59A6">
        <w:rPr>
          <w:rFonts w:hint="eastAsia"/>
        </w:rPr>
        <w:instrText xml:space="preserve"> (DID) </w:instrText>
      </w:r>
      <w:r w:rsidR="00FB59A6">
        <w:rPr>
          <w:rFonts w:hint="eastAsia"/>
        </w:rPr>
        <w:instrText>实证策略来检验</w:instrText>
      </w:r>
      <w:r w:rsidR="00FB59A6">
        <w:rPr>
          <w:rFonts w:hint="eastAsia"/>
        </w:rPr>
        <w:instrText xml:space="preserve"> Stack Overflow </w:instrText>
      </w:r>
      <w:r w:rsidR="00FB59A6">
        <w:rPr>
          <w:rFonts w:hint="eastAsia"/>
        </w:rPr>
        <w:instrText>决策的影响。我们的分析重点是使用自然语言处理</w:instrText>
      </w:r>
      <w:r w:rsidR="00FB59A6">
        <w:rPr>
          <w:rFonts w:hint="eastAsia"/>
        </w:rPr>
        <w:instrText xml:space="preserve"> (NLP) </w:instrText>
      </w:r>
      <w:r w:rsidR="00FB59A6">
        <w:rPr>
          <w:rFonts w:hint="eastAsia"/>
        </w:rPr>
        <w:instrText>技术和两个平台上的投票功能来衡量质量。结果表明，在限制之后，</w:instrText>
      </w:r>
      <w:r w:rsidR="00FB59A6">
        <w:rPr>
          <w:rFonts w:hint="eastAsia"/>
        </w:rPr>
        <w:instrText xml:space="preserve">Stack Overflow </w:instrText>
      </w:r>
      <w:r w:rsidR="00FB59A6">
        <w:rPr>
          <w:rFonts w:hint="eastAsia"/>
        </w:rPr>
        <w:instrText>上的用户在答案生成方面表现出了转变，与</w:instrText>
      </w:r>
      <w:r w:rsidR="00FB59A6">
        <w:rPr>
          <w:rFonts w:hint="eastAsia"/>
        </w:rPr>
        <w:instrText xml:space="preserve"> AskProgramming subreddit </w:instrText>
      </w:r>
      <w:r w:rsidR="00FB59A6">
        <w:rPr>
          <w:rFonts w:hint="eastAsia"/>
        </w:rPr>
        <w:instrText>上的用户相比，他们生成的答案更加积极，单词和字符的数量也有所增加。然而，这对</w:instrText>
      </w:r>
      <w:r w:rsidR="00FB59A6">
        <w:rPr>
          <w:rFonts w:hint="eastAsia"/>
        </w:rPr>
        <w:instrText xml:space="preserve"> Stack Overflow </w:instrText>
      </w:r>
      <w:r w:rsidR="00FB59A6">
        <w:rPr>
          <w:rFonts w:hint="eastAsia"/>
        </w:rPr>
        <w:instrText>上提问的质量没有明显影响。问答文本的主观性也没有表现出明显的变化。值得注意的是，在限制之后，</w:instrText>
      </w:r>
      <w:r w:rsidR="00FB59A6">
        <w:rPr>
          <w:rFonts w:hint="eastAsia"/>
        </w:rPr>
        <w:instrText xml:space="preserve">Stack Overflow </w:instrText>
      </w:r>
      <w:r w:rsidR="00FB59A6">
        <w:rPr>
          <w:rFonts w:hint="eastAsia"/>
        </w:rPr>
        <w:instrText>上的答案获得了更多的点赞，这表明社区认为与</w:instrText>
      </w:r>
      <w:r w:rsidR="00FB59A6">
        <w:rPr>
          <w:rFonts w:hint="eastAsia"/>
        </w:rPr>
        <w:instrText xml:space="preserve"> Reddit </w:instrText>
      </w:r>
      <w:r w:rsidR="00FB59A6">
        <w:rPr>
          <w:rFonts w:hint="eastAsia"/>
        </w:rPr>
        <w:instrText>子版块上的答案相比，它们的质量更高，尽管答案的复杂性有所上升。频率分析显示，在限制之后，用户在</w:instrText>
      </w:r>
      <w:r w:rsidR="00FB59A6">
        <w:rPr>
          <w:rFonts w:hint="eastAsia"/>
        </w:rPr>
        <w:instrText xml:space="preserve"> Stack Overflow </w:instrText>
      </w:r>
      <w:r w:rsidR="00FB59A6">
        <w:rPr>
          <w:rFonts w:hint="eastAsia"/>
        </w:rPr>
        <w:instrText>上发布的问题和答案的数量明显减少。此外，我们的补充分析表明，在限制之后，</w:instrText>
      </w:r>
      <w:r w:rsidR="00FB59A6">
        <w:rPr>
          <w:rFonts w:hint="eastAsia"/>
        </w:rPr>
        <w:instrText xml:space="preserve">Stack Overflow </w:instrText>
      </w:r>
      <w:r w:rsidR="00FB59A6">
        <w:rPr>
          <w:rFonts w:hint="eastAsia"/>
        </w:rPr>
        <w:instrText>上的首次贡献者有所减少。</w:instrText>
      </w:r>
      <w:r w:rsidR="00FB59A6">
        <w:rPr>
          <w:rFonts w:hint="eastAsia"/>
        </w:rPr>
        <w:instrText xml:space="preserve"> </w:instrText>
      </w:r>
      <w:r w:rsidR="00FB59A6">
        <w:rPr>
          <w:rFonts w:hint="eastAsia"/>
        </w:rPr>
        <w:instrText>这项研究为在问答平台上禁止</w:instrText>
      </w:r>
      <w:r w:rsidR="00FB59A6">
        <w:rPr>
          <w:rFonts w:hint="eastAsia"/>
        </w:rPr>
        <w:instrText xml:space="preserve"> ChatGPT </w:instrText>
      </w:r>
      <w:r w:rsidR="00FB59A6">
        <w:rPr>
          <w:rFonts w:hint="eastAsia"/>
        </w:rPr>
        <w:instrText>的决定提供了经验证据和见解，为现有文献做出了贡献，并为平台管理者提供了实际意义，提醒他们限制对提高内容质量的影响。</w:instrText>
      </w:r>
      <w:r w:rsidR="00FB59A6">
        <w:rPr>
          <w:rFonts w:hint="eastAsia"/>
        </w:rPr>
        <w:instrText>\n\n</w:instrText>
      </w:r>
      <w:r w:rsidR="00FB59A6">
        <w:rPr>
          <w:rFonts w:hint="eastAsia"/>
        </w:rPr>
        <w:instrText>【摘要翻译】这项研究探讨了</w:instrText>
      </w:r>
      <w:r w:rsidR="00FB59A6">
        <w:rPr>
          <w:rFonts w:hint="eastAsia"/>
        </w:rPr>
        <w:instrText>Stack Overflow</w:instrText>
      </w:r>
      <w:r w:rsidR="00FB59A6">
        <w:rPr>
          <w:rFonts w:hint="eastAsia"/>
        </w:rPr>
        <w:instrText>（一个流行的问答平台）禁止使用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上的可比平台</w:instrText>
      </w:r>
      <w:r w:rsidR="00FB59A6">
        <w:rPr>
          <w:rFonts w:hint="eastAsia"/>
        </w:rPr>
        <w:instrText>AskProgramming subreddit</w:instrText>
      </w:r>
      <w:r w:rsidR="00FB59A6">
        <w:rPr>
          <w:rFonts w:hint="eastAsia"/>
        </w:rPr>
        <w:instrText>的数据，我们采用了</w:instrText>
      </w:r>
      <w:r w:rsidR="00FB59A6">
        <w:rPr>
          <w:rFonts w:hint="eastAsia"/>
        </w:rPr>
        <w:instrText>difference-in-differences</w:instrText>
      </w:r>
      <w:r w:rsidR="00FB59A6">
        <w:rPr>
          <w:rFonts w:hint="eastAsia"/>
        </w:rPr>
        <w:instrText>的实证策略来检查</w:instrText>
      </w:r>
      <w:r w:rsidR="00FB59A6">
        <w:rPr>
          <w:rFonts w:hint="eastAsia"/>
        </w:rPr>
        <w:instrText>Stack Overflow</w:instrText>
      </w:r>
      <w:r w:rsidR="00FB59A6">
        <w:rPr>
          <w:rFonts w:hint="eastAsia"/>
        </w:rPr>
        <w:instrText>的决定的影响。我们的分析侧重于使用自然语言处理（</w:instrText>
      </w:r>
      <w:r w:rsidR="00FB59A6">
        <w:rPr>
          <w:rFonts w:hint="eastAsia"/>
        </w:rPr>
        <w:instrText>NLP</w:instrText>
      </w:r>
      <w:r w:rsidR="00FB59A6">
        <w:rPr>
          <w:rFonts w:hint="eastAsia"/>
        </w:rPr>
        <w:instrText>）技术和两个平台上的投票功能的质量度量。结果表明，在限制之后，</w:instrText>
      </w:r>
      <w:r w:rsidR="00FB59A6">
        <w:rPr>
          <w:rFonts w:hint="eastAsia"/>
        </w:rPr>
        <w:instrText>Stack Overflow</w:instrText>
      </w:r>
      <w:r w:rsidR="00FB59A6">
        <w:rPr>
          <w:rFonts w:hint="eastAsia"/>
        </w:rPr>
        <w:instrText>上的用户在他们的答案生成中表现出转变，与</w:instrText>
      </w:r>
      <w:r w:rsidR="00FB59A6">
        <w:rPr>
          <w:rFonts w:hint="eastAsia"/>
        </w:rPr>
        <w:instrText>AskProgramming subreddit</w:instrText>
      </w:r>
      <w:r w:rsidR="00FB59A6">
        <w:rPr>
          <w:rFonts w:hint="eastAsia"/>
        </w:rPr>
        <w:instrText>上的用户相比，他们的答案语气更加积极，单词和字符数量也有所增加。然而，对</w:instrText>
      </w:r>
      <w:r w:rsidR="00FB59A6">
        <w:rPr>
          <w:rFonts w:hint="eastAsia"/>
        </w:rPr>
        <w:instrText>Stack Overflow</w:instrText>
      </w:r>
      <w:r w:rsidR="00FB59A6">
        <w:rPr>
          <w:rFonts w:hint="eastAsia"/>
        </w:rPr>
        <w:instrText>上提出的问题的质量没有明显的影响。问答文本的主观性也没有表现出显着的变化。值得注意的是，限制后</w:instrText>
      </w:r>
      <w:r w:rsidR="00FB59A6">
        <w:rPr>
          <w:rFonts w:hint="eastAsia"/>
        </w:rPr>
        <w:instrText>Stack Overflow</w:instrText>
      </w:r>
      <w:r w:rsidR="00FB59A6">
        <w:rPr>
          <w:rFonts w:hint="eastAsia"/>
        </w:rPr>
        <w:instrText>上的答案获得了更多的赞成票，这表明社区认为它们比</w:instrText>
      </w:r>
      <w:r w:rsidR="00FB59A6">
        <w:rPr>
          <w:rFonts w:hint="eastAsia"/>
        </w:rPr>
        <w:instrText>subreddit</w:instrText>
      </w:r>
      <w:r w:rsidR="00FB59A6">
        <w:rPr>
          <w:rFonts w:hint="eastAsia"/>
        </w:rPr>
        <w:instrText>上的答案质量更高，尽管答案的复杂性增加了。频率分析显示，限制后用户在</w:instrText>
      </w:r>
      <w:r w:rsidR="00FB59A6">
        <w:rPr>
          <w:rFonts w:hint="eastAsia"/>
        </w:rPr>
        <w:instrText>Stack Overflow</w:instrText>
      </w:r>
      <w:r w:rsidR="00FB59A6">
        <w:rPr>
          <w:rFonts w:hint="eastAsia"/>
        </w:rPr>
        <w:instrText>上发布的问题和答案数量明显减少。此外，我们的补充分析表明，限制后</w:instrText>
      </w:r>
      <w:r w:rsidR="00FB59A6">
        <w:rPr>
          <w:rFonts w:hint="eastAsia"/>
        </w:rPr>
        <w:instrText>Stack Overflow</w:instrText>
      </w:r>
      <w:r w:rsidR="00FB59A6">
        <w:rPr>
          <w:rFonts w:hint="eastAsia"/>
        </w:rPr>
        <w:instrText>上的首次贡献者有所减少。这项研究通过提供实证证据和对禁止在问答平台上</w:instrText>
      </w:r>
      <w:r w:rsidR="00FB59A6">
        <w:rPr>
          <w:rFonts w:hint="eastAsia"/>
        </w:rPr>
        <w:instrText>ChatGPT</w:instrText>
      </w:r>
      <w:r w:rsidR="00FB59A6">
        <w:rPr>
          <w:rFonts w:hint="eastAsia"/>
        </w:rPr>
        <w:instrText>的决定的见解，为现有文献做出了贡献，并向平台管理者提供了实际影响，提醒他们限制对提高内容质量的影响。本研究探讨了热门问答平台</w:instrText>
      </w:r>
      <w:r w:rsidR="00FB59A6">
        <w:rPr>
          <w:rFonts w:hint="eastAsia"/>
        </w:rPr>
        <w:instrText>Stack Overflow</w:instrText>
      </w:r>
      <w:r w:rsidR="00FB59A6">
        <w:rPr>
          <w:rFonts w:hint="eastAsia"/>
        </w:rPr>
        <w:instrText>对禁止使用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上类似平台</w:instrText>
      </w:r>
      <w:r w:rsidR="00FB59A6">
        <w:rPr>
          <w:rFonts w:hint="eastAsia"/>
        </w:rPr>
        <w:instrText>AskProgramming subreddit</w:instrText>
      </w:r>
      <w:r w:rsidR="00FB59A6">
        <w:rPr>
          <w:rFonts w:hint="eastAsia"/>
        </w:rPr>
        <w:instrText>的数据，我们采用双重差分（</w:instrText>
      </w:r>
      <w:r w:rsidR="00FB59A6">
        <w:rPr>
          <w:rFonts w:hint="eastAsia"/>
        </w:rPr>
        <w:instrText>DID</w:instrText>
      </w:r>
      <w:r w:rsidR="00FB59A6">
        <w:rPr>
          <w:rFonts w:hint="eastAsia"/>
        </w:rPr>
        <w:instrText>）实证策略来检验</w:instrText>
      </w:r>
      <w:r w:rsidR="00FB59A6">
        <w:rPr>
          <w:rFonts w:hint="eastAsia"/>
        </w:rPr>
        <w:instrText>Stack Overflow</w:instrText>
      </w:r>
      <w:r w:rsidR="00FB59A6">
        <w:rPr>
          <w:rFonts w:hint="eastAsia"/>
        </w:rPr>
        <w:instrText>决策的影响。我们的分析重点是使用自然语言处理（</w:instrText>
      </w:r>
      <w:r w:rsidR="00FB59A6">
        <w:rPr>
          <w:rFonts w:hint="eastAsia"/>
        </w:rPr>
        <w:instrText>NLP</w:instrText>
      </w:r>
      <w:r w:rsidR="00FB59A6">
        <w:rPr>
          <w:rFonts w:hint="eastAsia"/>
        </w:rPr>
        <w:instrText>）技术和两块平台上的投票权来平衡质量。结果表明，在限制之后，</w:instrText>
      </w:r>
      <w:r w:rsidR="00FB59A6">
        <w:rPr>
          <w:rFonts w:hint="eastAsia"/>
        </w:rPr>
        <w:instrText>Stack Overflow</w:instrText>
      </w:r>
      <w:r w:rsidR="00FB59A6">
        <w:rPr>
          <w:rFonts w:hint="eastAsia"/>
        </w:rPr>
        <w:instrText>上的用户在答案生成方面出了转变，与</w:instrText>
      </w:r>
      <w:r w:rsidR="00FB59A6">
        <w:rPr>
          <w:rFonts w:hint="eastAsia"/>
        </w:rPr>
        <w:instrText>AskProgramming subreddit</w:instrText>
      </w:r>
      <w:r w:rsidR="00FB59A6">
        <w:rPr>
          <w:rFonts w:hint="eastAsia"/>
        </w:rPr>
        <w:instrText>上的用户相比，他们生成的答案更加积极，和字符的数量也有所增加。然而，这对</w:instrText>
      </w:r>
      <w:r w:rsidR="00FB59A6">
        <w:rPr>
          <w:rFonts w:hint="eastAsia"/>
        </w:rPr>
        <w:instrText>Stack Overflow</w:instrText>
      </w:r>
      <w:r w:rsidR="00FB59A6">
        <w:rPr>
          <w:rFonts w:hint="eastAsia"/>
        </w:rPr>
        <w:instrText>上提问的质量没有明显影响。问答文本的主观性也没有表现出明显的变化。值得注意的是，在限制之后，</w:instrText>
      </w:r>
      <w:r w:rsidR="00FB59A6">
        <w:rPr>
          <w:rFonts w:hint="eastAsia"/>
        </w:rPr>
        <w:instrText>Stack Overflow</w:instrText>
      </w:r>
      <w:r w:rsidR="00FB59A6">
        <w:rPr>
          <w:rFonts w:hint="eastAsia"/>
        </w:rPr>
        <w:instrText>上的答案获得了更多的点赞，这回表白社区认为与</w:instrText>
      </w:r>
      <w:r w:rsidR="00FB59A6">
        <w:rPr>
          <w:rFonts w:hint="eastAsia"/>
        </w:rPr>
        <w:instrText>Reddit</w:instrText>
      </w:r>
      <w:r w:rsidR="00FB59A6">
        <w:rPr>
          <w:rFonts w:hint="eastAsia"/>
        </w:rPr>
        <w:instrText>子版块上的答案相比，它们的质量更高，尽管答案的复杂性有所上升。频率分析显示，在限制之后，用户在</w:instrText>
      </w:r>
      <w:r w:rsidR="00FB59A6">
        <w:rPr>
          <w:rFonts w:hint="eastAsia"/>
        </w:rPr>
        <w:instrText>Stack Overflow</w:instrText>
      </w:r>
      <w:r w:rsidR="00FB59A6">
        <w:rPr>
          <w:rFonts w:hint="eastAsia"/>
        </w:rPr>
        <w:instrText>上的问题和答题的数量明显减少。此外，我们的补充分析表明，在限制之后，</w:instrText>
      </w:r>
      <w:r w:rsidR="00FB59A6">
        <w:rPr>
          <w:rFonts w:hint="eastAsia"/>
        </w:rPr>
        <w:instrText>Stack Overflow</w:instrText>
      </w:r>
      <w:r w:rsidR="00FB59A6">
        <w:rPr>
          <w:rFonts w:hint="eastAsia"/>
        </w:rPr>
        <w:instrText>上的首次贡献者</w:instrText>
      </w:r>
      <w:r w:rsidR="00FB59A6">
        <w:rPr>
          <w:rFonts w:hint="eastAsia"/>
        </w:rPr>
        <w:instrText>","genre":"SSRN Scholarly Paper","language":"en","note":"publisher-place: Rochester, NY","title":"Unraveling the impact: An empirical investigation of ChatGPT's exclusion from Stack Overflow","title-short":"Unraveling the impact","author":[{"family":"Bo</w:instrText>
      </w:r>
      <w:r w:rsidR="00FB59A6">
        <w:instrText>rwankar","given":"Sameer"},{"family":"Khern-am-nuai","given":"Warut"},{"family":"Kannan","given":"Karthik Natarajan"}],"issued":{"date-parts":[["2023",6]]}}},{"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w:instrText>
      </w:r>
      <w:r w:rsidR="00FB59A6">
        <w:rPr>
          <w:rFonts w:hint="eastAsia"/>
        </w:rPr>
        <w:instrText xml:space="preserve"> for platform sustainability, are primarily affected. These findings emphasize the need for monitoring LLM effects on UGC platforms and promoting harmonious human-AI collaboration.   ChatGPT </w:instrText>
      </w:r>
      <w:r w:rsidR="00FB59A6">
        <w:rPr>
          <w:rFonts w:hint="eastAsia"/>
        </w:rPr>
        <w:instrText>等大型语言模型</w:instrText>
      </w:r>
      <w:r w:rsidR="00FB59A6">
        <w:rPr>
          <w:rFonts w:hint="eastAsia"/>
        </w:rPr>
        <w:instrText xml:space="preserve"> (LLMs) </w:instrText>
      </w:r>
      <w:r w:rsidR="00FB59A6">
        <w:rPr>
          <w:rFonts w:hint="eastAsia"/>
        </w:rPr>
        <w:instrText>正在改变用户生成内容</w:instrText>
      </w:r>
      <w:r w:rsidR="00FB59A6">
        <w:rPr>
          <w:rFonts w:hint="eastAsia"/>
        </w:rPr>
        <w:instrText xml:space="preserve"> (UGC) </w:instrText>
      </w:r>
      <w:r w:rsidR="00FB59A6">
        <w:rPr>
          <w:rFonts w:hint="eastAsia"/>
        </w:rPr>
        <w:instrText>平台上的内容创建和知识共享。本研究调查了</w:instrText>
      </w:r>
      <w:r w:rsidR="00FB59A6">
        <w:rPr>
          <w:rFonts w:hint="eastAsia"/>
        </w:rPr>
        <w:instrText xml:space="preserve"> ChatGPT </w:instrText>
      </w:r>
      <w:r w:rsidR="00FB59A6">
        <w:rPr>
          <w:rFonts w:hint="eastAsia"/>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\n\n</w:instrText>
      </w:r>
      <w:r w:rsidR="00FB59A6">
        <w:rPr>
          <w:rFonts w:hint="eastAsia"/>
        </w:rPr>
        <w:instrText>【摘要翻译】像</w:instrText>
      </w:r>
      <w:r w:rsidR="00FB59A6">
        <w:rPr>
          <w:rFonts w:hint="eastAsia"/>
        </w:rPr>
        <w:instrText>ChatGPT</w:instrText>
      </w:r>
      <w:r w:rsidR="00FB59A6">
        <w:rPr>
          <w:rFonts w:hint="eastAsia"/>
        </w:rPr>
        <w:instrText>这样的大型语言模型（</w:instrText>
      </w:r>
      <w:r w:rsidR="00FB59A6">
        <w:rPr>
          <w:rFonts w:hint="eastAsia"/>
        </w:rPr>
        <w:instrText>LLM</w:instrText>
      </w:r>
      <w:r w:rsidR="00FB59A6">
        <w:rPr>
          <w:rFonts w:hint="eastAsia"/>
        </w:rPr>
        <w:instrText>）正在改变用户生产内容（</w:instrText>
      </w:r>
      <w:r w:rsidR="00FB59A6">
        <w:rPr>
          <w:rFonts w:hint="eastAsia"/>
        </w:rPr>
        <w:instrText>UGC</w:instrText>
      </w:r>
      <w:r w:rsidR="00FB59A6">
        <w:rPr>
          <w:rFonts w:hint="eastAsia"/>
        </w:rPr>
        <w:instrText>）平台上的内容生产和知识共享。本研究调查了</w:instrText>
      </w:r>
      <w:r w:rsidR="00FB59A6">
        <w:rPr>
          <w:rFonts w:hint="eastAsia"/>
        </w:rPr>
        <w:instrText>ChatGPT</w:instrText>
      </w:r>
      <w:r w:rsidR="00FB59A6">
        <w:rPr>
          <w:rFonts w:hint="eastAsia"/>
        </w:rPr>
        <w:instrText>对编码问答平台中用户贡献的影响。我们观察到</w:instrText>
      </w:r>
      <w:r w:rsidR="00FB59A6">
        <w:rPr>
          <w:rFonts w:hint="eastAsia"/>
        </w:rPr>
        <w:instrText>AI</w:instrText>
      </w:r>
      <w:r w:rsidR="00FB59A6">
        <w:rPr>
          <w:rFonts w:hint="eastAsia"/>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hint="eastAsia"/>
        </w:rPr>
        <w:instrText>UGC</w:instrText>
      </w:r>
      <w:r w:rsidR="00FB59A6">
        <w:rPr>
          <w:rFonts w:hint="eastAsia"/>
        </w:rPr>
        <w:instrText>平台上</w:instrText>
      </w:r>
      <w:r w:rsidR="00FB59A6">
        <w:rPr>
          <w:rFonts w:hint="eastAsia"/>
        </w:rPr>
        <w:instrText>LLM</w:instrText>
      </w:r>
      <w:r w:rsidR="00FB59A6">
        <w:rPr>
          <w:rFonts w:hint="eastAsia"/>
        </w:rPr>
        <w:instrText>效应和促进和谐的人与</w:instrText>
      </w:r>
      <w:r w:rsidR="00FB59A6">
        <w:rPr>
          <w:rFonts w:hint="eastAsia"/>
        </w:rPr>
        <w:instrText>AI</w:instrText>
      </w:r>
      <w:r w:rsidR="00FB59A6">
        <w:rPr>
          <w:rFonts w:hint="eastAsia"/>
        </w:rPr>
        <w:instrText>协作的必要性。</w:instrText>
      </w:r>
      <w:r w:rsidR="00FB59A6">
        <w:rPr>
          <w:rFonts w:hint="eastAsia"/>
        </w:rPr>
        <w:instrText>ChatGPT</w:instrText>
      </w:r>
      <w:r w:rsidR="00FB59A6">
        <w:rPr>
          <w:rFonts w:hint="eastAsia"/>
        </w:rPr>
        <w:instrText>等大型语言模型（</w:instrText>
      </w:r>
      <w:r w:rsidR="00FB59A6">
        <w:rPr>
          <w:rFonts w:hint="eastAsia"/>
        </w:rPr>
        <w:instrText>LLM</w:instrText>
      </w:r>
      <w:r w:rsidR="00FB59A6">
        <w:rPr>
          <w:rFonts w:hint="eastAsia"/>
        </w:rPr>
        <w:instrText>）正在改变用户生成内容（</w:instrText>
      </w:r>
      <w:r w:rsidR="00FB59A6">
        <w:rPr>
          <w:rFonts w:hint="eastAsia"/>
        </w:rPr>
        <w:instrText>UGC</w:instrText>
      </w:r>
      <w:r w:rsidR="00FB59A6">
        <w:rPr>
          <w:rFonts w:hint="eastAsia"/>
        </w:rPr>
        <w:instrText>）平台上的内容创建和知识共享。本研究调查了</w:instrText>
      </w:r>
      <w:r w:rsidR="00FB59A6">
        <w:rPr>
          <w:rFonts w:hint="eastAsia"/>
        </w:rPr>
        <w:instrText>ChatGPT</w:instrText>
      </w:r>
      <w:r w:rsidR="00FB59A6">
        <w:rPr>
          <w:rFonts w:hint="eastAsia"/>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","DOI":"10.2139/ssrn.4650025","genre":"SSRN Scholarly Paper","language":"en","note":"publisher-place: Rochester, NY","title":"Unveiling the effects of LLMs: Shifting UGC con</w:instrText>
      </w:r>
      <w:r w:rsidR="00FB59A6">
        <w:instrText xml:space="preserve">tribution in an online coding community","title-short":"Unveiling the effects of LLMs","author":[{"family":"Li","given":"Xinyu"},{"family":"Kim","given":"Keongtae"}],"issued":{"date-parts":[["2024",4]]}}}],"schema":"https://github.com/citation-style-language/schema/raw/master/csl-citation.json"} </w:instrText>
      </w:r>
      <w:r w:rsidR="00447614" w:rsidRPr="0022223D">
        <w:fldChar w:fldCharType="separate"/>
      </w:r>
      <w:r w:rsidR="00447614" w:rsidRPr="0022223D">
        <w:t>(Borwankar et al., 2023; Li &amp; Kim, 2024)</w:t>
      </w:r>
      <w:r w:rsidR="00447614" w:rsidRPr="0022223D">
        <w:fldChar w:fldCharType="end"/>
      </w:r>
      <w:r w:rsidR="00447614" w:rsidRPr="0022223D">
        <w:t xml:space="preserve"> and others noting positive outcomes </w:t>
      </w:r>
      <w:r w:rsidR="00447614" w:rsidRPr="0022223D">
        <w:fldChar w:fldCharType="begin" w:fldLock="1"/>
      </w:r>
      <w:r w:rsidR="00FB59A6">
        <w:instrText xml:space="preserve"> ADDIN ZOTERO_ITEM CSL_CITATION {"citationID":"qLKbRdAr","properties":{"formattedCitation":"[4]","plainCitation":"[4]","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w:instrText>
      </w:r>
      <w:r w:rsidR="00FB59A6">
        <w:rPr>
          <w:rFonts w:hint="eastAsia"/>
        </w:rPr>
        <w:instrText>low. Our research suggests that the adoption of this AI technology has hurt the overall engagement of online Q&amp;A platforms. Finally, we discuss the potential business implications of our study and highlight future research opportunities in this area.\n\n</w:instrText>
      </w:r>
      <w:r w:rsidR="00FB59A6">
        <w:rPr>
          <w:rFonts w:hint="eastAsia"/>
        </w:rPr>
        <w:instrText>【摘要翻译】</w:instrText>
      </w:r>
      <w:r w:rsidR="00FB59A6">
        <w:rPr>
          <w:rFonts w:hint="eastAsia"/>
        </w:rPr>
        <w:instrText>ChatGPT</w:instrText>
      </w:r>
      <w:r w:rsidR="00FB59A6">
        <w:rPr>
          <w:rFonts w:hint="eastAsia"/>
        </w:rPr>
        <w:instrText>和巴德等大型语言模型（</w:instrText>
      </w:r>
      <w:r w:rsidR="00FB59A6">
        <w:rPr>
          <w:rFonts w:hint="eastAsia"/>
        </w:rPr>
        <w:instrText>LLM</w:instrText>
      </w:r>
      <w:r w:rsidR="00FB59A6">
        <w:rPr>
          <w:rFonts w:hint="eastAsia"/>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rPr>
        <w:instrText>Stack Exchange</w:instrText>
      </w:r>
      <w:r w:rsidR="00FB59A6">
        <w:rPr>
          <w:rFonts w:hint="eastAsia"/>
        </w:rPr>
        <w:instrText>”为例，探讨了这项技术对在线问答论坛内容生成和消费的影响。我们的初步发现表明，自</w:instrText>
      </w:r>
      <w:r w:rsidR="00FB59A6">
        <w:rPr>
          <w:rFonts w:hint="eastAsia"/>
        </w:rPr>
        <w:instrText>ChatGPT</w:instrText>
      </w:r>
      <w:r w:rsidR="00FB59A6">
        <w:rPr>
          <w:rFonts w:hint="eastAsia"/>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rPr>
        <w:instrText>LLM</w:instrText>
      </w:r>
      <w:r w:rsidR="00FB59A6">
        <w:rPr>
          <w:rFonts w:hint="eastAsia"/>
        </w:rPr>
        <w:instrText>之后，</w:instrText>
      </w:r>
      <w:r w:rsidR="00FB59A6">
        <w:rPr>
          <w:rFonts w:hint="eastAsia"/>
        </w:rPr>
        <w:instrText>Stack Exchange</w:instrText>
      </w:r>
      <w:r w:rsidR="00FB59A6">
        <w:rPr>
          <w:rFonts w:hint="eastAsia"/>
        </w:rPr>
        <w:instrText>上的访问量、帖子、用户和活跃用户数量明显减少，特别是在技术领域。我们通过分析</w:instrText>
      </w:r>
      <w:r w:rsidR="00FB59A6">
        <w:rPr>
          <w:rFonts w:hint="eastAsia"/>
        </w:rPr>
        <w:instrText>Stack Overflow</w:instrText>
      </w:r>
      <w:r w:rsidR="00FB59A6">
        <w:rPr>
          <w:rFonts w:hint="eastAsia"/>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rPr>
        <w:instrText>","DOI":"10.2139/ssrn.4459729"</w:instrText>
      </w:r>
      <w:r w:rsidR="00FB59A6">
        <w:instrText xml:space="preserve">,"genre":"SSRN Scholarly Paper","language":"en","note":"publisher-place: Rochester, NY","title":"Information foraging in the era of AI: Exploring the effect of ChatGPT on digital Q&amp;A platforms","author":[{"family":"Sanatizadeh","given":"Aida"},{"family":"Lu","given":"Yingda"},{"family":"Zhao","given":"Keran"},{"family":"Hu","given":"Yuheng"}],"issued":{"date-parts":[["2023",5]]}}}],"schema":"https://github.com/citation-style-language/schema/raw/master/csl-citation.json"} </w:instrText>
      </w:r>
      <w:r w:rsidR="00447614" w:rsidRPr="0022223D">
        <w:fldChar w:fldCharType="separate"/>
      </w:r>
      <w:r w:rsidR="00447614" w:rsidRPr="0022223D">
        <w:t>(Sanatizadeh et al., 2023)</w:t>
      </w:r>
      <w:r w:rsidR="00447614" w:rsidRPr="0022223D">
        <w:fldChar w:fldCharType="end"/>
      </w:r>
      <w:r w:rsidR="00447614" w:rsidRPr="0022223D">
        <w:t>.</w:t>
      </w:r>
    </w:p>
    <w:p w14:paraId="39121C35" w14:textId="77777777" w:rsidR="00246B64" w:rsidRPr="0022223D" w:rsidRDefault="00246B64" w:rsidP="00246B64">
      <w:pPr>
        <w:pStyle w:val="Heading2"/>
      </w:pPr>
      <w:r w:rsidRPr="0022223D">
        <w:t>Research Gap</w:t>
      </w:r>
    </w:p>
    <w:p w14:paraId="06D0F73F" w14:textId="043BAEAD" w:rsidR="00246B64" w:rsidRPr="0022223D" w:rsidRDefault="00246B64" w:rsidP="00246B64">
      <w:pPr>
        <w:pStyle w:val="Paragraph0"/>
      </w:pPr>
      <w:r w:rsidRPr="0022223D">
        <w:t xml:space="preserve">Our literature review (Table 1) reveals that existing studies primarily examine external general-purpose GenAI. </w:t>
      </w:r>
      <w:r w:rsidR="00CF4BEE" w:rsidRPr="0022223D">
        <w:t>In today’s context where such external GenAI is widely available, t</w:t>
      </w:r>
      <w:r w:rsidRPr="0022223D">
        <w:t>here is a notable lack of research on internal GenAI tools.</w:t>
      </w:r>
    </w:p>
    <w:p w14:paraId="10C895A1" w14:textId="77777777" w:rsidR="00F40939" w:rsidRPr="0022223D" w:rsidRDefault="00F40939" w:rsidP="003D1372">
      <w:pPr>
        <w:pStyle w:val="Paragraph0"/>
        <w:ind w:firstLine="0"/>
        <w:sectPr w:rsidR="00F40939" w:rsidRPr="0022223D" w:rsidSect="00650A23">
          <w:pgSz w:w="12240" w:h="15840" w:code="1"/>
          <w:pgMar w:top="1440" w:right="1440" w:bottom="1440" w:left="1440" w:header="720" w:footer="144" w:gutter="0"/>
          <w:cols w:space="720"/>
          <w:docGrid w:linePitch="299"/>
        </w:sectPr>
      </w:pPr>
    </w:p>
    <w:p w14:paraId="6D443195" w14:textId="7284DC8B" w:rsidR="00525402" w:rsidRPr="0022223D" w:rsidRDefault="00F40939" w:rsidP="00525402">
      <w:pPr>
        <w:pStyle w:val="TableFiguretitle"/>
      </w:pPr>
      <w:bookmarkStart w:id="148" w:name="_Ref177391594"/>
      <w:bookmarkStart w:id="149" w:name="_Ref177391587"/>
      <w:r w:rsidRPr="0022223D">
        <w:lastRenderedPageBreak/>
        <w:t xml:space="preserve">Table </w:t>
      </w:r>
      <w:fldSimple w:instr=" SEQ Table \* ARABIC ">
        <w:r w:rsidR="00B04148" w:rsidRPr="0022223D">
          <w:t>1</w:t>
        </w:r>
      </w:fldSimple>
      <w:bookmarkEnd w:id="148"/>
      <w:r w:rsidRPr="0022223D">
        <w:t>. The impact of generative AI on online Q&amp;A communities</w:t>
      </w:r>
      <w:bookmarkEnd w:id="149"/>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281"/>
        <w:gridCol w:w="1063"/>
        <w:gridCol w:w="1426"/>
        <w:gridCol w:w="1006"/>
        <w:gridCol w:w="1671"/>
        <w:gridCol w:w="1063"/>
        <w:gridCol w:w="1519"/>
        <w:gridCol w:w="2931"/>
      </w:tblGrid>
      <w:tr w:rsidR="00B25774" w:rsidRPr="0022223D" w14:paraId="22D59C80" w14:textId="77777777" w:rsidTr="00A86F82">
        <w:trPr>
          <w:trHeight w:val="744"/>
          <w:jc w:val="center"/>
        </w:trPr>
        <w:tc>
          <w:tcPr>
            <w:tcW w:w="2281" w:type="dxa"/>
            <w:tcBorders>
              <w:top w:val="single" w:sz="12" w:space="0" w:color="auto"/>
              <w:bottom w:val="single" w:sz="6" w:space="0" w:color="auto"/>
            </w:tcBorders>
            <w:tcMar>
              <w:left w:w="0" w:type="dxa"/>
              <w:right w:w="0" w:type="dxa"/>
            </w:tcMar>
            <w:vAlign w:val="center"/>
            <w:hideMark/>
          </w:tcPr>
          <w:p w14:paraId="4CCBD59C" w14:textId="77777777" w:rsidR="00B25774" w:rsidRPr="0022223D" w:rsidRDefault="00B25774" w:rsidP="005C79A5">
            <w:pPr>
              <w:jc w:val="center"/>
              <w:rPr>
                <w:rFonts w:eastAsia="DengXian"/>
                <w:b/>
                <w:bCs/>
                <w:color w:val="000000"/>
                <w:sz w:val="18"/>
                <w:szCs w:val="18"/>
              </w:rPr>
            </w:pPr>
            <w:bookmarkStart w:id="150" w:name="RANGE!A1"/>
            <w:r w:rsidRPr="0022223D">
              <w:rPr>
                <w:rFonts w:eastAsia="DengXian"/>
                <w:b/>
                <w:bCs/>
                <w:color w:val="000000"/>
                <w:sz w:val="18"/>
                <w:szCs w:val="18"/>
              </w:rPr>
              <w:t>Study</w:t>
            </w:r>
            <w:bookmarkEnd w:id="150"/>
          </w:p>
        </w:tc>
        <w:tc>
          <w:tcPr>
            <w:tcW w:w="1063" w:type="dxa"/>
            <w:tcBorders>
              <w:top w:val="single" w:sz="12" w:space="0" w:color="auto"/>
              <w:bottom w:val="single" w:sz="6" w:space="0" w:color="auto"/>
            </w:tcBorders>
            <w:tcMar>
              <w:left w:w="0" w:type="dxa"/>
              <w:right w:w="0" w:type="dxa"/>
            </w:tcMar>
            <w:vAlign w:val="center"/>
            <w:hideMark/>
          </w:tcPr>
          <w:p w14:paraId="42CE919F"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Community</w:t>
            </w:r>
          </w:p>
        </w:tc>
        <w:tc>
          <w:tcPr>
            <w:tcW w:w="1426" w:type="dxa"/>
            <w:tcBorders>
              <w:top w:val="single" w:sz="12" w:space="0" w:color="auto"/>
              <w:bottom w:val="single" w:sz="6" w:space="0" w:color="auto"/>
            </w:tcBorders>
            <w:tcMar>
              <w:left w:w="0" w:type="dxa"/>
              <w:right w:w="0" w:type="dxa"/>
            </w:tcMar>
            <w:vAlign w:val="center"/>
            <w:hideMark/>
          </w:tcPr>
          <w:p w14:paraId="09B55356" w14:textId="1FE61681"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AI Examined</w:t>
            </w:r>
          </w:p>
        </w:tc>
        <w:tc>
          <w:tcPr>
            <w:tcW w:w="1006" w:type="dxa"/>
            <w:tcBorders>
              <w:top w:val="single" w:sz="12" w:space="0" w:color="auto"/>
              <w:bottom w:val="single" w:sz="6" w:space="0" w:color="auto"/>
            </w:tcBorders>
            <w:tcMar>
              <w:left w:w="0" w:type="dxa"/>
              <w:right w:w="0" w:type="dxa"/>
            </w:tcMar>
            <w:vAlign w:val="center"/>
            <w:hideMark/>
          </w:tcPr>
          <w:p w14:paraId="0C4AC42A"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Event</w:t>
            </w:r>
          </w:p>
        </w:tc>
        <w:tc>
          <w:tcPr>
            <w:tcW w:w="1671" w:type="dxa"/>
            <w:tcBorders>
              <w:top w:val="single" w:sz="12" w:space="0" w:color="auto"/>
              <w:bottom w:val="single" w:sz="6" w:space="0" w:color="auto"/>
            </w:tcBorders>
            <w:tcMar>
              <w:left w:w="0" w:type="dxa"/>
              <w:right w:w="0" w:type="dxa"/>
            </w:tcMar>
            <w:vAlign w:val="center"/>
            <w:hideMark/>
          </w:tcPr>
          <w:p w14:paraId="2B544265"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Research Design</w:t>
            </w:r>
          </w:p>
        </w:tc>
        <w:tc>
          <w:tcPr>
            <w:tcW w:w="1063" w:type="dxa"/>
            <w:tcBorders>
              <w:top w:val="single" w:sz="12" w:space="0" w:color="auto"/>
              <w:bottom w:val="single" w:sz="6" w:space="0" w:color="auto"/>
            </w:tcBorders>
            <w:tcMar>
              <w:left w:w="0" w:type="dxa"/>
              <w:right w:w="0" w:type="dxa"/>
            </w:tcMar>
            <w:vAlign w:val="center"/>
            <w:hideMark/>
          </w:tcPr>
          <w:p w14:paraId="1225A1A3"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User Group Examined</w:t>
            </w:r>
          </w:p>
        </w:tc>
        <w:tc>
          <w:tcPr>
            <w:tcW w:w="1519" w:type="dxa"/>
            <w:tcBorders>
              <w:top w:val="single" w:sz="12" w:space="0" w:color="auto"/>
              <w:bottom w:val="single" w:sz="6" w:space="0" w:color="auto"/>
            </w:tcBorders>
            <w:tcMar>
              <w:left w:w="0" w:type="dxa"/>
              <w:right w:w="0" w:type="dxa"/>
            </w:tcMar>
            <w:vAlign w:val="center"/>
            <w:hideMark/>
          </w:tcPr>
          <w:p w14:paraId="48B693A6"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Unit of Analysis</w:t>
            </w:r>
          </w:p>
        </w:tc>
        <w:tc>
          <w:tcPr>
            <w:tcW w:w="2931" w:type="dxa"/>
            <w:tcBorders>
              <w:top w:val="single" w:sz="12" w:space="0" w:color="auto"/>
              <w:bottom w:val="single" w:sz="6" w:space="0" w:color="auto"/>
            </w:tcBorders>
            <w:tcMar>
              <w:left w:w="0" w:type="dxa"/>
              <w:right w:w="0" w:type="dxa"/>
            </w:tcMar>
            <w:vAlign w:val="center"/>
            <w:hideMark/>
          </w:tcPr>
          <w:p w14:paraId="1F4B324E" w14:textId="6D81AE52"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GenAI Effect</w:t>
            </w:r>
          </w:p>
        </w:tc>
      </w:tr>
      <w:tr w:rsidR="00B25774" w:rsidRPr="0022223D" w14:paraId="75CC008B" w14:textId="77777777" w:rsidTr="00A86F82">
        <w:trPr>
          <w:trHeight w:val="762"/>
          <w:jc w:val="center"/>
        </w:trPr>
        <w:tc>
          <w:tcPr>
            <w:tcW w:w="2281" w:type="dxa"/>
            <w:tcBorders>
              <w:top w:val="single" w:sz="6" w:space="0" w:color="auto"/>
            </w:tcBorders>
            <w:tcMar>
              <w:left w:w="0" w:type="dxa"/>
              <w:right w:w="0" w:type="dxa"/>
            </w:tcMar>
            <w:vAlign w:val="center"/>
            <w:hideMark/>
          </w:tcPr>
          <w:p w14:paraId="77E19CE2" w14:textId="1F353517" w:rsidR="00B25774" w:rsidRPr="0022223D" w:rsidRDefault="006F6E66"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{"citationID":"cke3bpW2","properties":{"formattedCitation":"(Borwankar et al., 2023)","plainCitation":"(Borwankar et al., 2023)","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w:instrText>
            </w:r>
            <w:r w:rsidR="00FB59A6">
              <w:rPr>
                <w:rFonts w:eastAsia="DengXian" w:hint="eastAsia"/>
                <w:color w:val="000000"/>
                <w:sz w:val="18"/>
                <w:szCs w:val="18"/>
              </w:rPr>
              <w:instrText xml:space="preserve">ng empirical evidence and insights into the decision to prohibit ChatGPT on a question-and-answer platform and provides practical implications to the platform managers, cautioning them about the impact of restriction in improving content quality.  </w:instrText>
            </w:r>
            <w:r w:rsidR="00FB59A6">
              <w:rPr>
                <w:rFonts w:eastAsia="DengXian" w:hint="eastAsia"/>
                <w:color w:val="000000"/>
                <w:sz w:val="18"/>
                <w:szCs w:val="18"/>
              </w:rPr>
              <w:instrText>本研究探讨了热门问答平台</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对禁止使用</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生成问题或答案的反应。通过分析来自</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和</w:instrText>
            </w:r>
            <w:r w:rsidR="00FB59A6">
              <w:rPr>
                <w:rFonts w:eastAsia="DengXian" w:hint="eastAsia"/>
                <w:color w:val="000000"/>
                <w:sz w:val="18"/>
                <w:szCs w:val="18"/>
              </w:rPr>
              <w:instrText xml:space="preserve"> Reddit </w:instrText>
            </w:r>
            <w:r w:rsidR="00FB59A6">
              <w:rPr>
                <w:rFonts w:eastAsia="DengXian" w:hint="eastAsia"/>
                <w:color w:val="000000"/>
                <w:sz w:val="18"/>
                <w:szCs w:val="18"/>
              </w:rPr>
              <w:instrText>上类似平台</w:instrText>
            </w:r>
            <w:r w:rsidR="00FB59A6">
              <w:rPr>
                <w:rFonts w:eastAsia="DengXian" w:hint="eastAsia"/>
                <w:color w:val="000000"/>
                <w:sz w:val="18"/>
                <w:szCs w:val="18"/>
              </w:rPr>
              <w:instrText xml:space="preserve"> AskProgramming subreddit </w:instrText>
            </w:r>
            <w:r w:rsidR="00FB59A6">
              <w:rPr>
                <w:rFonts w:eastAsia="DengXian" w:hint="eastAsia"/>
                <w:color w:val="000000"/>
                <w:sz w:val="18"/>
                <w:szCs w:val="18"/>
              </w:rPr>
              <w:instrText>的数据，我们采用双重差分</w:instrText>
            </w:r>
            <w:r w:rsidR="00FB59A6">
              <w:rPr>
                <w:rFonts w:eastAsia="DengXian" w:hint="eastAsia"/>
                <w:color w:val="000000"/>
                <w:sz w:val="18"/>
                <w:szCs w:val="18"/>
              </w:rPr>
              <w:instrText xml:space="preserve"> (DID) </w:instrText>
            </w:r>
            <w:r w:rsidR="00FB59A6">
              <w:rPr>
                <w:rFonts w:eastAsia="DengXian" w:hint="eastAsia"/>
                <w:color w:val="000000"/>
                <w:sz w:val="18"/>
                <w:szCs w:val="18"/>
              </w:rPr>
              <w:instrText>实证策略来检验</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决策的影响。我们的分析重点是使用自然语言处理</w:instrText>
            </w:r>
            <w:r w:rsidR="00FB59A6">
              <w:rPr>
                <w:rFonts w:eastAsia="DengXian" w:hint="eastAsia"/>
                <w:color w:val="000000"/>
                <w:sz w:val="18"/>
                <w:szCs w:val="18"/>
              </w:rPr>
              <w:instrText xml:space="preserve"> (NLP) </w:instrText>
            </w:r>
            <w:r w:rsidR="00FB59A6">
              <w:rPr>
                <w:rFonts w:eastAsia="DengXian" w:hint="eastAsia"/>
                <w:color w:val="000000"/>
                <w:sz w:val="18"/>
                <w:szCs w:val="18"/>
              </w:rPr>
              <w:instrText>技术和两个平台上的投票功能来衡量质量。结果表明，在限制之后，</w:instrText>
            </w:r>
            <w:r w:rsidR="00FB59A6">
              <w:rPr>
                <w:rFonts w:eastAsia="DengXian" w:hint="eastAsia"/>
                <w:color w:val="000000"/>
                <w:sz w:val="18"/>
                <w:szCs w:val="18"/>
              </w:rPr>
              <w:instrText xml:space="preserve">Stack Overflow </w:instrText>
            </w:r>
            <w:r w:rsidR="00FB59A6">
              <w:rPr>
                <w:rFonts w:eastAsia="DengXian" w:hint="eastAsia"/>
                <w:color w:val="000000"/>
                <w:sz w:val="18"/>
                <w:szCs w:val="18"/>
              </w:rPr>
              <w:instrText>上的用户在答案生成方面表现出了转变，与</w:instrText>
            </w:r>
            <w:r w:rsidR="00FB59A6">
              <w:rPr>
                <w:rFonts w:eastAsia="DengXian" w:hint="eastAsia"/>
                <w:color w:val="000000"/>
                <w:sz w:val="18"/>
                <w:szCs w:val="18"/>
              </w:rPr>
              <w:instrText xml:space="preserve"> AskProgramming subreddit </w:instrText>
            </w:r>
            <w:r w:rsidR="00FB59A6">
              <w:rPr>
                <w:rFonts w:eastAsia="DengXian" w:hint="eastAsia"/>
                <w:color w:val="000000"/>
                <w:sz w:val="18"/>
                <w:szCs w:val="18"/>
              </w:rPr>
              <w:instrText>上的用户相比，他们生成的答案更加积极，单词和字符的数量也有所增加。然而，这对</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上提问的质量没有明显影响。问答文本的主观性也没有表现出明显的变化。值得注意的是，在限制之后，</w:instrText>
            </w:r>
            <w:r w:rsidR="00FB59A6">
              <w:rPr>
                <w:rFonts w:eastAsia="DengXian" w:hint="eastAsia"/>
                <w:color w:val="000000"/>
                <w:sz w:val="18"/>
                <w:szCs w:val="18"/>
              </w:rPr>
              <w:instrText xml:space="preserve">Stack Overflow </w:instrText>
            </w:r>
            <w:r w:rsidR="00FB59A6">
              <w:rPr>
                <w:rFonts w:eastAsia="DengXian" w:hint="eastAsia"/>
                <w:color w:val="000000"/>
                <w:sz w:val="18"/>
                <w:szCs w:val="18"/>
              </w:rPr>
              <w:instrText>上的答案获得了更多的点赞，这表明社区认为与</w:instrText>
            </w:r>
            <w:r w:rsidR="00FB59A6">
              <w:rPr>
                <w:rFonts w:eastAsia="DengXian" w:hint="eastAsia"/>
                <w:color w:val="000000"/>
                <w:sz w:val="18"/>
                <w:szCs w:val="18"/>
              </w:rPr>
              <w:instrText xml:space="preserve"> Reddit </w:instrText>
            </w:r>
            <w:r w:rsidR="00FB59A6">
              <w:rPr>
                <w:rFonts w:eastAsia="DengXian" w:hint="eastAsia"/>
                <w:color w:val="000000"/>
                <w:sz w:val="18"/>
                <w:szCs w:val="18"/>
              </w:rPr>
              <w:instrText>子版块上的答案相比，它们的质量更高，尽管答案的复杂性有所上升。频率分析显示，在限制之后，用户在</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上发布的问题和答案的数量明显减少。此外，我们的补充分析表明，在限制之后，</w:instrText>
            </w:r>
            <w:r w:rsidR="00FB59A6">
              <w:rPr>
                <w:rFonts w:eastAsia="DengXian" w:hint="eastAsia"/>
                <w:color w:val="000000"/>
                <w:sz w:val="18"/>
                <w:szCs w:val="18"/>
              </w:rPr>
              <w:instrText xml:space="preserve">Stack Overflow </w:instrText>
            </w:r>
            <w:r w:rsidR="00FB59A6">
              <w:rPr>
                <w:rFonts w:eastAsia="DengXian" w:hint="eastAsia"/>
                <w:color w:val="000000"/>
                <w:sz w:val="18"/>
                <w:szCs w:val="18"/>
              </w:rPr>
              <w:instrText>上的首次贡献者有所减少。</w:instrText>
            </w:r>
            <w:r w:rsidR="00FB59A6">
              <w:rPr>
                <w:rFonts w:eastAsia="DengXian" w:hint="eastAsia"/>
                <w:color w:val="000000"/>
                <w:sz w:val="18"/>
                <w:szCs w:val="18"/>
              </w:rPr>
              <w:instrText xml:space="preserve"> </w:instrText>
            </w:r>
            <w:r w:rsidR="00FB59A6">
              <w:rPr>
                <w:rFonts w:eastAsia="DengXian" w:hint="eastAsia"/>
                <w:color w:val="000000"/>
                <w:sz w:val="18"/>
                <w:szCs w:val="18"/>
              </w:rPr>
              <w:instrText>这项研究为在问答平台上禁止</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的决定提供了经验证据和见解，为现有文献做出了贡献，并为平台管理者提供了实际意义，提醒他们限制对提高内容质量的影响。</w:instrText>
            </w:r>
            <w:r w:rsidR="00FB59A6">
              <w:rPr>
                <w:rFonts w:eastAsia="DengXian" w:hint="eastAsia"/>
                <w:color w:val="000000"/>
                <w:sz w:val="18"/>
                <w:szCs w:val="18"/>
              </w:rPr>
              <w:instrText>\n\n</w:instrText>
            </w:r>
            <w:r w:rsidR="00FB59A6">
              <w:rPr>
                <w:rFonts w:eastAsia="DengXian" w:hint="eastAsia"/>
                <w:color w:val="000000"/>
                <w:sz w:val="18"/>
                <w:szCs w:val="18"/>
              </w:rPr>
              <w:instrText>【摘要翻译】这项研究探讨了</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（一个流行的问答平台）禁止使用</w:instrText>
            </w:r>
            <w:r w:rsidR="00FB59A6">
              <w:rPr>
                <w:rFonts w:eastAsia="DengXian" w:hint="eastAsia"/>
                <w:color w:val="000000"/>
                <w:sz w:val="18"/>
                <w:szCs w:val="18"/>
              </w:rPr>
              <w:instrText>ChatGPT</w:instrText>
            </w:r>
            <w:r w:rsidR="00FB59A6">
              <w:rPr>
                <w:rFonts w:eastAsia="DengXian" w:hint="eastAsia"/>
                <w:color w:val="000000"/>
                <w:sz w:val="18"/>
                <w:szCs w:val="18"/>
              </w:rPr>
              <w:instrText>生成问题或答案的反应。通过分析来自</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和</w:instrText>
            </w:r>
            <w:r w:rsidR="00FB59A6">
              <w:rPr>
                <w:rFonts w:eastAsia="DengXian" w:hint="eastAsia"/>
                <w:color w:val="000000"/>
                <w:sz w:val="18"/>
                <w:szCs w:val="18"/>
              </w:rPr>
              <w:instrText>Reddit</w:instrText>
            </w:r>
            <w:r w:rsidR="00FB59A6">
              <w:rPr>
                <w:rFonts w:eastAsia="DengXian" w:hint="eastAsia"/>
                <w:color w:val="000000"/>
                <w:sz w:val="18"/>
                <w:szCs w:val="18"/>
              </w:rPr>
              <w:instrText>上的可比平台</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的数据，我们采用了</w:instrText>
            </w:r>
            <w:r w:rsidR="00FB59A6">
              <w:rPr>
                <w:rFonts w:eastAsia="DengXian" w:hint="eastAsia"/>
                <w:color w:val="000000"/>
                <w:sz w:val="18"/>
                <w:szCs w:val="18"/>
              </w:rPr>
              <w:instrText>difference-in-differences</w:instrText>
            </w:r>
            <w:r w:rsidR="00FB59A6">
              <w:rPr>
                <w:rFonts w:eastAsia="DengXian" w:hint="eastAsia"/>
                <w:color w:val="000000"/>
                <w:sz w:val="18"/>
                <w:szCs w:val="18"/>
              </w:rPr>
              <w:instrText>的实证策略来检查</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的决定的影响。我们的分析侧重于使用自然语言处理（</w:instrText>
            </w:r>
            <w:r w:rsidR="00FB59A6">
              <w:rPr>
                <w:rFonts w:eastAsia="DengXian" w:hint="eastAsia"/>
                <w:color w:val="000000"/>
                <w:sz w:val="18"/>
                <w:szCs w:val="18"/>
              </w:rPr>
              <w:instrText>NLP</w:instrText>
            </w:r>
            <w:r w:rsidR="00FB59A6">
              <w:rPr>
                <w:rFonts w:eastAsia="DengXian" w:hint="eastAsia"/>
                <w:color w:val="000000"/>
                <w:sz w:val="18"/>
                <w:szCs w:val="18"/>
              </w:rPr>
              <w:instrText>）技术和两个平台上的投票功能的质量度量。结果表明，在限制之后，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上的用户在他们的答案生成中表现出转变，与</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上的用户相比，他们的答案语气更加积极，单词和字符数量也有所增加。然而，对</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上提出的问题的质量没有明显的影响。问答文本的主观性也没有表现出显着的变化。值得注意的是，限制后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上的答案获得了更多的赞成票，这表明社区认为它们比</w:instrText>
            </w:r>
            <w:r w:rsidR="00FB59A6">
              <w:rPr>
                <w:rFonts w:eastAsia="DengXian" w:hint="eastAsia"/>
                <w:color w:val="000000"/>
                <w:sz w:val="18"/>
                <w:szCs w:val="18"/>
              </w:rPr>
              <w:instrText>subreddit</w:instrText>
            </w:r>
            <w:r w:rsidR="00FB59A6">
              <w:rPr>
                <w:rFonts w:eastAsia="DengXian" w:hint="eastAsia"/>
                <w:color w:val="000000"/>
                <w:sz w:val="18"/>
                <w:szCs w:val="18"/>
              </w:rPr>
              <w:instrText>上的答案质量更高，尽管答案的复杂性增加了。频率分析显示，限制后用户在</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上发布的问题和答案数量明显减少。此外，我们的补充分析表明，限制后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上的首次贡献者有所减少。这项研究通过提供实证证据和对禁止在问答平台上</w:instrText>
            </w:r>
            <w:r w:rsidR="00FB59A6">
              <w:rPr>
                <w:rFonts w:eastAsia="DengXian" w:hint="eastAsia"/>
                <w:color w:val="000000"/>
                <w:sz w:val="18"/>
                <w:szCs w:val="18"/>
              </w:rPr>
              <w:instrText>ChatGPT</w:instrText>
            </w:r>
            <w:r w:rsidR="00FB59A6">
              <w:rPr>
                <w:rFonts w:eastAsia="DengXian" w:hint="eastAsia"/>
                <w:color w:val="000000"/>
                <w:sz w:val="18"/>
                <w:szCs w:val="18"/>
              </w:rPr>
              <w:instrText>的决定的见解，为现有文献做出了贡献，并向平台管理者提供了实际影响，提醒他们限制对提高内容质量的影响。本研究探讨了热门问答平台</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对禁止使用</w:instrText>
            </w:r>
            <w:r w:rsidR="00FB59A6">
              <w:rPr>
                <w:rFonts w:eastAsia="DengXian" w:hint="eastAsia"/>
                <w:color w:val="000000"/>
                <w:sz w:val="18"/>
                <w:szCs w:val="18"/>
              </w:rPr>
              <w:instrText>ChatGPT</w:instrText>
            </w:r>
            <w:r w:rsidR="00FB59A6">
              <w:rPr>
                <w:rFonts w:eastAsia="DengXian" w:hint="eastAsia"/>
                <w:color w:val="000000"/>
                <w:sz w:val="18"/>
                <w:szCs w:val="18"/>
              </w:rPr>
              <w:instrText>生成问题或答案的反应。通过分析来自</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和</w:instrText>
            </w:r>
            <w:r w:rsidR="00FB59A6">
              <w:rPr>
                <w:rFonts w:eastAsia="DengXian" w:hint="eastAsia"/>
                <w:color w:val="000000"/>
                <w:sz w:val="18"/>
                <w:szCs w:val="18"/>
              </w:rPr>
              <w:instrText>Reddit</w:instrText>
            </w:r>
            <w:r w:rsidR="00FB59A6">
              <w:rPr>
                <w:rFonts w:eastAsia="DengXian" w:hint="eastAsia"/>
                <w:color w:val="000000"/>
                <w:sz w:val="18"/>
                <w:szCs w:val="18"/>
              </w:rPr>
              <w:instrText>上类似平台</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的数据，我们采用双重差分（</w:instrText>
            </w:r>
            <w:r w:rsidR="00FB59A6">
              <w:rPr>
                <w:rFonts w:eastAsia="DengXian" w:hint="eastAsia"/>
                <w:color w:val="000000"/>
                <w:sz w:val="18"/>
                <w:szCs w:val="18"/>
              </w:rPr>
              <w:instrText>DID</w:instrText>
            </w:r>
            <w:r w:rsidR="00FB59A6">
              <w:rPr>
                <w:rFonts w:eastAsia="DengXian" w:hint="eastAsia"/>
                <w:color w:val="000000"/>
                <w:sz w:val="18"/>
                <w:szCs w:val="18"/>
              </w:rPr>
              <w:instrText>）实证策略来检验</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决策的影响。我们的分析重点是使用自然语言处理（</w:instrText>
            </w:r>
            <w:r w:rsidR="00FB59A6">
              <w:rPr>
                <w:rFonts w:eastAsia="DengXian" w:hint="eastAsia"/>
                <w:color w:val="000000"/>
                <w:sz w:val="18"/>
                <w:szCs w:val="18"/>
              </w:rPr>
              <w:instrText>NLP</w:instrText>
            </w:r>
            <w:r w:rsidR="00FB59A6">
              <w:rPr>
                <w:rFonts w:eastAsia="DengXian" w:hint="eastAsia"/>
                <w:color w:val="000000"/>
                <w:sz w:val="18"/>
                <w:szCs w:val="18"/>
              </w:rPr>
              <w:instrText>）技术和两块平台上的投票权来平衡质量。结果表明，在限制之后，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上的用户在答案生成方面出了转变，与</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上的用户相比，他们生成的答案更加积极，和字符的数量也有所增加。然而，这对</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上提问的质量没有明显影响。问答文本的主观性也没有表现出明显的变化。值得注意的是，在限制之后，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上的答案获得了更多的点赞，这回表白社区认为与</w:instrText>
            </w:r>
            <w:r w:rsidR="00FB59A6">
              <w:rPr>
                <w:rFonts w:eastAsia="DengXian" w:hint="eastAsia"/>
                <w:color w:val="000000"/>
                <w:sz w:val="18"/>
                <w:szCs w:val="18"/>
              </w:rPr>
              <w:instrText>Reddit</w:instrText>
            </w:r>
            <w:r w:rsidR="00FB59A6">
              <w:rPr>
                <w:rFonts w:eastAsia="DengXian" w:hint="eastAsia"/>
                <w:color w:val="000000"/>
                <w:sz w:val="18"/>
                <w:szCs w:val="18"/>
              </w:rPr>
              <w:instrText>子版块上的答案相比，它们的质量更高，尽管答案的复杂性有所上升。频率分析显示，在限制之后，用户在</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上的问题和答题的数量明显减少。此外，我们的补充分析表明，在限制之后，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上的首次贡献者</w:instrText>
            </w:r>
            <w:r w:rsidR="00FB59A6">
              <w:rPr>
                <w:rFonts w:eastAsia="DengXian" w:hint="eastAsia"/>
                <w:color w:val="000000"/>
                <w:sz w:val="18"/>
                <w:szCs w:val="18"/>
              </w:rPr>
              <w:instrText>","genre":"SSRN Scholarly Paper","la</w:instrText>
            </w:r>
            <w:r w:rsidR="00FB59A6">
              <w:rPr>
                <w:rFonts w:eastAsia="DengXian"/>
                <w:color w:val="000000"/>
                <w:sz w:val="18"/>
                <w:szCs w:val="18"/>
              </w:rPr>
              <w:instrText xml:space="preserve">nguage":"en","note":"publisher-place: Rochester, NY","title":"Unraveling the impact: An empirical investigation of ChatGPT's exclusion from Stack Overflow","title-short":"Unraveling the impact","author":[{"family":"Borwankar","given":"Sameer"},{"family":"Khern-am-nuai","given":"Warut"},{"family":"Kannan","given":"Karthik Natarajan"}],"issued":{"date-parts":[["2023",6]]}}}],"schema":"https://github.com/citation-style-language/schema/raw/master/csl-citation.json"}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Borwankar et al., 2023</w:t>
            </w:r>
            <w:r w:rsidRPr="0022223D">
              <w:rPr>
                <w:rFonts w:eastAsia="DengXian"/>
                <w:color w:val="000000"/>
                <w:sz w:val="18"/>
                <w:szCs w:val="18"/>
              </w:rPr>
              <w:fldChar w:fldCharType="end"/>
            </w:r>
          </w:p>
        </w:tc>
        <w:tc>
          <w:tcPr>
            <w:tcW w:w="1063" w:type="dxa"/>
            <w:tcBorders>
              <w:top w:val="single" w:sz="6" w:space="0" w:color="auto"/>
            </w:tcBorders>
            <w:tcMar>
              <w:left w:w="0" w:type="dxa"/>
              <w:right w:w="0" w:type="dxa"/>
            </w:tcMar>
            <w:vAlign w:val="center"/>
            <w:hideMark/>
          </w:tcPr>
          <w:p w14:paraId="254C87C2"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Borders>
              <w:top w:val="single" w:sz="6" w:space="0" w:color="auto"/>
            </w:tcBorders>
            <w:tcMar>
              <w:left w:w="0" w:type="dxa"/>
              <w:right w:w="0" w:type="dxa"/>
            </w:tcMar>
            <w:vAlign w:val="center"/>
            <w:hideMark/>
          </w:tcPr>
          <w:p w14:paraId="0400E87C"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Borders>
              <w:top w:val="single" w:sz="6" w:space="0" w:color="auto"/>
            </w:tcBorders>
            <w:tcMar>
              <w:left w:w="0" w:type="dxa"/>
              <w:right w:w="0" w:type="dxa"/>
            </w:tcMar>
            <w:vAlign w:val="center"/>
            <w:hideMark/>
          </w:tcPr>
          <w:p w14:paraId="31E389B5" w14:textId="3FB96660" w:rsidR="00B25774" w:rsidRPr="0022223D" w:rsidRDefault="00B25774" w:rsidP="005C79A5">
            <w:pPr>
              <w:jc w:val="center"/>
              <w:rPr>
                <w:rFonts w:eastAsia="DengXian"/>
                <w:color w:val="000000"/>
                <w:sz w:val="18"/>
                <w:szCs w:val="18"/>
              </w:rPr>
            </w:pPr>
            <w:r w:rsidRPr="0022223D">
              <w:rPr>
                <w:rFonts w:eastAsia="DengXian"/>
                <w:color w:val="000000"/>
                <w:sz w:val="18"/>
                <w:szCs w:val="18"/>
              </w:rPr>
              <w:t>GenAI ban</w:t>
            </w:r>
          </w:p>
        </w:tc>
        <w:tc>
          <w:tcPr>
            <w:tcW w:w="1671" w:type="dxa"/>
            <w:tcBorders>
              <w:top w:val="single" w:sz="6" w:space="0" w:color="auto"/>
            </w:tcBorders>
            <w:tcMar>
              <w:left w:w="0" w:type="dxa"/>
              <w:right w:w="0" w:type="dxa"/>
            </w:tcMar>
            <w:vAlign w:val="center"/>
            <w:hideMark/>
          </w:tcPr>
          <w:p w14:paraId="0126A220"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Borders>
              <w:top w:val="single" w:sz="6" w:space="0" w:color="auto"/>
            </w:tcBorders>
            <w:tcMar>
              <w:left w:w="0" w:type="dxa"/>
              <w:right w:w="0" w:type="dxa"/>
            </w:tcMar>
            <w:vAlign w:val="center"/>
            <w:hideMark/>
          </w:tcPr>
          <w:p w14:paraId="52D93BC4"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Answerer, Viewer</w:t>
            </w:r>
          </w:p>
        </w:tc>
        <w:tc>
          <w:tcPr>
            <w:tcW w:w="1519" w:type="dxa"/>
            <w:tcBorders>
              <w:top w:val="single" w:sz="6" w:space="0" w:color="auto"/>
            </w:tcBorders>
            <w:tcMar>
              <w:left w:w="0" w:type="dxa"/>
              <w:right w:w="0" w:type="dxa"/>
            </w:tcMar>
            <w:vAlign w:val="center"/>
            <w:hideMark/>
          </w:tcPr>
          <w:p w14:paraId="72D6B2FB"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answer-user-day</w:t>
            </w:r>
          </w:p>
        </w:tc>
        <w:tc>
          <w:tcPr>
            <w:tcW w:w="2931" w:type="dxa"/>
            <w:tcBorders>
              <w:top w:val="single" w:sz="6" w:space="0" w:color="auto"/>
            </w:tcBorders>
            <w:tcMar>
              <w:left w:w="0" w:type="dxa"/>
              <w:right w:w="0" w:type="dxa"/>
            </w:tcMar>
            <w:vAlign w:val="center"/>
            <w:hideMark/>
          </w:tcPr>
          <w:p w14:paraId="319D2CCA" w14:textId="68C87919" w:rsidR="00B25774" w:rsidRPr="0022223D" w:rsidRDefault="00B25774">
            <w:pPr>
              <w:rPr>
                <w:rFonts w:eastAsia="DengXian"/>
                <w:color w:val="000000"/>
                <w:sz w:val="18"/>
                <w:szCs w:val="18"/>
              </w:rPr>
            </w:pPr>
            <w:r w:rsidRPr="0022223D">
              <w:rPr>
                <w:rFonts w:eastAsia="DengXian"/>
                <w:color w:val="000000"/>
                <w:sz w:val="18"/>
                <w:szCs w:val="18"/>
              </w:rPr>
              <w:t>Make answers shorter, more</w:t>
            </w:r>
            <w:r w:rsidRPr="0022223D">
              <w:rPr>
                <w:rFonts w:eastAsia="DengXian"/>
                <w:color w:val="000000"/>
                <w:sz w:val="18"/>
                <w:szCs w:val="18"/>
              </w:rPr>
              <w:br/>
              <w:t>negative and harder</w:t>
            </w:r>
            <w:r w:rsidR="008343D3" w:rsidRPr="0022223D">
              <w:rPr>
                <w:rFonts w:eastAsia="DengXian"/>
                <w:color w:val="000000"/>
                <w:sz w:val="18"/>
                <w:szCs w:val="18"/>
              </w:rPr>
              <w:t xml:space="preserve"> </w:t>
            </w:r>
            <w:r w:rsidR="002C29E2" w:rsidRPr="0022223D">
              <w:rPr>
                <w:rFonts w:eastAsia="DengXian"/>
                <w:color w:val="000000"/>
                <w:sz w:val="18"/>
                <w:szCs w:val="18"/>
              </w:rPr>
              <w:t>to</w:t>
            </w:r>
            <w:r w:rsidR="008343D3" w:rsidRPr="0022223D">
              <w:rPr>
                <w:rFonts w:eastAsia="DengXian"/>
                <w:color w:val="000000"/>
                <w:sz w:val="18"/>
                <w:szCs w:val="18"/>
              </w:rPr>
              <w:t xml:space="preserve"> </w:t>
            </w:r>
            <w:r w:rsidRPr="0022223D">
              <w:rPr>
                <w:rFonts w:eastAsia="DengXian"/>
                <w:color w:val="000000"/>
                <w:sz w:val="18"/>
                <w:szCs w:val="18"/>
              </w:rPr>
              <w:t>read</w:t>
            </w:r>
            <w:r w:rsidRPr="0022223D">
              <w:rPr>
                <w:rFonts w:eastAsia="DengXian"/>
                <w:color w:val="000000"/>
                <w:sz w:val="18"/>
                <w:szCs w:val="18"/>
              </w:rPr>
              <w:br/>
              <w:t xml:space="preserve">Decrease # </w:t>
            </w:r>
            <w:r w:rsidR="004B40A3" w:rsidRPr="0022223D">
              <w:rPr>
                <w:rFonts w:eastAsia="DengXian"/>
                <w:color w:val="000000"/>
                <w:sz w:val="18"/>
                <w:szCs w:val="18"/>
              </w:rPr>
              <w:t xml:space="preserve">of </w:t>
            </w:r>
            <w:r w:rsidRPr="0022223D">
              <w:rPr>
                <w:rFonts w:eastAsia="DengXian"/>
                <w:color w:val="000000"/>
                <w:sz w:val="18"/>
                <w:szCs w:val="18"/>
              </w:rPr>
              <w:t>likes</w:t>
            </w:r>
          </w:p>
        </w:tc>
      </w:tr>
      <w:tr w:rsidR="00B25774" w:rsidRPr="0022223D" w14:paraId="5DEB4946" w14:textId="77777777" w:rsidTr="00A86F82">
        <w:trPr>
          <w:trHeight w:val="510"/>
          <w:jc w:val="center"/>
        </w:trPr>
        <w:tc>
          <w:tcPr>
            <w:tcW w:w="2281" w:type="dxa"/>
            <w:tcMar>
              <w:left w:w="0" w:type="dxa"/>
              <w:right w:w="0" w:type="dxa"/>
            </w:tcMar>
            <w:vAlign w:val="center"/>
            <w:hideMark/>
          </w:tcPr>
          <w:p w14:paraId="2E3DD96C" w14:textId="548DA16C" w:rsidR="00B25774" w:rsidRPr="0022223D" w:rsidRDefault="006F6E66"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{"citationID":"YF8Yahrr","properties":{"formattedCitation":"(Burtch et al., 2023)","plainCitation":"(Burtch et al., 2023)","dontUpdate":true,"noteIndex":0},"citationItems":[{"id":2856,"uris":["http://www.mendeley.com/documents/?uuid=82e51bf4-72a6-40da-a2fd-8aaccc666873","http://zotero.org/users/8905122/items/YNBIUESJ","http://www.mendeley.com/documents/?uuid=e2028d96-de10-4bbc-ad76-f99d34834a12","http://zotero.org/users/local/bVGy23C0/items/QT6UG8XJ"],"itemData":{"id":2856,"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w:instrText>
            </w:r>
            <w:r w:rsidR="00FB59A6">
              <w:rPr>
                <w:rFonts w:eastAsia="DengXian" w:hint="eastAsia"/>
                <w:color w:val="000000"/>
                <w:sz w:val="18"/>
                <w:szCs w:val="18"/>
              </w:rPr>
              <w:instrText>llective expertise as users depart the community. We find that average answer quality has declined significantly, primarily due to user exit. We discuss implications for the management of online knowledge communities.\n\n</w:instrText>
            </w:r>
            <w:r w:rsidR="00FB59A6">
              <w:rPr>
                <w:rFonts w:eastAsia="DengXian" w:hint="eastAsia"/>
                <w:color w:val="000000"/>
                <w:sz w:val="18"/>
                <w:szCs w:val="18"/>
              </w:rPr>
              <w:instrText>【摘要翻译】像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生成式人工智能技术正在改变人们在各个领域创建、共享和消费内容的方式。尽管这些技术有可能使信息访问民主化并简化内容生产，但它们也可能对在线知识社区的健康和可持续性产生意想不到的后果，特别是那些专注于信息交换且缺乏强大的社会依恋机制的社区。我们提供了这方面的初步证据，研究了</w:instrText>
            </w:r>
            <w:r w:rsidR="00FB59A6">
              <w:rPr>
                <w:rFonts w:eastAsia="DengXian" w:hint="eastAsia"/>
                <w:color w:val="000000"/>
                <w:sz w:val="18"/>
                <w:szCs w:val="18"/>
              </w:rPr>
              <w:instrText>ChatGPT</w:instrText>
            </w:r>
            <w:r w:rsidR="00FB59A6">
              <w:rPr>
                <w:rFonts w:eastAsia="DengXian" w:hint="eastAsia"/>
                <w:color w:val="000000"/>
                <w:sz w:val="18"/>
                <w:szCs w:val="18"/>
              </w:rPr>
              <w:instrText>对</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用户活动的影响，并与</w:instrText>
            </w:r>
            <w:r w:rsidR="00FB59A6">
              <w:rPr>
                <w:rFonts w:eastAsia="DengXian" w:hint="eastAsia"/>
                <w:color w:val="000000"/>
                <w:sz w:val="18"/>
                <w:szCs w:val="18"/>
              </w:rPr>
              <w:instrText>Reddit</w:instrText>
            </w:r>
            <w:r w:rsidR="00FB59A6">
              <w:rPr>
                <w:rFonts w:eastAsia="DengXian" w:hint="eastAsia"/>
                <w:color w:val="000000"/>
                <w:sz w:val="18"/>
                <w:szCs w:val="18"/>
              </w:rPr>
              <w:instrText>的用户活动进行了对比。我们分析了</w:instrText>
            </w:r>
            <w:r w:rsidR="00FB59A6">
              <w:rPr>
                <w:rFonts w:eastAsia="DengXian" w:hint="eastAsia"/>
                <w:color w:val="000000"/>
                <w:sz w:val="18"/>
                <w:szCs w:val="18"/>
              </w:rPr>
              <w:instrText>2021</w:instrText>
            </w:r>
            <w:r w:rsidR="00FB59A6">
              <w:rPr>
                <w:rFonts w:eastAsia="DengXian" w:hint="eastAsia"/>
                <w:color w:val="000000"/>
                <w:sz w:val="18"/>
                <w:szCs w:val="18"/>
              </w:rPr>
              <w:instrText>年</w:instrText>
            </w:r>
            <w:r w:rsidR="00FB59A6">
              <w:rPr>
                <w:rFonts w:eastAsia="DengXian" w:hint="eastAsia"/>
                <w:color w:val="000000"/>
                <w:sz w:val="18"/>
                <w:szCs w:val="18"/>
              </w:rPr>
              <w:instrText>10</w:instrText>
            </w:r>
            <w:r w:rsidR="00FB59A6">
              <w:rPr>
                <w:rFonts w:eastAsia="DengXian" w:hint="eastAsia"/>
                <w:color w:val="000000"/>
                <w:sz w:val="18"/>
                <w:szCs w:val="18"/>
              </w:rPr>
              <w:instrText>月和</w:instrText>
            </w:r>
            <w:r w:rsidR="00FB59A6">
              <w:rPr>
                <w:rFonts w:eastAsia="DengXian" w:hint="eastAsia"/>
                <w:color w:val="000000"/>
                <w:sz w:val="18"/>
                <w:szCs w:val="18"/>
              </w:rPr>
              <w:instrText>2023</w:instrText>
            </w:r>
            <w:r w:rsidR="00FB59A6">
              <w:rPr>
                <w:rFonts w:eastAsia="DengXian" w:hint="eastAsia"/>
                <w:color w:val="000000"/>
                <w:sz w:val="18"/>
                <w:szCs w:val="18"/>
              </w:rPr>
              <w:instrText>年</w:instrText>
            </w:r>
            <w:r w:rsidR="00FB59A6">
              <w:rPr>
                <w:rFonts w:eastAsia="DengXian" w:hint="eastAsia"/>
                <w:color w:val="000000"/>
                <w:sz w:val="18"/>
                <w:szCs w:val="18"/>
              </w:rPr>
              <w:instrText>3</w:instrText>
            </w:r>
            <w:r w:rsidR="00FB59A6">
              <w:rPr>
                <w:rFonts w:eastAsia="DengXian" w:hint="eastAsia"/>
                <w:color w:val="000000"/>
                <w:sz w:val="18"/>
                <w:szCs w:val="18"/>
              </w:rPr>
              <w:instrText>月期间的大量数据样本，捕获发布到</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和</w:instrText>
            </w:r>
            <w:r w:rsidR="00FB59A6">
              <w:rPr>
                <w:rFonts w:eastAsia="DengXian" w:hint="eastAsia"/>
                <w:color w:val="000000"/>
                <w:sz w:val="18"/>
                <w:szCs w:val="18"/>
              </w:rPr>
              <w:instrText>Reddit</w:instrText>
            </w:r>
            <w:r w:rsidR="00FB59A6">
              <w:rPr>
                <w:rFonts w:eastAsia="DengXian" w:hint="eastAsia"/>
                <w:color w:val="000000"/>
                <w:sz w:val="18"/>
                <w:szCs w:val="18"/>
              </w:rPr>
              <w:instrText>的与最受欢迎的</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主题相关的内容。我们发现，</w:instrText>
            </w:r>
            <w:r w:rsidR="00FB59A6">
              <w:rPr>
                <w:rFonts w:eastAsia="DengXian" w:hint="eastAsia"/>
                <w:color w:val="000000"/>
                <w:sz w:val="18"/>
                <w:szCs w:val="18"/>
              </w:rPr>
              <w:instrText>ChatGPT</w:instrText>
            </w:r>
            <w:r w:rsidR="00FB59A6">
              <w:rPr>
                <w:rFonts w:eastAsia="DengXian" w:hint="eastAsia"/>
                <w:color w:val="000000"/>
                <w:sz w:val="18"/>
                <w:szCs w:val="18"/>
              </w:rPr>
              <w:instrText>导致与这些主题相关的</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问题大幅下降，根据可用于培训的公共在线数据量，</w:instrText>
            </w:r>
            <w:r w:rsidR="00FB59A6">
              <w:rPr>
                <w:rFonts w:eastAsia="DengXian" w:hint="eastAsia"/>
                <w:color w:val="000000"/>
                <w:sz w:val="18"/>
                <w:szCs w:val="18"/>
              </w:rPr>
              <w:instrText>ChatGPT</w:instrText>
            </w:r>
            <w:r w:rsidR="00FB59A6">
              <w:rPr>
                <w:rFonts w:eastAsia="DengXian" w:hint="eastAsia"/>
                <w:color w:val="000000"/>
                <w:sz w:val="18"/>
                <w:szCs w:val="18"/>
              </w:rPr>
              <w:instrText>更有可能表现出色的主题的影响更大。相比之下，考虑到专注于相同主题的</w:instrText>
            </w:r>
            <w:r w:rsidR="00FB59A6">
              <w:rPr>
                <w:rFonts w:eastAsia="DengXian" w:hint="eastAsia"/>
                <w:color w:val="000000"/>
                <w:sz w:val="18"/>
                <w:szCs w:val="18"/>
              </w:rPr>
              <w:instrText>Reddit</w:instrText>
            </w:r>
            <w:r w:rsidR="00FB59A6">
              <w:rPr>
                <w:rFonts w:eastAsia="DengXian" w:hint="eastAsia"/>
                <w:color w:val="000000"/>
                <w:sz w:val="18"/>
                <w:szCs w:val="18"/>
              </w:rPr>
              <w:instrText>子社区，我们没有发现任何证据表明</w:instrText>
            </w:r>
            <w:r w:rsidR="00FB59A6">
              <w:rPr>
                <w:rFonts w:eastAsia="DengXian" w:hint="eastAsia"/>
                <w:color w:val="000000"/>
                <w:sz w:val="18"/>
                <w:szCs w:val="18"/>
              </w:rPr>
              <w:instrText>ChatGPT</w:instrText>
            </w:r>
            <w:r w:rsidR="00FB59A6">
              <w:rPr>
                <w:rFonts w:eastAsia="DengXian" w:hint="eastAsia"/>
                <w:color w:val="000000"/>
                <w:sz w:val="18"/>
                <w:szCs w:val="18"/>
              </w:rPr>
              <w:instrText>有任何影响，这表明在线知识社区中的社会依恋对社区生存的重要性。最后，我们考虑了</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提供的答案质量的潜在变化，考虑到用户在提供答案时对</w:instrText>
            </w:r>
            <w:r w:rsidR="00FB59A6">
              <w:rPr>
                <w:rFonts w:eastAsia="DengXian" w:hint="eastAsia"/>
                <w:color w:val="000000"/>
                <w:sz w:val="18"/>
                <w:szCs w:val="18"/>
              </w:rPr>
              <w:instrText>ChatGPT</w:instrText>
            </w:r>
            <w:r w:rsidR="00FB59A6">
              <w:rPr>
                <w:rFonts w:eastAsia="DengXian" w:hint="eastAsia"/>
                <w:color w:val="000000"/>
                <w:sz w:val="18"/>
                <w:szCs w:val="18"/>
              </w:rPr>
              <w:instrText>的潜在依赖，以及随着用户离开社区，集体专业知识的潜在下降。我们发现平均答案质量显著下降，主要是由于用户退出。我们讨论了对在线知识社区管理的影响。</w:instrText>
            </w:r>
            <w:r w:rsidR="00FB59A6">
              <w:rPr>
                <w:rFonts w:eastAsia="DengXian" w:hint="eastAsia"/>
                <w:color w:val="000000"/>
                <w:sz w:val="18"/>
                <w:szCs w:val="18"/>
              </w:rPr>
              <w:instrText>","DOI":"10.2139/ssrn.4521754","genre":"SSRN Scholarly Paper","language":"en","note":"publisher-place: Rochester, NY","title":"The consequences of generative AI for UGC and online community engagement","author":[{"family":"Burtch",</w:instrText>
            </w:r>
            <w:r w:rsidR="00FB59A6">
              <w:rPr>
                <w:rFonts w:eastAsia="DengXian"/>
                <w:color w:val="000000"/>
                <w:sz w:val="18"/>
                <w:szCs w:val="18"/>
              </w:rPr>
              <w:instrText xml:space="preserve">"given":"Gordon"},{"family":"Lee","given":"Dokyun"},{"family":"Chen","given":"Zhichen"}],"issued":{"date-parts":[["2023",5]]}}}],"schema":"https://github.com/citation-style-language/schema/raw/master/csl-citation.json"}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Burtch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15CAC0B4"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Mar>
              <w:left w:w="0" w:type="dxa"/>
              <w:right w:w="0" w:type="dxa"/>
            </w:tcMar>
            <w:vAlign w:val="center"/>
            <w:hideMark/>
          </w:tcPr>
          <w:p w14:paraId="1E4F8346"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6B6BCBA6" w14:textId="766A5F62"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21709A7D"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6C950D44"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2D2AEBB5"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topic-week</w:t>
            </w:r>
          </w:p>
        </w:tc>
        <w:tc>
          <w:tcPr>
            <w:tcW w:w="2931" w:type="dxa"/>
            <w:tcMar>
              <w:left w:w="0" w:type="dxa"/>
              <w:right w:w="0" w:type="dxa"/>
            </w:tcMar>
            <w:vAlign w:val="center"/>
            <w:hideMark/>
          </w:tcPr>
          <w:p w14:paraId="62A137EC" w14:textId="183A2AA8"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w:t>
            </w:r>
          </w:p>
        </w:tc>
      </w:tr>
      <w:tr w:rsidR="00B25774" w:rsidRPr="0022223D" w14:paraId="252AEAFE" w14:textId="77777777" w:rsidTr="00A86F82">
        <w:trPr>
          <w:trHeight w:val="510"/>
          <w:jc w:val="center"/>
        </w:trPr>
        <w:tc>
          <w:tcPr>
            <w:tcW w:w="2281" w:type="dxa"/>
            <w:tcMar>
              <w:left w:w="0" w:type="dxa"/>
              <w:right w:w="0" w:type="dxa"/>
            </w:tcMar>
            <w:vAlign w:val="center"/>
            <w:hideMark/>
          </w:tcPr>
          <w:p w14:paraId="2666FBE4" w14:textId="0CF8EFCE" w:rsidR="00B25774" w:rsidRPr="0022223D" w:rsidRDefault="006F6E66"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{"citationID":"bbT1Z9qA","properties":{"formattedCitation":"(del Rio-Chanona et al., 2023)","plainCitation":"(del Rio-Chanona et al., 2023)","dontUpdate":true,"noteIndex":0},"citationItems":[{"id":2844,"uris":["http://www.mendeley.com/documents/?uuid=16120ead-8010-4f76-8737-d689f3dfa549","http://zotero.org/users/8905122/items/WHQZEJTI","http://www.mendeley.com/documents/?uuid=65496882-6a33-4821-9d55-819c64503bc4","http://zotero.org/users/local/bVGy23C0/items/VSTF3CBR"],"itemData":{"id":2844,"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w:instrText>
            </w:r>
            <w:r w:rsidR="00FB59A6">
              <w:rPr>
                <w:rFonts w:eastAsia="DengXian" w:hint="eastAsia"/>
                <w:color w:val="000000"/>
                <w:sz w:val="18"/>
                <w:szCs w:val="18"/>
              </w:rPr>
              <w:instrText>e efficient for solving certain programming problems, but its widespread adoption and the resulting shift away from public exchange on the web will limit the open data people and models can learn from in the future.\n\n</w:instrText>
            </w:r>
            <w:r w:rsidR="00FB59A6">
              <w:rPr>
                <w:rFonts w:eastAsia="DengXian" w:hint="eastAsia"/>
                <w:color w:val="000000"/>
                <w:sz w:val="18"/>
                <w:szCs w:val="18"/>
              </w:rPr>
              <w:instrText>【摘要翻译】像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大型语言模型有效地为用户提供各种主题的信息，为搜索网络和在线向人们寻求帮助提供了潜在的替代品。但由于用户私下与模型进行交互，这些模型可能会大幅减少公开可用的人工生成数据和知识资源的数量。这种替代可能会在为未来模型保护训练数据方面带来重大问题。在这项工作中，我们通过分析</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上的活动来调查</w:instrText>
            </w:r>
            <w:r w:rsidR="00FB59A6">
              <w:rPr>
                <w:rFonts w:eastAsia="DengXian" w:hint="eastAsia"/>
                <w:color w:val="000000"/>
                <w:sz w:val="18"/>
                <w:szCs w:val="18"/>
              </w:rPr>
              <w:instrText>ChatGPT</w:instrText>
            </w:r>
            <w:r w:rsidR="00FB59A6">
              <w:rPr>
                <w:rFonts w:eastAsia="DengXian" w:hint="eastAsia"/>
                <w:color w:val="000000"/>
                <w:sz w:val="18"/>
                <w:szCs w:val="18"/>
              </w:rPr>
              <w:instrText>的发布如何改变了网络上的人工生成开放数据，</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是领先的计算机编程在线问答平台。我们发现，相对于俄罗斯和中国的同行，</w:instrText>
            </w:r>
            <w:r w:rsidR="00FB59A6">
              <w:rPr>
                <w:rFonts w:eastAsia="DengXian" w:hint="eastAsia"/>
                <w:color w:val="000000"/>
                <w:sz w:val="18"/>
                <w:szCs w:val="18"/>
              </w:rPr>
              <w:instrText>ChatGPT</w:instrText>
            </w:r>
            <w:r w:rsidR="00FB59A6">
              <w:rPr>
                <w:rFonts w:eastAsia="DengXian" w:hint="eastAsia"/>
                <w:color w:val="000000"/>
                <w:sz w:val="18"/>
                <w:szCs w:val="18"/>
              </w:rPr>
              <w:instrText>访问受限，以及类似的数学论坛，</w:instrText>
            </w:r>
            <w:r w:rsidR="00FB59A6">
              <w:rPr>
                <w:rFonts w:eastAsia="DengXian" w:hint="eastAsia"/>
                <w:color w:val="000000"/>
                <w:sz w:val="18"/>
                <w:szCs w:val="18"/>
              </w:rPr>
              <w:instrText>ChatGPT</w:instrText>
            </w:r>
            <w:r w:rsidR="00FB59A6">
              <w:rPr>
                <w:rFonts w:eastAsia="DengXian" w:hint="eastAsia"/>
                <w:color w:val="000000"/>
                <w:sz w:val="18"/>
                <w:szCs w:val="18"/>
              </w:rPr>
              <w:instrText>能力较弱，</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上的活动显着减少。一个</w:instrText>
            </w:r>
            <w:r w:rsidR="00FB59A6">
              <w:rPr>
                <w:rFonts w:eastAsia="DengXian" w:hint="eastAsia"/>
                <w:color w:val="000000"/>
                <w:sz w:val="18"/>
                <w:szCs w:val="18"/>
              </w:rPr>
              <w:instrText>difference-in-differences</w:instrText>
            </w:r>
            <w:r w:rsidR="00FB59A6">
              <w:rPr>
                <w:rFonts w:eastAsia="DengXian" w:hint="eastAsia"/>
                <w:color w:val="000000"/>
                <w:sz w:val="18"/>
                <w:szCs w:val="18"/>
              </w:rPr>
              <w:instrText>模型估计</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上的每周帖子减少了</w:instrText>
            </w:r>
            <w:r w:rsidR="00FB59A6">
              <w:rPr>
                <w:rFonts w:eastAsia="DengXian" w:hint="eastAsia"/>
                <w:color w:val="000000"/>
                <w:sz w:val="18"/>
                <w:szCs w:val="18"/>
              </w:rPr>
              <w:instrText>16\\%</w:instrText>
            </w:r>
            <w:r w:rsidR="00FB59A6">
              <w:rPr>
                <w:rFonts w:eastAsia="DengXian" w:hint="eastAsia"/>
                <w:color w:val="000000"/>
                <w:sz w:val="18"/>
                <w:szCs w:val="18"/>
              </w:rPr>
              <w:instrText>。随着时间的推移，这种影响的幅度会增加，对于与最广泛使用的编程语言相关的帖子来说，这种影响更大。</w:instrText>
            </w:r>
            <w:r w:rsidR="00FB59A6">
              <w:rPr>
                <w:rFonts w:eastAsia="DengXian" w:hint="eastAsia"/>
                <w:color w:val="000000"/>
                <w:sz w:val="18"/>
                <w:szCs w:val="18"/>
              </w:rPr>
              <w:instrText>ChatGPT</w:instrText>
            </w:r>
            <w:r w:rsidR="00FB59A6">
              <w:rPr>
                <w:rFonts w:eastAsia="DengXian" w:hint="eastAsia"/>
                <w:color w:val="000000"/>
                <w:sz w:val="18"/>
                <w:szCs w:val="18"/>
              </w:rPr>
              <w:instrText>之后发布的帖子获得了与以前相似的投票分数，这表明</w:instrText>
            </w:r>
            <w:r w:rsidR="00FB59A6">
              <w:rPr>
                <w:rFonts w:eastAsia="DengXian" w:hint="eastAsia"/>
                <w:color w:val="000000"/>
                <w:sz w:val="18"/>
                <w:szCs w:val="18"/>
              </w:rPr>
              <w:instrText>ChatGPT</w:instrText>
            </w:r>
            <w:r w:rsidR="00FB59A6">
              <w:rPr>
                <w:rFonts w:eastAsia="DengXian" w:hint="eastAsia"/>
                <w:color w:val="000000"/>
                <w:sz w:val="18"/>
                <w:szCs w:val="18"/>
              </w:rPr>
              <w:instrText>不仅仅是在取代重复或低质量的内容。这些结果表明，越来越多的用户正在采用大型语言模型来回答问题，并且它们是</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的更好替代品，因为它们拥有更多的训练数据。使用像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这样的模型可能更有效地解决某些编程问题，但是它的广泛采用以及由此产生的远离网络公共交流的转变将限制人们和模型将来可以学习的开放数据。</w:instrText>
            </w:r>
            <w:r w:rsidR="00FB59A6">
              <w:rPr>
                <w:rFonts w:eastAsia="DengXian" w:hint="eastAsia"/>
                <w:color w:val="000000"/>
                <w:sz w:val="18"/>
                <w:szCs w:val="18"/>
              </w:rPr>
              <w:instrText>","DOI":"10.48550/arXiv.2307.07367","language":"en","publisher":"arXiv","title":"Are large language models a threat to digital public goods? Evidence from activity on Stack Overflow","titl</w:instrText>
            </w:r>
            <w:r w:rsidR="00FB59A6">
              <w:rPr>
                <w:rFonts w:eastAsia="DengXian"/>
                <w:color w:val="000000"/>
                <w:sz w:val="18"/>
                <w:szCs w:val="18"/>
              </w:rPr>
              <w:instrText xml:space="preserve">e-short":"Are large language models a threat to digital publ","author":[{"family":"Rio-Chanona","given":"Maria","non-dropping-particle":"del"},{"family":"Laurentsyeva","given":"Nadzeya"},{"family":"Wachs","given":"Johannes"}],"issued":{"date-parts":[["2023",7]]}}}],"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del Rio-Chanona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57DA1E2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Mar>
              <w:left w:w="0" w:type="dxa"/>
              <w:right w:w="0" w:type="dxa"/>
            </w:tcMar>
            <w:vAlign w:val="center"/>
            <w:hideMark/>
          </w:tcPr>
          <w:p w14:paraId="65C3FDE8"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2AF0A684" w14:textId="7E30FE6C"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6D30EBB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4EE45C2A"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29B0979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topic-week</w:t>
            </w:r>
          </w:p>
        </w:tc>
        <w:tc>
          <w:tcPr>
            <w:tcW w:w="2931" w:type="dxa"/>
            <w:tcMar>
              <w:left w:w="0" w:type="dxa"/>
              <w:right w:w="0" w:type="dxa"/>
            </w:tcMar>
            <w:vAlign w:val="center"/>
            <w:hideMark/>
          </w:tcPr>
          <w:p w14:paraId="76B55280" w14:textId="0E740262"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w:t>
            </w:r>
          </w:p>
        </w:tc>
      </w:tr>
      <w:tr w:rsidR="00B25774" w:rsidRPr="0022223D" w14:paraId="47B5A2B1" w14:textId="77777777" w:rsidTr="00A86F82">
        <w:trPr>
          <w:trHeight w:val="510"/>
          <w:jc w:val="center"/>
        </w:trPr>
        <w:tc>
          <w:tcPr>
            <w:tcW w:w="2281" w:type="dxa"/>
            <w:tcMar>
              <w:left w:w="0" w:type="dxa"/>
              <w:right w:w="0" w:type="dxa"/>
            </w:tcMar>
            <w:vAlign w:val="center"/>
            <w:hideMark/>
          </w:tcPr>
          <w:p w14:paraId="7A85DABA" w14:textId="740EF111" w:rsidR="00B25774" w:rsidRPr="0022223D" w:rsidRDefault="00FC2DF8"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{"citationID":"dPl8JOZZ","properties":{"formattedCitation":"(Quinn &amp; Gutt, 2023)","plainCitation":"(Quinn &amp; Gutt, 2023)","dontUpdate":true,"noteIndex":0},"citationItems":[{"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w:instrText>
            </w:r>
            <w:r w:rsidR="00FB59A6">
              <w:rPr>
                <w:rFonts w:eastAsia="DengXian" w:hint="eastAsia"/>
                <w:color w:val="000000"/>
                <w:sz w:val="18"/>
                <w:szCs w:val="18"/>
              </w:rPr>
              <w:instrText xml:space="preserve"> support the development of the Paradox of Reuse Theory by illuminating a special case in which training data erosion may be beneficial to the GAI.\n\n</w:instrText>
            </w:r>
            <w:r w:rsidR="00FB59A6">
              <w:rPr>
                <w:rFonts w:eastAsia="DengXian" w:hint="eastAsia"/>
                <w:color w:val="000000"/>
                <w:sz w:val="18"/>
                <w:szCs w:val="18"/>
              </w:rPr>
              <w:instrText>【摘要翻译】生成性人工智能（</w:instrText>
            </w:r>
            <w:r w:rsidR="00FB59A6">
              <w:rPr>
                <w:rFonts w:eastAsia="DengXian" w:hint="eastAsia"/>
                <w:color w:val="000000"/>
                <w:sz w:val="18"/>
                <w:szCs w:val="18"/>
              </w:rPr>
              <w:instrText>GAI</w:instrText>
            </w:r>
            <w:r w:rsidR="00FB59A6">
              <w:rPr>
                <w:rFonts w:eastAsia="DengXian" w:hint="eastAsia"/>
                <w:color w:val="000000"/>
                <w:sz w:val="18"/>
                <w:szCs w:val="18"/>
              </w:rPr>
              <w:instrText>）如何影响他们自己的训练数据，例如来自问答平台的训练数据？重用理论悖论假设</w:instrText>
            </w:r>
            <w:r w:rsidR="00FB59A6">
              <w:rPr>
                <w:rFonts w:eastAsia="DengXian" w:hint="eastAsia"/>
                <w:color w:val="000000"/>
                <w:sz w:val="18"/>
                <w:szCs w:val="18"/>
              </w:rPr>
              <w:instrText>GAI</w:instrText>
            </w:r>
            <w:r w:rsidR="00FB59A6">
              <w:rPr>
                <w:rFonts w:eastAsia="DengXian" w:hint="eastAsia"/>
                <w:color w:val="000000"/>
                <w:sz w:val="18"/>
                <w:szCs w:val="18"/>
              </w:rPr>
              <w:instrText>的使用将替代训练数据来源的问答平台的流量。然而，这是否以及如何影响这些平台上的后续训练数据生成仍然是一个悬而未决的问题。我们通过利用</w:instrText>
            </w:r>
            <w:r w:rsidR="00FB59A6">
              <w:rPr>
                <w:rFonts w:eastAsia="DengXian" w:hint="eastAsia"/>
                <w:color w:val="000000"/>
                <w:sz w:val="18"/>
                <w:szCs w:val="18"/>
              </w:rPr>
              <w:instrText>ChatGPT</w:instrText>
            </w:r>
            <w:r w:rsidR="00FB59A6">
              <w:rPr>
                <w:rFonts w:eastAsia="DengXian" w:hint="eastAsia"/>
                <w:color w:val="000000"/>
                <w:sz w:val="18"/>
                <w:szCs w:val="18"/>
              </w:rPr>
              <w:instrText>的推出和使用丰富的</w:instrText>
            </w:r>
            <w:r w:rsidR="00FB59A6">
              <w:rPr>
                <w:rFonts w:eastAsia="DengXian" w:hint="eastAsia"/>
                <w:color w:val="000000"/>
                <w:sz w:val="18"/>
                <w:szCs w:val="18"/>
              </w:rPr>
              <w:instrText>StackExchange</w:instrText>
            </w:r>
            <w:r w:rsidR="00FB59A6">
              <w:rPr>
                <w:rFonts w:eastAsia="DengXian" w:hint="eastAsia"/>
                <w:color w:val="000000"/>
                <w:sz w:val="18"/>
                <w:szCs w:val="18"/>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eastAsia="DengXian" w:hint="eastAsia"/>
                <w:color w:val="000000"/>
                <w:sz w:val="18"/>
                <w:szCs w:val="18"/>
              </w:rPr>
              <w:instrText>GAI</w:instrText>
            </w:r>
            <w:r w:rsidR="00FB59A6">
              <w:rPr>
                <w:rFonts w:eastAsia="DengXian" w:hint="eastAsia"/>
                <w:color w:val="000000"/>
                <w:sz w:val="18"/>
                <w:szCs w:val="18"/>
              </w:rPr>
              <w:instrText>有益。</w:instrText>
            </w:r>
            <w:r w:rsidR="00FB59A6">
              <w:rPr>
                <w:rFonts w:eastAsia="DengXian" w:hint="eastAsia"/>
                <w:color w:val="000000"/>
                <w:sz w:val="18"/>
                <w:szCs w:val="18"/>
              </w:rPr>
              <w:instrText>","DOI":"10.2139/ssrn.4522386","genre":"SSRN Scholarly P</w:instrText>
            </w:r>
            <w:r w:rsidR="00FB59A6">
              <w:rPr>
                <w:rFonts w:eastAsia="DengXian"/>
                <w:color w:val="000000"/>
                <w:sz w:val="18"/>
                <w:szCs w:val="18"/>
              </w:rPr>
              <w:instrText xml:space="preserve">aper","language":"en","note":"publisher-place: Rochester, NY","title":"The effect of generative artificial intelligence on Q&amp;A platforms – Consequences for questions, answers, question readability, and novelty","title-short":"Does Generative AI Erode Its Own Training Data?","author":[{"family":"Quinn","given":"Martin"},{"family":"Gutt","given":"Dominik"}],"issued":{"date-parts":[["2023",7]]}}}],"schema":"https://github.com/citation-style-language/schema/raw/master/csl-citation.json"}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Quinn &amp; Gutt, 2023</w:t>
            </w:r>
            <w:r w:rsidRPr="0022223D">
              <w:rPr>
                <w:rFonts w:eastAsia="DengXian"/>
                <w:color w:val="000000"/>
                <w:sz w:val="18"/>
                <w:szCs w:val="18"/>
              </w:rPr>
              <w:fldChar w:fldCharType="end"/>
            </w:r>
          </w:p>
        </w:tc>
        <w:tc>
          <w:tcPr>
            <w:tcW w:w="1063" w:type="dxa"/>
            <w:tcMar>
              <w:left w:w="0" w:type="dxa"/>
              <w:right w:w="0" w:type="dxa"/>
            </w:tcMar>
            <w:vAlign w:val="center"/>
            <w:hideMark/>
          </w:tcPr>
          <w:p w14:paraId="7C250435"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Exchange</w:t>
            </w:r>
          </w:p>
        </w:tc>
        <w:tc>
          <w:tcPr>
            <w:tcW w:w="1426" w:type="dxa"/>
            <w:tcMar>
              <w:left w:w="0" w:type="dxa"/>
              <w:right w:w="0" w:type="dxa"/>
            </w:tcMar>
            <w:vAlign w:val="center"/>
            <w:hideMark/>
          </w:tcPr>
          <w:p w14:paraId="331F622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560590F1" w14:textId="403A6A75"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2E96436C"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3F8F822F"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7F8225C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topic-week</w:t>
            </w:r>
          </w:p>
        </w:tc>
        <w:tc>
          <w:tcPr>
            <w:tcW w:w="2931" w:type="dxa"/>
            <w:tcMar>
              <w:left w:w="0" w:type="dxa"/>
              <w:right w:w="0" w:type="dxa"/>
            </w:tcMar>
            <w:vAlign w:val="center"/>
            <w:hideMark/>
          </w:tcPr>
          <w:p w14:paraId="3EF13CC8" w14:textId="01A893E7"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w:t>
            </w:r>
          </w:p>
        </w:tc>
      </w:tr>
      <w:tr w:rsidR="00B25774" w:rsidRPr="0022223D" w14:paraId="72363594" w14:textId="77777777" w:rsidTr="00A86F82">
        <w:trPr>
          <w:trHeight w:val="1266"/>
          <w:jc w:val="center"/>
        </w:trPr>
        <w:tc>
          <w:tcPr>
            <w:tcW w:w="2281" w:type="dxa"/>
            <w:tcMar>
              <w:left w:w="0" w:type="dxa"/>
              <w:right w:w="0" w:type="dxa"/>
            </w:tcMar>
            <w:vAlign w:val="center"/>
            <w:hideMark/>
          </w:tcPr>
          <w:p w14:paraId="1E2F3892" w14:textId="3A56D128" w:rsidR="00B25774" w:rsidRPr="0022223D" w:rsidRDefault="0049024F"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{"citationID":"IoJDMoIX","properties":{"formattedCitation":"(Sanatizadeh et al., 2023)","plainCitation":"(Sanatizadeh et al., 2023)","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w:instrText>
            </w:r>
            <w:r w:rsidR="00FB59A6">
              <w:rPr>
                <w:rFonts w:eastAsia="DengXian" w:hint="eastAsia"/>
                <w:color w:val="000000"/>
                <w:sz w:val="18"/>
                <w:szCs w:val="18"/>
              </w:rPr>
              <w:instrText>ture research opportunities in this area.\n\n</w:instrText>
            </w:r>
            <w:r w:rsidR="00FB59A6">
              <w:rPr>
                <w:rFonts w:eastAsia="DengXian" w:hint="eastAsia"/>
                <w:color w:val="000000"/>
                <w:sz w:val="18"/>
                <w:szCs w:val="18"/>
              </w:rPr>
              <w:instrText>【摘要翻译】</w:instrText>
            </w:r>
            <w:r w:rsidR="00FB59A6">
              <w:rPr>
                <w:rFonts w:eastAsia="DengXian" w:hint="eastAsia"/>
                <w:color w:val="000000"/>
                <w:sz w:val="18"/>
                <w:szCs w:val="18"/>
              </w:rPr>
              <w:instrText>ChatGPT</w:instrText>
            </w:r>
            <w:r w:rsidR="00FB59A6">
              <w:rPr>
                <w:rFonts w:eastAsia="DengXian" w:hint="eastAsia"/>
                <w:color w:val="000000"/>
                <w:sz w:val="18"/>
                <w:szCs w:val="18"/>
              </w:rPr>
              <w:instrText>和巴德等大型语言模型（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”为例，探讨了这项技术对在线问答论坛内容生成和消费的影响。我们的初步发现表明，自</w:instrText>
            </w:r>
            <w:r w:rsidR="00FB59A6">
              <w:rPr>
                <w:rFonts w:eastAsia="DengXian" w:hint="eastAsia"/>
                <w:color w:val="000000"/>
                <w:sz w:val="18"/>
                <w:szCs w:val="18"/>
              </w:rPr>
              <w:instrText>ChatGPT</w:instrText>
            </w:r>
            <w:r w:rsidR="00FB59A6">
              <w:rPr>
                <w:rFonts w:eastAsia="DengXian" w:hint="eastAsia"/>
                <w:color w:val="000000"/>
                <w:sz w:val="18"/>
                <w:szCs w:val="18"/>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eastAsia="DengXian" w:hint="eastAsia"/>
                <w:color w:val="000000"/>
                <w:sz w:val="18"/>
                <w:szCs w:val="18"/>
              </w:rPr>
              <w:instrText>LLM</w:instrText>
            </w:r>
            <w:r w:rsidR="00FB59A6">
              <w:rPr>
                <w:rFonts w:eastAsia="DengXian" w:hint="eastAsia"/>
                <w:color w:val="000000"/>
                <w:sz w:val="18"/>
                <w:szCs w:val="18"/>
              </w:rPr>
              <w:instrText>之后，</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上的访问量、帖子、用户和活跃用户数量明显减少，特别是在技术领域。我们通过分析</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eastAsia="DengXian" w:hint="eastAsia"/>
                <w:color w:val="000000"/>
                <w:sz w:val="18"/>
                <w:szCs w:val="18"/>
              </w:rPr>
              <w:instrText>","DOI":"10.2139/ssrn.4459729","genre":"SSRN Scholarly Paper","language":"en","note":"publisher-place: Rochester, NY","title":"Information foraging in the era of AI: Exploring the effect of ChatGPT on digital Q&amp;A platforms","author":[{"fam</w:instrText>
            </w:r>
            <w:r w:rsidR="00FB59A6">
              <w:rPr>
                <w:rFonts w:eastAsia="DengXian"/>
                <w:color w:val="000000"/>
                <w:sz w:val="18"/>
                <w:szCs w:val="18"/>
              </w:rPr>
              <w:instrText xml:space="preserve">ily":"Sanatizadeh","given":"Aida"},{"family":"Lu","given":"Yingda"},{"family":"Zhao","given":"Keran"},{"family":"Hu","given":"Yuheng"}],"issued":{"date-parts":[["2023",5]]}}}],"schema":"https://github.com/citation-style-language/schema/raw/master/csl-citation.json"}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Sanatizadeh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1499EB78"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Exchange</w:t>
            </w:r>
          </w:p>
        </w:tc>
        <w:tc>
          <w:tcPr>
            <w:tcW w:w="1426" w:type="dxa"/>
            <w:tcMar>
              <w:left w:w="0" w:type="dxa"/>
              <w:right w:w="0" w:type="dxa"/>
            </w:tcMar>
            <w:vAlign w:val="center"/>
            <w:hideMark/>
          </w:tcPr>
          <w:p w14:paraId="6FEB176F"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28EEEA0C" w14:textId="2F08E523"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7095976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37F39C8F"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 Answerer, Viewer</w:t>
            </w:r>
          </w:p>
        </w:tc>
        <w:tc>
          <w:tcPr>
            <w:tcW w:w="1519" w:type="dxa"/>
            <w:tcMar>
              <w:left w:w="0" w:type="dxa"/>
              <w:right w:w="0" w:type="dxa"/>
            </w:tcMar>
            <w:vAlign w:val="center"/>
            <w:hideMark/>
          </w:tcPr>
          <w:p w14:paraId="17C9EEEC"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post-day</w:t>
            </w:r>
          </w:p>
        </w:tc>
        <w:tc>
          <w:tcPr>
            <w:tcW w:w="2931" w:type="dxa"/>
            <w:tcMar>
              <w:left w:w="0" w:type="dxa"/>
              <w:right w:w="0" w:type="dxa"/>
            </w:tcMar>
            <w:vAlign w:val="center"/>
            <w:hideMark/>
          </w:tcPr>
          <w:p w14:paraId="38DF8676" w14:textId="6DDA9D5B"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 make</w:t>
            </w:r>
            <w:r w:rsidRPr="0022223D">
              <w:rPr>
                <w:rFonts w:eastAsia="DengXian"/>
                <w:color w:val="000000"/>
                <w:sz w:val="18"/>
                <w:szCs w:val="18"/>
              </w:rPr>
              <w:br/>
              <w:t>questions more difficult to read</w:t>
            </w:r>
            <w:r w:rsidRPr="0022223D">
              <w:rPr>
                <w:rFonts w:eastAsia="DengXian"/>
                <w:color w:val="000000"/>
                <w:sz w:val="18"/>
                <w:szCs w:val="18"/>
              </w:rPr>
              <w:br/>
              <w:t xml:space="preserve">Reduce # </w:t>
            </w:r>
            <w:r w:rsidR="004B40A3" w:rsidRPr="0022223D">
              <w:rPr>
                <w:rFonts w:eastAsia="DengXian"/>
                <w:color w:val="000000"/>
                <w:sz w:val="18"/>
                <w:szCs w:val="18"/>
              </w:rPr>
              <w:t xml:space="preserve">of </w:t>
            </w:r>
            <w:r w:rsidRPr="0022223D">
              <w:rPr>
                <w:rFonts w:eastAsia="DengXian"/>
                <w:color w:val="000000"/>
                <w:sz w:val="18"/>
                <w:szCs w:val="18"/>
              </w:rPr>
              <w:t>answers; make answers</w:t>
            </w:r>
            <w:r w:rsidRPr="0022223D">
              <w:rPr>
                <w:rFonts w:eastAsia="DengXian"/>
                <w:color w:val="000000"/>
                <w:sz w:val="18"/>
                <w:szCs w:val="18"/>
              </w:rPr>
              <w:br/>
              <w:t>longer, more difficult to read</w:t>
            </w:r>
            <w:r w:rsidRPr="0022223D">
              <w:rPr>
                <w:rFonts w:eastAsia="DengXian"/>
                <w:color w:val="000000"/>
                <w:sz w:val="18"/>
                <w:szCs w:val="18"/>
              </w:rPr>
              <w:br/>
              <w:t xml:space="preserve">Reduce # </w:t>
            </w:r>
            <w:r w:rsidR="004B40A3" w:rsidRPr="0022223D">
              <w:rPr>
                <w:rFonts w:eastAsia="DengXian"/>
                <w:color w:val="000000"/>
                <w:sz w:val="18"/>
                <w:szCs w:val="18"/>
              </w:rPr>
              <w:t xml:space="preserve">of </w:t>
            </w:r>
            <w:r w:rsidRPr="0022223D">
              <w:rPr>
                <w:rFonts w:eastAsia="DengXian"/>
                <w:color w:val="000000"/>
                <w:sz w:val="18"/>
                <w:szCs w:val="18"/>
              </w:rPr>
              <w:t xml:space="preserve">views; </w:t>
            </w:r>
            <w:r w:rsidR="008343D3" w:rsidRPr="0022223D">
              <w:rPr>
                <w:rFonts w:eastAsia="DengXian"/>
                <w:color w:val="000000"/>
                <w:sz w:val="18"/>
                <w:szCs w:val="18"/>
              </w:rPr>
              <w:t>i</w:t>
            </w:r>
            <w:r w:rsidRPr="0022223D">
              <w:rPr>
                <w:rFonts w:eastAsia="DengXian"/>
                <w:color w:val="000000"/>
                <w:sz w:val="18"/>
                <w:szCs w:val="18"/>
              </w:rPr>
              <w:t xml:space="preserve">ncrease # </w:t>
            </w:r>
            <w:r w:rsidR="004B40A3" w:rsidRPr="0022223D">
              <w:rPr>
                <w:rFonts w:eastAsia="DengXian"/>
                <w:color w:val="000000"/>
                <w:sz w:val="18"/>
                <w:szCs w:val="18"/>
              </w:rPr>
              <w:t xml:space="preserve">of </w:t>
            </w:r>
            <w:r w:rsidRPr="0022223D">
              <w:rPr>
                <w:rFonts w:eastAsia="DengXian"/>
                <w:color w:val="000000"/>
                <w:sz w:val="18"/>
                <w:szCs w:val="18"/>
              </w:rPr>
              <w:t>likes</w:t>
            </w:r>
          </w:p>
        </w:tc>
      </w:tr>
      <w:tr w:rsidR="00B25774" w:rsidRPr="0022223D" w14:paraId="4BC9B917" w14:textId="77777777" w:rsidTr="00A86F82">
        <w:trPr>
          <w:trHeight w:val="510"/>
          <w:jc w:val="center"/>
        </w:trPr>
        <w:tc>
          <w:tcPr>
            <w:tcW w:w="2281" w:type="dxa"/>
            <w:tcMar>
              <w:left w:w="0" w:type="dxa"/>
              <w:right w:w="0" w:type="dxa"/>
            </w:tcMar>
            <w:vAlign w:val="center"/>
            <w:hideMark/>
          </w:tcPr>
          <w:p w14:paraId="24B2715E" w14:textId="498CA8BF" w:rsidR="00B25774" w:rsidRPr="0022223D" w:rsidRDefault="00350F24" w:rsidP="005C79A5">
            <w:pPr>
              <w:jc w:val="both"/>
              <w:rPr>
                <w:rFonts w:eastAsia="DengXian"/>
                <w:color w:val="000000"/>
                <w:sz w:val="18"/>
                <w:szCs w:val="18"/>
                <w:lang w:eastAsia="zh-TW"/>
              </w:rPr>
            </w:pPr>
            <w:r w:rsidRPr="0022223D">
              <w:rPr>
                <w:rFonts w:eastAsia="DengXian"/>
                <w:color w:val="000000"/>
                <w:sz w:val="18"/>
                <w:szCs w:val="18"/>
              </w:rPr>
              <w:fldChar w:fldCharType="begin"/>
            </w:r>
            <w:r w:rsidR="006E796B">
              <w:rPr>
                <w:rFonts w:eastAsia="DengXian"/>
                <w:color w:val="000000"/>
                <w:sz w:val="18"/>
                <w:szCs w:val="18"/>
              </w:rPr>
              <w:instrText xml:space="preserve"> ADDIN ZOTERO_ITEM CSL_CITATION {"citationID":"47D2hRKz","properties":{"formattedCitation":"(Shan &amp; Qiu, 2023)","plainCitation":"(Shan &amp; Qiu, 2023)","dontUpdate":true,"noteIndex":0},"citationItems":[{"id":"xILCbqsa/OBPgY5Bu","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w:instrText>
            </w:r>
            <w:r w:rsidR="006E796B">
              <w:rPr>
                <w:rFonts w:eastAsia="DengXian" w:hint="eastAsia"/>
                <w:color w:val="000000"/>
                <w:sz w:val="18"/>
                <w:szCs w:val="18"/>
              </w:rPr>
              <w:instrText>rs with a better understanding of how generative AI influences users</w:instrText>
            </w:r>
            <w:r w:rsidR="006E796B">
              <w:rPr>
                <w:rFonts w:eastAsia="DengXian" w:hint="eastAsia"/>
                <w:color w:val="000000"/>
                <w:sz w:val="18"/>
                <w:szCs w:val="18"/>
              </w:rPr>
              <w:instrText>’</w:instrText>
            </w:r>
            <w:r w:rsidR="006E796B">
              <w:rPr>
                <w:rFonts w:eastAsia="DengXian" w:hint="eastAsia"/>
                <w:color w:val="000000"/>
                <w:sz w:val="18"/>
                <w:szCs w:val="18"/>
              </w:rPr>
              <w:instrText xml:space="preserve"> knowledge contribution behavior. This understanding can guide decision-making and strategy development regarding the integration of generative AI on their platforms.\n\n</w:instrText>
            </w:r>
            <w:r w:rsidR="006E796B">
              <w:rPr>
                <w:rFonts w:eastAsia="DengXian" w:hint="eastAsia"/>
                <w:color w:val="000000"/>
                <w:sz w:val="18"/>
                <w:szCs w:val="18"/>
              </w:rPr>
              <w:instrText>【摘要翻译】在线平台上的自愿知识贡献对用户、平台和公司都很重要。生成式人工智能（</w:instrText>
            </w:r>
            <w:r w:rsidR="006E796B">
              <w:rPr>
                <w:rFonts w:eastAsia="DengXian" w:hint="eastAsia"/>
                <w:color w:val="000000"/>
                <w:sz w:val="18"/>
                <w:szCs w:val="18"/>
              </w:rPr>
              <w:instrText>AI</w:instrText>
            </w:r>
            <w:r w:rsidR="006E796B">
              <w:rPr>
                <w:rFonts w:eastAsia="DengXian" w:hint="eastAsia"/>
                <w:color w:val="000000"/>
                <w:sz w:val="18"/>
                <w:szCs w:val="18"/>
              </w:rPr>
              <w:instrText>）技术的快速进步使得在问答（</w:instrText>
            </w:r>
            <w:r w:rsidR="006E796B">
              <w:rPr>
                <w:rFonts w:eastAsia="DengXian" w:hint="eastAsia"/>
                <w:color w:val="000000"/>
                <w:sz w:val="18"/>
                <w:szCs w:val="18"/>
              </w:rPr>
              <w:instrText>Q&amp;A</w:instrText>
            </w:r>
            <w:r w:rsidR="006E796B">
              <w:rPr>
                <w:rFonts w:eastAsia="DengXian" w:hint="eastAsia"/>
                <w:color w:val="000000"/>
                <w:sz w:val="18"/>
                <w:szCs w:val="18"/>
              </w:rPr>
              <w:instrText>）平台上自动生成知识成为可能。然而，生成式</w:instrText>
            </w:r>
            <w:r w:rsidR="006E796B">
              <w:rPr>
                <w:rFonts w:eastAsia="DengXian" w:hint="eastAsia"/>
                <w:color w:val="000000"/>
                <w:sz w:val="18"/>
                <w:szCs w:val="18"/>
              </w:rPr>
              <w:instrText>AI</w:instrText>
            </w:r>
            <w:r w:rsidR="006E796B">
              <w:rPr>
                <w:rFonts w:eastAsia="DengXian" w:hint="eastAsia"/>
                <w:color w:val="000000"/>
                <w:sz w:val="18"/>
                <w:szCs w:val="18"/>
              </w:rPr>
              <w:instrText>对用户自愿知识贡献的影响仍然是一个经验问题。一方面，用户可能会从生成式</w:instrText>
            </w:r>
            <w:r w:rsidR="006E796B">
              <w:rPr>
                <w:rFonts w:eastAsia="DengXian" w:hint="eastAsia"/>
                <w:color w:val="000000"/>
                <w:sz w:val="18"/>
                <w:szCs w:val="18"/>
              </w:rPr>
              <w:instrText>AI</w:instrText>
            </w:r>
            <w:r w:rsidR="006E796B">
              <w:rPr>
                <w:rFonts w:eastAsia="DengXian" w:hint="eastAsia"/>
                <w:color w:val="000000"/>
                <w:sz w:val="18"/>
                <w:szCs w:val="18"/>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6E796B">
              <w:rPr>
                <w:rFonts w:eastAsia="DengXian" w:hint="eastAsia"/>
                <w:color w:val="000000"/>
                <w:sz w:val="18"/>
                <w:szCs w:val="18"/>
              </w:rPr>
              <w:instrText>ChatGPT</w:instrText>
            </w:r>
            <w:r w:rsidR="006E796B">
              <w:rPr>
                <w:rFonts w:eastAsia="DengXian" w:hint="eastAsia"/>
                <w:color w:val="000000"/>
                <w:sz w:val="18"/>
                <w:szCs w:val="18"/>
              </w:rPr>
              <w:instrText>）对用户在最大的问答平台之一</w:instrText>
            </w:r>
            <w:r w:rsidR="006E796B">
              <w:rPr>
                <w:rFonts w:eastAsia="DengXian" w:hint="eastAsia"/>
                <w:color w:val="000000"/>
                <w:sz w:val="18"/>
                <w:szCs w:val="18"/>
              </w:rPr>
              <w:instrText>Stack Overflow</w:instrText>
            </w:r>
            <w:r w:rsidR="006E796B">
              <w:rPr>
                <w:rFonts w:eastAsia="DengXian" w:hint="eastAsia"/>
                <w:color w:val="000000"/>
                <w:sz w:val="18"/>
                <w:szCs w:val="18"/>
              </w:rPr>
              <w:instrText>上自愿贡献知识的影响。利用自然实验，我们采用差异中的差异（</w:instrText>
            </w:r>
            <w:r w:rsidR="006E796B">
              <w:rPr>
                <w:rFonts w:eastAsia="DengXian" w:hint="eastAsia"/>
                <w:color w:val="000000"/>
                <w:sz w:val="18"/>
                <w:szCs w:val="18"/>
              </w:rPr>
              <w:instrText>DID</w:instrText>
            </w:r>
            <w:r w:rsidR="006E796B">
              <w:rPr>
                <w:rFonts w:eastAsia="DengXian" w:hint="eastAsia"/>
                <w:color w:val="000000"/>
                <w:sz w:val="18"/>
                <w:szCs w:val="18"/>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6E796B">
              <w:rPr>
                <w:rFonts w:eastAsia="DengXian" w:hint="eastAsia"/>
                <w:color w:val="000000"/>
                <w:sz w:val="18"/>
                <w:szCs w:val="18"/>
              </w:rPr>
              <w:instrText>IS</w:instrText>
            </w:r>
            <w:r w:rsidR="006E796B">
              <w:rPr>
                <w:rFonts w:eastAsia="DengXian" w:hint="eastAsia"/>
                <w:color w:val="000000"/>
                <w:sz w:val="18"/>
                <w:szCs w:val="18"/>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6E796B">
              <w:rPr>
                <w:rFonts w:eastAsia="DengXian" w:hint="eastAsia"/>
                <w:color w:val="000000"/>
                <w:sz w:val="18"/>
                <w:szCs w:val="18"/>
              </w:rPr>
              <w:instrText xml:space="preserve">","archive_location":"3 </w:instrText>
            </w:r>
            <w:r w:rsidR="006E796B">
              <w:rPr>
                <w:rFonts w:ascii="Segoe UI Emoji" w:eastAsia="DengXian" w:hAnsi="Segoe UI Emoji" w:cs="Segoe UI Emoji"/>
                <w:color w:val="000000"/>
                <w:sz w:val="18"/>
                <w:szCs w:val="18"/>
              </w:rPr>
              <w:instrText>📊</w:instrText>
            </w:r>
            <w:r w:rsidR="006E796B">
              <w:rPr>
                <w:rFonts w:eastAsia="DengXian" w:hint="eastAsia"/>
                <w:color w:val="000000"/>
                <w:sz w:val="18"/>
                <w:szCs w:val="18"/>
              </w:rPr>
              <w:instrText>","DOI":"10.2139/ssrn.4462976","event-place":"Rochester, NY","genre":"SSRN Schola</w:instrText>
            </w:r>
            <w:r w:rsidR="006E796B">
              <w:rPr>
                <w:rFonts w:eastAsia="DengXian"/>
                <w:color w:val="000000"/>
                <w:sz w:val="18"/>
                <w:szCs w:val="18"/>
              </w:rPr>
              <w:instrText>rly Paper","language":"en","note":"</w:instrText>
            </w:r>
            <w:r w:rsidR="006E796B">
              <w:rPr>
                <w:rFonts w:ascii="Segoe UI Emoji" w:eastAsia="DengXian" w:hAnsi="Segoe UI Emoji" w:cs="Segoe UI Emoji"/>
                <w:color w:val="000000"/>
                <w:sz w:val="18"/>
                <w:szCs w:val="18"/>
              </w:rPr>
              <w:instrText>🏷️</w:instrText>
            </w:r>
            <w:r w:rsidR="006E796B">
              <w:rPr>
                <w:rFonts w:eastAsia="DengXian"/>
                <w:color w:val="000000"/>
                <w:sz w:val="18"/>
                <w:szCs w:val="18"/>
              </w:rPr>
              <w:instrText xml:space="preserve"> /unread</w:instrText>
            </w:r>
            <w:r w:rsidR="006E796B">
              <w:rPr>
                <w:rFonts w:eastAsia="DengXian" w:hint="eastAsia"/>
                <w:color w:val="000000"/>
                <w:sz w:val="18"/>
                <w:szCs w:val="18"/>
              </w:rPr>
              <w:instrText>、</w:instrText>
            </w:r>
            <w:r w:rsidR="006E796B">
              <w:rPr>
                <w:rFonts w:eastAsia="DengXian"/>
                <w:color w:val="000000"/>
                <w:sz w:val="18"/>
                <w:szCs w:val="18"/>
              </w:rPr>
              <w:instrText>/reading</w:instrText>
            </w:r>
            <w:r w:rsidR="006E796B">
              <w:rPr>
                <w:rFonts w:eastAsia="DengXian" w:hint="eastAsia"/>
                <w:color w:val="000000"/>
                <w:sz w:val="18"/>
                <w:szCs w:val="18"/>
              </w:rPr>
              <w:instrText>、</w:instrText>
            </w:r>
            <w:r w:rsidR="006E796B">
              <w:rPr>
                <w:rFonts w:eastAsia="DengXian"/>
                <w:color w:val="000000"/>
                <w:sz w:val="18"/>
                <w:szCs w:val="18"/>
              </w:rPr>
              <w:instrText>Knowledge contribution</w:instrText>
            </w:r>
            <w:r w:rsidR="006E796B">
              <w:rPr>
                <w:rFonts w:eastAsia="DengXian" w:hint="eastAsia"/>
                <w:color w:val="000000"/>
                <w:sz w:val="18"/>
                <w:szCs w:val="18"/>
              </w:rPr>
              <w:instrText>、</w:instrText>
            </w:r>
            <w:r w:rsidR="006E796B">
              <w:rPr>
                <w:rFonts w:eastAsia="DengXian"/>
                <w:color w:val="000000"/>
                <w:sz w:val="18"/>
                <w:szCs w:val="18"/>
              </w:rPr>
              <w:instrText>difference-in-differences</w:instrText>
            </w:r>
            <w:r w:rsidR="006E796B">
              <w:rPr>
                <w:rFonts w:eastAsia="DengXian" w:hint="eastAsia"/>
                <w:color w:val="000000"/>
                <w:sz w:val="18"/>
                <w:szCs w:val="18"/>
              </w:rPr>
              <w:instrText>、</w:instrText>
            </w:r>
            <w:r w:rsidR="006E796B">
              <w:rPr>
                <w:rFonts w:eastAsia="DengXian"/>
                <w:color w:val="000000"/>
                <w:sz w:val="18"/>
                <w:szCs w:val="18"/>
              </w:rPr>
              <w:instrText>generative AI</w:instrText>
            </w:r>
            <w:r w:rsidR="006E796B">
              <w:rPr>
                <w:rFonts w:eastAsia="DengXian" w:hint="eastAsia"/>
                <w:color w:val="000000"/>
                <w:sz w:val="18"/>
                <w:szCs w:val="18"/>
              </w:rPr>
              <w:instrText>、</w:instrText>
            </w:r>
            <w:r w:rsidR="006E796B">
              <w:rPr>
                <w:rFonts w:eastAsia="DengXian"/>
                <w:color w:val="000000"/>
                <w:sz w:val="18"/>
                <w:szCs w:val="18"/>
              </w:rPr>
              <w:instrText>answer quality</w:instrText>
            </w:r>
            <w:r w:rsidR="006E796B">
              <w:rPr>
                <w:rFonts w:eastAsia="DengXian" w:hint="eastAsia"/>
                <w:color w:val="000000"/>
                <w:sz w:val="18"/>
                <w:szCs w:val="18"/>
              </w:rPr>
              <w:instrText>、</w:instrText>
            </w:r>
            <w:r w:rsidR="006E796B">
              <w:rPr>
                <w:rFonts w:eastAsia="DengXian"/>
                <w:color w:val="000000"/>
                <w:sz w:val="18"/>
                <w:szCs w:val="18"/>
              </w:rPr>
              <w:instrText>answer quantity</w:instrText>
            </w:r>
            <w:r w:rsidR="006E796B">
              <w:rPr>
                <w:rFonts w:eastAsia="DengXian" w:hint="eastAsia"/>
                <w:color w:val="000000"/>
                <w:sz w:val="18"/>
                <w:szCs w:val="18"/>
              </w:rPr>
              <w:instrText>、</w:instrText>
            </w:r>
            <w:r w:rsidR="006E796B">
              <w:rPr>
                <w:rFonts w:eastAsia="DengXian"/>
                <w:color w:val="000000"/>
                <w:sz w:val="18"/>
                <w:szCs w:val="18"/>
              </w:rPr>
              <w:instrText xml:space="preserve">voluntary Q&amp;A platforms","number":"4462976","publisher-place":"Rochester, NY","source":"Social Science Research Network","title":"Examining the impact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lang w:eastAsia="zh-TW"/>
              </w:rPr>
              <w:t>Shan &amp; Qiu, 2023</w:t>
            </w:r>
            <w:r w:rsidRPr="0022223D">
              <w:rPr>
                <w:rFonts w:eastAsia="DengXian"/>
                <w:color w:val="000000"/>
                <w:sz w:val="18"/>
                <w:szCs w:val="18"/>
              </w:rPr>
              <w:fldChar w:fldCharType="end"/>
            </w:r>
          </w:p>
        </w:tc>
        <w:tc>
          <w:tcPr>
            <w:tcW w:w="1063" w:type="dxa"/>
            <w:tcMar>
              <w:left w:w="0" w:type="dxa"/>
              <w:right w:w="0" w:type="dxa"/>
            </w:tcMar>
            <w:vAlign w:val="center"/>
            <w:hideMark/>
          </w:tcPr>
          <w:p w14:paraId="6CB3EDB3"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Stack Overflow</w:t>
            </w:r>
          </w:p>
        </w:tc>
        <w:tc>
          <w:tcPr>
            <w:tcW w:w="1426" w:type="dxa"/>
            <w:tcMar>
              <w:left w:w="0" w:type="dxa"/>
              <w:right w:w="0" w:type="dxa"/>
            </w:tcMar>
            <w:vAlign w:val="center"/>
            <w:hideMark/>
          </w:tcPr>
          <w:p w14:paraId="4DB2E1F7"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ChatGPT</w:t>
            </w:r>
          </w:p>
        </w:tc>
        <w:tc>
          <w:tcPr>
            <w:tcW w:w="1006" w:type="dxa"/>
            <w:tcMar>
              <w:left w:w="0" w:type="dxa"/>
              <w:right w:w="0" w:type="dxa"/>
            </w:tcMar>
            <w:vAlign w:val="center"/>
            <w:hideMark/>
          </w:tcPr>
          <w:p w14:paraId="629396F9" w14:textId="7E71433D"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GenAI introduction</w:t>
            </w:r>
          </w:p>
        </w:tc>
        <w:tc>
          <w:tcPr>
            <w:tcW w:w="1671" w:type="dxa"/>
            <w:tcMar>
              <w:left w:w="0" w:type="dxa"/>
              <w:right w:w="0" w:type="dxa"/>
            </w:tcMar>
            <w:vAlign w:val="center"/>
            <w:hideMark/>
          </w:tcPr>
          <w:p w14:paraId="5313AAEB"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Natural Experiment</w:t>
            </w:r>
          </w:p>
        </w:tc>
        <w:tc>
          <w:tcPr>
            <w:tcW w:w="1063" w:type="dxa"/>
            <w:tcMar>
              <w:left w:w="0" w:type="dxa"/>
              <w:right w:w="0" w:type="dxa"/>
            </w:tcMar>
            <w:vAlign w:val="center"/>
            <w:hideMark/>
          </w:tcPr>
          <w:p w14:paraId="33D846B8"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Answerer</w:t>
            </w:r>
          </w:p>
        </w:tc>
        <w:tc>
          <w:tcPr>
            <w:tcW w:w="1519" w:type="dxa"/>
            <w:tcMar>
              <w:left w:w="0" w:type="dxa"/>
              <w:right w:w="0" w:type="dxa"/>
            </w:tcMar>
            <w:vAlign w:val="center"/>
            <w:hideMark/>
          </w:tcPr>
          <w:p w14:paraId="0B1DDC2F"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user-day</w:t>
            </w:r>
          </w:p>
        </w:tc>
        <w:tc>
          <w:tcPr>
            <w:tcW w:w="2931" w:type="dxa"/>
            <w:tcMar>
              <w:left w:w="0" w:type="dxa"/>
              <w:right w:w="0" w:type="dxa"/>
            </w:tcMar>
            <w:vAlign w:val="center"/>
            <w:hideMark/>
          </w:tcPr>
          <w:p w14:paraId="1394BAAA" w14:textId="796DF976" w:rsidR="00B25774" w:rsidRPr="0022223D" w:rsidRDefault="00B25774" w:rsidP="005C79A5">
            <w:pPr>
              <w:rPr>
                <w:rFonts w:eastAsia="DengXian"/>
                <w:color w:val="000000"/>
                <w:sz w:val="18"/>
                <w:szCs w:val="18"/>
                <w:lang w:eastAsia="zh-TW"/>
              </w:rPr>
            </w:pPr>
            <w:r w:rsidRPr="0022223D">
              <w:rPr>
                <w:rFonts w:eastAsia="DengXian"/>
                <w:color w:val="000000"/>
                <w:sz w:val="18"/>
                <w:szCs w:val="18"/>
                <w:lang w:eastAsia="zh-TW"/>
              </w:rP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answers; make answers</w:t>
            </w:r>
            <w:r w:rsidRPr="0022223D">
              <w:rPr>
                <w:rFonts w:eastAsia="DengXian"/>
                <w:color w:val="000000"/>
                <w:sz w:val="18"/>
                <w:szCs w:val="18"/>
                <w:lang w:eastAsia="zh-TW"/>
              </w:rPr>
              <w:br/>
              <w:t>shorter and easier to read</w:t>
            </w:r>
          </w:p>
        </w:tc>
      </w:tr>
      <w:tr w:rsidR="00B25774" w:rsidRPr="0022223D" w14:paraId="541642F2" w14:textId="77777777" w:rsidTr="00A86F82">
        <w:trPr>
          <w:trHeight w:val="510"/>
          <w:jc w:val="center"/>
        </w:trPr>
        <w:tc>
          <w:tcPr>
            <w:tcW w:w="2281" w:type="dxa"/>
            <w:tcMar>
              <w:left w:w="0" w:type="dxa"/>
              <w:right w:w="0" w:type="dxa"/>
            </w:tcMar>
            <w:vAlign w:val="center"/>
            <w:hideMark/>
          </w:tcPr>
          <w:p w14:paraId="14CE7D14" w14:textId="0341BB59" w:rsidR="00B25774" w:rsidRPr="0022223D" w:rsidRDefault="003D13E6" w:rsidP="005C79A5">
            <w:pPr>
              <w:jc w:val="both"/>
              <w:rPr>
                <w:rFonts w:eastAsia="DengXian"/>
                <w:color w:val="000000"/>
                <w:sz w:val="18"/>
                <w:szCs w:val="18"/>
                <w:lang w:eastAsia="zh-TW"/>
              </w:rPr>
            </w:pPr>
            <w:r w:rsidRPr="0022223D">
              <w:rPr>
                <w:rFonts w:eastAsia="DengXian"/>
                <w:color w:val="000000"/>
                <w:sz w:val="18"/>
                <w:szCs w:val="18"/>
              </w:rPr>
              <w:fldChar w:fldCharType="begin"/>
            </w:r>
            <w:r w:rsidR="006E796B">
              <w:rPr>
                <w:rFonts w:eastAsia="DengXian"/>
                <w:color w:val="000000"/>
                <w:sz w:val="18"/>
                <w:szCs w:val="18"/>
                <w:lang w:eastAsia="zh-TW"/>
              </w:rPr>
              <w:instrText xml:space="preserve"> ADDIN ZOTERO_ITEM CSL_CITATION {"citationID":"6WEfDgjb","properties":{"formattedCitation":"(Su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eastAsia="DengXian" w:hint="eastAsia"/>
                <w:color w:val="000000"/>
                <w:sz w:val="18"/>
                <w:szCs w:val="18"/>
                <w:lang w:eastAsia="zh-TW"/>
              </w:rPr>
              <w:instrText>o motivate human participation in knowledge generation and dissemination, adding to the burgeoning body of work on how generative AI influences human knowledge sharing.\n\n</w:instrText>
            </w:r>
            <w:r w:rsidR="006E796B">
              <w:rPr>
                <w:rFonts w:eastAsia="DengXian" w:hint="eastAsia"/>
                <w:color w:val="000000"/>
                <w:sz w:val="18"/>
                <w:szCs w:val="18"/>
                <w:lang w:eastAsia="zh-TW"/>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rPr>
                <w:rFonts w:eastAsia="DengXian"/>
                <w:color w:val="000000"/>
                <w:sz w:val="18"/>
                <w:szCs w:val="18"/>
                <w:lang w:eastAsia="zh-TW"/>
              </w:rPr>
              <w:instrText>","DOI":"10.2139/ssrn.4628786","event-place":"Rochester, NY","genre":"SSRN Scholarly Paper","language":"en","license":"</w:instrText>
            </w:r>
            <w:r w:rsidR="006E796B">
              <w:rPr>
                <w:rFonts w:ascii="Segoe UI Emoji" w:eastAsia="DengXian" w:hAnsi="Segoe UI Emoji" w:cs="Segoe UI Emoji"/>
                <w:color w:val="000000"/>
                <w:sz w:val="18"/>
                <w:szCs w:val="18"/>
                <w:lang w:eastAsia="zh-TW"/>
              </w:rPr>
              <w:instrText>⭐⭐⭐⭐⭐</w:instrText>
            </w:r>
            <w:r w:rsidR="006E796B">
              <w:rPr>
                <w:rFonts w:eastAsia="DengXian"/>
                <w:color w:val="000000"/>
                <w:sz w:val="18"/>
                <w:szCs w:val="18"/>
                <w:lang w:eastAsia="zh-TW"/>
              </w:rPr>
              <w:instrText>","note":"</w:instrText>
            </w:r>
            <w:r w:rsidR="006E796B">
              <w:rPr>
                <w:rFonts w:ascii="Segoe UI Emoji" w:eastAsia="DengXian" w:hAnsi="Segoe UI Emoji" w:cs="Segoe UI Emoji"/>
                <w:color w:val="000000"/>
                <w:sz w:val="18"/>
                <w:szCs w:val="18"/>
                <w:lang w:eastAsia="zh-TW"/>
              </w:rPr>
              <w:instrText>🏷️</w:instrText>
            </w:r>
            <w:r w:rsidR="006E796B">
              <w:rPr>
                <w:rFonts w:eastAsia="DengXian"/>
                <w:color w:val="000000"/>
                <w:sz w:val="18"/>
                <w:szCs w:val="18"/>
                <w:lang w:eastAsia="zh-TW"/>
              </w:rPr>
              <w:instrText xml:space="preserve"> /unread</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/reading</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randomized experiment</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knowledge sharing</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Q&amp;A platform</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natural experiment</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generative AI</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lang w:eastAsia="zh-TW"/>
              </w:rPr>
              <w:t>Su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50A113F3"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Quora</w:t>
            </w:r>
          </w:p>
        </w:tc>
        <w:tc>
          <w:tcPr>
            <w:tcW w:w="1426" w:type="dxa"/>
            <w:tcMar>
              <w:left w:w="0" w:type="dxa"/>
              <w:right w:w="0" w:type="dxa"/>
            </w:tcMar>
            <w:vAlign w:val="center"/>
            <w:hideMark/>
          </w:tcPr>
          <w:p w14:paraId="4E872725" w14:textId="27F95FAC"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Internal GenAI</w:t>
            </w:r>
          </w:p>
        </w:tc>
        <w:tc>
          <w:tcPr>
            <w:tcW w:w="1006" w:type="dxa"/>
            <w:tcMar>
              <w:left w:w="0" w:type="dxa"/>
              <w:right w:w="0" w:type="dxa"/>
            </w:tcMar>
            <w:vAlign w:val="center"/>
            <w:hideMark/>
          </w:tcPr>
          <w:p w14:paraId="31F5966D" w14:textId="3F2A936A"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GenAI introduction</w:t>
            </w:r>
          </w:p>
        </w:tc>
        <w:tc>
          <w:tcPr>
            <w:tcW w:w="1671" w:type="dxa"/>
            <w:tcMar>
              <w:left w:w="0" w:type="dxa"/>
              <w:right w:w="0" w:type="dxa"/>
            </w:tcMar>
            <w:vAlign w:val="center"/>
            <w:hideMark/>
          </w:tcPr>
          <w:p w14:paraId="3598A139" w14:textId="5DA0551F"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Natural Experiment</w:t>
            </w:r>
          </w:p>
        </w:tc>
        <w:tc>
          <w:tcPr>
            <w:tcW w:w="1063" w:type="dxa"/>
            <w:tcMar>
              <w:left w:w="0" w:type="dxa"/>
              <w:right w:w="0" w:type="dxa"/>
            </w:tcMar>
            <w:vAlign w:val="center"/>
            <w:hideMark/>
          </w:tcPr>
          <w:p w14:paraId="027AFDA3"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Answerer</w:t>
            </w:r>
          </w:p>
        </w:tc>
        <w:tc>
          <w:tcPr>
            <w:tcW w:w="1519" w:type="dxa"/>
            <w:tcMar>
              <w:left w:w="0" w:type="dxa"/>
              <w:right w:w="0" w:type="dxa"/>
            </w:tcMar>
            <w:vAlign w:val="center"/>
            <w:hideMark/>
          </w:tcPr>
          <w:p w14:paraId="43610DBD"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question-week</w:t>
            </w:r>
          </w:p>
        </w:tc>
        <w:tc>
          <w:tcPr>
            <w:tcW w:w="2931" w:type="dxa"/>
            <w:tcMar>
              <w:left w:w="0" w:type="dxa"/>
              <w:right w:w="0" w:type="dxa"/>
            </w:tcMar>
            <w:vAlign w:val="center"/>
            <w:hideMark/>
          </w:tcPr>
          <w:p w14:paraId="7D58D5FD" w14:textId="39242E44" w:rsidR="00B25774" w:rsidRPr="0022223D" w:rsidRDefault="00B25774" w:rsidP="005C79A5">
            <w:pPr>
              <w:rPr>
                <w:rFonts w:eastAsia="DengXian"/>
                <w:color w:val="000000"/>
                <w:sz w:val="18"/>
                <w:szCs w:val="18"/>
                <w:lang w:eastAsia="zh-TW"/>
              </w:rPr>
            </w:pPr>
            <w:r w:rsidRPr="0022223D">
              <w:rPr>
                <w:rFonts w:eastAsia="DengXian"/>
                <w:color w:val="000000"/>
                <w:sz w:val="18"/>
                <w:szCs w:val="18"/>
                <w:lang w:eastAsia="zh-TW"/>
              </w:rP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answers; make answers</w:t>
            </w:r>
            <w:r w:rsidRPr="0022223D">
              <w:rPr>
                <w:rFonts w:eastAsia="DengXian"/>
                <w:color w:val="000000"/>
                <w:sz w:val="18"/>
                <w:szCs w:val="18"/>
                <w:lang w:eastAsia="zh-TW"/>
              </w:rPr>
              <w:br/>
              <w:t>longer and similar to AI answers</w:t>
            </w:r>
          </w:p>
        </w:tc>
      </w:tr>
      <w:tr w:rsidR="00B25774" w:rsidRPr="0022223D" w14:paraId="7F5B6E02" w14:textId="77777777" w:rsidTr="00A86F82">
        <w:trPr>
          <w:trHeight w:val="510"/>
          <w:jc w:val="center"/>
        </w:trPr>
        <w:tc>
          <w:tcPr>
            <w:tcW w:w="2281" w:type="dxa"/>
            <w:tcMar>
              <w:left w:w="0" w:type="dxa"/>
              <w:right w:w="0" w:type="dxa"/>
            </w:tcMar>
            <w:vAlign w:val="center"/>
            <w:hideMark/>
          </w:tcPr>
          <w:p w14:paraId="75131773" w14:textId="3D39360C" w:rsidR="00B25774" w:rsidRPr="0022223D" w:rsidRDefault="00D20517"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lang w:eastAsia="zh-TW"/>
              </w:rPr>
              <w:instrText xml:space="preserve"> ADDIN ZOTERO_ITEM CSL_CITATION {"citationID":"YBSfNnvg","properties":{"formattedCitation":"(Xue et al., 2023)","plainCitation":"(Xue et al., 2023)","dontUpdate":true,"noteIndex":0},"citationItems":[{"id":2857,"uris":["http://www.mendeley.com/documents/?uuid=05314a69-7bf2-42a3-ad9f-b9f80f5479d4","http://zotero.org/users/8905122/items/LJ9PN635","http://www.mendeley.com/documents/?uuid=d9d42a53-3282-4c8c-aa86-b31e8c74b961","http://zotero.org/users/local/bVGy23C0/items/UQLH7YBD"],"itemData":{"id":2857,"type":"paper-conference","container-title":"Proc. International Conf. on Information Systems (ICIS) 2023","language":"en","page":"8","publisher-place":"Hyderabad, India","title":"ChatGPT is a user-generated knowledge-sharing killer","author":[{"family":"Xue","given":"Junzhi"},{"family":"Wang","given":"Lizheng"},{"family":"Zheng","given":"Jinyang"},{"family":"Li","given":"Yongjun"},{"family":"Tan","given":"Yong"}],"issued":{"date-parts":[["2023",12]]}}}],"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Xue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7877994D"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Mar>
              <w:left w:w="0" w:type="dxa"/>
              <w:right w:w="0" w:type="dxa"/>
            </w:tcMar>
            <w:vAlign w:val="center"/>
            <w:hideMark/>
          </w:tcPr>
          <w:p w14:paraId="1F410900"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1D02F961" w14:textId="1C0663E2"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1625B071"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657D286A"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0D8458BB"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topic-day</w:t>
            </w:r>
          </w:p>
        </w:tc>
        <w:tc>
          <w:tcPr>
            <w:tcW w:w="2931" w:type="dxa"/>
            <w:tcMar>
              <w:left w:w="0" w:type="dxa"/>
              <w:right w:w="0" w:type="dxa"/>
            </w:tcMar>
            <w:vAlign w:val="center"/>
            <w:hideMark/>
          </w:tcPr>
          <w:p w14:paraId="294CB8D4" w14:textId="1F61F636"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 make questions</w:t>
            </w:r>
            <w:r w:rsidRPr="0022223D">
              <w:rPr>
                <w:rFonts w:eastAsia="DengXian"/>
                <w:color w:val="000000"/>
                <w:sz w:val="18"/>
                <w:szCs w:val="18"/>
              </w:rPr>
              <w:br/>
              <w:t>longer, more difficult to read</w:t>
            </w:r>
          </w:p>
        </w:tc>
      </w:tr>
      <w:tr w:rsidR="00B25774" w:rsidRPr="0022223D" w14:paraId="06E094ED" w14:textId="77777777" w:rsidTr="00A86F82">
        <w:trPr>
          <w:trHeight w:val="510"/>
          <w:jc w:val="center"/>
        </w:trPr>
        <w:tc>
          <w:tcPr>
            <w:tcW w:w="2281" w:type="dxa"/>
            <w:tcMar>
              <w:left w:w="0" w:type="dxa"/>
              <w:right w:w="0" w:type="dxa"/>
            </w:tcMar>
            <w:vAlign w:val="center"/>
            <w:hideMark/>
          </w:tcPr>
          <w:p w14:paraId="7198507D" w14:textId="60448C47" w:rsidR="00B25774" w:rsidRPr="0022223D" w:rsidRDefault="00000084"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{"citationID":"AqfE6eNZ","properties":{"formattedCitation":"(X. Li &amp; Kim, 2024)","plainCitation":"(X. Li &amp; Kim, 2024)","dontUpdate":true,"noteIndex":0},"citationItems":[{"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w:instrText>
            </w:r>
            <w:r w:rsidR="00FB59A6">
              <w:rPr>
                <w:rFonts w:eastAsia="DengXian" w:hint="eastAsia"/>
                <w:color w:val="000000"/>
                <w:sz w:val="18"/>
                <w:szCs w:val="18"/>
              </w:rPr>
              <w:instrText xml:space="preserve">s that highly engaged contributors, crucial for platform sustainability, are primarily affected. These findings emphasize the need for monitoring LLM effects on UGC platforms and promoting harmonious human-AI collaboration.   ChatGPT </w:instrText>
            </w:r>
            <w:r w:rsidR="00FB59A6">
              <w:rPr>
                <w:rFonts w:eastAsia="DengXian" w:hint="eastAsia"/>
                <w:color w:val="000000"/>
                <w:sz w:val="18"/>
                <w:szCs w:val="18"/>
              </w:rPr>
              <w:instrText>等大型语言模型</w:instrText>
            </w:r>
            <w:r w:rsidR="00FB59A6">
              <w:rPr>
                <w:rFonts w:eastAsia="DengXian" w:hint="eastAsia"/>
                <w:color w:val="000000"/>
                <w:sz w:val="18"/>
                <w:szCs w:val="18"/>
              </w:rPr>
              <w:instrText xml:space="preserve"> (LLMs) </w:instrText>
            </w:r>
            <w:r w:rsidR="00FB59A6">
              <w:rPr>
                <w:rFonts w:eastAsia="DengXian" w:hint="eastAsia"/>
                <w:color w:val="000000"/>
                <w:sz w:val="18"/>
                <w:szCs w:val="18"/>
              </w:rPr>
              <w:instrText>正在改变用户生成内容</w:instrText>
            </w:r>
            <w:r w:rsidR="00FB59A6">
              <w:rPr>
                <w:rFonts w:eastAsia="DengXian" w:hint="eastAsia"/>
                <w:color w:val="000000"/>
                <w:sz w:val="18"/>
                <w:szCs w:val="18"/>
              </w:rPr>
              <w:instrText xml:space="preserve"> (UGC) </w:instrText>
            </w:r>
            <w:r w:rsidR="00FB59A6">
              <w:rPr>
                <w:rFonts w:eastAsia="DengXian" w:hint="eastAsia"/>
                <w:color w:val="000000"/>
                <w:sz w:val="18"/>
                <w:szCs w:val="18"/>
              </w:rPr>
              <w:instrText>平台上的内容创建和知识共享。本研究调查了</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eastAsia="DengXian" w:hint="eastAsia"/>
                <w:color w:val="000000"/>
                <w:sz w:val="18"/>
                <w:szCs w:val="18"/>
              </w:rPr>
              <w:instrText>LLM</w:instrText>
            </w:r>
            <w:r w:rsidR="00FB59A6">
              <w:rPr>
                <w:rFonts w:eastAsia="DengXian" w:hint="eastAsia"/>
                <w:color w:val="000000"/>
                <w:sz w:val="18"/>
                <w:szCs w:val="18"/>
              </w:rPr>
              <w:instrText>对</w:instrText>
            </w:r>
            <w:r w:rsidR="00FB59A6">
              <w:rPr>
                <w:rFonts w:eastAsia="DengXian" w:hint="eastAsia"/>
                <w:color w:val="000000"/>
                <w:sz w:val="18"/>
                <w:szCs w:val="18"/>
              </w:rPr>
              <w:instrText>UGC</w:instrText>
            </w:r>
            <w:r w:rsidR="00FB59A6">
              <w:rPr>
                <w:rFonts w:eastAsia="DengXian" w:hint="eastAsia"/>
                <w:color w:val="000000"/>
                <w:sz w:val="18"/>
                <w:szCs w:val="18"/>
              </w:rPr>
              <w:instrText>平台的影响并促进和谐的人类与人工智能协作。</w:instrText>
            </w:r>
            <w:r w:rsidR="00FB59A6">
              <w:rPr>
                <w:rFonts w:eastAsia="DengXian" w:hint="eastAsia"/>
                <w:color w:val="000000"/>
                <w:sz w:val="18"/>
                <w:szCs w:val="18"/>
              </w:rPr>
              <w:instrText>\n\n</w:instrText>
            </w:r>
            <w:r w:rsidR="00FB59A6">
              <w:rPr>
                <w:rFonts w:eastAsia="DengXian" w:hint="eastAsia"/>
                <w:color w:val="000000"/>
                <w:sz w:val="18"/>
                <w:szCs w:val="18"/>
              </w:rPr>
              <w:instrText>【摘要翻译】像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）正在改变用户生产内容（</w:instrText>
            </w:r>
            <w:r w:rsidR="00FB59A6">
              <w:rPr>
                <w:rFonts w:eastAsia="DengXian" w:hint="eastAsia"/>
                <w:color w:val="000000"/>
                <w:sz w:val="18"/>
                <w:szCs w:val="18"/>
              </w:rPr>
              <w:instrText>UGC</w:instrText>
            </w:r>
            <w:r w:rsidR="00FB59A6">
              <w:rPr>
                <w:rFonts w:eastAsia="DengXian" w:hint="eastAsia"/>
                <w:color w:val="000000"/>
                <w:sz w:val="18"/>
                <w:szCs w:val="18"/>
              </w:rPr>
              <w:instrText>）平台上的内容生产和知识共享。本研究调查了</w:instrText>
            </w:r>
            <w:r w:rsidR="00FB59A6">
              <w:rPr>
                <w:rFonts w:eastAsia="DengXian" w:hint="eastAsia"/>
                <w:color w:val="000000"/>
                <w:sz w:val="18"/>
                <w:szCs w:val="18"/>
              </w:rPr>
              <w:instrText>ChatGPT</w:instrText>
            </w:r>
            <w:r w:rsidR="00FB59A6">
              <w:rPr>
                <w:rFonts w:eastAsia="DengXian" w:hint="eastAsia"/>
                <w:color w:val="000000"/>
                <w:sz w:val="18"/>
                <w:szCs w:val="18"/>
              </w:rPr>
              <w:instrText>对编码问答平台中用户贡献的影响。我们观察到</w:instrText>
            </w:r>
            <w:r w:rsidR="00FB59A6">
              <w:rPr>
                <w:rFonts w:eastAsia="DengXian" w:hint="eastAsia"/>
                <w:color w:val="000000"/>
                <w:sz w:val="18"/>
                <w:szCs w:val="18"/>
              </w:rPr>
              <w:instrText>AI</w:instrText>
            </w:r>
            <w:r w:rsidR="00FB59A6">
              <w:rPr>
                <w:rFonts w:eastAsia="DengXian" w:hint="eastAsia"/>
                <w:color w:val="000000"/>
                <w:sz w:val="18"/>
                <w:szCs w:val="18"/>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eastAsia="DengXian" w:hint="eastAsia"/>
                <w:color w:val="000000"/>
                <w:sz w:val="18"/>
                <w:szCs w:val="18"/>
              </w:rPr>
              <w:instrText>UGC</w:instrText>
            </w:r>
            <w:r w:rsidR="00FB59A6">
              <w:rPr>
                <w:rFonts w:eastAsia="DengXian" w:hint="eastAsia"/>
                <w:color w:val="000000"/>
                <w:sz w:val="18"/>
                <w:szCs w:val="18"/>
              </w:rPr>
              <w:instrText>平台上</w:instrText>
            </w:r>
            <w:r w:rsidR="00FB59A6">
              <w:rPr>
                <w:rFonts w:eastAsia="DengXian" w:hint="eastAsia"/>
                <w:color w:val="000000"/>
                <w:sz w:val="18"/>
                <w:szCs w:val="18"/>
              </w:rPr>
              <w:instrText>LLM</w:instrText>
            </w:r>
            <w:r w:rsidR="00FB59A6">
              <w:rPr>
                <w:rFonts w:eastAsia="DengXian" w:hint="eastAsia"/>
                <w:color w:val="000000"/>
                <w:sz w:val="18"/>
                <w:szCs w:val="18"/>
              </w:rPr>
              <w:instrText>效应和促进和谐的人与</w:instrText>
            </w:r>
            <w:r w:rsidR="00FB59A6">
              <w:rPr>
                <w:rFonts w:eastAsia="DengXian" w:hint="eastAsia"/>
                <w:color w:val="000000"/>
                <w:sz w:val="18"/>
                <w:szCs w:val="18"/>
              </w:rPr>
              <w:instrText>AI</w:instrText>
            </w:r>
            <w:r w:rsidR="00FB59A6">
              <w:rPr>
                <w:rFonts w:eastAsia="DengXian" w:hint="eastAsia"/>
                <w:color w:val="000000"/>
                <w:sz w:val="18"/>
                <w:szCs w:val="18"/>
              </w:rPr>
              <w:instrText>协作的必要性。</w:instrText>
            </w:r>
            <w:r w:rsidR="00FB59A6">
              <w:rPr>
                <w:rFonts w:eastAsia="DengXian" w:hint="eastAsia"/>
                <w:color w:val="000000"/>
                <w:sz w:val="18"/>
                <w:szCs w:val="18"/>
              </w:rPr>
              <w:instrText>ChatGPT</w:instrText>
            </w:r>
            <w:r w:rsidR="00FB59A6">
              <w:rPr>
                <w:rFonts w:eastAsia="DengXian" w:hint="eastAsia"/>
                <w:color w:val="000000"/>
                <w:sz w:val="18"/>
                <w:szCs w:val="18"/>
              </w:rPr>
              <w:instrText>等大型语言模型（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）正在改变用户生成内容（</w:instrText>
            </w:r>
            <w:r w:rsidR="00FB59A6">
              <w:rPr>
                <w:rFonts w:eastAsia="DengXian" w:hint="eastAsia"/>
                <w:color w:val="000000"/>
                <w:sz w:val="18"/>
                <w:szCs w:val="18"/>
              </w:rPr>
              <w:instrText>UGC</w:instrText>
            </w:r>
            <w:r w:rsidR="00FB59A6">
              <w:rPr>
                <w:rFonts w:eastAsia="DengXian" w:hint="eastAsia"/>
                <w:color w:val="000000"/>
                <w:sz w:val="18"/>
                <w:szCs w:val="18"/>
              </w:rPr>
              <w:instrText>）平台上的内容创建和知识共享。本研究调查了</w:instrText>
            </w:r>
            <w:r w:rsidR="00FB59A6">
              <w:rPr>
                <w:rFonts w:eastAsia="DengXian" w:hint="eastAsia"/>
                <w:color w:val="000000"/>
                <w:sz w:val="18"/>
                <w:szCs w:val="18"/>
              </w:rPr>
              <w:instrText>ChatGPT</w:instrText>
            </w:r>
            <w:r w:rsidR="00FB59A6">
              <w:rPr>
                <w:rFonts w:eastAsia="DengXian" w:hint="eastAsia"/>
                <w:color w:val="000000"/>
                <w:sz w:val="18"/>
                <w:szCs w:val="18"/>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eastAsia="DengXian" w:hint="eastAsia"/>
                <w:color w:val="000000"/>
                <w:sz w:val="18"/>
                <w:szCs w:val="18"/>
              </w:rPr>
              <w:instrText>LLM</w:instrText>
            </w:r>
            <w:r w:rsidR="00FB59A6">
              <w:rPr>
                <w:rFonts w:eastAsia="DengXian" w:hint="eastAsia"/>
                <w:color w:val="000000"/>
                <w:sz w:val="18"/>
                <w:szCs w:val="18"/>
              </w:rPr>
              <w:instrText>对</w:instrText>
            </w:r>
            <w:r w:rsidR="00FB59A6">
              <w:rPr>
                <w:rFonts w:eastAsia="DengXian" w:hint="eastAsia"/>
                <w:color w:val="000000"/>
                <w:sz w:val="18"/>
                <w:szCs w:val="18"/>
              </w:rPr>
              <w:instrText>UGC</w:instrText>
            </w:r>
            <w:r w:rsidR="00FB59A6">
              <w:rPr>
                <w:rFonts w:eastAsia="DengXian" w:hint="eastAsia"/>
                <w:color w:val="000000"/>
                <w:sz w:val="18"/>
                <w:szCs w:val="18"/>
              </w:rPr>
              <w:instrText>平台的影响并促进和谐的人类与人工智能协作。</w:instrText>
            </w:r>
            <w:r w:rsidR="00FB59A6">
              <w:rPr>
                <w:rFonts w:eastAsia="DengXian" w:hint="eastAsia"/>
                <w:color w:val="000000"/>
                <w:sz w:val="18"/>
                <w:szCs w:val="18"/>
              </w:rPr>
              <w:instrText>","DOI":"10.2139/ssrn.4650025","genre":"SSRN Scholarly Paper","language":"en","note":"publisher-place: Rochester, NY","title":"Unve</w:instrText>
            </w:r>
            <w:r w:rsidR="00FB59A6">
              <w:rPr>
                <w:rFonts w:eastAsia="DengXian"/>
                <w:color w:val="000000"/>
                <w:sz w:val="18"/>
                <w:szCs w:val="18"/>
              </w:rPr>
              <w:instrText xml:space="preserve">iling the effects of LLMs: Shifting UGC contribution in an online coding community","title-short":"Unveiling the effects of LLMs","author":[{"family":"Li","given":"Xinyu"},{"family":"Kim","given":"Keongtae"}],"issued":{"date-parts":[["2024",4]]}}}],"schema":"https://github.com/citation-style-language/schema/raw/master/csl-citation.json"}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Li &amp; Kim, 2024</w:t>
            </w:r>
            <w:r w:rsidRPr="0022223D">
              <w:rPr>
                <w:rFonts w:eastAsia="DengXian"/>
                <w:color w:val="000000"/>
                <w:sz w:val="18"/>
                <w:szCs w:val="18"/>
              </w:rPr>
              <w:fldChar w:fldCharType="end"/>
            </w:r>
          </w:p>
        </w:tc>
        <w:tc>
          <w:tcPr>
            <w:tcW w:w="1063" w:type="dxa"/>
            <w:tcMar>
              <w:left w:w="0" w:type="dxa"/>
              <w:right w:w="0" w:type="dxa"/>
            </w:tcMar>
            <w:vAlign w:val="center"/>
            <w:hideMark/>
          </w:tcPr>
          <w:p w14:paraId="7B54BEB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Exchange</w:t>
            </w:r>
          </w:p>
        </w:tc>
        <w:tc>
          <w:tcPr>
            <w:tcW w:w="1426" w:type="dxa"/>
            <w:tcMar>
              <w:left w:w="0" w:type="dxa"/>
              <w:right w:w="0" w:type="dxa"/>
            </w:tcMar>
            <w:vAlign w:val="center"/>
            <w:hideMark/>
          </w:tcPr>
          <w:p w14:paraId="7D25AE06"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29920EE6" w14:textId="6520939D"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635244A0"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65985EE8"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Answerer, Viewer</w:t>
            </w:r>
          </w:p>
        </w:tc>
        <w:tc>
          <w:tcPr>
            <w:tcW w:w="1519" w:type="dxa"/>
            <w:tcMar>
              <w:left w:w="0" w:type="dxa"/>
              <w:right w:w="0" w:type="dxa"/>
            </w:tcMar>
            <w:vAlign w:val="center"/>
            <w:hideMark/>
          </w:tcPr>
          <w:p w14:paraId="217DCA7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user-day</w:t>
            </w:r>
          </w:p>
        </w:tc>
        <w:tc>
          <w:tcPr>
            <w:tcW w:w="2931" w:type="dxa"/>
            <w:tcMar>
              <w:left w:w="0" w:type="dxa"/>
              <w:right w:w="0" w:type="dxa"/>
            </w:tcMar>
            <w:vAlign w:val="center"/>
            <w:hideMark/>
          </w:tcPr>
          <w:p w14:paraId="71CDFFF0" w14:textId="774FC6DC"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answers</w:t>
            </w:r>
            <w:r w:rsidRPr="0022223D">
              <w:rPr>
                <w:rFonts w:eastAsia="DengXian"/>
                <w:color w:val="000000"/>
                <w:sz w:val="18"/>
                <w:szCs w:val="18"/>
              </w:rPr>
              <w:br/>
              <w:t xml:space="preserve">Reduce # </w:t>
            </w:r>
            <w:r w:rsidR="004B40A3" w:rsidRPr="0022223D">
              <w:rPr>
                <w:rFonts w:eastAsia="DengXian"/>
                <w:color w:val="000000"/>
                <w:sz w:val="18"/>
                <w:szCs w:val="18"/>
              </w:rPr>
              <w:t xml:space="preserve">of </w:t>
            </w:r>
            <w:r w:rsidRPr="0022223D">
              <w:rPr>
                <w:rFonts w:eastAsia="DengXian"/>
                <w:color w:val="000000"/>
                <w:sz w:val="18"/>
                <w:szCs w:val="18"/>
              </w:rPr>
              <w:t>likes</w:t>
            </w:r>
          </w:p>
        </w:tc>
      </w:tr>
      <w:bookmarkStart w:id="151" w:name="_Hlk194498603"/>
      <w:tr w:rsidR="00B25774" w:rsidRPr="0022223D" w14:paraId="38E21B34" w14:textId="77777777" w:rsidTr="00A86F82">
        <w:trPr>
          <w:trHeight w:val="1014"/>
          <w:jc w:val="center"/>
        </w:trPr>
        <w:tc>
          <w:tcPr>
            <w:tcW w:w="2281" w:type="dxa"/>
            <w:tcMar>
              <w:left w:w="0" w:type="dxa"/>
              <w:right w:w="0" w:type="dxa"/>
            </w:tcMar>
            <w:vAlign w:val="center"/>
            <w:hideMark/>
          </w:tcPr>
          <w:p w14:paraId="70BDE997" w14:textId="26A46F3E" w:rsidR="00B25774" w:rsidRPr="0022223D" w:rsidRDefault="00AD115B" w:rsidP="005C79A5">
            <w:pPr>
              <w:jc w:val="both"/>
              <w:rPr>
                <w:rFonts w:eastAsia="DengXian"/>
                <w:color w:val="000000"/>
                <w:sz w:val="18"/>
                <w:szCs w:val="18"/>
                <w:lang w:eastAsia="zh-TW"/>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{"citationID":"7vqrVQ5h","properties":{"formattedCitation":"(X. (Shawn) Wang &amp; Zheng, 2024)","plainCitation":"(X. (Shawn) Wang &amp; Zheng, 2024)","dontUpdate":true,"noteIndex":0},"citationItems":[{"id":2865,"uris":["http://www.mendeley.com/documents/?uuid=8daf73f6-f565-4a9b-8736-d90d4817249b","http://zotero.org/users/8905122/items/ZIHIP89Z","http://zotero.org/users/local/bVGy23C0/items/VFSDXYHM"],"itemData":{"id":2865,"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w:instrText>
            </w:r>
            <w:r w:rsidR="00FB59A6">
              <w:rPr>
                <w:rFonts w:eastAsia="DengXian" w:hint="eastAsia"/>
                <w:color w:val="000000"/>
                <w:sz w:val="18"/>
                <w:szCs w:val="18"/>
              </w:rPr>
              <w:instrText xml:space="preserve">amic interplay, as evidenced by a causal mechanism analysis. These findings offer valuable insights and cautionary notes for future AI strategies on two-sided platforms and moderation efforts on content platforms.  </w:instrText>
            </w:r>
            <w:r w:rsidR="00FB59A6">
              <w:rPr>
                <w:rFonts w:eastAsia="DengXian" w:hint="eastAsia"/>
                <w:color w:val="000000"/>
                <w:sz w:val="18"/>
                <w:szCs w:val="18"/>
              </w:rPr>
              <w:instrText>以</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为代表的大型语言模型</w:instrText>
            </w:r>
            <w:r w:rsidR="00FB59A6">
              <w:rPr>
                <w:rFonts w:eastAsia="DengXian" w:hint="eastAsia"/>
                <w:color w:val="000000"/>
                <w:sz w:val="18"/>
                <w:szCs w:val="18"/>
              </w:rPr>
              <w:instrText xml:space="preserve"> (LLMs) </w:instrText>
            </w:r>
            <w:r w:rsidR="00FB59A6">
              <w:rPr>
                <w:rFonts w:eastAsia="DengXian" w:hint="eastAsia"/>
                <w:color w:val="000000"/>
                <w:sz w:val="18"/>
                <w:szCs w:val="18"/>
              </w:rPr>
              <w:instrText>造成的破坏促使各个部门实施包括禁止政策在内的调节措施。其中，此类政策对用户生成内容的影响具有重大意义。用户生成的内容，特别是问答格式的内容，是</w:instrText>
            </w:r>
            <w:r w:rsidR="00FB59A6">
              <w:rPr>
                <w:rFonts w:eastAsia="DengXian" w:hint="eastAsia"/>
                <w:color w:val="000000"/>
                <w:sz w:val="18"/>
                <w:szCs w:val="18"/>
              </w:rPr>
              <w:instrText xml:space="preserve"> LLMs </w:instrText>
            </w:r>
            <w:r w:rsidR="00FB59A6">
              <w:rPr>
                <w:rFonts w:eastAsia="DengXian" w:hint="eastAsia"/>
                <w:color w:val="000000"/>
                <w:sz w:val="18"/>
                <w:szCs w:val="18"/>
              </w:rPr>
              <w:instrText>的重要学习资源，其质量和数量的任何变化都会影响这些模型未来的学习轨迹。本研究使用</w:instrText>
            </w:r>
            <w:r w:rsidR="00FB59A6">
              <w:rPr>
                <w:rFonts w:eastAsia="DengXian" w:hint="eastAsia"/>
                <w:color w:val="000000"/>
                <w:sz w:val="18"/>
                <w:szCs w:val="18"/>
              </w:rPr>
              <w:instrText xml:space="preserve"> Stack Exchange </w:instrText>
            </w:r>
            <w:r w:rsidR="00FB59A6">
              <w:rPr>
                <w:rFonts w:eastAsia="DengXian" w:hint="eastAsia"/>
                <w:color w:val="000000"/>
                <w:sz w:val="18"/>
                <w:szCs w:val="18"/>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FB59A6">
              <w:rPr>
                <w:rFonts w:eastAsia="DengXian" w:hint="eastAsia"/>
                <w:color w:val="000000"/>
                <w:sz w:val="18"/>
                <w:szCs w:val="18"/>
              </w:rPr>
              <w:instrText>\n\n</w:instrText>
            </w:r>
            <w:r w:rsidR="00FB59A6">
              <w:rPr>
                <w:rFonts w:eastAsia="DengXian" w:hint="eastAsia"/>
                <w:color w:val="000000"/>
                <w:sz w:val="18"/>
                <w:szCs w:val="18"/>
              </w:rPr>
              <w:instrText>【摘要翻译】以</w:instrText>
            </w:r>
            <w:r w:rsidR="00FB59A6">
              <w:rPr>
                <w:rFonts w:eastAsia="DengXian" w:hint="eastAsia"/>
                <w:color w:val="000000"/>
                <w:sz w:val="18"/>
                <w:szCs w:val="18"/>
              </w:rPr>
              <w:instrText>ChatGPT</w:instrText>
            </w:r>
            <w:r w:rsidR="00FB59A6">
              <w:rPr>
                <w:rFonts w:eastAsia="DengXian" w:hint="eastAsia"/>
                <w:color w:val="000000"/>
                <w:sz w:val="18"/>
                <w:szCs w:val="18"/>
              </w:rPr>
              <w:instrText>为例的大型语言模型（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）造成的破坏促使各个部门实施了包括禁止政策在内的调节行动。其中，此类政策对用户生产内容的影响具有重大影响。用户生成的内容，特别是问答格式的内容，是</w:instrText>
            </w:r>
            <w:r w:rsidR="00FB59A6">
              <w:rPr>
                <w:rFonts w:eastAsia="DengXian" w:hint="eastAsia"/>
                <w:color w:val="000000"/>
                <w:sz w:val="18"/>
                <w:szCs w:val="18"/>
              </w:rPr>
              <w:instrText>LLM</w:instrText>
            </w:r>
            <w:r w:rsidR="00FB59A6">
              <w:rPr>
                <w:rFonts w:eastAsia="DengXian" w:hint="eastAsia"/>
                <w:color w:val="000000"/>
                <w:sz w:val="18"/>
                <w:szCs w:val="18"/>
              </w:rPr>
              <w:instrText>的重要学习资源，其质量和数量的任何变化都将影响这些模型未来的学习轨迹。本研究使用</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网络内的自然实验调查了禁止在线内容平台上</w:instrText>
            </w:r>
            <w:r w:rsidR="00FB59A6">
              <w:rPr>
                <w:rFonts w:eastAsia="DengXian" w:hint="eastAsia"/>
                <w:color w:val="000000"/>
                <w:sz w:val="18"/>
                <w:szCs w:val="18"/>
              </w:rPr>
              <w:instrText>AI</w:instrText>
            </w:r>
            <w:r w:rsidR="00FB59A6">
              <w:rPr>
                <w:rFonts w:eastAsia="DengXian" w:hint="eastAsia"/>
                <w:color w:val="000000"/>
                <w:sz w:val="18"/>
                <w:szCs w:val="18"/>
              </w:rPr>
              <w:instrText>生成内容的影响，在该实验中，选定的论坛对</w:instrText>
            </w:r>
            <w:r w:rsidR="00FB59A6">
              <w:rPr>
                <w:rFonts w:eastAsia="DengXian" w:hint="eastAsia"/>
                <w:color w:val="000000"/>
                <w:sz w:val="18"/>
                <w:szCs w:val="18"/>
              </w:rPr>
              <w:instrText>AI</w:instrText>
            </w:r>
            <w:r w:rsidR="00FB59A6">
              <w:rPr>
                <w:rFonts w:eastAsia="DengXian" w:hint="eastAsia"/>
                <w:color w:val="000000"/>
                <w:sz w:val="18"/>
                <w:szCs w:val="18"/>
              </w:rPr>
              <w:instrText>生成的内容实施了禁令。通过广义综合控制方法，我们的分析揭示了对平台活力和有用性的不利影响，其特征是问答的数量和质量下降，以及解决问题的实例减少。这些结果可以归因于未能考虑决策中的两个间接影响。首先，禁止人工智能生成的答案可能会导致它们被平均质量更低的人工生成的答案部分取代，答案变化和平均质量更低的去平台化答案的直接后果之间的比较表明了这一点。其次，尽管不是禁令的直接目标，但提出问题的行为，特别是高质量的询问，可能会受到动态相互作用中答案数量减少和质量下降的抑制，因果机制分析证明了这一点。这些发现为未来双边平台上的人工智能战略和内容平台上的审核工作提供了宝贵的见解和警示。以</w:instrText>
            </w:r>
            <w:r w:rsidR="00FB59A6">
              <w:rPr>
                <w:rFonts w:eastAsia="DengXian" w:hint="eastAsia"/>
                <w:color w:val="000000"/>
                <w:sz w:val="18"/>
                <w:szCs w:val="18"/>
              </w:rPr>
              <w:instrText>ChatGPT</w:instrText>
            </w:r>
            <w:r w:rsidR="00FB59A6">
              <w:rPr>
                <w:rFonts w:eastAsia="DengXian" w:hint="eastAsia"/>
                <w:color w:val="000000"/>
                <w:sz w:val="18"/>
                <w:szCs w:val="18"/>
              </w:rPr>
              <w:instrText>为代表的大型语言模型造成的破坏促使各个部门实施包括禁止政策在内的调节措施。其中，此类政策对用户生成内容的影响具有重大意义。用户生成的内容，特别是问答格式的内容，是</w:instrText>
            </w:r>
            <w:r w:rsidR="00FB59A6">
              <w:rPr>
                <w:rFonts w:eastAsia="DengXian" w:hint="eastAsia"/>
                <w:color w:val="000000"/>
                <w:sz w:val="18"/>
                <w:szCs w:val="18"/>
              </w:rPr>
              <w:instrText>LLMs</w:instrText>
            </w:r>
            <w:r w:rsidR="00FB59A6">
              <w:rPr>
                <w:rFonts w:eastAsia="DengXian" w:hint="eastAsia"/>
                <w:color w:val="000000"/>
                <w:sz w:val="18"/>
                <w:szCs w:val="18"/>
              </w:rPr>
              <w:instrText>的重要学习资源，其质量和数量的任何变化都会影响这些模型未来的学习轨迹。本研究使用</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网络内的自然实验调查了在线内容平台上禁止人工智能生成内容的影响，其中选定的论坛对人工智能生成的内容颁布了禁令。通过广义的综合控制方法，我们的分析揭示了对平台活力和实用性的不利影响，其间特点是问答题的数量计和质量计下降，已解决问题的实例减少。这些结果可归因于政策制定中未能考虑两种间接影响。首先，对人工智能生成的答案的禁止可能会导致其部分被平均质量低的人类生成的答案所取代正如，答案变化与平均质量较低的去平台化答案的直接后果之间的比较所表明的那样。其次，</w:instrText>
            </w:r>
            <w:r w:rsidR="00FB59A6">
              <w:rPr>
                <w:rFonts w:eastAsia="DengXian" w:hint="eastAsia"/>
                <w:color w:val="000000"/>
                <w:sz w:val="18"/>
                <w:szCs w:val="18"/>
              </w:rPr>
              <w:instrText xml:space="preserve"> Stack Exchange</w:instrText>
            </w:r>
            <w:r w:rsidR="00FB59A6">
              <w:rPr>
                <w:rFonts w:eastAsia="DengXian" w:hint="eastAsia"/>
                <w:color w:val="000000"/>
                <w:sz w:val="18"/>
                <w:szCs w:val="18"/>
              </w:rPr>
              <w:instrText>不是禁然令牌的直接目标，但提出问题的行为，特别是高质量计的询问，可能会因动态相互作用中答案数量的减少和质量的下降而受到抑制，正如因果机制分析所证明的那样。这些为发现双边平台上的</w:instrText>
            </w:r>
            <w:r w:rsidR="00FB59A6">
              <w:rPr>
                <w:rFonts w:eastAsia="DengXian" w:hint="eastAsia"/>
                <w:color w:val="000000"/>
                <w:sz w:val="18"/>
                <w:szCs w:val="18"/>
              </w:rPr>
              <w:instrText>","DOI":"10.2139/ssrn.4750326","genre":"SSRN Scholarly Paper","language":"en","note":"publisher</w:instrText>
            </w:r>
            <w:r w:rsidR="00FB59A6">
              <w:rPr>
                <w:rFonts w:eastAsia="DengXian"/>
                <w:color w:val="000000"/>
                <w:sz w:val="18"/>
                <w:szCs w:val="18"/>
              </w:rPr>
              <w:instrText xml:space="preserve">-place: Rochester, NY","title":"Can banning AI-generated content save user-generated Q&amp;A platforms?","author":[{"family":"Wang","given":"Xiaoxiao (Shawn)"},{"family":"Zheng","given":"Jinyang"}],"issued":{"date-parts":[["2024",1]]}}}],"schema":"https://github.com/citation-style-language/schema/raw/master/csl-citation.json"}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lang w:eastAsia="zh-TW"/>
              </w:rPr>
              <w:t>Wang &amp; Zheng, 2024</w:t>
            </w:r>
            <w:r w:rsidRPr="0022223D">
              <w:rPr>
                <w:rFonts w:eastAsia="DengXian"/>
                <w:color w:val="000000"/>
                <w:sz w:val="18"/>
                <w:szCs w:val="18"/>
              </w:rPr>
              <w:fldChar w:fldCharType="end"/>
            </w:r>
            <w:bookmarkEnd w:id="151"/>
          </w:p>
        </w:tc>
        <w:tc>
          <w:tcPr>
            <w:tcW w:w="1063" w:type="dxa"/>
            <w:tcMar>
              <w:left w:w="0" w:type="dxa"/>
              <w:right w:w="0" w:type="dxa"/>
            </w:tcMar>
            <w:vAlign w:val="center"/>
            <w:hideMark/>
          </w:tcPr>
          <w:p w14:paraId="40B7271D"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Stack Exchange</w:t>
            </w:r>
          </w:p>
        </w:tc>
        <w:tc>
          <w:tcPr>
            <w:tcW w:w="1426" w:type="dxa"/>
            <w:tcMar>
              <w:left w:w="0" w:type="dxa"/>
              <w:right w:w="0" w:type="dxa"/>
            </w:tcMar>
            <w:vAlign w:val="center"/>
            <w:hideMark/>
          </w:tcPr>
          <w:p w14:paraId="4D6454AF"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ChatGPT</w:t>
            </w:r>
          </w:p>
        </w:tc>
        <w:tc>
          <w:tcPr>
            <w:tcW w:w="1006" w:type="dxa"/>
            <w:tcMar>
              <w:left w:w="0" w:type="dxa"/>
              <w:right w:w="0" w:type="dxa"/>
            </w:tcMar>
            <w:vAlign w:val="center"/>
            <w:hideMark/>
          </w:tcPr>
          <w:p w14:paraId="1D118C8D" w14:textId="522093B2"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GenAI ban</w:t>
            </w:r>
          </w:p>
        </w:tc>
        <w:tc>
          <w:tcPr>
            <w:tcW w:w="1671" w:type="dxa"/>
            <w:tcMar>
              <w:left w:w="0" w:type="dxa"/>
              <w:right w:w="0" w:type="dxa"/>
            </w:tcMar>
            <w:vAlign w:val="center"/>
            <w:hideMark/>
          </w:tcPr>
          <w:p w14:paraId="4549C1EF"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Natural Experiment</w:t>
            </w:r>
          </w:p>
        </w:tc>
        <w:tc>
          <w:tcPr>
            <w:tcW w:w="1063" w:type="dxa"/>
            <w:tcMar>
              <w:left w:w="0" w:type="dxa"/>
              <w:right w:w="0" w:type="dxa"/>
            </w:tcMar>
            <w:vAlign w:val="center"/>
            <w:hideMark/>
          </w:tcPr>
          <w:p w14:paraId="0BF49346"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Questioner, Answerer, Viewer</w:t>
            </w:r>
          </w:p>
        </w:tc>
        <w:tc>
          <w:tcPr>
            <w:tcW w:w="1519" w:type="dxa"/>
            <w:tcMar>
              <w:left w:w="0" w:type="dxa"/>
              <w:right w:w="0" w:type="dxa"/>
            </w:tcMar>
            <w:vAlign w:val="center"/>
            <w:hideMark/>
          </w:tcPr>
          <w:p w14:paraId="40C295BC"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topic-week</w:t>
            </w:r>
          </w:p>
        </w:tc>
        <w:tc>
          <w:tcPr>
            <w:tcW w:w="2931" w:type="dxa"/>
            <w:tcMar>
              <w:left w:w="0" w:type="dxa"/>
              <w:right w:w="0" w:type="dxa"/>
            </w:tcMar>
            <w:vAlign w:val="center"/>
            <w:hideMark/>
          </w:tcPr>
          <w:p w14:paraId="03F714B5" w14:textId="76D3993A" w:rsidR="00B25774" w:rsidRPr="0022223D" w:rsidRDefault="00B25774" w:rsidP="005C79A5">
            <w:pPr>
              <w:rPr>
                <w:rFonts w:eastAsia="DengXian"/>
                <w:color w:val="000000"/>
                <w:sz w:val="18"/>
                <w:szCs w:val="18"/>
                <w:lang w:eastAsia="zh-TW"/>
              </w:rPr>
            </w:pPr>
            <w:r w:rsidRPr="0022223D">
              <w:rPr>
                <w:rFonts w:eastAsia="DengXian"/>
                <w:color w:val="000000"/>
                <w:sz w:val="18"/>
                <w:szCs w:val="18"/>
                <w:lang w:eastAsia="zh-TW"/>
              </w:rP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questions</w:t>
            </w:r>
            <w:r w:rsidRPr="0022223D">
              <w:rPr>
                <w:rFonts w:eastAsia="DengXian"/>
                <w:color w:val="000000"/>
                <w:sz w:val="18"/>
                <w:szCs w:val="18"/>
                <w:lang w:eastAsia="zh-TW"/>
              </w:rPr>
              <w:b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 xml:space="preserve">answers; </w:t>
            </w:r>
            <w:r w:rsidR="008343D3" w:rsidRPr="0022223D">
              <w:rPr>
                <w:rFonts w:eastAsia="DengXian"/>
                <w:color w:val="000000"/>
                <w:sz w:val="18"/>
                <w:szCs w:val="18"/>
                <w:lang w:eastAsia="zh-TW"/>
              </w:rPr>
              <w:t>i</w:t>
            </w:r>
            <w:r w:rsidRPr="0022223D">
              <w:rPr>
                <w:rFonts w:eastAsia="DengXian"/>
                <w:color w:val="000000"/>
                <w:sz w:val="18"/>
                <w:szCs w:val="18"/>
                <w:lang w:eastAsia="zh-TW"/>
              </w:rPr>
              <w:t>ncrease</w:t>
            </w:r>
            <w:r w:rsidRPr="0022223D">
              <w:rPr>
                <w:rFonts w:eastAsia="DengXian"/>
                <w:color w:val="000000"/>
                <w:sz w:val="18"/>
                <w:szCs w:val="18"/>
                <w:lang w:eastAsia="zh-TW"/>
              </w:rPr>
              <w:br/>
              <w:t>acceptance ratio of answers</w:t>
            </w:r>
            <w:r w:rsidRPr="0022223D">
              <w:rPr>
                <w:rFonts w:eastAsia="DengXian"/>
                <w:color w:val="000000"/>
                <w:sz w:val="18"/>
                <w:szCs w:val="18"/>
                <w:lang w:eastAsia="zh-TW"/>
              </w:rPr>
              <w:b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views</w:t>
            </w:r>
          </w:p>
        </w:tc>
      </w:tr>
    </w:tbl>
    <w:p w14:paraId="1657AD19" w14:textId="77777777" w:rsidR="00F40939" w:rsidRPr="0022223D" w:rsidRDefault="00F40939" w:rsidP="00D26DA2">
      <w:pPr>
        <w:pStyle w:val="Notes"/>
        <w:rPr>
          <w:lang w:eastAsia="zh-TW"/>
        </w:rPr>
        <w:sectPr w:rsidR="00F40939" w:rsidRPr="0022223D" w:rsidSect="00F40939">
          <w:pgSz w:w="15840" w:h="12240" w:orient="landscape" w:code="1"/>
          <w:pgMar w:top="1440" w:right="1440" w:bottom="1440" w:left="1440" w:header="720" w:footer="288" w:gutter="0"/>
          <w:cols w:space="720"/>
          <w:docGrid w:linePitch="299"/>
        </w:sectPr>
      </w:pPr>
    </w:p>
    <w:p w14:paraId="008666AD" w14:textId="7BA95FA6" w:rsidR="001E2EB1" w:rsidRPr="0022223D" w:rsidRDefault="001E2EB1" w:rsidP="001E2EB1">
      <w:pPr>
        <w:pStyle w:val="Paragraph0"/>
      </w:pPr>
      <w:r w:rsidRPr="0022223D">
        <w:rPr>
          <w:lang w:eastAsia="zh-TW"/>
        </w:rPr>
        <w:lastRenderedPageBreak/>
        <w:t xml:space="preserve">This gap is significant because internal GenAI creates fundamentally different dynamics than external GenAI. External GenAI competes with platforms for questioners’ attention and diverts questions away. External GenAI influences platform content indirectly: human answerers may incorporate AI-generated content but obscure its source, making AI contributions unobservable. Internal GenAI creates direct, observable competition </w:t>
      </w:r>
      <w:r w:rsidR="00246B64" w:rsidRPr="0022223D">
        <w:rPr>
          <w:lang w:eastAsia="zh-TW"/>
        </w:rPr>
        <w:t xml:space="preserve">on supply </w:t>
      </w:r>
      <w:r w:rsidRPr="0022223D">
        <w:rPr>
          <w:lang w:eastAsia="zh-TW"/>
        </w:rPr>
        <w:t xml:space="preserve">between explicitly labeled AI </w:t>
      </w:r>
      <w:r w:rsidR="00CF4BEE" w:rsidRPr="0022223D">
        <w:rPr>
          <w:lang w:eastAsia="zh-TW"/>
        </w:rPr>
        <w:t xml:space="preserve">responses </w:t>
      </w:r>
      <w:r w:rsidRPr="0022223D">
        <w:rPr>
          <w:lang w:eastAsia="zh-TW"/>
        </w:rPr>
        <w:t>and human answerers within the platform. This transparency allows us to examine the distinct effects of answer content and answerer identity (human versus AI) on user behavior when AI contributions are clearly identified. As organizations integrate GenAI while users maintain access to external AI, understanding how visible, platform-integrated AI affects human contributors becomes increasingly important for community sustainability. Our research addresses this gap by investigating how internal GenAI (on top of existing external GenAI availability) affects human answer supply and recogni</w:t>
      </w:r>
      <w:r w:rsidRPr="0022223D">
        <w:t>tion mechanisms.</w:t>
      </w:r>
    </w:p>
    <w:p w14:paraId="5A63D016" w14:textId="1A72B8E1" w:rsidR="001055A6" w:rsidRPr="0022223D" w:rsidRDefault="001055A6" w:rsidP="00A86F82">
      <w:pPr>
        <w:pStyle w:val="Paragraph0"/>
      </w:pPr>
      <w:r w:rsidRPr="0022223D">
        <w:t xml:space="preserve">To date, only </w:t>
      </w:r>
      <w:r w:rsidR="00944CB6" w:rsidRPr="0022223D">
        <w:fldChar w:fldCharType="begin"/>
      </w:r>
      <w:r w:rsidR="006E796B">
        <w:instrText xml:space="preserve"> ADDIN ZOTERO_ITEM CSL_CITATION {"citationID":"jhebQ5xG","properties":{"formattedCitation":"(Su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944CB6" w:rsidRPr="0022223D">
        <w:fldChar w:fldCharType="separate"/>
      </w:r>
      <w:r w:rsidR="00944CB6" w:rsidRPr="0022223D">
        <w:t>Su et al. (2023)</w:t>
      </w:r>
      <w:r w:rsidR="00944CB6" w:rsidRPr="0022223D" w:rsidDel="009D0DA0">
        <w:t xml:space="preserve"> </w:t>
      </w:r>
      <w:r w:rsidR="00944CB6" w:rsidRPr="0022223D">
        <w:fldChar w:fldCharType="end"/>
      </w:r>
      <w:r w:rsidR="00CF4BEE" w:rsidRPr="0022223D">
        <w:t xml:space="preserve">has </w:t>
      </w:r>
      <w:r w:rsidRPr="0022223D">
        <w:t xml:space="preserve">directly addressed this issue. Their findings suggest potential positive effects of internal GenAI on user engagement, including increases in the number and length of human-generated answers and greater alignment between human and AI responses. However, their study differs substantially from ours in several critical </w:t>
      </w:r>
      <w:r w:rsidR="00CF4BEE" w:rsidRPr="0022223D">
        <w:t>ways.</w:t>
      </w:r>
    </w:p>
    <w:p w14:paraId="025CB0AE" w14:textId="1947E890" w:rsidR="005F5CF8" w:rsidRPr="0022223D" w:rsidRDefault="005F5CF8" w:rsidP="00A86F82">
      <w:pPr>
        <w:pStyle w:val="Paragraph0"/>
      </w:pPr>
      <w:r w:rsidRPr="0022223D">
        <w:t xml:space="preserve">First, </w:t>
      </w:r>
      <w:r w:rsidR="004D4E7E" w:rsidRPr="0022223D">
        <w:t>the two</w:t>
      </w:r>
      <w:r w:rsidRPr="0022223D">
        <w:t xml:space="preserve"> studies differ in platform and user characteristics. </w:t>
      </w:r>
      <w:r w:rsidR="00482A0C" w:rsidRPr="0022223D">
        <w:fldChar w:fldCharType="begin"/>
      </w:r>
      <w:r w:rsidR="006E796B">
        <w:instrText xml:space="preserve"> ADDIN ZOTERO_ITEM CSL_CITATION {"citationID":"o2ECu1R0","properties":{"formattedCitation":"(Su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482A0C" w:rsidRPr="0022223D">
        <w:fldChar w:fldCharType="separate"/>
      </w:r>
      <w:r w:rsidR="00482A0C" w:rsidRPr="0022223D">
        <w:t>Su et al. (2023)</w:t>
      </w:r>
      <w:r w:rsidR="00482A0C" w:rsidRPr="0022223D" w:rsidDel="009D0DA0">
        <w:t xml:space="preserve"> </w:t>
      </w:r>
      <w:r w:rsidR="00482A0C" w:rsidRPr="0022223D">
        <w:fldChar w:fldCharType="end"/>
      </w:r>
      <w:r w:rsidR="004D4E7E" w:rsidRPr="0022223D">
        <w:t>examine</w:t>
      </w:r>
      <w:r w:rsidRPr="0022223D">
        <w:t xml:space="preserve"> Quora’s implementation of Sage, a platform </w:t>
      </w:r>
      <w:r w:rsidR="004D4E7E" w:rsidRPr="0022223D">
        <w:t>characterized by</w:t>
      </w:r>
      <w:r w:rsidRPr="0022223D">
        <w:t xml:space="preserve"> diverse content spanning philosophy, personal advice, and cultural discussions. This heterogeneity </w:t>
      </w:r>
      <w:r w:rsidR="004D4E7E" w:rsidRPr="0022223D">
        <w:t>fosters</w:t>
      </w:r>
      <w:r w:rsidRPr="0022223D">
        <w:t xml:space="preserve"> natural complementarities where AI provides factual baselines while humans contribute experiential insights. </w:t>
      </w:r>
      <w:r w:rsidR="00BF617B" w:rsidRPr="0022223D">
        <w:t>Quora</w:t>
      </w:r>
      <w:r w:rsidR="005161AB" w:rsidRPr="0022223D">
        <w:t>’</w:t>
      </w:r>
      <w:r w:rsidR="00BF617B" w:rsidRPr="0022223D">
        <w:t xml:space="preserve">s user base is notably diverse, </w:t>
      </w:r>
      <w:r w:rsidR="00CF4BEE" w:rsidRPr="0022223D">
        <w:t xml:space="preserve">ranging from </w:t>
      </w:r>
      <w:r w:rsidR="00BF617B" w:rsidRPr="0022223D">
        <w:t xml:space="preserve">casual users seeking entertainment </w:t>
      </w:r>
      <w:r w:rsidR="00CF4BEE" w:rsidRPr="0022223D">
        <w:t xml:space="preserve">to </w:t>
      </w:r>
      <w:r w:rsidR="00BF617B" w:rsidRPr="0022223D">
        <w:t xml:space="preserve">experts sharing personal experiences across various domains. The value </w:t>
      </w:r>
      <w:r w:rsidR="00537762" w:rsidRPr="0022223D">
        <w:t>of human contributions</w:t>
      </w:r>
      <w:r w:rsidR="00BF617B" w:rsidRPr="0022223D">
        <w:t xml:space="preserve"> often lies in subjective interpretation and lived experiences that AI cannot easily replicate. </w:t>
      </w:r>
      <w:r w:rsidRPr="0022223D">
        <w:t xml:space="preserve">In </w:t>
      </w:r>
      <w:r w:rsidRPr="0022223D">
        <w:lastRenderedPageBreak/>
        <w:t xml:space="preserve">contrast, our </w:t>
      </w:r>
      <w:r w:rsidR="0045651A" w:rsidRPr="0022223D">
        <w:t xml:space="preserve">online </w:t>
      </w:r>
      <w:r w:rsidRPr="0022223D">
        <w:t xml:space="preserve">technical Q&amp;A community comprises primarily IT professionals addressing objective, verifiable problems where AI capabilities </w:t>
      </w:r>
      <w:r w:rsidR="00537762" w:rsidRPr="0022223D">
        <w:t xml:space="preserve">can </w:t>
      </w:r>
      <w:r w:rsidRPr="0022223D">
        <w:t>compete with human expertise.</w:t>
      </w:r>
      <w:r w:rsidR="005161AB" w:rsidRPr="0022223D">
        <w:t xml:space="preserve"> In technical domains, the value of contributions is </w:t>
      </w:r>
      <w:r w:rsidR="00537762" w:rsidRPr="0022223D">
        <w:t>evaluated</w:t>
      </w:r>
      <w:r w:rsidR="005161AB" w:rsidRPr="0022223D">
        <w:t xml:space="preserve"> primarily </w:t>
      </w:r>
      <w:r w:rsidR="00537762" w:rsidRPr="0022223D">
        <w:t>on</w:t>
      </w:r>
      <w:r w:rsidR="005161AB" w:rsidRPr="0022223D">
        <w:t xml:space="preserve"> correctness and efficiency rather than narrative depth. This fundamental difference substantially shapes how AI presence affects </w:t>
      </w:r>
      <w:r w:rsidR="00537762" w:rsidRPr="0022223D">
        <w:t xml:space="preserve">incentives for </w:t>
      </w:r>
      <w:r w:rsidR="005161AB" w:rsidRPr="0022223D">
        <w:t>human contributio</w:t>
      </w:r>
      <w:r w:rsidR="00537762" w:rsidRPr="0022223D">
        <w:t>n</w:t>
      </w:r>
      <w:r w:rsidR="005161AB" w:rsidRPr="0022223D">
        <w:t>.</w:t>
      </w:r>
    </w:p>
    <w:p w14:paraId="4DC9B699" w14:textId="76381A21" w:rsidR="000F53CF" w:rsidRPr="0022223D" w:rsidRDefault="005F5CF8" w:rsidP="00EB4B15">
      <w:pPr>
        <w:pStyle w:val="Paragraph0"/>
        <w:widowControl w:val="0"/>
        <w:ind w:firstLine="533"/>
      </w:pPr>
      <w:r w:rsidRPr="0022223D">
        <w:t xml:space="preserve">Second, internal AI plays different roles </w:t>
      </w:r>
      <w:r w:rsidR="00CF4BEE" w:rsidRPr="0022223D">
        <w:t xml:space="preserve">with </w:t>
      </w:r>
      <w:r w:rsidR="00537762" w:rsidRPr="0022223D">
        <w:t>regard</w:t>
      </w:r>
      <w:r w:rsidR="00CF4BEE" w:rsidRPr="0022223D">
        <w:t xml:space="preserve"> to</w:t>
      </w:r>
      <w:r w:rsidR="00537762" w:rsidRPr="0022223D">
        <w:t xml:space="preserve"> timing and competition</w:t>
      </w:r>
      <w:r w:rsidR="00CF4BEE" w:rsidRPr="0022223D">
        <w:t xml:space="preserve"> in the two research contexts</w:t>
      </w:r>
      <w:r w:rsidRPr="0022223D">
        <w:t xml:space="preserve">. In </w:t>
      </w:r>
      <w:r w:rsidR="00D83FFD" w:rsidRPr="0022223D">
        <w:fldChar w:fldCharType="begin"/>
      </w:r>
      <w:r w:rsidR="006E796B">
        <w:instrText xml:space="preserve"> ADDIN ZOTERO_ITEM CSL_CITATION {"citationID":"v4xlFB6R","properties":{"formattedCitation":"(Su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D83FFD" w:rsidRPr="0022223D">
        <w:fldChar w:fldCharType="separate"/>
      </w:r>
      <w:r w:rsidR="00D83FFD" w:rsidRPr="0022223D">
        <w:t>Su et al. (2023)</w:t>
      </w:r>
      <w:r w:rsidR="00D83FFD" w:rsidRPr="0022223D">
        <w:fldChar w:fldCharType="end"/>
      </w:r>
      <w:r w:rsidRPr="0022223D">
        <w:t xml:space="preserve">, AI-generated answers arrive approximately three months after </w:t>
      </w:r>
      <w:r w:rsidR="00537762" w:rsidRPr="0022223D">
        <w:t>a question is posted. In this context, AI functions as a delayed supplement that may reactivate dormant discussions, prompting additional reflection among participants after human discourse has already unfolded. In contrast, our setting</w:t>
      </w:r>
      <w:r w:rsidRPr="0022223D">
        <w:t xml:space="preserve"> features near-instantaneous AI responses</w:t>
      </w:r>
      <w:r w:rsidR="00495BB1" w:rsidRPr="0022223D">
        <w:t xml:space="preserve">. Here, AI acts as the initial responder, </w:t>
      </w:r>
      <w:r w:rsidRPr="0022223D">
        <w:t>potentially preempting human contributions.</w:t>
      </w:r>
      <w:r w:rsidR="004244C2" w:rsidRPr="0022223D">
        <w:t xml:space="preserve"> When users encounter a question that has</w:t>
      </w:r>
      <w:r w:rsidR="00495BB1" w:rsidRPr="0022223D">
        <w:t xml:space="preserve"> already received</w:t>
      </w:r>
      <w:r w:rsidR="004244C2" w:rsidRPr="0022223D">
        <w:t xml:space="preserve"> an </w:t>
      </w:r>
      <w:r w:rsidR="00495BB1" w:rsidRPr="0022223D">
        <w:t xml:space="preserve">immediate </w:t>
      </w:r>
      <w:r w:rsidR="004244C2" w:rsidRPr="0022223D">
        <w:t>AI-generated answer, the question may appear</w:t>
      </w:r>
      <w:r w:rsidR="005C65A6" w:rsidRPr="0022223D">
        <w:t xml:space="preserve"> to</w:t>
      </w:r>
      <w:r w:rsidR="004244C2" w:rsidRPr="0022223D">
        <w:t xml:space="preserve"> already </w:t>
      </w:r>
      <w:r w:rsidR="005C65A6" w:rsidRPr="0022223D">
        <w:t xml:space="preserve">be </w:t>
      </w:r>
      <w:r w:rsidR="004244C2" w:rsidRPr="0022223D">
        <w:t xml:space="preserve">addressed, </w:t>
      </w:r>
      <w:r w:rsidR="005C65A6" w:rsidRPr="0022223D">
        <w:t xml:space="preserve">and </w:t>
      </w:r>
      <w:r w:rsidR="00495BB1" w:rsidRPr="0022223D">
        <w:t>the</w:t>
      </w:r>
      <w:r w:rsidR="004244C2" w:rsidRPr="0022223D">
        <w:t xml:space="preserve"> perceived urgency </w:t>
      </w:r>
      <w:r w:rsidR="00FD4BBD" w:rsidRPr="0022223D">
        <w:t xml:space="preserve">of </w:t>
      </w:r>
      <w:r w:rsidR="004244C2" w:rsidRPr="0022223D">
        <w:t>human contribution</w:t>
      </w:r>
      <w:r w:rsidR="00495BB1" w:rsidRPr="0022223D">
        <w:t xml:space="preserve"> may diminish</w:t>
      </w:r>
      <w:r w:rsidR="004244C2" w:rsidRPr="0022223D">
        <w:t xml:space="preserve">. </w:t>
      </w:r>
      <w:r w:rsidR="000F53CF" w:rsidRPr="0022223D">
        <w:t xml:space="preserve">This difference in timing fundamentally </w:t>
      </w:r>
      <w:r w:rsidR="00495BB1" w:rsidRPr="0022223D">
        <w:t>re</w:t>
      </w:r>
      <w:r w:rsidR="000F53CF" w:rsidRPr="0022223D">
        <w:t xml:space="preserve">shapes the </w:t>
      </w:r>
      <w:r w:rsidR="00495BB1" w:rsidRPr="0022223D">
        <w:t xml:space="preserve">nature of community interaction: in our setting, </w:t>
      </w:r>
      <w:r w:rsidR="000F53CF" w:rsidRPr="0022223D">
        <w:t xml:space="preserve">AI </w:t>
      </w:r>
      <w:r w:rsidR="00495BB1" w:rsidRPr="0022223D">
        <w:t>is</w:t>
      </w:r>
      <w:r w:rsidR="000F53CF" w:rsidRPr="0022223D">
        <w:t xml:space="preserve"> a direct competitor for </w:t>
      </w:r>
      <w:r w:rsidR="00495BB1" w:rsidRPr="0022223D">
        <w:t xml:space="preserve">the </w:t>
      </w:r>
      <w:r w:rsidR="000F53CF" w:rsidRPr="0022223D">
        <w:t xml:space="preserve">initial response, </w:t>
      </w:r>
      <w:r w:rsidR="00D414E1" w:rsidRPr="0022223D">
        <w:t>whereas</w:t>
      </w:r>
      <w:r w:rsidR="00495BB1" w:rsidRPr="0022223D">
        <w:t xml:space="preserve"> in Su et al. (2023), it serves as a retrospective addition</w:t>
      </w:r>
      <w:r w:rsidR="000F53CF" w:rsidRPr="0022223D">
        <w:t xml:space="preserve"> to established discussions.</w:t>
      </w:r>
    </w:p>
    <w:p w14:paraId="5728E470" w14:textId="2BC6F19C" w:rsidR="009A08C5" w:rsidRPr="0022223D" w:rsidRDefault="009A08C5" w:rsidP="009A08C5">
      <w:pPr>
        <w:pStyle w:val="Paragraph0"/>
      </w:pPr>
      <w:r w:rsidRPr="0022223D">
        <w:t>These differences suggest that the effect of internal GenAI</w:t>
      </w:r>
      <w:r w:rsidR="005F5CF8" w:rsidRPr="0022223D">
        <w:t xml:space="preserve"> </w:t>
      </w:r>
      <w:r w:rsidRPr="0022223D">
        <w:t xml:space="preserve">may be highly contingent on platform design, user composition, and implementation strategies. While </w:t>
      </w:r>
      <w:r w:rsidR="00FF55A9" w:rsidRPr="0022223D">
        <w:fldChar w:fldCharType="begin"/>
      </w:r>
      <w:r w:rsidR="006E796B">
        <w:instrText xml:space="preserve"> ADDIN ZOTERO_ITEM CSL_CITATION {"citationID":"5sg1lwbi","properties":{"formattedCitation":"(Su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FF55A9" w:rsidRPr="0022223D">
        <w:fldChar w:fldCharType="separate"/>
      </w:r>
      <w:r w:rsidR="00FF55A9" w:rsidRPr="0022223D">
        <w:t>Su et al.</w:t>
      </w:r>
      <w:r w:rsidR="0037499A" w:rsidRPr="0022223D">
        <w:t>’</w:t>
      </w:r>
      <w:r w:rsidR="005C65A6" w:rsidRPr="0022223D">
        <w:t>s</w:t>
      </w:r>
      <w:r w:rsidR="00FF55A9" w:rsidRPr="0022223D">
        <w:t xml:space="preserve"> (2023)</w:t>
      </w:r>
      <w:r w:rsidR="00FF55A9" w:rsidRPr="0022223D">
        <w:fldChar w:fldCharType="end"/>
      </w:r>
      <w:r w:rsidRPr="0022223D">
        <w:t xml:space="preserve"> insights are valuable, they examine a specific configuration where AI serves as a delayed supplement to existing discussions in a general-interest platform. Our research addresses a critical gap by examining the most challenging scenario for platforms: immediate AI competition with human expertise in technical domains where AI capabilities are strongest. </w:t>
      </w:r>
    </w:p>
    <w:p w14:paraId="3F530575" w14:textId="125418BC" w:rsidR="00DA0533" w:rsidRPr="0022223D" w:rsidRDefault="00DA0533" w:rsidP="0057336B">
      <w:pPr>
        <w:pStyle w:val="Heading1"/>
        <w:rPr>
          <w:ins w:id="152" w:author="Xin Li" w:date="2026-03-16T14:00:00Z" w16du:dateUtc="2026-03-16T06:00:00Z"/>
        </w:rPr>
      </w:pPr>
      <w:r w:rsidRPr="0022223D">
        <w:lastRenderedPageBreak/>
        <w:t>Theoretical Development</w:t>
      </w:r>
    </w:p>
    <w:p w14:paraId="5A379F07" w14:textId="41A56CBD" w:rsidR="00F11598" w:rsidRPr="0022223D" w:rsidRDefault="005D75B3" w:rsidP="00073462">
      <w:pPr>
        <w:jc w:val="center"/>
        <w:rPr>
          <w:ins w:id="153" w:author="Xin Li" w:date="2026-03-16T14:03:00Z" w16du:dateUtc="2026-03-16T06:03:00Z"/>
        </w:rPr>
      </w:pPr>
      <w:r>
        <w:rPr>
          <w:noProof/>
        </w:rPr>
        <w:drawing>
          <wp:inline distT="0" distB="0" distL="0" distR="0" wp14:anchorId="2C32DA3C" wp14:editId="149E5ABE">
            <wp:extent cx="5943600" cy="1811541"/>
            <wp:effectExtent l="0" t="0" r="0" b="0"/>
            <wp:docPr id="102166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811541"/>
                    </a:xfrm>
                    <a:prstGeom prst="rect">
                      <a:avLst/>
                    </a:prstGeom>
                    <a:noFill/>
                  </pic:spPr>
                </pic:pic>
              </a:graphicData>
            </a:graphic>
          </wp:inline>
        </w:drawing>
      </w:r>
    </w:p>
    <w:p w14:paraId="16646481" w14:textId="00B425D2" w:rsidR="004D1EF0" w:rsidRPr="003D40BF" w:rsidRDefault="004D1EF0" w:rsidP="004D1EF0">
      <w:pPr>
        <w:spacing w:line="480" w:lineRule="auto"/>
        <w:jc w:val="center"/>
        <w:rPr>
          <w:ins w:id="154" w:author="Xin Li" w:date="2026-03-16T14:43:00Z" w16du:dateUtc="2026-03-16T06:43:00Z"/>
          <w:rFonts w:eastAsiaTheme="minorEastAsia"/>
          <w:rPrChange w:id="155" w:author="Xin Li" w:date="2026-05-11T10:06:00Z" w16du:dateUtc="2026-05-11T02:06:00Z">
            <w:rPr>
              <w:ins w:id="156" w:author="Xin Li" w:date="2026-03-16T14:43:00Z" w16du:dateUtc="2026-03-16T06:43:00Z"/>
            </w:rPr>
          </w:rPrChange>
        </w:rPr>
      </w:pPr>
      <w:ins w:id="157" w:author="Xin Li" w:date="2026-03-16T14:03:00Z" w16du:dateUtc="2026-03-16T06:03:00Z">
        <w:r w:rsidRPr="0022223D">
          <w:t xml:space="preserve">Figure </w:t>
        </w:r>
      </w:ins>
      <w:ins w:id="158" w:author="Xin Li" w:date="2026-05-11T11:10:00Z" w16du:dateUtc="2026-05-11T03:10:00Z">
        <w:r w:rsidR="00300190">
          <w:t>2</w:t>
        </w:r>
      </w:ins>
      <w:ins w:id="159" w:author="Xin Li" w:date="2026-03-16T14:03:00Z" w16du:dateUtc="2026-03-16T06:03:00Z">
        <w:r w:rsidRPr="0022223D">
          <w:t>.</w:t>
        </w:r>
      </w:ins>
      <w:ins w:id="160" w:author="Xin Li" w:date="2026-05-11T10:06:00Z" w16du:dateUtc="2026-05-11T02:06:00Z">
        <w:r w:rsidR="003D40BF">
          <w:rPr>
            <w:rFonts w:eastAsiaTheme="minorEastAsia" w:hint="eastAsia"/>
          </w:rPr>
          <w:t xml:space="preserve"> </w:t>
        </w:r>
        <w:r w:rsidR="003D40BF">
          <w:rPr>
            <w:rFonts w:eastAsiaTheme="minorEastAsia"/>
          </w:rPr>
          <w:t>Conceptual Framework</w:t>
        </w:r>
      </w:ins>
    </w:p>
    <w:p w14:paraId="473F5B17" w14:textId="1F91D6BE" w:rsidR="008D7781" w:rsidRPr="0022223D" w:rsidDel="00057160" w:rsidRDefault="00B96286">
      <w:pPr>
        <w:pStyle w:val="Paragraph0"/>
        <w:rPr>
          <w:del w:id="161" w:author="Xin Li" w:date="2026-03-16T14:54:00Z" w16du:dateUtc="2026-03-16T06:54:00Z"/>
        </w:rPr>
        <w:pPrChange w:id="162" w:author="Xin Li" w:date="2026-05-31T09:11:00Z" w16du:dateUtc="2026-05-31T01:11:00Z">
          <w:pPr>
            <w:pStyle w:val="Heading1"/>
          </w:pPr>
        </w:pPrChange>
      </w:pPr>
      <w:ins w:id="163" w:author="Xin Li" w:date="2026-04-11T14:44:00Z" w16du:dateUtc="2026-04-11T06:44:00Z">
        <w:r>
          <w:t xml:space="preserve">Let’s assume </w:t>
        </w:r>
      </w:ins>
      <w:ins w:id="164" w:author="Xin Li" w:date="2026-04-11T14:46:00Z" w16du:dateUtc="2026-04-11T06:46:00Z">
        <w:r>
          <w:t xml:space="preserve">there is a sequence of users randomly arrive to a question. Each </w:t>
        </w:r>
      </w:ins>
      <w:ins w:id="165" w:author="Xin Li" w:date="2026-04-11T14:47:00Z" w16du:dateUtc="2026-04-11T06:47:00Z">
        <w:r>
          <w:t xml:space="preserve">user makes two decisions: 1) whether to </w:t>
        </w:r>
      </w:ins>
      <w:ins w:id="166" w:author="Xin Li" w:date="2026-04-11T15:18:00Z" w16du:dateUtc="2026-04-11T07:18:00Z">
        <w:r w:rsidR="00AB04C4">
          <w:t>contribute</w:t>
        </w:r>
      </w:ins>
      <w:ins w:id="167" w:author="Xin Li" w:date="2026-04-11T14:47:00Z" w16du:dateUtc="2026-04-11T06:47:00Z">
        <w:r>
          <w:t xml:space="preserve">; 2) </w:t>
        </w:r>
      </w:ins>
      <w:ins w:id="168" w:author="Xin Li" w:date="2026-04-11T15:18:00Z" w16du:dateUtc="2026-04-11T07:18:00Z">
        <w:r w:rsidR="00AB04C4">
          <w:t>how to contribute</w:t>
        </w:r>
      </w:ins>
      <w:ins w:id="169" w:author="Xin Li" w:date="2026-04-11T14:48:00Z" w16du:dateUtc="2026-04-11T06:48:00Z">
        <w:r>
          <w:t xml:space="preserve">. </w:t>
        </w:r>
      </w:ins>
      <w:ins w:id="170" w:author="Xin Li" w:date="2026-05-11T10:01:00Z" w16du:dateUtc="2026-05-11T02:01:00Z">
        <w:r w:rsidR="00F11598">
          <w:t xml:space="preserve">Exongenous to </w:t>
        </w:r>
      </w:ins>
      <w:ins w:id="171" w:author="Xin Li" w:date="2026-05-11T10:03:00Z" w16du:dateUtc="2026-05-11T02:03:00Z">
        <w:r w:rsidR="003F23D2">
          <w:t xml:space="preserve">users’ decision, there is a </w:t>
        </w:r>
      </w:ins>
      <w:ins w:id="172" w:author="Xin Li" w:date="2026-04-11T14:49:00Z" w16du:dateUtc="2026-04-11T06:49:00Z">
        <w:r>
          <w:t xml:space="preserve">possibility of having </w:t>
        </w:r>
      </w:ins>
      <w:ins w:id="173" w:author="Xin Li" w:date="2026-04-11T14:47:00Z" w16du:dateUtc="2026-04-11T06:47:00Z">
        <w:r>
          <w:t xml:space="preserve">an internal GenAI </w:t>
        </w:r>
      </w:ins>
      <w:ins w:id="174" w:author="Xin Li" w:date="2026-04-11T14:49:00Z" w16du:dateUtc="2026-04-11T06:49:00Z">
        <w:r>
          <w:t>that generate an answer</w:t>
        </w:r>
      </w:ins>
      <w:ins w:id="175" w:author="Xin Li" w:date="2026-05-11T10:03:00Z" w16du:dateUtc="2026-05-11T02:03:00Z">
        <w:r w:rsidR="003F23D2">
          <w:t xml:space="preserve"> </w:t>
        </w:r>
        <w:r w:rsidR="003F23D2" w:rsidRPr="003D40BF">
          <w:t>right</w:t>
        </w:r>
        <w:r w:rsidR="003F23D2">
          <w:t xml:space="preserve"> after the </w:t>
        </w:r>
      </w:ins>
      <w:ins w:id="176" w:author="Xin Li" w:date="2026-05-11T10:04:00Z" w16du:dateUtc="2026-05-11T02:04:00Z">
        <w:r w:rsidR="003F23D2">
          <w:t xml:space="preserve">questions. </w:t>
        </w:r>
      </w:ins>
      <w:ins w:id="177" w:author="Xin Li" w:date="2026-05-31T08:59:00Z" w16du:dateUtc="2026-05-31T00:59:00Z">
        <w:r w:rsidR="005869BC">
          <w:t>E</w:t>
        </w:r>
      </w:ins>
      <w:ins w:id="178" w:author="Xin Li" w:date="2026-04-11T14:55:00Z" w16du:dateUtc="2026-04-11T06:55:00Z">
        <w:r w:rsidR="008D1615">
          <w:t xml:space="preserve">ach user decide his </w:t>
        </w:r>
      </w:ins>
      <w:ins w:id="179" w:author="Xin Li" w:date="2026-05-31T08:59:00Z" w16du:dateUtc="2026-05-31T00:59:00Z">
        <w:r w:rsidR="005869BC">
          <w:t xml:space="preserve">participation based on the </w:t>
        </w:r>
      </w:ins>
      <w:ins w:id="180" w:author="Xin Li" w:date="2026-04-11T14:55:00Z" w16du:dateUtc="2026-04-11T06:55:00Z">
        <w:r w:rsidR="008D1615">
          <w:t>potential return</w:t>
        </w:r>
      </w:ins>
      <w:ins w:id="181" w:author="Xin Li" w:date="2026-05-11T10:04:00Z" w16du:dateUtc="2026-05-11T02:04:00Z">
        <w:r w:rsidR="003F23D2">
          <w:t>, such as receiving an reward,</w:t>
        </w:r>
      </w:ins>
      <w:ins w:id="182" w:author="Xin Li" w:date="2026-04-11T14:55:00Z" w16du:dateUtc="2026-04-11T06:55:00Z">
        <w:r w:rsidR="008D1615">
          <w:t xml:space="preserve"> </w:t>
        </w:r>
      </w:ins>
      <w:ins w:id="183" w:author="Xin Li" w:date="2026-05-31T08:59:00Z" w16du:dateUtc="2026-05-31T00:59:00Z">
        <w:r w:rsidR="005869BC">
          <w:t xml:space="preserve">with </w:t>
        </w:r>
      </w:ins>
      <w:ins w:id="184" w:author="Xin Li" w:date="2026-04-11T14:55:00Z" w16du:dateUtc="2026-04-11T06:55:00Z">
        <w:r w:rsidR="008D1615">
          <w:t xml:space="preserve">a </w:t>
        </w:r>
      </w:ins>
      <w:ins w:id="185" w:author="Xin Li" w:date="2026-05-31T08:59:00Z" w16du:dateUtc="2026-05-31T00:59:00Z">
        <w:r w:rsidR="005869BC">
          <w:t xml:space="preserve">rough estimated </w:t>
        </w:r>
      </w:ins>
      <w:ins w:id="186" w:author="Xin Li" w:date="2026-04-11T14:56:00Z" w16du:dateUtc="2026-04-11T06:56:00Z">
        <w:r w:rsidR="008D1615">
          <w:t>answer in mind</w:t>
        </w:r>
      </w:ins>
      <w:ins w:id="187" w:author="Xin Li" w:date="2026-05-11T10:07:00Z" w16du:dateUtc="2026-05-11T02:07:00Z">
        <w:r w:rsidR="003D40BF">
          <w:t>.</w:t>
        </w:r>
      </w:ins>
      <w:ins w:id="188" w:author="Xin Li" w:date="2026-05-11T10:09:00Z" w16du:dateUtc="2026-05-11T02:09:00Z">
        <w:r w:rsidR="006A5F6C">
          <w:t xml:space="preserve"> </w:t>
        </w:r>
      </w:ins>
      <w:ins w:id="189" w:author="Xin Li" w:date="2026-04-11T14:57:00Z" w16du:dateUtc="2026-04-11T06:57:00Z">
        <w:r w:rsidR="008D1615">
          <w:t xml:space="preserve">If the </w:t>
        </w:r>
      </w:ins>
      <w:ins w:id="190" w:author="Xin Li" w:date="2026-05-11T10:07:00Z" w16du:dateUtc="2026-05-11T02:07:00Z">
        <w:r w:rsidR="003D40BF">
          <w:t xml:space="preserve">potential return </w:t>
        </w:r>
      </w:ins>
      <w:ins w:id="191" w:author="Xin Li" w:date="2026-04-11T14:57:00Z" w16du:dateUtc="2026-04-11T06:57:00Z">
        <w:r w:rsidR="008D1615">
          <w:t xml:space="preserve">is small, the user will not </w:t>
        </w:r>
      </w:ins>
      <w:ins w:id="192" w:author="Xin Li" w:date="2026-05-31T09:00:00Z" w16du:dateUtc="2026-05-31T01:00:00Z">
        <w:r w:rsidR="005869BC">
          <w:t xml:space="preserve">detail or </w:t>
        </w:r>
      </w:ins>
      <w:ins w:id="193" w:author="Xin Li" w:date="2026-04-11T14:57:00Z" w16du:dateUtc="2026-04-11T06:57:00Z">
        <w:r w:rsidR="008D1615">
          <w:t>post an answer.</w:t>
        </w:r>
      </w:ins>
      <w:ins w:id="194" w:author="Xin Li" w:date="2026-05-11T10:09:00Z" w16du:dateUtc="2026-05-11T02:09:00Z">
        <w:r w:rsidR="006A5F6C">
          <w:t xml:space="preserve"> Once one decided to contribute, she/he will face a different decision on how to </w:t>
        </w:r>
      </w:ins>
      <w:ins w:id="195" w:author="Xin Li" w:date="2026-05-31T09:00:00Z" w16du:dateUtc="2026-05-31T01:00:00Z">
        <w:r w:rsidR="005869BC">
          <w:t>detail his answers</w:t>
        </w:r>
      </w:ins>
      <w:ins w:id="196" w:author="Xin Li" w:date="2026-05-31T09:03:00Z" w16du:dateUtc="2026-05-31T01:03:00Z">
        <w:r w:rsidR="008D7781" w:rsidRPr="008D7781">
          <w:t xml:space="preserve"> </w:t>
        </w:r>
        <w:r w:rsidR="008D7781">
          <w:t>to differentiate from prior answers</w:t>
        </w:r>
      </w:ins>
      <w:ins w:id="197" w:author="Xin Li" w:date="2026-05-11T10:09:00Z" w16du:dateUtc="2026-05-11T02:09:00Z">
        <w:r w:rsidR="006A5F6C">
          <w:t xml:space="preserve">. </w:t>
        </w:r>
      </w:ins>
    </w:p>
    <w:p w14:paraId="64964DDB" w14:textId="77777777" w:rsidR="008D7781" w:rsidRPr="0022223D" w:rsidDel="00057160" w:rsidRDefault="008D7781">
      <w:pPr>
        <w:pStyle w:val="Paragraph0"/>
        <w:rPr>
          <w:del w:id="198" w:author="Xin Li" w:date="2026-03-16T14:54:00Z" w16du:dateUtc="2026-03-16T06:54:00Z"/>
        </w:rPr>
        <w:pPrChange w:id="199" w:author="Xin Li" w:date="2026-05-31T09:11:00Z" w16du:dateUtc="2026-05-31T01:11:00Z">
          <w:pPr>
            <w:pStyle w:val="Heading2"/>
          </w:pPr>
        </w:pPrChange>
      </w:pPr>
      <w:del w:id="200" w:author="Xin Li" w:date="2026-03-16T14:44:00Z" w16du:dateUtc="2026-03-16T06:44:00Z">
        <w:r w:rsidRPr="0022223D" w:rsidDel="002607CA">
          <w:delText>The Impacts of Internal GenAI on Answerers</w:delText>
        </w:r>
      </w:del>
    </w:p>
    <w:p w14:paraId="7535B5DA" w14:textId="77777777" w:rsidR="008D7781" w:rsidRPr="0022223D" w:rsidDel="008D1615" w:rsidRDefault="008D7781">
      <w:pPr>
        <w:pStyle w:val="Paragraph0"/>
        <w:rPr>
          <w:del w:id="201" w:author="Xin Li" w:date="2026-04-11T14:57:00Z" w16du:dateUtc="2026-04-11T06:57:00Z"/>
        </w:rPr>
        <w:pPrChange w:id="202" w:author="Xin Li" w:date="2026-05-31T09:11:00Z" w16du:dateUtc="2026-05-31T01:11:00Z">
          <w:pPr>
            <w:pStyle w:val="Paragraph0"/>
            <w:widowControl w:val="0"/>
            <w:ind w:firstLine="432"/>
          </w:pPr>
        </w:pPrChange>
      </w:pPr>
      <w:del w:id="203" w:author="Xin Li" w:date="2026-03-16T14:46:00Z" w16du:dateUtc="2026-03-16T06:46:00Z">
        <w:r w:rsidRPr="0022223D" w:rsidDel="002607CA">
          <w:delText xml:space="preserve">Prior studies demonstrate that technological interventions significantly impact participation in online communities </w:delText>
        </w:r>
        <w:r w:rsidRPr="0022223D" w:rsidDel="002607CA">
          <w:fldChar w:fldCharType="begin"/>
        </w:r>
        <w:r w:rsidRPr="008D7781" w:rsidDel="002607CA">
          <w:delInstrText xml:space="preserve"> ADDIN ZOTERO_ITEM CSL_CITATION {"citationID":"0FiIQAlV","properties":{"formattedCitation":"(Kraut et al. 2012)","plainCitation":"(Kraut et al. 2012)","noteIndex":0},"citationItems":[{"id":26494,"uris":["http://zotero.org/users/8905122/items/6LNE9MFQ"],"itemData":{"id":26494,"type":"book","abstract":"Online communities are among the most popular destinations on the Internet, but not all online communities are equally successful. For every flourishing Facebook, there is a moribund Friendster--not to mention the scores of smaller social networking sites that never attracted enough members to be viable. This book offers lessons from theory and empirical research in the social sciences that can help improve the design of online communities. The social sciences can tell us much about how to make online communities thrive, offering theories of individual motivation and human behavior that, properly interpreted, can inform particular design choices for online communities. The authors draw on the literature in psychology, economics, and other social sciences, as well as their own research, translating general findings into useful design claims. They explain, for example, how to encourage information contributions based on the theory of public goods, and how to build members' commitment based on theories of interpersonal bond formation. For each design claim, they offer supporting evidence from theory, experiments, or observational studies.The book focuses on five high-level design challenges: starting a new community, attracting new members, encouraging commitment, encouraging contribution, and regulating misbehavior and conflict. By organizing their presentation around these fundamental design features, the authors encourage practitioners to consider alternatives rather than simply adapting a feature seen on other sites.\n\n</w:delInstrText>
        </w:r>
        <w:r w:rsidRPr="008D7781" w:rsidDel="002607CA">
          <w:delInstrText>【摘要翻译】在线社区是互联网上最受欢迎的目的地之一，但并非所有的在线社区都同样成功。每一个繁荣的</w:delInstrText>
        </w:r>
        <w:r w:rsidRPr="008D7781" w:rsidDel="002607CA">
          <w:delInstrText xml:space="preserve"> Facebook</w:delInstrText>
        </w:r>
        <w:r w:rsidRPr="008D7781" w:rsidDel="002607CA">
          <w:delInstrText>，都有一个垂死的</w:delInstrText>
        </w:r>
        <w:r w:rsidRPr="008D7781" w:rsidDel="002607CA">
          <w:delInstrText xml:space="preserve"> Friendster —— </w:delInstrText>
        </w:r>
        <w:r w:rsidRPr="008D7781" w:rsidDel="002607CA">
          <w:delInstrText>更不用说那些从来没有吸引到足够用户的小型社交网站了。这本书从社会科学的理论和实证研究中提供了一些经验教训，可以帮助改进在线社区的设计。社会科学可以告诉我们很多关于如何使在线社区蓬勃发展，提供个人动机和人类行为的理论，适当的解释，可以为在线社区的特定设计选择提供信息。作者利用心理学、经济学和其他社会科学的文献，以及他们自己的研究，将一般的发现转化为有用的设计主张。例如，他们解释了如何在公共物品理论的基础上鼓励信息贡献，以及如何在人际关系形成理论的基础上建立成员的承诺。对于每一个设计主张，他们提供支持的证据，从理论，实验，或观察研究。这本书着重于五个高层次的设计挑战：</w:delInstrText>
        </w:r>
        <w:r w:rsidRPr="008D7781" w:rsidDel="002607CA">
          <w:delInstrText xml:space="preserve"> </w:delInstrText>
        </w:r>
        <w:r w:rsidRPr="008D7781" w:rsidDel="002607CA">
          <w:delInstrText>开始一个新的社区，吸引新的成员，鼓励承诺，鼓励贡献，以及规范不当行为和冲突。通过围绕这些基本设计特性组织他们的演示，作者鼓励从业者考虑替代方案，而不是简单地适应其他网站上看到的特性。</w:delInstrText>
        </w:r>
        <w:r w:rsidRPr="008D7781" w:rsidDel="002607CA">
          <w:delInstrText>","ISBN":"978-0-262-01657-5","language":"en","note":"</w:delInstrText>
        </w:r>
        <w:r w:rsidRPr="008D7781" w:rsidDel="002607CA">
          <w:rPr>
            <w:rFonts w:ascii="Segoe UI Emoji" w:hAnsi="Segoe UI Emoji" w:cs="Segoe UI Emoji"/>
          </w:rPr>
          <w:delInstrText>🏷️</w:delInstrText>
        </w:r>
        <w:r w:rsidRPr="008D7781" w:rsidDel="002607CA">
          <w:delInstrText xml:space="preserve"> /unread","number-of-pages":"312","publisher":"The MIT Press","source":"ACM Digital Library","title":"Building Successful Online Communities: Evidence-Based Social Design","title-short":"Building Successful Online Communities","author":[{"family":"Kraut","given":"Robert E."},{"family":"Resnick","given":"Paul"},{"family":"Kiesler","given":"Sara"},{"family":"Ren","given":"Yuqing"},{"family":"Chen","given":"Yan"},{"family":"Burke","given":"Moira"},{"family":"Kittur","given":"Niki"},{"family":"Riedl","given":"John"},{"family":"Konstan","given":"Joseph"}],"issued":{"date-parts":[["2012",2]]}}}],"schema":"https://github.com/citation-style-language/schema/raw/master/csl-citation.json"} </w:delInstrText>
        </w:r>
        <w:r w:rsidRPr="0022223D" w:rsidDel="002607CA">
          <w:fldChar w:fldCharType="separate"/>
        </w:r>
        <w:r w:rsidRPr="0022223D" w:rsidDel="002607CA">
          <w:delText>(Kraut et al., 2012)</w:delText>
        </w:r>
        <w:r w:rsidRPr="0022223D" w:rsidDel="002607CA">
          <w:fldChar w:fldCharType="end"/>
        </w:r>
        <w:r w:rsidRPr="0022223D" w:rsidDel="002607CA">
          <w:delText>. Building on this foundation</w:delText>
        </w:r>
      </w:del>
      <w:del w:id="204" w:author="Xin Li" w:date="2026-04-11T14:57:00Z" w16du:dateUtc="2026-04-11T06:57:00Z">
        <w:r w:rsidRPr="0022223D" w:rsidDel="008D1615">
          <w:delText xml:space="preserve">, we hypothesize that internal GenAI </w:delText>
        </w:r>
      </w:del>
      <w:del w:id="205" w:author="Xin Li" w:date="2026-03-28T08:11:00Z" w16du:dateUtc="2026-03-28T00:11:00Z">
        <w:r w:rsidRPr="0022223D" w:rsidDel="00DA0B60">
          <w:delText xml:space="preserve">reduces </w:delText>
        </w:r>
      </w:del>
      <w:del w:id="206" w:author="Xin Li" w:date="2026-04-11T14:57:00Z" w16du:dateUtc="2026-04-11T06:57:00Z">
        <w:r w:rsidRPr="0022223D" w:rsidDel="008D1615">
          <w:delText xml:space="preserve">human answer </w:delText>
        </w:r>
      </w:del>
      <w:del w:id="207" w:author="Xin Li" w:date="2026-03-28T08:11:00Z" w16du:dateUtc="2026-03-28T00:11:00Z">
        <w:r w:rsidRPr="0022223D" w:rsidDel="00DA0B60">
          <w:delText xml:space="preserve">supply </w:delText>
        </w:r>
      </w:del>
      <w:del w:id="208" w:author="Xin Li" w:date="2026-04-11T14:57:00Z" w16du:dateUtc="2026-04-11T06:57:00Z">
        <w:r w:rsidRPr="0022223D" w:rsidDel="008D1615">
          <w:delText xml:space="preserve">through </w:delText>
        </w:r>
      </w:del>
      <w:del w:id="209" w:author="Xin Li" w:date="2026-03-16T14:48:00Z" w16du:dateUtc="2026-03-16T06:48:00Z">
        <w:r w:rsidRPr="0022223D" w:rsidDel="004D0014">
          <w:delText xml:space="preserve">three mechanisms: </w:delText>
        </w:r>
      </w:del>
      <w:del w:id="210" w:author="Xin Li" w:date="2026-04-11T14:57:00Z" w16du:dateUtc="2026-04-11T06:57:00Z">
        <w:r w:rsidRPr="0022223D" w:rsidDel="008D1615">
          <w:delText>the content effect (</w:delText>
        </w:r>
        <w:r w:rsidRPr="0022223D" w:rsidDel="008D1615">
          <w:rPr>
            <w:i/>
            <w:iCs/>
          </w:rPr>
          <w:delText>what</w:delText>
        </w:r>
        <w:r w:rsidRPr="0022223D" w:rsidDel="008D1615">
          <w:delText xml:space="preserve"> the </w:delText>
        </w:r>
      </w:del>
      <w:del w:id="211" w:author="Xin Li" w:date="2026-03-16T14:48:00Z" w16du:dateUtc="2026-03-16T06:48:00Z">
        <w:r w:rsidRPr="0022223D" w:rsidDel="004D0014">
          <w:delText xml:space="preserve">AI </w:delText>
        </w:r>
      </w:del>
      <w:del w:id="212" w:author="Xin Li" w:date="2026-04-11T14:57:00Z" w16du:dateUtc="2026-04-11T06:57:00Z">
        <w:r w:rsidRPr="0022223D" w:rsidDel="008D1615">
          <w:delText>says)</w:delText>
        </w:r>
      </w:del>
      <w:del w:id="213" w:author="Xin Li" w:date="2026-03-16T14:48:00Z" w16du:dateUtc="2026-03-16T06:48:00Z">
        <w:r w:rsidRPr="0022223D" w:rsidDel="004D0014">
          <w:delText>,</w:delText>
        </w:r>
      </w:del>
      <w:del w:id="214" w:author="Xin Li" w:date="2026-04-11T14:57:00Z" w16du:dateUtc="2026-04-11T06:57:00Z">
        <w:r w:rsidRPr="0022223D" w:rsidDel="008D1615">
          <w:delText xml:space="preserve"> the source effect (</w:delText>
        </w:r>
        <w:r w:rsidRPr="0022223D" w:rsidDel="008D1615">
          <w:rPr>
            <w:i/>
            <w:iCs/>
          </w:rPr>
          <w:delText>who</w:delText>
        </w:r>
        <w:r w:rsidRPr="0022223D" w:rsidDel="008D1615">
          <w:delText xml:space="preserve"> says it: AI versus human)</w:delText>
        </w:r>
      </w:del>
      <w:del w:id="215" w:author="Xin Li" w:date="2026-03-28T08:11:00Z" w16du:dateUtc="2026-03-28T00:11:00Z">
        <w:r w:rsidRPr="0022223D" w:rsidDel="00DA0B60">
          <w:delText>, and the position effect (</w:delText>
        </w:r>
        <w:r w:rsidRPr="0022223D" w:rsidDel="00DA0B60">
          <w:rPr>
            <w:i/>
            <w:iCs/>
          </w:rPr>
          <w:delText>when/where</w:delText>
        </w:r>
        <w:r w:rsidRPr="0022223D" w:rsidDel="00DA0B60">
          <w:delText xml:space="preserve"> </w:delText>
        </w:r>
      </w:del>
      <w:del w:id="216" w:author="Xin Li" w:date="2026-03-16T14:48:00Z" w16du:dateUtc="2026-03-16T06:48:00Z">
        <w:r w:rsidRPr="0022223D" w:rsidDel="004D0014">
          <w:delText>AI</w:delText>
        </w:r>
      </w:del>
      <w:del w:id="217" w:author="Xin Li" w:date="2026-03-16T14:49:00Z" w16du:dateUtc="2026-03-16T06:49:00Z">
        <w:r w:rsidRPr="0022223D" w:rsidDel="004D0014">
          <w:delText xml:space="preserve"> says it</w:delText>
        </w:r>
      </w:del>
      <w:del w:id="218" w:author="Xin Li" w:date="2026-03-28T08:11:00Z" w16du:dateUtc="2026-03-28T00:11:00Z">
        <w:r w:rsidRPr="0022223D" w:rsidDel="00DA0B60">
          <w:delText>)</w:delText>
        </w:r>
      </w:del>
      <w:del w:id="219" w:author="Xin Li" w:date="2026-04-11T14:57:00Z" w16du:dateUtc="2026-04-11T06:57:00Z">
        <w:r w:rsidRPr="0022223D" w:rsidDel="008D1615">
          <w:delText xml:space="preserve">. </w:delText>
        </w:r>
      </w:del>
      <w:del w:id="220" w:author="Xin Li" w:date="2026-03-16T14:50:00Z" w16du:dateUtc="2026-03-16T06:50:00Z">
        <w:r w:rsidRPr="0022223D" w:rsidDel="004D0014">
          <w:delText>These mechanisms derive from established theories of online community participation and human-AI interaction.</w:delText>
        </w:r>
      </w:del>
    </w:p>
    <w:p w14:paraId="288E7098" w14:textId="77777777" w:rsidR="008D7781" w:rsidRPr="0022223D" w:rsidDel="008D1615" w:rsidRDefault="008D7781">
      <w:pPr>
        <w:pStyle w:val="Paragraph0"/>
        <w:rPr>
          <w:del w:id="221" w:author="Xin Li" w:date="2026-04-11T14:58:00Z" w16du:dateUtc="2026-04-11T06:58:00Z"/>
        </w:rPr>
        <w:pPrChange w:id="222" w:author="Xin Li" w:date="2026-05-31T09:11:00Z" w16du:dateUtc="2026-05-31T01:11:00Z">
          <w:pPr>
            <w:pStyle w:val="Heading3"/>
          </w:pPr>
        </w:pPrChange>
      </w:pPr>
      <w:del w:id="223" w:author="Xin Li" w:date="2026-04-11T14:58:00Z" w16du:dateUtc="2026-04-11T06:58:00Z">
        <w:r w:rsidRPr="0022223D" w:rsidDel="008D1615">
          <w:delText>Content Effect</w:delText>
        </w:r>
      </w:del>
    </w:p>
    <w:p w14:paraId="7B824F8E" w14:textId="37CC8406" w:rsidR="008D7781" w:rsidRDefault="008D7781" w:rsidP="008D7781">
      <w:pPr>
        <w:pStyle w:val="Paragraph0"/>
        <w:rPr>
          <w:ins w:id="224" w:author="Xin Li" w:date="2026-05-31T09:10:00Z" w16du:dateUtc="2026-05-31T01:10:00Z"/>
        </w:rPr>
      </w:pPr>
      <w:del w:id="225" w:author="Xin Li" w:date="2026-04-11T15:03:00Z" w16du:dateUtc="2026-04-11T07:03:00Z">
        <w:r w:rsidRPr="0022223D" w:rsidDel="00D54DB3">
          <w:delText xml:space="preserve">The content effect refers to </w:delText>
        </w:r>
      </w:del>
      <w:del w:id="226" w:author="Xin Li" w:date="2026-05-11T10:43:00Z" w16du:dateUtc="2026-05-11T02:43:00Z">
        <w:r w:rsidRPr="0022223D" w:rsidDel="00761B5B">
          <w:delText>h</w:delText>
        </w:r>
      </w:del>
      <w:del w:id="227" w:author="Xin Li" w:date="2026-05-31T09:11:00Z" w16du:dateUtc="2026-05-31T01:11:00Z">
        <w:r w:rsidRPr="0022223D" w:rsidDel="008D7781">
          <w:delText>ow AI-generated answers</w:delText>
        </w:r>
      </w:del>
      <w:del w:id="228" w:author="Xin Li" w:date="2026-04-11T15:03:00Z" w16du:dateUtc="2026-04-11T07:03:00Z">
        <w:r w:rsidRPr="0022223D" w:rsidDel="00D54DB3">
          <w:delText>’ quality and comprehensiveness</w:delText>
        </w:r>
      </w:del>
      <w:del w:id="229" w:author="Xin Li" w:date="2026-05-31T09:11:00Z" w16du:dateUtc="2026-05-31T01:11:00Z">
        <w:r w:rsidRPr="0022223D" w:rsidDel="008D7781">
          <w:delText xml:space="preserve"> influence human answerers’ decisions. </w:delText>
        </w:r>
      </w:del>
      <w:r w:rsidRPr="0022223D">
        <w:t xml:space="preserve">This mechanism aligns with the expectancy-value theory </w:t>
      </w:r>
      <w:r w:rsidRPr="0022223D">
        <w:fldChar w:fldCharType="begin"/>
      </w:r>
      <w:r>
        <w:instrText xml:space="preserve"> ADDIN ZOTERO_ITEM CSL_CITATION {"citationID":"KnUmiSZr","properties":{"formattedCitation":"(Wigfield &amp; Eccles, 2000)","plainCitation":"(Wigfield &amp; Eccles, 2000)","noteIndex":0},"citationItems":[{"id":"xILCbqsa/LyHTqJny","uris":["http://zotero.org/users/8905122/items/T64QJQ7P"],"itemData":{"id":26497,"type":"article-journal","abstract":"We discuss the expectancy–value theory of motivation, focusing on an expectancy–value model developed and researched by J. S. Eccles et al (1998, see also 1983). Definitions of crucial constructs in the model, including ability beliefs, expectancies for success, and the components of subjective task values, are provided. These definitions are compared to those of related constructs, including self-efficacy, intrinsic and extrinsic motivation, and interest. Research is reviewed dealing with two issues: (1) change in children's and adolescents' ability beliefs, expectancies for success, and subjective values, and (2) relations of children's and adolescents' ability-expectanc</w:instrText>
      </w:r>
      <w:r>
        <w:rPr>
          <w:rFonts w:hint="eastAsia"/>
        </w:rPr>
        <w:instrText>y beliefs and subjective task values to their performance and choice of activities. (PsycInfo Database Record (c) 2020 APA, all rights reserved)\n\n</w:instrText>
      </w:r>
      <w:r>
        <w:rPr>
          <w:rFonts w:hint="eastAsia"/>
        </w:rPr>
        <w:instrText>【摘要翻译】我们讨论期望值理论的动机，重点是期望值模型开发和研究的埃克尔斯等人</w:instrText>
      </w:r>
      <w:r>
        <w:rPr>
          <w:rFonts w:hint="eastAsia"/>
        </w:rPr>
        <w:instrText xml:space="preserve"> (1998 </w:instrText>
      </w:r>
      <w:r>
        <w:rPr>
          <w:rFonts w:hint="eastAsia"/>
        </w:rPr>
        <w:instrText>年，也参见</w:instrText>
      </w:r>
      <w:r>
        <w:rPr>
          <w:rFonts w:hint="eastAsia"/>
        </w:rPr>
        <w:instrText xml:space="preserve"> 1983 </w:instrText>
      </w:r>
      <w:r>
        <w:rPr>
          <w:rFonts w:hint="eastAsia"/>
        </w:rPr>
        <w:instrText>年</w:instrText>
      </w:r>
      <w:r>
        <w:rPr>
          <w:rFonts w:hint="eastAsia"/>
        </w:rPr>
        <w:instrText>)</w:instrText>
      </w:r>
      <w:r>
        <w:rPr>
          <w:rFonts w:hint="eastAsia"/>
        </w:rPr>
        <w:instrText>。定义了模型中的关键结构，包括能力信念、对成功的期望和主观任务价值的组成部分。这些定义与相关概念的定义进行了比较，包括自我效能感、内在和外在动机以及兴趣。本文综述了儿童青少年能力信念、成功期望和主观价值观的变化，以及儿童青少年能力期望信念和主观任务价值观与其活动表现和选择的关系。</w:instrText>
      </w:r>
      <w:r>
        <w:rPr>
          <w:rFonts w:hint="eastAsia"/>
        </w:rPr>
        <w:instrText xml:space="preserve">(PsycInfo </w:instrText>
      </w:r>
      <w:r>
        <w:rPr>
          <w:rFonts w:hint="eastAsia"/>
        </w:rPr>
        <w:instrText>资料库纪录</w:instrText>
      </w:r>
      <w:r>
        <w:rPr>
          <w:rFonts w:hint="eastAsia"/>
        </w:rPr>
        <w:instrText xml:space="preserve"> (c) 2020 </w:instrText>
      </w:r>
      <w:r>
        <w:rPr>
          <w:rFonts w:hint="eastAsia"/>
        </w:rPr>
        <w:instrText>年美国心理学会，保留所有权利</w:instrText>
      </w:r>
      <w:r>
        <w:rPr>
          <w:rFonts w:hint="eastAsia"/>
        </w:rPr>
        <w:instrText xml:space="preserve">)","archive_location":"6307 </w:instrText>
      </w:r>
      <w:r>
        <w:rPr>
          <w:rFonts w:ascii="Segoe UI Emoji" w:hAnsi="Segoe UI Emoji" w:cs="Segoe UI Emoji"/>
        </w:rPr>
        <w:instrText>📊</w:instrText>
      </w:r>
      <w:r>
        <w:rPr>
          <w:rFonts w:hint="eastAsia"/>
        </w:rPr>
        <w:instrText>","call-number":"1","container-title":"Contemporary Educational Psychology","DOI":"10.1006/cep</w:instrText>
      </w:r>
      <w:r>
        <w:instrText>s.1999.1015","ISSN":"0361-476X","issue":"1","journalAbbreviation":"Contemporary Educational Psychology","language":"en","note":"</w:instrText>
      </w:r>
      <w:r>
        <w:rPr>
          <w:rFonts w:ascii="Segoe UI Emoji" w:hAnsi="Segoe UI Emoji" w:cs="Segoe UI Emoji"/>
        </w:rPr>
        <w:instrText>🏷️</w:instrText>
      </w:r>
      <w:r>
        <w:instrText xml:space="preserve"> /unread</w:instrText>
      </w:r>
      <w:r>
        <w:rPr>
          <w:rFonts w:hint="eastAsia"/>
        </w:rPr>
        <w:instrText>、</w:instrText>
      </w:r>
      <w:r>
        <w:instrText>Expectations</w:instrText>
      </w:r>
      <w:r>
        <w:rPr>
          <w:rFonts w:hint="eastAsia"/>
        </w:rPr>
        <w:instrText>、</w:instrText>
      </w:r>
      <w:r>
        <w:instrText>Students</w:instrText>
      </w:r>
      <w:r>
        <w:rPr>
          <w:rFonts w:hint="eastAsia"/>
        </w:rPr>
        <w:instrText>、</w:instrText>
      </w:r>
      <w:r>
        <w:instrText>Academic Achievement Motivation</w:instrText>
      </w:r>
      <w:r>
        <w:rPr>
          <w:rFonts w:hint="eastAsia"/>
        </w:rPr>
        <w:instrText>、</w:instrText>
      </w:r>
      <w:r>
        <w:instrText>Personal Values</w:instrText>
      </w:r>
      <w:r>
        <w:rPr>
          <w:rFonts w:hint="eastAsia"/>
        </w:rPr>
        <w:instrText>、</w:instrText>
      </w:r>
      <w:r>
        <w:instrText>Student Attitudes</w:instrText>
      </w:r>
      <w:r>
        <w:rPr>
          <w:rFonts w:hint="eastAsia"/>
        </w:rPr>
        <w:instrText>、</w:instrText>
      </w:r>
      <w:r>
        <w:instrText xml:space="preserve">Theories","page":"68-81","source":"3.9 (Q1)","title":"Expectancy–Value Theory of Achievement Motivation","volume":"25","author":[{"family":"Wigfield","given":"Allan"},{"family":"Eccles","given":"Jacquelynne S."}],"issued":{"date-parts":[["2000",1]]}}}],"schema":"https://github.com/citation-style-language/schema/raw/master/csl-citation.json"} </w:instrText>
      </w:r>
      <w:r w:rsidRPr="0022223D">
        <w:fldChar w:fldCharType="separate"/>
      </w:r>
      <w:r w:rsidRPr="00FB59A6">
        <w:t>(Wigfield &amp; Eccles, 2000)</w:t>
      </w:r>
      <w:r w:rsidRPr="0022223D">
        <w:fldChar w:fldCharType="end"/>
      </w:r>
      <w:r w:rsidRPr="0022223D">
        <w:t>, which suggests individuals engage in behaviors based on success expectations and perceived value.</w:t>
      </w:r>
      <w:r w:rsidRPr="00D31C0C">
        <w:t xml:space="preserve"> </w:t>
      </w:r>
    </w:p>
    <w:p w14:paraId="1B27FAF1" w14:textId="21BC5360" w:rsidR="008D7781" w:rsidRPr="00261E78" w:rsidDel="00D31C0C" w:rsidRDefault="006A5F6C">
      <w:pPr>
        <w:pStyle w:val="Paragraph0"/>
        <w:rPr>
          <w:del w:id="230" w:author="Xin Li" w:date="2026-05-11T10:47:00Z" w16du:dateUtc="2026-05-11T02:47:00Z"/>
        </w:rPr>
      </w:pPr>
      <w:ins w:id="231" w:author="Xin Li" w:date="2026-05-11T10:10:00Z" w16du:dateUtc="2026-05-11T02:10:00Z">
        <w:r>
          <w:t xml:space="preserve">In both </w:t>
        </w:r>
      </w:ins>
      <w:ins w:id="232" w:author="Xin Li" w:date="2026-05-11T10:12:00Z" w16du:dateUtc="2026-05-11T02:12:00Z">
        <w:r>
          <w:t>participation and innovation decisions</w:t>
        </w:r>
      </w:ins>
      <w:ins w:id="233" w:author="Xin Li" w:date="2026-05-11T10:10:00Z" w16du:dateUtc="2026-05-11T02:10:00Z">
        <w:r>
          <w:t xml:space="preserve">, human needs to </w:t>
        </w:r>
      </w:ins>
      <w:ins w:id="234" w:author="Xin Li" w:date="2026-05-31T09:09:00Z" w16du:dateUtc="2026-05-31T01:09:00Z">
        <w:r w:rsidR="008D7781">
          <w:t xml:space="preserve">assess the competition based on existing </w:t>
        </w:r>
      </w:ins>
      <w:ins w:id="235" w:author="Xin Li" w:date="2026-05-11T10:10:00Z" w16du:dateUtc="2026-05-11T02:10:00Z">
        <w:r>
          <w:t>answer</w:t>
        </w:r>
      </w:ins>
      <w:ins w:id="236" w:author="Xin Li" w:date="2026-05-31T09:09:00Z" w16du:dateUtc="2026-05-31T01:09:00Z">
        <w:r w:rsidR="008D7781">
          <w:t>s</w:t>
        </w:r>
      </w:ins>
      <w:ins w:id="237" w:author="Xin Li" w:date="2026-05-11T10:10:00Z" w16du:dateUtc="2026-05-11T02:10:00Z">
        <w:r>
          <w:t xml:space="preserve"> </w:t>
        </w:r>
      </w:ins>
      <w:ins w:id="238" w:author="Xin Li" w:date="2026-05-31T09:09:00Z" w16du:dateUtc="2026-05-31T01:09:00Z">
        <w:r w:rsidR="008D7781">
          <w:t xml:space="preserve">(if any), including whether the existing answers are from </w:t>
        </w:r>
      </w:ins>
      <w:ins w:id="239" w:author="Xin Li" w:date="2026-05-11T10:10:00Z" w16du:dateUtc="2026-05-11T02:10:00Z">
        <w:r>
          <w:t>human or AI</w:t>
        </w:r>
      </w:ins>
      <w:ins w:id="240" w:author="Xin Li" w:date="2026-05-11T10:09:00Z" w16du:dateUtc="2026-05-11T02:09:00Z">
        <w:r>
          <w:t xml:space="preserve">. </w:t>
        </w:r>
      </w:ins>
      <w:ins w:id="241" w:author="Xin Li" w:date="2026-05-31T09:11:00Z" w16du:dateUtc="2026-05-31T01:11:00Z">
        <w:r w:rsidR="008D7781">
          <w:t xml:space="preserve">This perception is </w:t>
        </w:r>
      </w:ins>
      <w:ins w:id="242" w:author="Xin Li" w:date="2026-05-31T09:12:00Z" w16du:dateUtc="2026-05-31T01:12:00Z">
        <w:r w:rsidR="008D7781">
          <w:t>aligned with</w:t>
        </w:r>
      </w:ins>
      <w:del w:id="243" w:author="Xin Li" w:date="2026-05-11T10:45:00Z" w16du:dateUtc="2026-05-11T02:45:00Z">
        <w:r w:rsidR="008D7781" w:rsidRPr="00261E78" w:rsidDel="00D31C0C">
          <w:delText xml:space="preserve">These mechanisms unite through </w:delText>
        </w:r>
      </w:del>
      <w:ins w:id="244" w:author="Xin Li" w:date="2026-05-11T10:45:00Z" w16du:dateUtc="2026-05-11T02:45:00Z">
        <w:r w:rsidR="008D7781">
          <w:t xml:space="preserve"> </w:t>
        </w:r>
      </w:ins>
      <w:r w:rsidR="008D7781" w:rsidRPr="00261E78">
        <w:t xml:space="preserve">dual-process theories of information processing. The Elaboration Likelihood Model </w:t>
      </w:r>
      <w:r w:rsidR="008D7781" w:rsidRPr="00261E78">
        <w:fldChar w:fldCharType="begin"/>
      </w:r>
      <w:r w:rsidR="008D7781">
        <w:instrText xml:space="preserve"> ADDIN ZOTERO_ITEM CSL_CITATION {"citationID":"WogSM9LI","properties":{"formattedCitation":"(Petty et al., 1986)","plainCitation":"(Petty et al., 1986)","noteIndex":0},"citationItems":[{"id":"xILCbqsa/AZW0suE3","uris":["http://zotero.org/users/8905122/items/SN58S2AN"],"itemData":{"id":154,"type":"article-journal","container-title":"Advances in experimental social psychology","DOI":"10.1016/S0065-2601(08)60214-2","journalAbbreviation":"Adv. Exp. Soc. Psychol.","language":"en","note":"</w:instrText>
      </w:r>
      <w:r w:rsidR="008D7781">
        <w:rPr>
          <w:rFonts w:ascii="Segoe UI Emoji" w:hAnsi="Segoe UI Emoji" w:cs="Segoe UI Emoji"/>
        </w:rPr>
        <w:instrText>🏷️</w:instrText>
      </w:r>
      <w:r w:rsidR="008D7781">
        <w:instrText xml:space="preserve"> /unread","title":"The elaboration likelihood model of persuasion","volume":"19","author":[{"family":"Petty","given":"Richard E"},{"family":"Cacioppo","given":"John T"},{"family":"Petty","given":"Richard E"},{"family":"Cacioppo","given":"John T"}],"issued":{"date-parts":[["1986"]]}}}],"schema":"https://github.com/citation-style-language/schema/raw/master/csl-citation.json"} </w:instrText>
      </w:r>
      <w:r w:rsidR="008D7781" w:rsidRPr="00261E78">
        <w:fldChar w:fldCharType="separate"/>
      </w:r>
      <w:r w:rsidR="008D7781" w:rsidRPr="00FB59A6">
        <w:t>(Petty et al., 1986)</w:t>
      </w:r>
      <w:r w:rsidR="008D7781" w:rsidRPr="00261E78">
        <w:fldChar w:fldCharType="end"/>
      </w:r>
      <w:r w:rsidR="008D7781" w:rsidRPr="00261E78">
        <w:t xml:space="preserve"> and Heuristic-Systematic Model </w:t>
      </w:r>
      <w:r w:rsidR="008D7781" w:rsidRPr="00261E78">
        <w:fldChar w:fldCharType="begin"/>
      </w:r>
      <w:r w:rsidR="008D7781">
        <w:instrText xml:space="preserve"> ADDIN ZOTERO_ITEM CSL_CITATION {"citationID":"k4gLoHsP","properties":{"formattedCitation":"(Chaiken, 1980)","plainCitation":"(Chaiken, 1980)","noteIndex":0},"citationItems":[{"id":2861,"uris":["http://www.mendeley.com/documents/?uuid=c5708871-6903-4fca-bccd-68d84149e31a","http://zotero.org/users/8905122/items/KCCSK5CM","http://zotero.org/users/local/bVGy23C0/items/KYY28BZT"],"itemData":{"id":2861,"type":"article-journal","abstract":"In Experiment 1, subjects read a persuasive message from a likable or unlikable communicator who presented six or two arguments concerning one of two topics. High response involvement subjects anticipated discussing the message topic at a future experimental session, whereas low involvement subjects anticipated discussing a different topic. For high involvement subjects, opinion change was significantly greater given six arguments but was unaffected by communicator likability. For low involvement subjects, opinion change was significantly greater given a likable communicator but was unaffected by the arguments manipulation. In Experiment 2, high issue involvement subjects showed slightly greater opinion change when exposed to five arguments from an unlikable (vs. one argument from a likable) communicator, whereas low involvement subjects exhibited significantly greater persuasion in response to one argument from a likable (vs. five arguments from an unlikable) communicator. These findings support the idea that high involvement leads message recipients to employ a systematic information processing strategy in which message-based cognitions mediate persuasion, whereas low involvement leads recipients to use a heuristic processing strategy in which simple decision rules mediate persuasion. Support was also obtained for the hypot</w:instrText>
      </w:r>
      <w:r w:rsidR="008D7781">
        <w:rPr>
          <w:rFonts w:hint="eastAsia"/>
        </w:rPr>
        <w:instrText>hesis that content-mediated (vs. source-mediated) opinion change would shower greater persistence.\n\n</w:instrText>
      </w:r>
      <w:r w:rsidR="008D7781">
        <w:rPr>
          <w:rFonts w:hint="eastAsia"/>
        </w:rPr>
        <w:instrText>【摘要翻译】在实验</w:instrText>
      </w:r>
      <w:r w:rsidR="008D7781">
        <w:rPr>
          <w:rFonts w:hint="eastAsia"/>
        </w:rPr>
        <w:instrText>1</w:instrText>
      </w:r>
      <w:r w:rsidR="008D7781">
        <w:rPr>
          <w:rFonts w:hint="eastAsia"/>
        </w:rPr>
        <w:instrText>中，受试者阅读了来自一个讨人喜欢或不讨人喜欢的沟通者的有说服力的信息，该沟通者就两个主题中的一个提出了六到两个论点。高反应参与受试者期望在未来的实验会议上讨论该信息主题，而低参与受试者期望讨论不同的主题。对于高参与受试者，在给出六个论点的情况下，意见变化明显更大，但不受沟通者好感度的影响。对于低参与受试者，在给出一个讨人喜欢的沟通者的情况下，意见变化明显更大，但不受论点操纵的影响。在实验</w:instrText>
      </w:r>
      <w:r w:rsidR="008D7781">
        <w:rPr>
          <w:rFonts w:hint="eastAsia"/>
        </w:rPr>
        <w:instrText>2</w:instrText>
      </w:r>
      <w:r w:rsidR="008D7781">
        <w:rPr>
          <w:rFonts w:hint="eastAsia"/>
        </w:rPr>
        <w:instrText>中，高问题参与受试者在面对来自一个不讨人喜欢的沟通者的五个论点（</w:instrText>
      </w:r>
      <w:r w:rsidR="008D7781">
        <w:rPr>
          <w:rFonts w:hint="eastAsia"/>
        </w:rPr>
        <w:instrText>vs.</w:instrText>
      </w:r>
      <w:r w:rsidR="008D7781">
        <w:rPr>
          <w:rFonts w:hint="eastAsia"/>
        </w:rPr>
        <w:instrText>这些发现支持这样的观点，即高参与导致消息接收者采用系统的信息处理策略，其中基于消息的认知介导说服，而低参与导致接收者使用启发式处理策略，其中简单的决策规则介导说服。内容介导（</w:instrText>
      </w:r>
      <w:r w:rsidR="008D7781">
        <w:rPr>
          <w:rFonts w:hint="eastAsia"/>
        </w:rPr>
        <w:instrText>vs.","container-title":"Journal of Personality and Social Psychology","DOI":"10.</w:instrText>
      </w:r>
      <w:r w:rsidR="008D7781">
        <w:instrText xml:space="preserve">1037/0022-3514.39.5.752","ISSN":"1939-1315","issue":"5","language":"en","page":"752-766","title":"Heuristic versus systematic information processing and the use of source versus message cues in persuasion.","volume":"39","author":[{"family":"Chaiken","given":"Shelly"}],"issued":{"date-parts":[["1980"]]}}}],"schema":"https://github.com/citation-style-language/schema/raw/master/csl-citation.json"} </w:instrText>
      </w:r>
      <w:r w:rsidR="008D7781" w:rsidRPr="00261E78">
        <w:fldChar w:fldCharType="separate"/>
      </w:r>
      <w:r w:rsidR="008D7781" w:rsidRPr="00FB59A6">
        <w:t>(Chaiken, 1980)</w:t>
      </w:r>
      <w:r w:rsidR="008D7781" w:rsidRPr="00261E78">
        <w:fldChar w:fldCharType="end"/>
      </w:r>
      <w:r w:rsidR="008D7781" w:rsidRPr="00261E78">
        <w:t xml:space="preserve"> posit that people process information through two pathways: a central route involving careful content consideration and a peripheral route relying on contextual cues.</w:t>
      </w:r>
      <w:ins w:id="245" w:author="Xin Li" w:date="2026-05-11T10:46:00Z" w16du:dateUtc="2026-05-11T02:46:00Z">
        <w:r w:rsidR="008D7781">
          <w:t xml:space="preserve"> Depending on </w:t>
        </w:r>
      </w:ins>
      <w:ins w:id="246" w:author="Xin Li" w:date="2026-05-11T10:47:00Z" w16du:dateUtc="2026-05-11T02:47:00Z">
        <w:r w:rsidR="008D7781">
          <w:t xml:space="preserve">their purpose, human may choose to spend different efforts and </w:t>
        </w:r>
      </w:ins>
    </w:p>
    <w:p w14:paraId="5FC12284" w14:textId="5EE22BE3" w:rsidR="008A1AE2" w:rsidRDefault="008D7781" w:rsidP="008D7781">
      <w:pPr>
        <w:pStyle w:val="Paragraph0"/>
        <w:rPr>
          <w:ins w:id="247" w:author="Xin Li" w:date="2026-05-11T10:48:00Z" w16du:dateUtc="2026-05-11T02:48:00Z"/>
        </w:rPr>
      </w:pPr>
      <w:del w:id="248" w:author="Xin Li" w:date="2026-05-11T10:47:00Z" w16du:dateUtc="2026-05-11T02:47:00Z">
        <w:r w:rsidRPr="00261E78" w:rsidDel="00D31C0C">
          <w:delText xml:space="preserve">The content effect </w:delText>
        </w:r>
      </w:del>
      <w:r w:rsidRPr="00261E78">
        <w:t>operate</w:t>
      </w:r>
      <w:del w:id="249" w:author="Xin Li" w:date="2026-05-11T10:47:00Z" w16du:dateUtc="2026-05-11T02:47:00Z">
        <w:r w:rsidRPr="00261E78" w:rsidDel="00D31C0C">
          <w:delText>s</w:delText>
        </w:r>
      </w:del>
      <w:r w:rsidRPr="00261E78">
        <w:t xml:space="preserve"> through the central </w:t>
      </w:r>
      <w:del w:id="250" w:author="Xin Li" w:date="2026-05-11T10:49:00Z" w16du:dateUtc="2026-05-11T02:49:00Z">
        <w:r w:rsidRPr="00261E78" w:rsidDel="00C86CB9">
          <w:delText>route</w:delText>
        </w:r>
      </w:del>
      <w:ins w:id="251" w:author="Xin Li" w:date="2026-05-11T10:47:00Z" w16du:dateUtc="2026-05-11T02:47:00Z">
        <w:r>
          <w:t xml:space="preserve">or the </w:t>
        </w:r>
      </w:ins>
      <w:ins w:id="252" w:author="Xin Li" w:date="2026-05-11T10:48:00Z" w16du:dateUtc="2026-05-11T02:48:00Z">
        <w:r w:rsidRPr="00261E78">
          <w:lastRenderedPageBreak/>
          <w:t>peripheral route</w:t>
        </w:r>
        <w:r>
          <w:t xml:space="preserve"> to</w:t>
        </w:r>
      </w:ins>
      <w:del w:id="253" w:author="Xin Li" w:date="2026-05-11T10:48:00Z" w16du:dateUtc="2026-05-11T02:48:00Z">
        <w:r w:rsidRPr="00261E78" w:rsidDel="00D31C0C">
          <w:delText>, where users systematically</w:delText>
        </w:r>
      </w:del>
      <w:r w:rsidRPr="00261E78">
        <w:t xml:space="preserve"> evaluate </w:t>
      </w:r>
      <w:ins w:id="254" w:author="Xin Li" w:date="2026-05-31T09:12:00Z" w16du:dateUtc="2026-05-31T01:12:00Z">
        <w:r>
          <w:t>available information</w:t>
        </w:r>
      </w:ins>
      <w:del w:id="255" w:author="Xin Li" w:date="2026-05-31T09:12:00Z" w16du:dateUtc="2026-05-31T01:12:00Z">
        <w:r w:rsidRPr="00261E78" w:rsidDel="008D7781">
          <w:delText>AI answer</w:delText>
        </w:r>
      </w:del>
      <w:del w:id="256" w:author="Xin Li" w:date="2026-05-11T10:48:00Z" w16du:dateUtc="2026-05-11T02:48:00Z">
        <w:r w:rsidRPr="00261E78" w:rsidDel="00D31C0C">
          <w:delText xml:space="preserve"> quality</w:delText>
        </w:r>
      </w:del>
      <w:r w:rsidRPr="00261E78">
        <w:t xml:space="preserve">. </w:t>
      </w:r>
      <w:ins w:id="257" w:author="Xin Li" w:date="2026-05-31T09:12:00Z" w16du:dateUtc="2026-05-31T01:12:00Z">
        <w:r>
          <w:t>In our setting</w:t>
        </w:r>
      </w:ins>
      <w:ins w:id="258" w:author="Xin Li" w:date="2026-05-31T09:14:00Z" w16du:dateUtc="2026-05-31T01:14:00Z">
        <w:r w:rsidR="009741E6">
          <w:t>, the human answerers may take three types of signals</w:t>
        </w:r>
      </w:ins>
      <w:ins w:id="259" w:author="Xin Li" w:date="2026-05-31T09:15:00Z" w16du:dateUtc="2026-05-31T01:15:00Z">
        <w:r w:rsidR="009741E6">
          <w:t xml:space="preserve"> from the peripheral route to the central route</w:t>
        </w:r>
      </w:ins>
      <w:ins w:id="260" w:author="Xin Li" w:date="2026-05-31T09:14:00Z" w16du:dateUtc="2026-05-31T01:14:00Z">
        <w:r w:rsidR="009741E6">
          <w:t xml:space="preserve">: 1) </w:t>
        </w:r>
      </w:ins>
      <w:ins w:id="261" w:author="Xin Li" w:date="2026-05-31T09:15:00Z" w16du:dateUtc="2026-05-31T01:15:00Z">
        <w:r w:rsidR="009741E6">
          <w:t xml:space="preserve">the </w:t>
        </w:r>
      </w:ins>
      <w:ins w:id="262" w:author="Xin Li" w:date="2026-05-31T09:16:00Z" w16du:dateUtc="2026-05-31T01:16:00Z">
        <w:r w:rsidR="009741E6">
          <w:t xml:space="preserve">existence of a prior answer; 2) the length of the prior answer, which singals the quality </w:t>
        </w:r>
      </w:ins>
      <w:ins w:id="263" w:author="Xin Li" w:date="2026-05-31T09:17:00Z" w16du:dateUtc="2026-05-31T01:17:00Z">
        <w:r w:rsidR="009741E6">
          <w:t>of the answer</w:t>
        </w:r>
      </w:ins>
      <w:ins w:id="264" w:author="Xin Li" w:date="2026-05-31T09:16:00Z" w16du:dateUtc="2026-05-31T01:16:00Z">
        <w:r w:rsidR="009741E6">
          <w:t>;</w:t>
        </w:r>
      </w:ins>
      <w:ins w:id="265" w:author="Xin Li" w:date="2026-05-31T09:17:00Z" w16du:dateUtc="2026-05-31T01:17:00Z">
        <w:r w:rsidR="009741E6">
          <w:t xml:space="preserve"> 3) the carefully assessed quality of the prior answer. </w:t>
        </w:r>
      </w:ins>
      <w:ins w:id="266" w:author="Xin Li" w:date="2026-06-01T14:11:00Z" w16du:dateUtc="2026-06-01T06:11:00Z">
        <w:r w:rsidR="008A1AE2">
          <w:t xml:space="preserve">Note that the whether to contribute decision is a fast decision and how to contribution is a slow decision. </w:t>
        </w:r>
      </w:ins>
      <w:ins w:id="267" w:author="Xin Li" w:date="2026-05-31T09:17:00Z" w16du:dateUtc="2026-05-31T01:17:00Z">
        <w:r w:rsidR="009741E6">
          <w:t>We argue, when making part</w:t>
        </w:r>
      </w:ins>
      <w:ins w:id="268" w:author="Xin Li" w:date="2026-05-31T09:18:00Z" w16du:dateUtc="2026-05-31T01:18:00Z">
        <w:r w:rsidR="009741E6">
          <w:t xml:space="preserve">icipantion decisions, human answerers mainly rely on the peripheral route </w:t>
        </w:r>
      </w:ins>
      <w:ins w:id="269" w:author="Xin Li" w:date="2026-06-01T13:21:00Z" w16du:dateUtc="2026-06-01T05:21:00Z">
        <w:r w:rsidR="00A63A0A">
          <w:t xml:space="preserve">and fast </w:t>
        </w:r>
      </w:ins>
      <w:ins w:id="270" w:author="Xin Li" w:date="2026-05-31T09:18:00Z" w16du:dateUtc="2026-05-31T01:18:00Z">
        <w:r w:rsidR="009741E6">
          <w:t>signals and when making innovation decisions, they may rely more on the central route</w:t>
        </w:r>
      </w:ins>
      <w:ins w:id="271" w:author="Xin Li" w:date="2026-06-01T13:21:00Z" w16du:dateUtc="2026-06-01T05:21:00Z">
        <w:r w:rsidR="00A63A0A">
          <w:t xml:space="preserve"> and slow</w:t>
        </w:r>
      </w:ins>
      <w:ins w:id="272" w:author="Xin Li" w:date="2026-06-01T13:55:00Z" w16du:dateUtc="2026-06-01T05:55:00Z">
        <w:r w:rsidR="00AC7ED9">
          <w:t xml:space="preserve"> singals</w:t>
        </w:r>
      </w:ins>
      <w:ins w:id="273" w:author="Xin Li" w:date="2026-05-31T09:18:00Z" w16du:dateUtc="2026-05-31T01:18:00Z">
        <w:r w:rsidR="009741E6">
          <w:t xml:space="preserve">. </w:t>
        </w:r>
      </w:ins>
      <w:ins w:id="274" w:author="Xin Li" w:date="2026-05-31T09:20:00Z" w16du:dateUtc="2026-05-31T01:20:00Z">
        <w:r w:rsidR="009741E6">
          <w:t>T</w:t>
        </w:r>
      </w:ins>
      <w:ins w:id="275" w:author="Xin Li" w:date="2026-05-31T09:19:00Z" w16du:dateUtc="2026-05-31T01:19:00Z">
        <w:r w:rsidR="009741E6">
          <w:t xml:space="preserve">he appearance of AI answer may affect the process differently on the three signals. </w:t>
        </w:r>
      </w:ins>
      <w:ins w:id="276" w:author="Xin Li" w:date="2026-06-01T14:10:00Z" w16du:dateUtc="2026-06-01T06:10:00Z">
        <w:r w:rsidR="008A1AE2">
          <w:t xml:space="preserve">Overall, our conceptual framework is illustrated in Figure 2, where AI </w:t>
        </w:r>
      </w:ins>
      <w:ins w:id="277" w:author="Xin Li" w:date="2026-06-01T14:11:00Z" w16du:dateUtc="2026-06-01T06:11:00Z">
        <w:r w:rsidR="008A1AE2">
          <w:t>moderate</w:t>
        </w:r>
      </w:ins>
      <w:ins w:id="278" w:author="Xin Li" w:date="2026-06-01T14:12:00Z" w16du:dateUtc="2026-06-01T06:12:00Z">
        <w:r w:rsidR="008A1AE2">
          <w:t xml:space="preserve"> the effect of signals on prior answers (i.e., competitions)</w:t>
        </w:r>
      </w:ins>
      <w:ins w:id="279" w:author="Xin Li" w:date="2026-06-01T14:10:00Z" w16du:dateUtc="2026-06-01T06:10:00Z">
        <w:r w:rsidR="008A1AE2">
          <w:t>. Below, we elaborate our hypotheses.</w:t>
        </w:r>
      </w:ins>
    </w:p>
    <w:p w14:paraId="5A8E9370" w14:textId="38E9532A" w:rsidR="008D7781" w:rsidRPr="0022223D" w:rsidDel="00266960" w:rsidRDefault="008D7781" w:rsidP="008D7781">
      <w:pPr>
        <w:pStyle w:val="Paragraph0"/>
        <w:rPr>
          <w:del w:id="280" w:author="Xin Li" w:date="2026-03-16T14:51:00Z" w16du:dateUtc="2026-03-16T06:51:00Z"/>
        </w:rPr>
      </w:pPr>
      <w:del w:id="281" w:author="Xin Li" w:date="2026-03-16T14:51:00Z" w16du:dateUtc="2026-03-16T06:51:00Z">
        <w:r w:rsidRPr="0022223D" w:rsidDel="00266960">
          <w:delText xml:space="preserve">These mechanisms unite through dual-process theories of information processing. The elaboration likelihood model </w:delText>
        </w:r>
        <w:r w:rsidRPr="0022223D" w:rsidDel="00266960">
          <w:fldChar w:fldCharType="begin"/>
        </w:r>
        <w:r w:rsidRPr="001F63B9" w:rsidDel="00266960">
          <w:delInstrText xml:space="preserve"> ADDIN ZOTERO_ITEM CSL_CITATION {"citationID":"WogSM9LI","properties":{"formattedCitation":"(Petty et al. 1986)","plainCitation":"(Petty et al. 1986)","noteIndex":0},"citationItems":[{"id":154,"uris":["http://zotero.org/users/8905122/items/SN58S2AN"],"itemData":{"id":154,"type":"article-journal","container-title":"Advances in experimental social psychology","DOI":"10.1016/S0065-2601(08)60214-2","journalAbbreviation":"Adv. Exp. Soc. Psychol.","language":"en","note":"</w:delInstrText>
        </w:r>
        <w:r w:rsidRPr="001F63B9" w:rsidDel="00266960">
          <w:rPr>
            <w:rFonts w:ascii="Apple Color Emoji" w:hAnsi="Apple Color Emoji" w:cs="Apple Color Emoji"/>
          </w:rPr>
          <w:delInstrText>🏷️</w:delInstrText>
        </w:r>
        <w:r w:rsidRPr="001F63B9" w:rsidDel="00266960">
          <w:delInstrText xml:space="preserve"> /unread","title":"The elaboration likelihood model of persuasion","volume":"19","author":[{"family":"Petty","given":"Richard E"},{"family":"Cacioppo","given":"John T"},{"family":"Petty","given":"Richard E"},{"family":"Cacioppo","given":"John T"}],"issued":{"date-parts":[["1986"]]}}}],"schema":"https://github.com/citation-style-language/schema/raw/master/csl-citation.json"} </w:delInstrText>
        </w:r>
        <w:r w:rsidRPr="0022223D" w:rsidDel="00266960">
          <w:fldChar w:fldCharType="separate"/>
        </w:r>
        <w:r w:rsidRPr="0022223D" w:rsidDel="00266960">
          <w:delText>(Petty et al., 1986)</w:delText>
        </w:r>
        <w:r w:rsidRPr="0022223D" w:rsidDel="00266960">
          <w:fldChar w:fldCharType="end"/>
        </w:r>
        <w:r w:rsidRPr="0022223D" w:rsidDel="00266960">
          <w:delText xml:space="preserve"> and the heuristic-systematic model </w:delText>
        </w:r>
        <w:r w:rsidRPr="0022223D" w:rsidDel="00266960">
          <w:fldChar w:fldCharType="begin"/>
        </w:r>
        <w:r w:rsidRPr="0022223D" w:rsidDel="00266960">
          <w:delInstrText xml:space="preserve"> ADDIN ZOTERO_ITEM CSL_CITATION {"citationID":"k4gLoHsP","properties":{"formattedCitation":"(Chaiken 1980)","plainCitation":"(Chaiken 1980)","noteIndex":0},"citationItems":[{"id":3704,"uris":["http://www.mendeley.com/documents/?uuid=c5708871-6903-4fca-bccd-68d84149e31a","http://zotero.org/users/8905122/items/KCCSK5CM"],"itemData":{"id":3704,"type":"article-journal","abstract":"In Experiment 1, subjects read a persuasive message from a likable or unlikable communicator who presented six or two arguments concerning one of two topics. High response involvement subjects anticipated discussing the message topic at a future experimental session, whereas low involvement subjects anticipated discussing a different topic. For high involvement subjects, opinion change was significantly greater given six arguments but was unaffected by communicator likability. For low involvement subjects, opinion change was significantly greater given a likable communicator but was unaffected by the arguments manipulation. In Experiment 2, high issue involvement subjects showed slightly greater opinion change when exposed to five arguments from an unlikable (vs. one argument from a likable) communicator, whereas low involvement subjects exhibited significantly greater persuasion in response to one argument from a likable (vs. five arguments from an unlikable) communicator. These findings support the idea that high involvement leads message recipients to employ a systematic information processing strategy in which message-based cognitions mediate persuasion, whereas low involvement leads recipients to use a heuristic processing strategy in which simple decision rules mediate persuasion. Support was also obtained for the hypothesis that content-mediated (vs. source-mediated) opinion change would shower greater persistence.\n\n</w:delInstrText>
        </w:r>
        <w:r w:rsidRPr="0022223D" w:rsidDel="00266960">
          <w:delInstrText>【摘要翻译】在实验</w:delInstrText>
        </w:r>
        <w:r w:rsidRPr="0022223D" w:rsidDel="00266960">
          <w:delInstrText>1</w:delInstrText>
        </w:r>
        <w:r w:rsidRPr="0022223D" w:rsidDel="00266960">
          <w:delInstrText>中，受试者阅读了一条来自一个讨人喜欢或不讨人喜欢的沟通者的有说服力的信息，该沟通者就两个话题中的一个提出了六到两个论点。高反应参与受试者预期在未来的实验会议上讨论信息主题，而低参与受试者预期讨论不同的主题。对于高度参与的受试者，给定六个论点，意见变化明显更大，但不受沟通者可爱程度的影响。对于低参与受试者，给定一个讨人喜欢的沟通者，意见变化明显更大，但不受论点操纵的影响。在实验</w:delInstrText>
        </w:r>
        <w:r w:rsidRPr="0022223D" w:rsidDel="00266960">
          <w:delInstrText>2</w:delInstrText>
        </w:r>
        <w:r w:rsidRPr="0022223D" w:rsidDel="00266960">
          <w:delInstrText>中，当暴露于来自不讨人喜欢的沟通者的五个论点（相对于来自讨人喜欢的一个论点）时，高问题参与度受试者表现出略大的观点变化，而低参与度受试者在回应来自讨人喜欢的沟通者的一个论点（相对于来自不讨人喜欢的五个论点）时表现出明显更大的说服力。这些发现支持这样一种观点，即高参与度导致信息接收者采用系统的信息处理策略，其中基于信息的认知调节说服，而低参与度导致接收者使用启发式处理策略，其中简单的决策规则调节说服。内容介导的（相对于来源介导的）观点变化会带来更大的持久性的假设也得到了支持。</w:delInstrText>
        </w:r>
        <w:r w:rsidRPr="0022223D" w:rsidDel="00266960">
          <w:delInstrText xml:space="preserve">","archive_location":"4864 </w:delInstrText>
        </w:r>
        <w:r w:rsidRPr="0022223D" w:rsidDel="00266960">
          <w:rPr>
            <w:rFonts w:ascii="Apple Color Emoji" w:hAnsi="Apple Color Emoji" w:cs="Apple Color Emoji"/>
          </w:rPr>
          <w:delInstrText>📊</w:delInstrText>
        </w:r>
        <w:r w:rsidRPr="0022223D" w:rsidDel="00266960">
          <w:delInstrText>","call-number":"1","container-title":"Journal of Personality and Social Psychology","DOI":"10.1037/0022-3514.39.5.752","ISSN":"1939-1315","issue":"5","journalAbbreviation":"J. Pers. Soc. Psychol.","language":"en","note":"</w:delInstrText>
        </w:r>
        <w:r w:rsidRPr="0022223D" w:rsidDel="00266960">
          <w:rPr>
            <w:rFonts w:ascii="Apple Color Emoji" w:hAnsi="Apple Color Emoji" w:cs="Apple Color Emoji"/>
          </w:rPr>
          <w:delInstrText>🏷️</w:delInstrText>
        </w:r>
        <w:r w:rsidRPr="0022223D" w:rsidDel="00266960">
          <w:delInstrText xml:space="preserve"> /unread","page":"752-766","source":"7.6 (Q1)","title":"Heuristic versus systematic information processing and the use of source versus message cues in persuasion.","volume":"39","author":[{"family":"Chaiken","given":"Shelly"}],"issued":{"date-parts":[["1980"]]}}}],"schema":"https://github.com/citation-style-language/schema/raw/master/csl-citation.json"} </w:delInstrText>
        </w:r>
        <w:r w:rsidRPr="0022223D" w:rsidDel="00266960">
          <w:fldChar w:fldCharType="separate"/>
        </w:r>
        <w:r w:rsidRPr="0022223D" w:rsidDel="00266960">
          <w:delText>(Chaiken, 1980)</w:delText>
        </w:r>
        <w:r w:rsidRPr="0022223D" w:rsidDel="00266960">
          <w:fldChar w:fldCharType="end"/>
        </w:r>
        <w:r w:rsidRPr="0022223D" w:rsidDel="00266960">
          <w:delText xml:space="preserve"> posit that people process information through two pathways: a central route involving careful content consideration and a peripheral route relying on contextual cues.</w:delText>
        </w:r>
      </w:del>
    </w:p>
    <w:p w14:paraId="2ABB2121" w14:textId="77777777" w:rsidR="008D7781" w:rsidRPr="0022223D" w:rsidDel="00266960" w:rsidRDefault="008D7781" w:rsidP="008D7781">
      <w:pPr>
        <w:pStyle w:val="Paragraph0"/>
        <w:rPr>
          <w:del w:id="282" w:author="Xin Li" w:date="2026-03-16T14:51:00Z" w16du:dateUtc="2026-03-16T06:51:00Z"/>
        </w:rPr>
      </w:pPr>
      <w:del w:id="283" w:author="Xin Li" w:date="2026-03-16T14:51:00Z" w16du:dateUtc="2026-03-16T06:51:00Z">
        <w:r w:rsidRPr="0022223D" w:rsidDel="00266960">
          <w:delText>The content effect operates through the central route, where users systematically evaluate AI answer quality. The source effect functions through the peripheral route, with AI identity serving as a heuristic cue. The position effect spans both routes: some users rely on the heuristic that non-first answers receive diminished attention (peripheral processing), while others systematically assess the strategic implications of contributing after AI occupies first position (central processing).</w:delText>
        </w:r>
      </w:del>
    </w:p>
    <w:p w14:paraId="67F2C8FA" w14:textId="77777777" w:rsidR="008D7781" w:rsidRPr="0022223D" w:rsidDel="00057160" w:rsidRDefault="008D7781" w:rsidP="008D7781">
      <w:pPr>
        <w:pStyle w:val="Paragraph0"/>
        <w:rPr>
          <w:del w:id="284" w:author="Xin Li" w:date="2026-03-16T14:53:00Z" w16du:dateUtc="2026-03-16T06:53:00Z"/>
        </w:rPr>
      </w:pPr>
      <w:moveFromRangeStart w:id="285" w:author="Xin Li" w:date="2026-03-16T14:53:00Z" w:name="move224565219"/>
      <w:del w:id="286" w:author="Xin Li" w:date="2026-03-16T14:53:00Z" w16du:dateUtc="2026-03-16T06:53:00Z">
        <w:r w:rsidRPr="0022223D" w:rsidDel="00057160">
          <w:delText>The combined influence of the three mechanisms creates a comprehensive deterrent effect on human contribution. Therefore, we hypothesize:</w:delText>
        </w:r>
      </w:del>
    </w:p>
    <w:p w14:paraId="6814FE6D" w14:textId="77777777" w:rsidR="008D7781" w:rsidRPr="0022223D" w:rsidDel="00057160" w:rsidRDefault="008D7781" w:rsidP="008D7781">
      <w:pPr>
        <w:pStyle w:val="Paragraph0"/>
        <w:rPr>
          <w:del w:id="287" w:author="Xin Li" w:date="2026-03-16T14:53:00Z" w16du:dateUtc="2026-03-16T06:53:00Z"/>
          <w:i/>
          <w:iCs/>
        </w:rPr>
      </w:pPr>
      <w:del w:id="288" w:author="Xin Li" w:date="2026-03-16T14:53:00Z" w16du:dateUtc="2026-03-16T06:53:00Z">
        <w:r w:rsidRPr="0022223D" w:rsidDel="00057160">
          <w:rPr>
            <w:i/>
            <w:iCs/>
          </w:rPr>
          <w:delText xml:space="preserve">H1: Introducing internal GenAI to answer questions reduces the contribution of human answerers in online Q&amp;A </w:delText>
        </w:r>
        <w:r w:rsidRPr="0022223D" w:rsidDel="00057160">
          <w:rPr>
            <w:i/>
          </w:rPr>
          <w:delText>communities</w:delText>
        </w:r>
        <w:r w:rsidRPr="0022223D" w:rsidDel="00057160">
          <w:rPr>
            <w:i/>
            <w:iCs/>
          </w:rPr>
          <w:delText>.</w:delText>
        </w:r>
      </w:del>
    </w:p>
    <w:moveFromRangeEnd w:id="285"/>
    <w:p w14:paraId="4A968B64" w14:textId="6C15B5D5" w:rsidR="003D40BF" w:rsidRPr="0022223D" w:rsidRDefault="001F63B9" w:rsidP="003D40BF">
      <w:pPr>
        <w:pStyle w:val="Heading2"/>
        <w:rPr>
          <w:ins w:id="289" w:author="Xin Li" w:date="2026-05-11T10:08:00Z" w16du:dateUtc="2026-05-11T02:08:00Z"/>
        </w:rPr>
      </w:pPr>
      <w:ins w:id="290" w:author="Xin Li" w:date="2026-06-01T13:54:00Z" w16du:dateUtc="2026-06-01T05:54:00Z">
        <w:r>
          <w:t>AI and Fast Singals for</w:t>
        </w:r>
        <w:r>
          <w:t xml:space="preserve"> A</w:t>
        </w:r>
      </w:ins>
      <w:ins w:id="291" w:author="Xin Li" w:date="2026-05-11T10:08:00Z" w16du:dateUtc="2026-05-11T02:08:00Z">
        <w:r w:rsidR="003D40BF">
          <w:t>nswerer Participation</w:t>
        </w:r>
      </w:ins>
    </w:p>
    <w:p w14:paraId="4330A5A4" w14:textId="0C6B0174" w:rsidR="00787DB1" w:rsidRDefault="00787DB1" w:rsidP="009741E6">
      <w:pPr>
        <w:pStyle w:val="Paragraph0"/>
        <w:rPr>
          <w:ins w:id="292" w:author="Xin Li" w:date="2026-06-01T13:22:00Z" w16du:dateUtc="2026-06-01T05:22:00Z"/>
        </w:rPr>
      </w:pPr>
      <w:ins w:id="293" w:author="Xin Li" w:date="2026-06-01T13:22:00Z" w16du:dateUtc="2026-06-01T05:22:00Z">
        <w:r>
          <w:t>W</w:t>
        </w:r>
        <w:r>
          <w:t>hen making participantion decisions, human answerers mainly rely on the peripheral route and fast signals and when making innovation decisions</w:t>
        </w:r>
        <w:r>
          <w:t>.</w:t>
        </w:r>
        <w:r w:rsidRPr="0022223D">
          <w:t xml:space="preserve"> </w:t>
        </w:r>
        <w:r>
          <w:t xml:space="preserve">In our setting, the fastest signal is whether there is answer already being posted. </w:t>
        </w:r>
      </w:ins>
    </w:p>
    <w:p w14:paraId="31B233F3" w14:textId="08C15951" w:rsidR="009741E6" w:rsidRPr="0022223D" w:rsidRDefault="00787DB1" w:rsidP="005B74C9">
      <w:pPr>
        <w:pStyle w:val="Paragraph0"/>
      </w:pPr>
      <w:ins w:id="294" w:author="Xin Li" w:date="2026-06-01T13:24:00Z" w16du:dateUtc="2026-06-01T05:24:00Z">
        <w:r>
          <w:t xml:space="preserve">On the one hand, </w:t>
        </w:r>
      </w:ins>
      <w:ins w:id="295" w:author="Xin Li" w:date="2026-06-01T13:23:00Z" w16du:dateUtc="2026-06-01T05:23:00Z">
        <w:r>
          <w:t>no prior answer</w:t>
        </w:r>
      </w:ins>
      <w:ins w:id="296" w:author="Xin Li" w:date="2026-06-01T13:24:00Z" w16du:dateUtc="2026-06-01T05:24:00Z">
        <w:r>
          <w:t xml:space="preserve"> indicates that there is a smaller competition on the question. </w:t>
        </w:r>
        <w:r w:rsidR="005B74C9">
          <w:t>There is a higher chance the answerer’s effort will be get rewarded</w:t>
        </w:r>
      </w:ins>
      <w:ins w:id="297" w:author="Xin Li" w:date="2026-06-01T13:29:00Z" w16du:dateUtc="2026-06-01T05:29:00Z">
        <w:r w:rsidR="00914D95">
          <w:t xml:space="preserve"> [REF]</w:t>
        </w:r>
      </w:ins>
      <w:ins w:id="298" w:author="Xin Li" w:date="2026-06-01T13:24:00Z" w16du:dateUtc="2026-06-01T05:24:00Z">
        <w:r w:rsidR="005B74C9">
          <w:t>. On the other</w:t>
        </w:r>
      </w:ins>
      <w:ins w:id="299" w:author="Xin Li" w:date="2026-06-01T13:25:00Z" w16du:dateUtc="2026-06-01T05:25:00Z">
        <w:r w:rsidR="005B74C9">
          <w:t xml:space="preserve"> hand,</w:t>
        </w:r>
      </w:ins>
      <w:ins w:id="300" w:author="Xin Li" w:date="2026-06-01T13:24:00Z" w16du:dateUtc="2026-06-01T05:24:00Z">
        <w:r w:rsidR="005B74C9">
          <w:t xml:space="preserve"> </w:t>
        </w:r>
      </w:ins>
      <w:ins w:id="301" w:author="Xin Li" w:date="2026-06-01T13:25:00Z" w16du:dateUtc="2026-06-01T05:25:00Z">
        <w:r w:rsidR="005B74C9">
          <w:t>f</w:t>
        </w:r>
      </w:ins>
      <w:del w:id="302" w:author="Xin Li" w:date="2026-06-01T13:24:00Z" w16du:dateUtc="2026-06-01T05:24:00Z">
        <w:r w:rsidR="009741E6" w:rsidRPr="0022223D" w:rsidDel="005B74C9">
          <w:delText xml:space="preserve">The position effect addresses how AI answers deter participation by appearing instantaneously in the first position. This connects to the “fastest gun in the west” phenomenon, where users race to respond first </w:delText>
        </w:r>
        <w:r w:rsidR="009741E6" w:rsidRPr="0022223D" w:rsidDel="005B74C9">
          <w:fldChar w:fldCharType="begin"/>
        </w:r>
        <w:r w:rsidR="009741E6" w:rsidDel="005B74C9">
          <w:delInstrText xml:space="preserve"> ADDIN ZOTERO_ITEM CSL_CITATION {"citationID":"jALsWEpY","properties":{"formattedCitation":"(Anderson et al., 2012)","plainCitation":"(Anderson et al., 2012)","noteIndex":0},"citationItems":[{"id":"xILCbqsa/rbJA03jV","uris":["http://zotero.org/users/8905122/items/WIQLEI39"],"itemData":{"id":26517,"type":"paper-conference","abstract":"Question answering (Q&amp;amp;A) websites are now large repositories of valuable knowledge. While most Q&amp;amp;A sites were initially aimed at providing useful answers to the question asker, there has been a marked shift towards question answering as a community-driven knowledge creation process whose end product can be of enduring value to a broad audience. As part of this shift, specific expertise and deep knowledge of the subject at hand have become increasingly important, and many Q&amp;amp;A sites employ voting and reputation mechanisms as centerpieces of their design to help users identify the trustworthiness and accuracy of the content.To better understand this shift in focus from one-off answers to a group knowledge-creation process, we consider a question together with its entire set of corresponding answers as our fundamental unit of analysis, in contrast with the focus on individual question-answer pairs that characterized previous work. Our investigation considers the dynamics of the community activity that shapes the set of answers, both how answers and voters arrive over time and how this influences the eventual outcome. For example, we observe significant assortativity in the reputations of co-answerers, relationships between reputation and answer speed, and that the probability of an answer being chosen as the best one strongly depends on temporal characteristics of answer arrivals. We then show that our understanding of such properties is naturally applicable to predicting several important quantities, including the long-term value of the question and its answers, as well as whether a question requires a better answer. Finally, we discuss the implications of these resu</w:delInstrText>
        </w:r>
        <w:r w:rsidR="009741E6" w:rsidDel="005B74C9">
          <w:rPr>
            <w:rFonts w:hint="eastAsia"/>
          </w:rPr>
          <w:delInstrText>lts for the design of Q&amp;amp;A sites.\n\n</w:delInstrText>
        </w:r>
        <w:r w:rsidR="009741E6" w:rsidDel="005B74C9">
          <w:rPr>
            <w:rFonts w:hint="eastAsia"/>
          </w:rPr>
          <w:delInstrText>【摘要翻译】问答网站现在是宝贵知识的大型仓库。虽然大多数问答网站最初的目的是为提问者提供有用的答案，但是已经有了明显的转变，将问答作为一种社区驱动的知识创造过程，其最终产品可以对广大受众具有持久的价值。作为这种转变的一部分，具体的专业知识和深入的知识已经变得越来越重要，许多问答网站采用投票和声誉机制作为他们设计的核心，以帮助用户识别内容的可信度和准确性。为了更好地理解这种从一次性答案到群体知识创造过程的转变，我们考虑一个问题连同它的整套相应的答案作为我们的基本分析单元，与以前的工作特点的个别问题</w:delInstrText>
        </w:r>
        <w:r w:rsidR="009741E6" w:rsidDel="005B74C9">
          <w:rPr>
            <w:rFonts w:hint="eastAsia"/>
          </w:rPr>
          <w:delInstrText xml:space="preserve"> - </w:delInstrText>
        </w:r>
        <w:r w:rsidR="009741E6" w:rsidDel="005B74C9">
          <w:rPr>
            <w:rFonts w:hint="eastAsia"/>
          </w:rPr>
          <w:delInstrText>答案对的关注形成对比。我们的调查考虑了形成一系列答案的社区活动的动态，包括答案和选民如何随着时间的推移到达，以及这如何影响最终结果。例如，我们观察到共同回答者的声誉，声誉和回答速度之间的关系，以及被选为最佳答案的概率强烈依赖于回答到达的时间特征。然后，我们展示了我们对这些性质的理解自然适用于预测几个重要的量，包括问题及其答案的长期价值，以及一个问题是否需要更好的答案。最后，我们讨论了这些结果对问答网站设计的启示。</w:delInstrText>
        </w:r>
        <w:r w:rsidR="009741E6" w:rsidDel="005B74C9">
          <w:rPr>
            <w:rFonts w:hint="eastAsia"/>
          </w:rPr>
          <w:delInstrText>","archiv</w:delInstrText>
        </w:r>
        <w:r w:rsidR="009741E6" w:rsidDel="005B74C9">
          <w:delInstrText xml:space="preserve">e_location":"391 </w:delInstrText>
        </w:r>
        <w:r w:rsidR="009741E6" w:rsidDel="005B74C9">
          <w:rPr>
            <w:rFonts w:ascii="Segoe UI Emoji" w:hAnsi="Segoe UI Emoji" w:cs="Segoe UI Emoji"/>
          </w:rPr>
          <w:delInstrText>📊</w:delInstrText>
        </w:r>
        <w:r w:rsidR="009741E6" w:rsidDel="005B74C9">
          <w:delInstrText>","collection-title":"KDD '12","container-title":"Proceedings of the 18th ACM SIGKDD international conference on Knowledge discovery and data mining","DOI":"10.1145/2339530.2339665","event-place":"New York, NY, USA","ISBN":"978-1-4503-1462-6","language":"en","note":"</w:delInstrText>
        </w:r>
        <w:r w:rsidR="009741E6" w:rsidDel="005B74C9">
          <w:rPr>
            <w:rFonts w:ascii="Segoe UI Emoji" w:hAnsi="Segoe UI Emoji" w:cs="Segoe UI Emoji"/>
          </w:rPr>
          <w:delInstrText>🏷️</w:delInstrText>
        </w:r>
        <w:r w:rsidR="009741E6" w:rsidDel="005B74C9">
          <w:delInstrText xml:space="preserve"> /reading","page":"850–858","publisher":"Association for Computing Machinery","publisher-place":"New York, NY, USA","source":"ACM Digital Library","title":"Discovering value from community activity on focused question answering sites","title-short":"Discovering value from community activity on focused question answering sites","URL":"https://dl.acm.org/doi/10.1145/2339530.2339665","author":[{"family":"Anderson","given":"Ashton"},{"family":"Huttenlocher","given":"Daniel"},{"family":"Kleinberg","given":"Jon"},{"family":"Leskovec","given":"Jure"}],"accessed":{"date-parts":[["2025",4,2]]},"issued":{"date-parts":[["2012",8,12]]}}}],"schema":"https://github.com/citation-style-language/schema/raw/master/csl-citation.json"} </w:delInstrText>
        </w:r>
        <w:r w:rsidR="009741E6" w:rsidRPr="0022223D" w:rsidDel="005B74C9">
          <w:fldChar w:fldCharType="separate"/>
        </w:r>
        <w:r w:rsidR="009741E6" w:rsidRPr="00FB59A6" w:rsidDel="005B74C9">
          <w:delText>(Anderson et al., 2012)</w:delText>
        </w:r>
        <w:r w:rsidR="009741E6" w:rsidRPr="0022223D" w:rsidDel="005B74C9">
          <w:fldChar w:fldCharType="end"/>
        </w:r>
        <w:r w:rsidR="009741E6" w:rsidRPr="0022223D" w:rsidDel="005B74C9">
          <w:delText xml:space="preserve">. </w:delText>
        </w:r>
      </w:del>
      <w:del w:id="303" w:author="Xin Li" w:date="2026-06-01T13:25:00Z" w16du:dateUtc="2026-06-01T05:25:00Z">
        <w:r w:rsidR="009741E6" w:rsidRPr="0022223D" w:rsidDel="005B74C9">
          <w:delText>F</w:delText>
        </w:r>
      </w:del>
      <w:r w:rsidR="009741E6" w:rsidRPr="0022223D">
        <w:t xml:space="preserve">irst answers </w:t>
      </w:r>
      <w:ins w:id="304" w:author="Xin Li" w:date="2026-06-01T13:25:00Z" w16du:dateUtc="2026-06-01T05:25:00Z">
        <w:r w:rsidR="005B74C9">
          <w:t xml:space="preserve">typically </w:t>
        </w:r>
      </w:ins>
      <w:r w:rsidR="009741E6" w:rsidRPr="0022223D">
        <w:t xml:space="preserve">receive disproportionate attention, accumulate more votes, and remain visible during peak traffic periods </w:t>
      </w:r>
      <w:r w:rsidR="009741E6" w:rsidRPr="0022223D">
        <w:fldChar w:fldCharType="begin"/>
      </w:r>
      <w:r w:rsidR="009741E6">
        <w:instrText xml:space="preserve"> ADDIN ZOTERO_ITEM CSL_CITATION {"citationID":"rcAhCqKr","properties":{"formattedCitation":"(Mamykina et al., 2011)","plainCitation":"(Mamykina et al., 2011)","noteIndex":0},"citationItems":[{"id":"xILCbqsa/N1Lm0Fhw","uris":["http://zotero.org/users/8905122/items/HUIXGW6K"],"itemData":{"id":26522,"type":"paper-conference","abstract":"This paper analyzes a Question &amp;amp; Answer site for programmers, Stack Overflow, that dramatically improves on the utility and performance of Q&amp;amp;A systems for technical domains. Over 92% of Stack Overflow questions about expert topics are answered - in a median time of 11 minutes. Using a mixed methods approach that combines statistical data analysis with user interviews, we seek to understand this success. We argue that it is not primarily due to an a priori superior technical design, but also to the high visibility and daily involvement of the design team within the community they serve. This model of continued community leadership presents challenges to both CSCW syste</w:instrText>
      </w:r>
      <w:r w:rsidR="009741E6">
        <w:rPr>
          <w:rFonts w:hint="eastAsia"/>
        </w:rPr>
        <w:instrText>ms research as well as to attempts to apply the Stack Overflow model to other specialized knowledge domains.\n\n</w:instrText>
      </w:r>
      <w:r w:rsidR="009741E6">
        <w:rPr>
          <w:rFonts w:hint="eastAsia"/>
        </w:rPr>
        <w:instrText>【摘要翻译】本文分析了一个面向程序员的问答站点</w:instrText>
      </w:r>
      <w:r w:rsidR="009741E6">
        <w:rPr>
          <w:rFonts w:hint="eastAsia"/>
        </w:rPr>
        <w:instrText xml:space="preserve"> Stack Overflow</w:instrText>
      </w:r>
      <w:r w:rsidR="009741E6">
        <w:rPr>
          <w:rFonts w:hint="eastAsia"/>
        </w:rPr>
        <w:instrText>，它显著改进了技术领域问答系统的实用性和性能。超过</w:instrText>
      </w:r>
      <w:r w:rsidR="009741E6">
        <w:rPr>
          <w:rFonts w:hint="eastAsia"/>
        </w:rPr>
        <w:instrText xml:space="preserve"> 92% </w:instrText>
      </w:r>
      <w:r w:rsidR="009741E6">
        <w:rPr>
          <w:rFonts w:hint="eastAsia"/>
        </w:rPr>
        <w:instrText>的关于专家主题的堆栈溢出问题得到了回答</w:instrText>
      </w:r>
      <w:r w:rsidR="009741E6">
        <w:rPr>
          <w:rFonts w:hint="eastAsia"/>
        </w:rPr>
        <w:instrText xml:space="preserve"> </w:instrText>
      </w:r>
      <w:r w:rsidR="009741E6">
        <w:rPr>
          <w:rFonts w:hint="eastAsia"/>
        </w:rPr>
        <w:instrText>——</w:instrText>
      </w:r>
      <w:r w:rsidR="009741E6">
        <w:rPr>
          <w:rFonts w:hint="eastAsia"/>
        </w:rPr>
        <w:instrText xml:space="preserve"> </w:instrText>
      </w:r>
      <w:r w:rsidR="009741E6">
        <w:rPr>
          <w:rFonts w:hint="eastAsia"/>
        </w:rPr>
        <w:instrText>平均时间为</w:instrText>
      </w:r>
      <w:r w:rsidR="009741E6">
        <w:rPr>
          <w:rFonts w:hint="eastAsia"/>
        </w:rPr>
        <w:instrText xml:space="preserve"> 11 </w:instrText>
      </w:r>
      <w:r w:rsidR="009741E6">
        <w:rPr>
          <w:rFonts w:hint="eastAsia"/>
        </w:rPr>
        <w:instrText>分钟。使用混合的方法，结合统计数据分析和用户访谈，我们试图了解这种成功。我们认为，这主要不是因为一个先验的优越的技术设计，而是因为在他们所服务的社区内，设计团队的高可见性和日常参与。这种持续的社区领导模式对</w:instrText>
      </w:r>
      <w:r w:rsidR="009741E6">
        <w:rPr>
          <w:rFonts w:hint="eastAsia"/>
        </w:rPr>
        <w:instrText xml:space="preserve"> CSCW </w:instrText>
      </w:r>
      <w:r w:rsidR="009741E6">
        <w:rPr>
          <w:rFonts w:hint="eastAsia"/>
        </w:rPr>
        <w:instrText>系统研究以及将堆栈溢出模型应用于其他专业知识领域的尝试提出了挑战。</w:instrText>
      </w:r>
      <w:r w:rsidR="009741E6">
        <w:rPr>
          <w:rFonts w:hint="eastAsia"/>
        </w:rPr>
        <w:instrText xml:space="preserve">","archive_location":"619 </w:instrText>
      </w:r>
      <w:r w:rsidR="009741E6">
        <w:rPr>
          <w:rFonts w:ascii="Segoe UI Emoji" w:hAnsi="Segoe UI Emoji" w:cs="Segoe UI Emoji"/>
        </w:rPr>
        <w:instrText>📊</w:instrText>
      </w:r>
      <w:r w:rsidR="009741E6">
        <w:rPr>
          <w:rFonts w:hint="eastAsia"/>
        </w:rPr>
        <w:instrText>","collection-title":"CHI '11","container-title":"Proceedings of the SIGCHI Conference on Human Factors in Computing Systems","D</w:instrText>
      </w:r>
      <w:r w:rsidR="009741E6">
        <w:instrText>OI":"10.1145/1978942.1979366","event-place":"New York, NY, USA","ISBN":"978-1-4503-0228-9","language":"en","license":"</w:instrText>
      </w:r>
      <w:r w:rsidR="009741E6">
        <w:rPr>
          <w:rFonts w:ascii="Segoe UI Emoji" w:hAnsi="Segoe UI Emoji" w:cs="Segoe UI Emoji"/>
        </w:rPr>
        <w:instrText>⭐⭐⭐⭐⭐</w:instrText>
      </w:r>
      <w:r w:rsidR="009741E6">
        <w:instrText>","note":"</w:instrText>
      </w:r>
      <w:r w:rsidR="009741E6">
        <w:rPr>
          <w:rFonts w:ascii="Segoe UI Emoji" w:hAnsi="Segoe UI Emoji" w:cs="Segoe UI Emoji"/>
        </w:rPr>
        <w:instrText>🏷️</w:instrText>
      </w:r>
      <w:r w:rsidR="009741E6">
        <w:instrText xml:space="preserve"> /unread","page":"2857–2866","publisher":"Association for Computing Machinery","publisher-place":"New York, NY, USA","source":"ACM Digital Library","title":"Design lessons from the fastest Q&amp;A site in the west","URL":"https://dl.acm.org/doi/10.1145/1978942.1979366","author":[{"family":"Mamykina","given":"Lena"},{"family":"Manoim","given":"Bella"},{"family":"Mittal","given":"Manas"},{"family":"Hripcsak","given":"George"},{"family":"Hartmann","given":"Björn"}],"accessed":{"date-parts":[["2025",4,2]]},"issued":{"date-parts":[["2011",5,7]]}}}],"schema":"https://github.com/citation-style-language/schema/raw/master/csl-citation.json"} </w:instrText>
      </w:r>
      <w:r w:rsidR="009741E6" w:rsidRPr="0022223D">
        <w:fldChar w:fldCharType="separate"/>
      </w:r>
      <w:r w:rsidR="009741E6" w:rsidRPr="00FB59A6">
        <w:t>(Mamykina et al., 2011)</w:t>
      </w:r>
      <w:r w:rsidR="009741E6" w:rsidRPr="0022223D">
        <w:fldChar w:fldCharType="end"/>
      </w:r>
      <w:r w:rsidR="009741E6" w:rsidRPr="0022223D">
        <w:t xml:space="preserve">. </w:t>
      </w:r>
      <w:ins w:id="305" w:author="Xin Li" w:date="2026-06-01T13:25:00Z" w16du:dateUtc="2026-06-01T05:25:00Z">
        <w:r w:rsidR="005B74C9">
          <w:t xml:space="preserve">Being able to post </w:t>
        </w:r>
      </w:ins>
      <w:ins w:id="306" w:author="Xin Li" w:date="2026-06-01T13:26:00Z" w16du:dateUtc="2026-06-01T05:26:00Z">
        <w:r w:rsidR="005B74C9">
          <w:t xml:space="preserve">the first answer indicates </w:t>
        </w:r>
        <w:r w:rsidR="005B74C9">
          <w:t>a higher chance the answerer’s effort will be get rewarded</w:t>
        </w:r>
      </w:ins>
      <w:del w:id="307" w:author="Xin Li" w:date="2026-06-01T13:26:00Z" w16du:dateUtc="2026-06-01T05:26:00Z">
        <w:r w:rsidR="009741E6" w:rsidRPr="0022223D" w:rsidDel="005B74C9">
          <w:delText>Since GenAI produces near-instantaneous answers, it blocks human users’ opportunity to secure the first position, which reduces the expected rewards crucial for sustained participation</w:delText>
        </w:r>
      </w:del>
      <w:r w:rsidR="009741E6" w:rsidRPr="0022223D">
        <w:t>.</w:t>
      </w:r>
      <w:ins w:id="308" w:author="Xin Li" w:date="2026-06-01T13:29:00Z" w16du:dateUtc="2026-06-01T05:29:00Z">
        <w:r w:rsidR="00914D95">
          <w:t xml:space="preserve"> Thus, having an existing answer would generally deter future answerer’s participation.</w:t>
        </w:r>
      </w:ins>
    </w:p>
    <w:p w14:paraId="650597D3" w14:textId="77777777" w:rsidR="00A35428" w:rsidRPr="00261E78" w:rsidDel="00C86CB9" w:rsidRDefault="00A35428" w:rsidP="00A35428">
      <w:pPr>
        <w:pStyle w:val="Paragraph0"/>
        <w:rPr>
          <w:del w:id="309" w:author="Xin Li" w:date="2026-05-11T10:51:00Z" w16du:dateUtc="2026-05-11T02:51:00Z"/>
        </w:rPr>
      </w:pPr>
      <w:ins w:id="310" w:author="Xin Li" w:date="2026-06-01T13:30:00Z" w16du:dateUtc="2026-06-01T05:30:00Z">
        <w:r>
          <w:t xml:space="preserve">The difference an AI answer would make on this siginal, as compared with a human answer, is due to human’s </w:t>
        </w:r>
      </w:ins>
      <w:ins w:id="311" w:author="Xin Li" w:date="2026-06-01T13:31:00Z" w16du:dateUtc="2026-06-01T05:31:00Z">
        <w:r>
          <w:t>perception bias on whether AI answer represent a stronger or weaker competition (</w:t>
        </w:r>
      </w:ins>
      <w:ins w:id="312" w:author="Xin Li" w:date="2026-06-01T13:32:00Z" w16du:dateUtc="2026-06-01T05:32:00Z">
        <w:r>
          <w:t>ignoring the actual answer quality)</w:t>
        </w:r>
      </w:ins>
      <w:del w:id="313" w:author="Xin Li" w:date="2026-05-11T10:50:00Z" w16du:dateUtc="2026-05-11T02:50:00Z">
        <w:r w:rsidRPr="00261E78" w:rsidDel="00C86CB9">
          <w:delText xml:space="preserve">The source effect functions through </w:delText>
        </w:r>
      </w:del>
      <w:del w:id="314" w:author="Xin Li" w:date="2026-06-01T13:30:00Z" w16du:dateUtc="2026-06-01T05:30:00Z">
        <w:r w:rsidRPr="00261E78" w:rsidDel="00914D95">
          <w:delText xml:space="preserve">the peripheral route, </w:delText>
        </w:r>
      </w:del>
      <w:del w:id="315" w:author="Xin Li" w:date="2026-05-11T10:51:00Z" w16du:dateUtc="2026-05-11T02:51:00Z">
        <w:r w:rsidRPr="00261E78" w:rsidDel="00C86CB9">
          <w:delText>with</w:delText>
        </w:r>
      </w:del>
      <w:del w:id="316" w:author="Xin Li" w:date="2026-06-01T13:30:00Z" w16du:dateUtc="2026-06-01T05:30:00Z">
        <w:r w:rsidRPr="00261E78" w:rsidDel="00914D95">
          <w:delText xml:space="preserve"> AI identity serving as a heuristic cue</w:delText>
        </w:r>
      </w:del>
      <w:r w:rsidRPr="00261E78">
        <w:t xml:space="preserve">. </w:t>
      </w:r>
      <w:del w:id="317" w:author="Xin Li" w:date="2026-05-11T10:51:00Z" w16du:dateUtc="2026-05-11T02:51:00Z">
        <w:r w:rsidRPr="00261E78" w:rsidDel="00C86CB9">
          <w:delText>The position effect spans both routes: some users rely on the heuristic that non-first answers receive diminished attention (peripheral processing), while others systematically assess the strategic implications of contributing after AI occupies first position (central processing).</w:delText>
        </w:r>
      </w:del>
    </w:p>
    <w:p w14:paraId="229E70CA" w14:textId="77777777" w:rsidR="00A35428" w:rsidRPr="00261E78" w:rsidDel="00C86CB9" w:rsidRDefault="00A35428" w:rsidP="00A35428">
      <w:pPr>
        <w:pStyle w:val="Paragraph0"/>
        <w:rPr>
          <w:del w:id="318" w:author="Xin Li" w:date="2026-05-11T10:52:00Z" w16du:dateUtc="2026-05-11T02:52:00Z"/>
        </w:rPr>
      </w:pPr>
      <w:del w:id="319" w:author="Xin Li" w:date="2026-05-11T10:52:00Z" w16du:dateUtc="2026-05-11T02:52:00Z">
        <w:r w:rsidRPr="00261E78" w:rsidDel="00C86CB9">
          <w:delText xml:space="preserve">The </w:delText>
        </w:r>
      </w:del>
      <w:del w:id="320" w:author="Xin Li" w:date="2026-05-11T10:51:00Z" w16du:dateUtc="2026-05-11T02:51:00Z">
        <w:r w:rsidRPr="00261E78" w:rsidDel="00C86CB9">
          <w:delText xml:space="preserve">source </w:delText>
        </w:r>
      </w:del>
      <w:del w:id="321" w:author="Xin Li" w:date="2026-05-11T10:52:00Z" w16du:dateUtc="2026-05-11T02:52:00Z">
        <w:r w:rsidRPr="00261E78" w:rsidDel="00C86CB9">
          <w:delText xml:space="preserve">effect arises from the mere fact that information is AI-generated, independent of content quality. </w:delText>
        </w:r>
      </w:del>
      <w:r w:rsidRPr="00261E78">
        <w:t xml:space="preserve">This </w:t>
      </w:r>
      <w:ins w:id="322" w:author="Xin Li" w:date="2026-06-01T13:33:00Z" w16du:dateUtc="2026-06-01T05:33:00Z">
        <w:r>
          <w:t xml:space="preserve">perceiption biase may depend on the </w:t>
        </w:r>
        <w:r>
          <w:lastRenderedPageBreak/>
          <w:t>maturity of AI (given the time and conext). In certain cir</w:t>
        </w:r>
      </w:ins>
      <w:ins w:id="323" w:author="Xin Li" w:date="2026-06-01T13:34:00Z" w16du:dateUtc="2026-06-01T05:34:00Z">
        <w:r>
          <w:t xml:space="preserve">cumstances, </w:t>
        </w:r>
      </w:ins>
      <w:del w:id="324" w:author="Xin Li" w:date="2026-06-01T13:34:00Z" w16du:dateUtc="2026-06-01T05:34:00Z">
        <w:r w:rsidRPr="00261E78" w:rsidDel="001D5729">
          <w:delText>draws from automation bias—</w:delText>
        </w:r>
      </w:del>
      <w:r w:rsidRPr="00261E78">
        <w:t>people</w:t>
      </w:r>
      <w:del w:id="325" w:author="Xin Li" w:date="2026-06-01T13:34:00Z" w16du:dateUtc="2026-06-01T05:34:00Z">
        <w:r w:rsidRPr="00261E78" w:rsidDel="001D5729">
          <w:delText>’s</w:delText>
        </w:r>
      </w:del>
      <w:r w:rsidRPr="00261E78">
        <w:t xml:space="preserve"> tendency to over-rely on automated systems and accept their outputs uncritically </w:t>
      </w:r>
      <w:r w:rsidRPr="00261E78">
        <w:fldChar w:fldCharType="begin"/>
      </w:r>
      <w:r>
        <w:instrText xml:space="preserve"> ADDIN ZOTERO_ITEM CSL_CITATION {"citationID":"sptFgvXx","properties":{"formattedCitation":"(Mosier et al., 2015)","plainCitation":"(Mosier et al., 2015)","noteIndex":0},"citationItems":[{"id":"xILCbqsa/UTb0qh29","uris":["http://zotero.org/users/8905122/items/LJ8XCBGK"],"itemData":{"id":26506,"type":"chapter","abstract":"Automated aids and decision support tools are rapidly becoming indispensable tools in high-technology cockpits and are assuming increasing control of “cognitive” flight tasks, such as calculating fuel-efficient routes, navigating, or detecting and diagnosing system malfunctions and abnormalities. This study was designed to investigate automation bias, a recently documented factor in the use of automated aids and decision support systems. The term refers to omission and commission errors resulting from the use of automated cues as a heuristic replacement for vigilant information seeking and processing. Glass-cockpit pilots flew flight scenarios involving automation events or opportunities for automation-related omission and commission errors. Although experimentally manipulated accountability demands did not significantly impact performance, post hoc analyses revealed that those pilots who reported an internalized perception of “accountability” for their performance and strategies of interaction with the automation were significantly more likely to double-check automated functioning against other cues and less likely to commit errors than those 272who did not share this perception. Pilots </w:instrText>
      </w:r>
      <w:r>
        <w:rPr>
          <w:rFonts w:hint="eastAsia"/>
        </w:rPr>
        <w:instrText xml:space="preserve">were also likely to erroneously </w:instrText>
      </w:r>
      <w:r>
        <w:rPr>
          <w:rFonts w:hint="eastAsia"/>
        </w:rPr>
        <w:instrText>“</w:instrText>
      </w:r>
      <w:r>
        <w:rPr>
          <w:rFonts w:hint="eastAsia"/>
        </w:rPr>
        <w:instrText>remember</w:instrText>
      </w:r>
      <w:r>
        <w:rPr>
          <w:rFonts w:hint="eastAsia"/>
        </w:rPr>
        <w:instrText>”</w:instrText>
      </w:r>
      <w:r>
        <w:rPr>
          <w:rFonts w:hint="eastAsia"/>
        </w:rPr>
        <w:instrText xml:space="preserve"> the presence of expected cues when describing their decision-making processes.</w:instrText>
      </w:r>
      <w:r>
        <w:rPr>
          <w:rFonts w:hint="eastAsia"/>
        </w:rPr>
        <w:instrText>自动化辅助和决策支持工具正迅速成为高科技驾驶舱中不可或缺的工具，并承担越来越多的“认知”飞行任务的控制，如计算燃油效率航线，导航，或检测和诊断系统故障和异常。这项研究的目的是调查自动化偏见，最近记录的因素在使用自动化辅助工具和决策支持系统。该术语指的是由于使用自动提示作为启发式替代警惕的信息搜索和处理而导致的遗漏和委托错误。玻璃驾驶舱飞行员飞行的飞行场景涉及自动化事件或与自动化相关的遗漏和错误的机会。</w:instrText>
      </w:r>
      <w:r>
        <w:rPr>
          <w:rFonts w:hint="eastAsia"/>
        </w:rPr>
        <w:instrText xml:space="preserve"> </w:instrText>
      </w:r>
      <w:r>
        <w:rPr>
          <w:rFonts w:hint="eastAsia"/>
        </w:rPr>
        <w:instrText>虽然实验操纵的问责制的要求并没有显着影响性能，事后分析显示，这些飞行员谁报告了他们的性能和策略的互动与自动化的“问责制”的内化的看法更有可能仔细检查自动化功能对其他线索，不太可能犯错误比那些</w:instrText>
      </w:r>
      <w:r>
        <w:rPr>
          <w:rFonts w:hint="eastAsia"/>
        </w:rPr>
        <w:instrText>272</w:instrText>
      </w:r>
      <w:r>
        <w:rPr>
          <w:rFonts w:hint="eastAsia"/>
        </w:rPr>
        <w:instrText>谁不分享这种看法。飞行员在描述他们的决策过程时，也可能错误地“记住”预期线索的存在。</w:instrText>
      </w:r>
      <w:r>
        <w:rPr>
          <w:rFonts w:hint="eastAsia"/>
        </w:rPr>
        <w:instrText>\n\n</w:instrText>
      </w:r>
      <w:r>
        <w:rPr>
          <w:rFonts w:hint="eastAsia"/>
        </w:rPr>
        <w:instrText>【摘要翻译】</w:instrText>
      </w:r>
      <w:r>
        <w:rPr>
          <w:rFonts w:hint="eastAsia"/>
        </w:rPr>
        <w:instrText xml:space="preserve">Automated aids and decision support </w:instrText>
      </w:r>
      <w:r>
        <w:instrText>tools are rapidly becoming indispensable tools in high-technology cockpits and are assuming increasing control of “cognitive” flight tasks, such as calculating fuel-efficient routes, navigating, or detecting and diagnosing system malfunctions and abnormalities. This study was designed to investigate automation bias, a recently documented factor in the use of automated aids and decision support systems. The term refers to omission and commission errors resulting from the use of automated cues as a heuristic replacement for vigilant information seeking and processing. Glass-cockpit pilots flew flight scenarios involving automation events or opportunities for automation-related omission and commission errors. Although experimentally manipulated accountability demands did not significantly impact performance, post hoc analyses revealed that those pilots who reported an internalized perception of “accountability” for their performance and strategies of interaction with the automation were significantly more likely to double-check automated functioning against other cues and less likely to commit errors than those 272who did not share this perception. Pilots were also likely to erroneously “remember” the presence of expected cues when describing their decision-</w:instrText>
      </w:r>
      <w:r>
        <w:rPr>
          <w:rFonts w:hint="eastAsia"/>
        </w:rPr>
        <w:instrText>making processes.</w:instrText>
      </w:r>
      <w:r>
        <w:rPr>
          <w:rFonts w:hint="eastAsia"/>
        </w:rPr>
        <w:instrText>自动化辅助和决策支持工具正迅速成为高科技驾驶舱中不可或缺的工具，并承担越来越多的“认知”飞行任务的控制，如计算燃油效率航线，导航，或检测和诊断系统故障和异常。这项研究的目的是调查自动化偏见，最近记录的因素在使用自动化辅助工具和决策支持系统。该术语指的是由于使用自动提示作为启发式替代警惕的信息搜索和处理而导致的遗漏和委托错误。玻璃驾驶舱飞行员飞行的飞行场景涉及自动化事件或与自动化相关的遗漏和错误的机会。</w:instrText>
      </w:r>
      <w:r>
        <w:rPr>
          <w:rFonts w:hint="eastAsia"/>
        </w:rPr>
        <w:instrText xml:space="preserve"> </w:instrText>
      </w:r>
      <w:r>
        <w:rPr>
          <w:rFonts w:hint="eastAsia"/>
        </w:rPr>
        <w:instrText>虽然实验操纵的问责制的要求并没有显着影响性能，事后分析显示，这些飞行员谁报告了他们的性能和策略的互动与自动化的“问责制”的内化的看法更有可能仔细检查自动化功能对其他线索，不太可能犯错误比那些</w:instrText>
      </w:r>
      <w:r>
        <w:instrText>272</w:instrText>
      </w:r>
      <w:r>
        <w:rPr>
          <w:rFonts w:hint="eastAsia"/>
        </w:rPr>
        <w:instrText>谁不分享这种看法。飞行员在描述他们的决策过程时，也可能错误地“记住”预期线索的存在。</w:instrText>
      </w:r>
      <w:r>
        <w:instrText>","container-title":"Decision Making in Aviation","ISBN":"978-1-315-09508-0","language":"en","note":"</w:instrText>
      </w:r>
      <w:r>
        <w:rPr>
          <w:rFonts w:ascii="Segoe UI Emoji" w:hAnsi="Segoe UI Emoji" w:cs="Segoe UI Emoji"/>
        </w:rPr>
        <w:instrText>🏷️</w:instrText>
      </w:r>
      <w:r>
        <w:instrText xml:space="preserve"> /unread","publisher":"Routledge","title":"Automation Bias: Decision Making and Performance in High-Tech Cockpits","title-short":"Automation Bias","author":[{"family":"Mosier","given":"Kathleen L."},{"family":"Skitka","given":"Linda J."},{"family":"Heers","given":"Susan"},{"family":"Burdick","given":"Mark"}],"issued":{"date-parts":[["2015"]]}}}],"schema":"https://github.com/citation-style-language/schema/raw/master/csl-citation.json"} </w:instrText>
      </w:r>
      <w:r w:rsidRPr="00261E78">
        <w:fldChar w:fldCharType="separate"/>
      </w:r>
      <w:r w:rsidRPr="00C83F45">
        <w:t>(Mosier et al., 2015)</w:t>
      </w:r>
      <w:r w:rsidRPr="00261E78">
        <w:fldChar w:fldCharType="end"/>
      </w:r>
      <w:ins w:id="326" w:author="Xin Li" w:date="2026-06-01T13:34:00Z" w16du:dateUtc="2026-06-01T05:34:00Z">
        <w:r>
          <w:t xml:space="preserve"> and thus </w:t>
        </w:r>
      </w:ins>
      <w:del w:id="327" w:author="Xin Li" w:date="2026-06-01T13:34:00Z" w16du:dateUtc="2026-06-01T05:34:00Z">
        <w:r w:rsidRPr="00261E78" w:rsidDel="001D5729">
          <w:delText>.</w:delText>
        </w:r>
      </w:del>
    </w:p>
    <w:p w14:paraId="3359C7E1" w14:textId="77777777" w:rsidR="00A35428" w:rsidDel="004B4A11" w:rsidRDefault="00A35428" w:rsidP="00A35428">
      <w:pPr>
        <w:pStyle w:val="Paragraph0"/>
        <w:rPr>
          <w:del w:id="328" w:author="Xin Li" w:date="2026-05-11T10:53:00Z" w16du:dateUtc="2026-05-11T02:53:00Z"/>
        </w:rPr>
      </w:pPr>
      <w:del w:id="329" w:author="Xin Li" w:date="2026-06-01T13:34:00Z" w16du:dateUtc="2026-06-01T05:34:00Z">
        <w:r w:rsidRPr="00261E78" w:rsidDel="001D5729">
          <w:delText xml:space="preserve">Users may </w:delText>
        </w:r>
      </w:del>
      <w:r w:rsidRPr="00261E78">
        <w:t xml:space="preserve">attribute heightened authority </w:t>
      </w:r>
      <w:ins w:id="330" w:author="Xin Li" w:date="2026-06-01T13:34:00Z" w16du:dateUtc="2026-06-01T05:34:00Z">
        <w:r>
          <w:t xml:space="preserve">or knowledgablness </w:t>
        </w:r>
      </w:ins>
      <w:r w:rsidRPr="00261E78">
        <w:t xml:space="preserve">to AI answers </w:t>
      </w:r>
      <w:del w:id="331" w:author="Xin Li" w:date="2026-06-01T13:34:00Z" w16du:dateUtc="2026-06-01T05:34:00Z">
        <w:r w:rsidRPr="00261E78" w:rsidDel="001D5729">
          <w:delText xml:space="preserve">due to perceptions of AI’s comprehensive knowledge </w:delText>
        </w:r>
      </w:del>
      <w:r w:rsidRPr="00261E78">
        <w:fldChar w:fldCharType="begin"/>
      </w:r>
      <w:r>
        <w:instrText xml:space="preserve"> ADDIN ZOTERO_ITEM CSL_CITATION {"citationID":"Qe53qNkN","properties":{"formattedCitation":"(Logg et al., 2019)","plainCitation":"(Logg et al., 2019)","noteIndex":0},"citationItems":[{"id":"xILCbqsa/5UpBoVRd","uris":["http://zotero.org/users/8905122/items/TJJKJPHP"],"itemData":{"id":3692,"type":"article-journal","abstract":"Even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w:instrText>
      </w:r>
      <w:r>
        <w:rPr>
          <w:rFonts w:hint="eastAsia"/>
        </w:rPr>
        <w:instrText xml:space="preserve">for the use of </w:instrText>
      </w:r>
      <w:r>
        <w:rPr>
          <w:rFonts w:hint="eastAsia"/>
        </w:rPr>
        <w:instrText>“</w:instrText>
      </w:r>
      <w:r>
        <w:rPr>
          <w:rFonts w:hint="eastAsia"/>
        </w:rPr>
        <w:instrText>big data</w:instrText>
      </w:r>
      <w:r>
        <w:rPr>
          <w:rFonts w:hint="eastAsia"/>
        </w:rPr>
        <w:instrText>”</w:instrText>
      </w:r>
      <w:r>
        <w:rPr>
          <w:rFonts w:hint="eastAsia"/>
        </w:rPr>
        <w:instrText xml:space="preserve"> and algorithmic advice it generates.\n\n</w:instrText>
      </w:r>
      <w:r>
        <w:rPr>
          <w:rFonts w:hint="eastAsia"/>
        </w:rPr>
        <w:instrText>【摘要翻译】尽管计算算法经常优于人类的判断，但公认的智慧表明，人们可能会对依赖它们持怀疑态度（</w:instrText>
      </w:r>
      <w:r>
        <w:rPr>
          <w:rFonts w:hint="eastAsia"/>
        </w:rPr>
        <w:instrText>Dawes,1979</w:instrText>
      </w:r>
      <w:r>
        <w:rPr>
          <w:rFonts w:hint="eastAsia"/>
        </w:rPr>
        <w:instrText>）。与这种观点相反，六个实验的结果表明，当外行人认为建议来自算法而不是来自个人时，他们会更坚持建议。当人们对视觉刺激进行数值估计（实验</w:instrText>
      </w:r>
      <w:r>
        <w:rPr>
          <w:rFonts w:hint="eastAsia"/>
        </w:rPr>
        <w:instrText>1A</w:instrText>
      </w:r>
      <w:r>
        <w:rPr>
          <w:rFonts w:hint="eastAsia"/>
        </w:rPr>
        <w:instrText>）和预测歌曲的受欢迎程度和浪漫吸引力（实验</w:instrText>
      </w:r>
      <w:r>
        <w:rPr>
          <w:rFonts w:hint="eastAsia"/>
        </w:rPr>
        <w:instrText>1B</w:instrText>
      </w:r>
      <w:r>
        <w:rPr>
          <w:rFonts w:hint="eastAsia"/>
        </w:rPr>
        <w:instrText>和</w:instrText>
      </w:r>
      <w:r>
        <w:rPr>
          <w:rFonts w:hint="eastAsia"/>
        </w:rPr>
        <w:instrText>1C</w:instrText>
      </w:r>
      <w:r>
        <w:rPr>
          <w:rFonts w:hint="eastAsia"/>
        </w:rPr>
        <w:instrText>）时，他们表现出了这种效应，我们称之为算法欣赏。然而，研究人员预测了相反的结果（实验</w:instrText>
      </w:r>
      <w:r>
        <w:rPr>
          <w:rFonts w:hint="eastAsia"/>
        </w:rPr>
        <w:instrText>1D</w:instrText>
      </w:r>
      <w:r>
        <w:rPr>
          <w:rFonts w:hint="eastAsia"/>
        </w:rPr>
        <w:instrText>）。当建议共同或单独出现时，算法欣赏持续存在（实验</w:instrText>
      </w:r>
      <w:r>
        <w:rPr>
          <w:rFonts w:hint="eastAsia"/>
        </w:rPr>
        <w:instrText>2</w:instrText>
      </w:r>
      <w:r>
        <w:rPr>
          <w:rFonts w:hint="eastAsia"/>
        </w:rPr>
        <w:instrText>）。然而，当人们在算法的估计和他们自己的估计之间做出选择（相对于外部顾问的；实验</w:instrText>
      </w:r>
      <w:r>
        <w:rPr>
          <w:rFonts w:hint="eastAsia"/>
        </w:rPr>
        <w:instrText>3</w:instrText>
      </w:r>
      <w:r>
        <w:rPr>
          <w:rFonts w:hint="eastAsia"/>
        </w:rPr>
        <w:instrText>）并且他们有预测方面的专业知识（实验</w:instrText>
      </w:r>
      <w:r>
        <w:rPr>
          <w:rFonts w:hint="eastAsia"/>
        </w:rPr>
        <w:instrText>4</w:instrText>
      </w:r>
      <w:r>
        <w:rPr>
          <w:rFonts w:hint="eastAsia"/>
        </w:rPr>
        <w:instrText>）。矛盾的是，定期进行预测的经验丰富的专业人士比外行人更少依赖算法建议，这损害了他们的准确性。这些结果揭示了一个重要问题，即人们何时依赖算法建议而不是来自人类的建议，并对“大数据”及其生成的算法建议的使用产生了影响。</w:instrText>
      </w:r>
      <w:r>
        <w:rPr>
          <w:rFonts w:hint="eastAsia"/>
        </w:rPr>
        <w:instrText xml:space="preserve">","call-number":"2","container-title":"Organizational </w:instrText>
      </w:r>
      <w:r>
        <w:instrText>Behavior and Human Decision Processes","DOI":"10.1016/j.obhdp.2018.12.005","ISSN":"0749-5978","journalAbbreviation":"Organ. Behav. Hum. Decis. Process.","note":"</w:instrText>
      </w:r>
      <w:r>
        <w:rPr>
          <w:rFonts w:ascii="Segoe UI Emoji" w:hAnsi="Segoe UI Emoji" w:cs="Segoe UI Emoji"/>
        </w:rPr>
        <w:instrText>🏷️</w:instrText>
      </w:r>
      <w:r>
        <w:instrText xml:space="preserve"> /unread</w:instrText>
      </w:r>
      <w:r>
        <w:rPr>
          <w:rFonts w:hint="eastAsia"/>
        </w:rPr>
        <w:instrText>、</w:instrText>
      </w:r>
      <w:r>
        <w:instrText>Algorithms</w:instrText>
      </w:r>
      <w:r>
        <w:rPr>
          <w:rFonts w:hint="eastAsia"/>
        </w:rPr>
        <w:instrText>、</w:instrText>
      </w:r>
      <w:r>
        <w:instrText>Accuracy</w:instrText>
      </w:r>
      <w:r>
        <w:rPr>
          <w:rFonts w:hint="eastAsia"/>
        </w:rPr>
        <w:instrText>、</w:instrText>
      </w:r>
      <w:r>
        <w:instrText>Advice-taking</w:instrText>
      </w:r>
      <w:r>
        <w:rPr>
          <w:rFonts w:hint="eastAsia"/>
        </w:rPr>
        <w:instrText>、</w:instrText>
      </w:r>
      <w:r>
        <w:instrText>Decision-making</w:instrText>
      </w:r>
      <w:r>
        <w:rPr>
          <w:rFonts w:hint="eastAsia"/>
        </w:rPr>
        <w:instrText>、</w:instrText>
      </w:r>
      <w:r>
        <w:instrText>Forecasting</w:instrText>
      </w:r>
      <w:r>
        <w:rPr>
          <w:rFonts w:hint="eastAsia"/>
        </w:rPr>
        <w:instrText>、</w:instrText>
      </w:r>
      <w:r>
        <w:instrText>Theory of machine","</w:instrText>
      </w:r>
      <w:r>
        <w:rPr>
          <w:rFonts w:hint="eastAsia"/>
        </w:rPr>
        <w:instrText>page":"90-103","source":"4.6 (Q1)","title":"Algorithm appreciation: People prefer algorithmic to human judgment","title-short":"Algorithm appreciation: People prefer algorithmic to human judgment</w:instrText>
      </w:r>
      <w:r>
        <w:rPr>
          <w:rFonts w:hint="eastAsia"/>
        </w:rPr>
        <w:instrText>算法欣赏：人们更喜欢算法而不是人类判断</w:instrText>
      </w:r>
      <w:r>
        <w:rPr>
          <w:rFonts w:hint="eastAsia"/>
        </w:rPr>
        <w:instrText>","volume":"151","author":[{"family":"Log</w:instrText>
      </w:r>
      <w:r>
        <w:instrText xml:space="preserve">g","given":"Jennifer M."},{"family":"Minson","given":"Julia A."},{"family":"Moore","given":"Don A."}],"issued":{"date-parts":[["2019",3,1]]}}}],"schema":"https://github.com/citation-style-language/schema/raw/master/csl-citation.json"} </w:instrText>
      </w:r>
      <w:r w:rsidRPr="00261E78">
        <w:fldChar w:fldCharType="separate"/>
      </w:r>
      <w:r w:rsidRPr="00C83F45">
        <w:t>(Logg et al., 2019)</w:t>
      </w:r>
      <w:r w:rsidRPr="00261E78">
        <w:fldChar w:fldCharType="end"/>
      </w:r>
      <w:r w:rsidRPr="00261E78">
        <w:t xml:space="preserve">. </w:t>
      </w:r>
      <w:del w:id="332" w:author="Xin Li" w:date="2026-06-01T13:35:00Z" w16du:dateUtc="2026-06-01T05:35:00Z">
        <w:r w:rsidRPr="00261E78" w:rsidDel="004B4A11">
          <w:fldChar w:fldCharType="begin"/>
        </w:r>
        <w:r w:rsidDel="004B4A11">
          <w:delInstrText xml:space="preserve"> ADDIN ZOTERO_ITEM CSL_CITATION {"citationID":"dsTdtIaK","properties":{"formattedCitation":"(Sundar &amp; others, 2008)","plainCitation":"(Sundar &amp; others, 2008)","dontUpdate":true,"noteIndex":0},"citationItems":[{"id":"xILCbqsa/1eiA4TLV","uris":["http://zotero.org/users/8905122/items/H496X2WV"],"itemData":{"id":26512,"type":"book","language":"en","note":"</w:delInstrText>
        </w:r>
        <w:r w:rsidDel="004B4A11">
          <w:rPr>
            <w:rFonts w:ascii="Segoe UI Emoji" w:hAnsi="Segoe UI Emoji" w:cs="Segoe UI Emoji"/>
          </w:rPr>
          <w:delInstrText>🏷️</w:delInstrText>
        </w:r>
        <w:r w:rsidDel="004B4A11">
          <w:delInstrText xml:space="preserve"> /unread","publisher":"MacArthur Foundation Digital Media and Learning Initiative Cambridge, MA","title":"The MAIN model: A heuristic approach to understanding technology effects on credibility","author":[{"family":"Sundar","given":"S Shyam"},{"literal":"others"}],"issued":{"date-parts":[["2008"]]}}}],"schema":"https://github.com/citation-style-language/schema/raw/master/csl-citation.json"} </w:delInstrText>
        </w:r>
        <w:r w:rsidRPr="00261E78" w:rsidDel="004B4A11">
          <w:fldChar w:fldCharType="separate"/>
        </w:r>
        <w:r w:rsidRPr="00261E78" w:rsidDel="004B4A11">
          <w:delText>Sundar’s (2008)</w:delText>
        </w:r>
        <w:r w:rsidRPr="00261E78" w:rsidDel="004B4A11">
          <w:fldChar w:fldCharType="end"/>
        </w:r>
        <w:r w:rsidRPr="00261E78" w:rsidDel="004B4A11">
          <w:delText xml:space="preserve"> MAIN model explains how technological sources serve as heuristic cues triggering cognitive shortcuts. </w:delText>
        </w:r>
      </w:del>
      <w:ins w:id="333" w:author="Xin Li" w:date="2026-06-01T13:35:00Z" w16du:dateUtc="2026-06-01T05:35:00Z">
        <w:r>
          <w:t xml:space="preserve">This would leading to perception of AI answers as a stronger competitor and lead to further reduced participation. </w:t>
        </w:r>
      </w:ins>
      <w:del w:id="334" w:author="Xin Li" w:date="2026-05-11T10:53:00Z" w16du:dateUtc="2026-05-11T02:53:00Z">
        <w:r w:rsidRPr="00261E78" w:rsidDel="00C86CB9">
          <w:delText xml:space="preserve">This “machine heuristic” makes users perceive machine-generated content as more objective and authoritative. </w:delText>
        </w:r>
      </w:del>
      <w:del w:id="335" w:author="Xin Li" w:date="2026-05-11T10:52:00Z" w16du:dateUtc="2026-05-11T02:52:00Z">
        <w:r w:rsidRPr="00261E78" w:rsidDel="00C86CB9">
          <w:delText xml:space="preserve">Additionally, AI’s perceived efficiency creates psychological pressure, as users expect that they cannot match AI’s efficiency </w:delText>
        </w:r>
        <w:r w:rsidRPr="00261E78" w:rsidDel="00C86CB9">
          <w:fldChar w:fldCharType="begin"/>
        </w:r>
        <w:r w:rsidRPr="00C86CB9" w:rsidDel="00C86CB9">
          <w:delInstrText xml:space="preserve"> ADDIN ZOTERO_ITEM CSL_CITATION {"citationID":"svWacEM3","properties":{"formattedCitation":"(Dzindolet et al. 2003)","plainCitation":"(Dzindolet et al. 2003)","noteIndex":0},"citationItems":[{"id":26513,"uris":["http://zotero.org/users/8905122/items/7UXTAMJY"],"itemData":{"id":26513,"type":"article-journal","abstract":"A recent and dramatic increase in the use of automation has not yielded comparable improvements in performance. Researchers have found human operators often underutilize (disuse) and overly rely on (misuse) automated aids (Parasuraman and Riley, 1997). Three studies were performed with Cameron University students to explore the relationship among automation reliability, trust, and reliance. With the assistance of an automated decision aid, participants viewed slides of Fort Sill terrain and indicated the presence or absence of a camouflaged soldier. Results from the three studies indicate that trust is an important factor in understanding automation reliance decisions. Participants initially considered the automated decision aid trustworthy and reliable. After observing the automated aid make errors, participants distrusted even reliable aids, unless an explanation was provided regarding why the aid might err. Knowing why the aid might err increased trust in the decision aid and increased automation reliance, even when the trust was unwarranted. Our studies suggest a need for future research focused on understanding automation use, examining individual differences in automation reliance, and developing valid and reliable self-report measures of trust in automation.\n\n</w:delInstrText>
        </w:r>
        <w:r w:rsidRPr="00C86CB9" w:rsidDel="00C86CB9">
          <w:delInstrText>【摘要翻译】最近自动化的使用急剧增加，但并没有在性能方面产生可比的改进。研究人员发现，人类操作员经常利用不足</w:delInstrText>
        </w:r>
        <w:r w:rsidRPr="00C86CB9" w:rsidDel="00C86CB9">
          <w:delInstrText xml:space="preserve"> (</w:delInstrText>
        </w:r>
        <w:r w:rsidRPr="00C86CB9" w:rsidDel="00C86CB9">
          <w:delInstrText>废弃</w:delInstrText>
        </w:r>
        <w:r w:rsidRPr="00C86CB9" w:rsidDel="00C86CB9">
          <w:delInstrText xml:space="preserve">) </w:delInstrText>
        </w:r>
        <w:r w:rsidRPr="00C86CB9" w:rsidDel="00C86CB9">
          <w:delInstrText>和过度依赖</w:delInstrText>
        </w:r>
        <w:r w:rsidRPr="00C86CB9" w:rsidDel="00C86CB9">
          <w:delInstrText xml:space="preserve"> (</w:delInstrText>
        </w:r>
        <w:r w:rsidRPr="00C86CB9" w:rsidDel="00C86CB9">
          <w:delInstrText>滥用</w:delInstrText>
        </w:r>
        <w:r w:rsidRPr="00C86CB9" w:rsidDel="00C86CB9">
          <w:delInstrText xml:space="preserve">) </w:delInstrText>
        </w:r>
        <w:r w:rsidRPr="00C86CB9" w:rsidDel="00C86CB9">
          <w:delInstrText>自动辅助设备</w:delInstrText>
        </w:r>
        <w:r w:rsidRPr="00C86CB9" w:rsidDel="00C86CB9">
          <w:delInstrText xml:space="preserve"> (Parasuraman </w:delInstrText>
        </w:r>
        <w:r w:rsidRPr="00C86CB9" w:rsidDel="00C86CB9">
          <w:delInstrText>和</w:delInstrText>
        </w:r>
        <w:r w:rsidRPr="00C86CB9" w:rsidDel="00C86CB9">
          <w:delInstrText xml:space="preserve"> Riley</w:delInstrText>
        </w:r>
        <w:r w:rsidRPr="00C86CB9" w:rsidDel="00C86CB9">
          <w:delInstrText>，</w:delInstrText>
        </w:r>
        <w:r w:rsidRPr="00C86CB9" w:rsidDel="00C86CB9">
          <w:delInstrText>1997)</w:delInstrText>
        </w:r>
        <w:r w:rsidRPr="00C86CB9" w:rsidDel="00C86CB9">
          <w:delInstrText>。卡梅伦大学的学生进行了三项研究，以探讨自动化的可靠性，信任和可靠性之间的关系。在自动辅助决策系统的帮助下，与会者观看了</w:delInstrText>
        </w:r>
        <w:r w:rsidRPr="00C86CB9" w:rsidDel="00C86CB9">
          <w:delInstrText xml:space="preserve"> Fort Sill </w:delInstrText>
        </w:r>
        <w:r w:rsidRPr="00C86CB9" w:rsidDel="00C86CB9">
          <w:delInstrText>地形的幻灯片，并指出是否有一名伪装士兵。三个研究的结果表明，信任是理解自动化依赖决策的重要因素。参与者最初认为自动决策援助值得信赖和可靠。在观察到自动辅助系统出现错误后，参与者甚至不信任可靠的辅助系统，除非提供了关于辅助系统可能出错的原因的解释。知道为什么援助可能会出错增加了对决策援助的信任，增加了对自动化的依赖，即使这种信任是不必要的。我们的研究表明，未来的研究需要侧重于理解自动化的使用，检查自动化依赖的个体差异，以及开发有效和可靠的自我报告测量对自动化的信任。</w:delInstrText>
        </w:r>
        <w:r w:rsidRPr="00C86CB9" w:rsidDel="00C86CB9">
          <w:delInstrText xml:space="preserve">","archive_location":"1057 </w:delInstrText>
        </w:r>
        <w:r w:rsidRPr="00C86CB9" w:rsidDel="00C86CB9">
          <w:rPr>
            <w:rFonts w:ascii="Segoe UI Emoji" w:hAnsi="Segoe UI Emoji" w:cs="Segoe UI Emoji"/>
          </w:rPr>
          <w:delInstrText>📊</w:delInstrText>
        </w:r>
        <w:r w:rsidRPr="00C86CB9" w:rsidDel="00C86CB9">
          <w:delInstrText>","call-number":"2 (CCF A)","collection-title":"Trust and Technology","container-title":"International Journal of Human-Computer Studies","DOI":"10.1016/S1071-5819(03)00038-7","ISSN":"1071-5819","issue":"6","journalAbbreviation":"International Journal of Human-Computer Studies","language":"en","note":"</w:delInstrText>
        </w:r>
        <w:r w:rsidRPr="00C86CB9" w:rsidDel="00C86CB9">
          <w:rPr>
            <w:rFonts w:ascii="Segoe UI Emoji" w:hAnsi="Segoe UI Emoji" w:cs="Segoe UI Emoji"/>
          </w:rPr>
          <w:delInstrText>🏷️</w:delInstrText>
        </w:r>
        <w:r w:rsidRPr="00C86CB9" w:rsidDel="00C86CB9">
          <w:delInstrText xml:space="preserve"> /unread</w:delInstrText>
        </w:r>
        <w:r w:rsidRPr="00C86CB9" w:rsidDel="00C86CB9">
          <w:delInstrText>、</w:delInstrText>
        </w:r>
        <w:r w:rsidRPr="00C86CB9" w:rsidDel="00C86CB9">
          <w:delInstrText>Automation reliance</w:delInstrText>
        </w:r>
        <w:r w:rsidRPr="00C86CB9" w:rsidDel="00C86CB9">
          <w:delInstrText>、</w:delInstrText>
        </w:r>
        <w:r w:rsidRPr="00C86CB9" w:rsidDel="00C86CB9">
          <w:delInstrText>Automation trust</w:delInstrText>
        </w:r>
        <w:r w:rsidRPr="00C86CB9" w:rsidDel="00C86CB9">
          <w:delInstrText>、</w:delInstrText>
        </w:r>
        <w:r w:rsidRPr="00C86CB9" w:rsidDel="00C86CB9">
          <w:delInstrText>Disuse</w:delInstrText>
        </w:r>
        <w:r w:rsidRPr="00C86CB9" w:rsidDel="00C86CB9">
          <w:delInstrText>、</w:delInstrText>
        </w:r>
        <w:r w:rsidRPr="00C86CB9" w:rsidDel="00C86CB9">
          <w:delInstrText xml:space="preserve">Misuse","page":"697-718","source":"5.3 (Q1)","title":"The role of trust in automation reliance","volume":"58","author":[{"family":"Dzindolet","given":"Mary T."},{"family":"Peterson","given":"Scott A."},{"family":"Pomranky","given":"Regina A."},{"family":"Pierce","given":"Linda G."},{"family":"Beck","given":"Hall P."}],"issued":{"date-parts":[["2003",6]]}}}],"schema":"https://github.com/citation-style-language/schema/raw/master/csl-citation.json"} </w:delInstrText>
        </w:r>
        <w:r w:rsidRPr="00261E78" w:rsidDel="00C86CB9">
          <w:fldChar w:fldCharType="separate"/>
        </w:r>
        <w:r w:rsidRPr="00C86CB9" w:rsidDel="00C86CB9">
          <w:delText>(Dzindolet et al. 2003)</w:delText>
        </w:r>
        <w:r w:rsidRPr="00261E78" w:rsidDel="00C86CB9">
          <w:fldChar w:fldCharType="end"/>
        </w:r>
        <w:r w:rsidRPr="00261E78" w:rsidDel="00C86CB9">
          <w:delText>.</w:delText>
        </w:r>
      </w:del>
    </w:p>
    <w:p w14:paraId="1655DC0E" w14:textId="77777777" w:rsidR="00A35428" w:rsidRDefault="00A35428" w:rsidP="00A35428">
      <w:pPr>
        <w:pStyle w:val="Paragraph0"/>
        <w:rPr>
          <w:ins w:id="336" w:author="Xin Li" w:date="2026-06-01T13:38:00Z" w16du:dateUtc="2026-06-01T05:38:00Z"/>
        </w:rPr>
      </w:pPr>
      <w:ins w:id="337" w:author="Xin Li" w:date="2026-06-01T13:35:00Z" w16du:dateUtc="2026-06-01T05:35:00Z">
        <w:r>
          <w:t>M</w:t>
        </w:r>
      </w:ins>
      <w:ins w:id="338" w:author="Xin Li" w:date="2026-06-01T13:36:00Z" w16du:dateUtc="2026-06-01T05:36:00Z">
        <w:r>
          <w:t xml:space="preserve">eanwhile, there also exist perception </w:t>
        </w:r>
      </w:ins>
      <w:del w:id="339" w:author="Xin Li" w:date="2026-05-11T10:53:00Z" w16du:dateUtc="2026-05-11T02:53:00Z">
        <w:r w:rsidRPr="00261E78" w:rsidDel="00C86CB9">
          <w:delText xml:space="preserve">The source effect mechanism is related to the logic of algorithm appreciation. </w:delText>
        </w:r>
      </w:del>
      <w:del w:id="340" w:author="Xin Li" w:date="2026-06-01T13:36:00Z" w16du:dateUtc="2026-06-01T05:36:00Z">
        <w:r w:rsidRPr="00261E78" w:rsidDel="004B4A11">
          <w:delText xml:space="preserve">We note that algorithm appreciation and </w:delText>
        </w:r>
      </w:del>
      <w:ins w:id="341" w:author="Xin Li" w:date="2026-06-01T13:36:00Z" w16du:dateUtc="2026-06-01T05:36:00Z">
        <w:r>
          <w:t xml:space="preserve">of </w:t>
        </w:r>
      </w:ins>
      <w:r w:rsidRPr="00261E78">
        <w:t xml:space="preserve">algorithm aversion </w:t>
      </w:r>
      <w:del w:id="342" w:author="Xin Li" w:date="2026-06-01T13:36:00Z" w16du:dateUtc="2026-06-01T05:36:00Z">
        <w:r w:rsidRPr="00261E78" w:rsidDel="004B4A11">
          <w:delText xml:space="preserve">can coexist in different contexts </w:delText>
        </w:r>
      </w:del>
      <w:r w:rsidRPr="00261E78">
        <w:fldChar w:fldCharType="begin"/>
      </w:r>
      <w:r>
        <w:instrText xml:space="preserve"> ADDIN ZOTERO_ITEM CSL_CITATION {"citationID":"5FQAjBSU","properties":{"formattedCitation":"(Jussupow et al., 2024)","plainCitation":"(Jussupow et al., 2024)","noteIndex":0},"citationItems":[{"id":"xILCbqsa/drwG48j2","uris":["http://zotero.org/users/8905122/items/VC3TVAPQ"],"itemData":{"id":30797,"type":"article-journal","abstract":"People have conflicting responses for support from algorithms or humans in decision-making. On the one hand, they fail to benefit from algorithms due to algorithm aversion, as they reject decisions provided by algorithms more frequently than those made by humans. On the other hand, many prefer algorithmic over human advice, an effect of algorithm appreciation. However, currently, we lack a shared understanding of these constructs’ meaning and measurements, resulting in a lack of theoretical integration of empirical findings. Thus, in this research note, we conceptualize algorithm aversion as the preference for humans over algorithms in decision-making and analyze approaches in current research to measure this preference. First, we outline the implications of focusing on a specific understanding of algorithms as computational procedures or as embedded in material or nonmaterial objects. Then, we classify four decision configurations that distinguish individuals’ evaluations of algorithms, human advisors, their own judgments, or combinations of these. Consequently, we develop a classification scheme that provides guidance for future research to develop more specific hypotheses on the direction of preferences (aversion vs. appreciation) and the effect of moderators.","archive_location":"20 </w:instrText>
      </w:r>
      <w:r>
        <w:rPr>
          <w:rFonts w:ascii="Segoe UI Emoji" w:hAnsi="Segoe UI Emoji" w:cs="Segoe UI Emoji"/>
        </w:rPr>
        <w:instrText>📊</w:instrText>
      </w:r>
      <w:r>
        <w:instrText>","call-number":"2","container-title":"MIS Quarterly","DOI":"10.25300/MISQ/2024/18512","ISSN":"0276-7783","issue":"4","journalAbbreviation":"MIS Quarterly","language":"en","note":"</w:instrText>
      </w:r>
      <w:r>
        <w:rPr>
          <w:rFonts w:ascii="Segoe UI Emoji" w:hAnsi="Segoe UI Emoji" w:cs="Segoe UI Emoji"/>
        </w:rPr>
        <w:instrText>🏷️</w:instrText>
      </w:r>
      <w:r>
        <w:instrText xml:space="preserve"> /reading","page":"1575-1590","source":"6.0 (Q1)","title":"An Integrative Perspective on Algorithm Aversion and Appreciation in Decision-Making","volume":"48","author":[{"family":"Jussupow","given":"Ekaterina"},{"family":"Benbasat","given":"Izak"},{"family":"Heinzl","given":"Armin"}],"issued":{"date-parts":[["2024",12,1]]}}}],"schema":"https://github.com/citation-style-language/schema/raw/master/csl-citation.json"} </w:instrText>
      </w:r>
      <w:r w:rsidRPr="00261E78">
        <w:fldChar w:fldCharType="separate"/>
      </w:r>
      <w:r w:rsidRPr="00C83F45">
        <w:t>(Jussupow et al., 2024)</w:t>
      </w:r>
      <w:r w:rsidRPr="00261E78">
        <w:fldChar w:fldCharType="end"/>
      </w:r>
      <w:r w:rsidRPr="00261E78">
        <w:t xml:space="preserve">. </w:t>
      </w:r>
      <w:ins w:id="343" w:author="Xin Li" w:date="2026-06-01T13:36:00Z" w16du:dateUtc="2026-06-01T05:36:00Z">
        <w:r>
          <w:t xml:space="preserve">[Add more listerature]. </w:t>
        </w:r>
      </w:ins>
    </w:p>
    <w:p w14:paraId="76E7CC57" w14:textId="77777777" w:rsidR="00A35428" w:rsidRPr="00261E78" w:rsidDel="00C86CB9" w:rsidRDefault="00A35428" w:rsidP="00A35428">
      <w:pPr>
        <w:pStyle w:val="Paragraph0"/>
        <w:rPr>
          <w:del w:id="344" w:author="Xin Li" w:date="2026-05-11T10:54:00Z" w16du:dateUtc="2026-05-11T02:54:00Z"/>
        </w:rPr>
        <w:pPrChange w:id="345" w:author="Xin Li" w:date="2026-05-11T10:53:00Z" w16du:dateUtc="2026-05-11T02:53:00Z">
          <w:pPr>
            <w:pStyle w:val="Paragraph0"/>
            <w:widowControl w:val="0"/>
            <w:ind w:firstLine="533"/>
          </w:pPr>
        </w:pPrChange>
      </w:pPr>
      <w:ins w:id="346" w:author="Xin Li" w:date="2026-06-01T13:39:00Z" w16du:dateUtc="2026-06-01T05:39:00Z">
        <w:r>
          <w:t xml:space="preserve">The effect we would observe depend on the relative strength of each effect (algorithm appreciation vs. algorithm aversion) in our research context. </w:t>
        </w:r>
      </w:ins>
      <w:r w:rsidRPr="00261E78">
        <w:t xml:space="preserve">We </w:t>
      </w:r>
      <w:del w:id="347" w:author="Xin Li" w:date="2026-05-11T10:53:00Z" w16du:dateUtc="2026-05-11T02:53:00Z">
        <w:r w:rsidRPr="00261E78" w:rsidDel="00C86CB9">
          <w:delText xml:space="preserve">do not claim universal algorithm appreciation across all settings. Rather, we </w:delText>
        </w:r>
      </w:del>
      <w:r w:rsidRPr="00261E78">
        <w:t xml:space="preserve">posit that in </w:t>
      </w:r>
      <w:ins w:id="348" w:author="Xin Li" w:date="2026-06-01T13:37:00Z" w16du:dateUtc="2026-06-01T05:37:00Z">
        <w:r>
          <w:t xml:space="preserve">the </w:t>
        </w:r>
      </w:ins>
      <w:r w:rsidRPr="00261E78">
        <w:t>online technical Q&amp;A communities we studied</w:t>
      </w:r>
      <w:ins w:id="349" w:author="Xin Li" w:date="2026-06-01T13:36:00Z" w16du:dateUtc="2026-06-01T05:36:00Z">
        <w:r>
          <w:t xml:space="preserve"> and </w:t>
        </w:r>
      </w:ins>
      <w:ins w:id="350" w:author="Xin Li" w:date="2026-06-01T13:37:00Z" w16du:dateUtc="2026-06-01T05:37:00Z">
        <w:r>
          <w:t xml:space="preserve">at </w:t>
        </w:r>
      </w:ins>
      <w:ins w:id="351" w:author="Xin Li" w:date="2026-06-01T13:36:00Z" w16du:dateUtc="2026-06-01T05:36:00Z">
        <w:r>
          <w:t xml:space="preserve">the timing </w:t>
        </w:r>
      </w:ins>
      <w:ins w:id="352" w:author="Xin Li" w:date="2026-06-01T13:37:00Z" w16du:dateUtc="2026-06-01T05:37:00Z">
        <w:r>
          <w:t>of our study (in Sep 2023)</w:t>
        </w:r>
      </w:ins>
      <w:r w:rsidRPr="00261E78">
        <w:t xml:space="preserve">, </w:t>
      </w:r>
      <w:ins w:id="353" w:author="Xin Li" w:date="2026-05-11T10:53:00Z" w16du:dateUtc="2026-05-11T02:53:00Z">
        <w:r>
          <w:t xml:space="preserve">most users </w:t>
        </w:r>
      </w:ins>
      <w:ins w:id="354" w:author="Xin Li" w:date="2026-06-01T13:37:00Z" w16du:dateUtc="2026-06-01T05:37:00Z">
        <w:r>
          <w:t xml:space="preserve">percitive they have more </w:t>
        </w:r>
      </w:ins>
      <w:ins w:id="355" w:author="Xin Li" w:date="2026-05-11T10:53:00Z" w16du:dateUtc="2026-05-11T02:53:00Z">
        <w:r>
          <w:t>IT-related</w:t>
        </w:r>
      </w:ins>
      <w:ins w:id="356" w:author="Xin Li" w:date="2026-06-01T13:37:00Z" w16du:dateUtc="2026-06-01T05:37:00Z">
        <w:r>
          <w:t xml:space="preserve"> knowledge than AI</w:t>
        </w:r>
      </w:ins>
      <w:ins w:id="357" w:author="Xin Li" w:date="2026-05-11T10:53:00Z" w16du:dateUtc="2026-05-11T02:53:00Z">
        <w:r>
          <w:t xml:space="preserve">, </w:t>
        </w:r>
      </w:ins>
      <w:ins w:id="358" w:author="Xin Li" w:date="2026-06-01T13:37:00Z" w16du:dateUtc="2026-06-01T05:37:00Z">
        <w:r>
          <w:t xml:space="preserve">leaving </w:t>
        </w:r>
      </w:ins>
      <w:ins w:id="359" w:author="Xin Li" w:date="2026-06-01T13:38:00Z" w16du:dateUtc="2026-06-01T05:38:00Z">
        <w:r>
          <w:t xml:space="preserve">answerers considering </w:t>
        </w:r>
      </w:ins>
      <w:ins w:id="360" w:author="Xin Li" w:date="2026-05-11T10:54:00Z" w16du:dateUtc="2026-05-11T02:54:00Z">
        <w:r>
          <w:t xml:space="preserve">AI </w:t>
        </w:r>
      </w:ins>
      <w:ins w:id="361" w:author="Xin Li" w:date="2026-06-01T13:38:00Z" w16du:dateUtc="2026-06-01T05:38:00Z">
        <w:r>
          <w:t>as a smaller competition than human aswers</w:t>
        </w:r>
      </w:ins>
      <w:ins w:id="362" w:author="Xin Li" w:date="2026-05-11T10:54:00Z" w16du:dateUtc="2026-05-11T02:54:00Z">
        <w:r>
          <w:t xml:space="preserve"> [REF]. </w:t>
        </w:r>
      </w:ins>
      <w:del w:id="363" w:author="Xin Li" w:date="2026-06-01T13:38:00Z" w16du:dateUtc="2026-06-01T05:38:00Z">
        <w:r w:rsidRPr="00261E78" w:rsidDel="004B4A11">
          <w:delText xml:space="preserve">the AI </w:delText>
        </w:r>
      </w:del>
      <w:del w:id="364" w:author="Xin Li" w:date="2026-05-11T10:54:00Z" w16du:dateUtc="2026-05-11T02:54:00Z">
        <w:r w:rsidRPr="00261E78" w:rsidDel="00C86CB9">
          <w:delText xml:space="preserve">source </w:delText>
        </w:r>
      </w:del>
      <w:del w:id="365" w:author="Xin Li" w:date="2026-06-01T13:38:00Z" w16du:dateUtc="2026-06-01T05:38:00Z">
        <w:r w:rsidRPr="00261E78" w:rsidDel="004B4A11">
          <w:delText>label carries specific credibility signals</w:delText>
        </w:r>
      </w:del>
      <w:del w:id="366" w:author="Xin Li" w:date="2026-05-11T10:54:00Z" w16du:dateUtc="2026-05-11T02:54:00Z">
        <w:r w:rsidRPr="00261E78" w:rsidDel="00C86CB9">
          <w:delText xml:space="preserve"> that influence user behavior</w:delText>
        </w:r>
      </w:del>
      <w:del w:id="367" w:author="Xin Li" w:date="2026-06-01T13:38:00Z" w16du:dateUtc="2026-06-01T05:38:00Z">
        <w:r w:rsidRPr="00261E78" w:rsidDel="004B4A11">
          <w:delText xml:space="preserve">. </w:delText>
        </w:r>
      </w:del>
    </w:p>
    <w:p w14:paraId="35971BD8" w14:textId="77777777" w:rsidR="00A35428" w:rsidRPr="0022223D" w:rsidDel="004B4A11" w:rsidRDefault="00A35428" w:rsidP="00A35428">
      <w:pPr>
        <w:pStyle w:val="Paragraph0"/>
        <w:rPr>
          <w:del w:id="368" w:author="Xin Li" w:date="2026-06-01T13:38:00Z" w16du:dateUtc="2026-06-01T05:38:00Z"/>
        </w:rPr>
      </w:pPr>
    </w:p>
    <w:p w14:paraId="0113F93A" w14:textId="77777777" w:rsidR="00A35428" w:rsidRPr="0022223D" w:rsidRDefault="00A35428" w:rsidP="00A35428">
      <w:pPr>
        <w:pStyle w:val="Paragraph0"/>
        <w:rPr>
          <w:ins w:id="369" w:author="Xin Li" w:date="2026-05-11T10:56:00Z" w16du:dateUtc="2026-05-11T02:56:00Z"/>
        </w:rPr>
      </w:pPr>
      <w:ins w:id="370" w:author="Xin Li" w:date="2026-05-11T10:56:00Z" w16du:dateUtc="2026-05-11T02:56:00Z">
        <w:r w:rsidRPr="0022223D">
          <w:t>Therefore, we hypothesize:</w:t>
        </w:r>
      </w:ins>
    </w:p>
    <w:p w14:paraId="764CCBAE" w14:textId="65789D97" w:rsidR="00A35428" w:rsidRDefault="00A35428" w:rsidP="00A35428">
      <w:pPr>
        <w:pStyle w:val="Paragraph0"/>
        <w:rPr>
          <w:ins w:id="371" w:author="Xin Li" w:date="2026-05-11T10:56:00Z" w16du:dateUtc="2026-05-11T02:56:00Z"/>
          <w:i/>
          <w:iCs/>
        </w:rPr>
      </w:pPr>
      <w:ins w:id="372" w:author="Xin Li" w:date="2026-05-11T10:56:00Z" w16du:dateUtc="2026-05-11T02:56:00Z">
        <w:r w:rsidRPr="0022223D">
          <w:rPr>
            <w:i/>
            <w:iCs/>
          </w:rPr>
          <w:t>H</w:t>
        </w:r>
      </w:ins>
      <w:ins w:id="373" w:author="Xin Li" w:date="2026-06-01T13:42:00Z" w16du:dateUtc="2026-06-01T05:42:00Z">
        <w:r>
          <w:rPr>
            <w:i/>
            <w:iCs/>
          </w:rPr>
          <w:t>1</w:t>
        </w:r>
      </w:ins>
      <w:ins w:id="374" w:author="Xin Li" w:date="2026-05-11T10:56:00Z" w16du:dateUtc="2026-05-11T02:56:00Z">
        <w:r w:rsidRPr="0022223D">
          <w:rPr>
            <w:i/>
            <w:iCs/>
          </w:rPr>
          <w:t xml:space="preserve">: </w:t>
        </w:r>
      </w:ins>
      <w:ins w:id="375" w:author="Xin Li" w:date="2026-06-01T13:27:00Z" w16du:dateUtc="2026-06-01T05:27:00Z">
        <w:r>
          <w:rPr>
            <w:i/>
            <w:iCs/>
          </w:rPr>
          <w:t>The existence of a</w:t>
        </w:r>
      </w:ins>
      <w:ins w:id="376" w:author="Xin Li" w:date="2026-06-01T13:28:00Z" w16du:dateUtc="2026-06-01T05:28:00Z">
        <w:r>
          <w:rPr>
            <w:i/>
            <w:iCs/>
          </w:rPr>
          <w:t>n</w:t>
        </w:r>
      </w:ins>
      <w:ins w:id="377" w:author="Xin Li" w:date="2026-05-31T09:32:00Z" w16du:dateUtc="2026-05-31T01:32:00Z">
        <w:r>
          <w:rPr>
            <w:i/>
            <w:iCs/>
          </w:rPr>
          <w:t xml:space="preserve"> </w:t>
        </w:r>
      </w:ins>
      <w:ins w:id="378" w:author="Xin Li" w:date="2026-05-11T10:56:00Z" w16du:dateUtc="2026-05-11T02:56:00Z">
        <w:r w:rsidRPr="0022223D">
          <w:rPr>
            <w:i/>
            <w:iCs/>
          </w:rPr>
          <w:t>answer</w:t>
        </w:r>
      </w:ins>
      <w:ins w:id="379" w:author="Xin Li" w:date="2026-06-01T13:28:00Z" w16du:dateUtc="2026-06-01T05:28:00Z">
        <w:r>
          <w:rPr>
            <w:i/>
            <w:iCs/>
          </w:rPr>
          <w:t xml:space="preserve"> will </w:t>
        </w:r>
      </w:ins>
      <w:ins w:id="380" w:author="Xin Li" w:date="2026-05-31T09:32:00Z" w16du:dateUtc="2026-05-31T01:32:00Z">
        <w:r>
          <w:rPr>
            <w:i/>
            <w:iCs/>
          </w:rPr>
          <w:t>deterring future answer</w:t>
        </w:r>
      </w:ins>
      <w:ins w:id="381" w:author="Xin Li" w:date="2026-05-11T10:56:00Z" w16du:dateUtc="2026-05-11T02:56:00Z">
        <w:r w:rsidRPr="0022223D">
          <w:rPr>
            <w:i/>
            <w:iCs/>
          </w:rPr>
          <w:t>ers</w:t>
        </w:r>
      </w:ins>
      <w:ins w:id="382" w:author="Xin Li" w:date="2026-05-31T09:32:00Z" w16du:dateUtc="2026-05-31T01:32:00Z">
        <w:r>
          <w:rPr>
            <w:i/>
            <w:iCs/>
          </w:rPr>
          <w:t>’ participation</w:t>
        </w:r>
      </w:ins>
      <w:ins w:id="383" w:author="Xin Li" w:date="2026-05-11T10:56:00Z" w16du:dateUtc="2026-05-11T02:56:00Z">
        <w:r w:rsidRPr="0022223D">
          <w:rPr>
            <w:i/>
            <w:iCs/>
          </w:rPr>
          <w:t xml:space="preserve"> in online Q&amp;A </w:t>
        </w:r>
        <w:r w:rsidRPr="0022223D">
          <w:rPr>
            <w:i/>
          </w:rPr>
          <w:t>communities</w:t>
        </w:r>
      </w:ins>
      <w:ins w:id="384" w:author="Xin Li" w:date="2026-06-01T13:28:00Z" w16du:dateUtc="2026-06-01T05:28:00Z">
        <w:r>
          <w:rPr>
            <w:i/>
          </w:rPr>
          <w:t>, where the effect is smaller if the answer is posted by i</w:t>
        </w:r>
        <w:r w:rsidRPr="0022223D">
          <w:rPr>
            <w:i/>
            <w:iCs/>
          </w:rPr>
          <w:t xml:space="preserve">nternal GenAI </w:t>
        </w:r>
        <w:r>
          <w:rPr>
            <w:i/>
            <w:iCs/>
          </w:rPr>
          <w:t>rather than a human answerer</w:t>
        </w:r>
      </w:ins>
      <w:ins w:id="385" w:author="Xin Li" w:date="2026-05-11T10:56:00Z" w16du:dateUtc="2026-05-11T02:56:00Z">
        <w:r w:rsidRPr="0022223D" w:rsidDel="002C29E2">
          <w:rPr>
            <w:i/>
            <w:iCs/>
          </w:rPr>
          <w:t>.</w:t>
        </w:r>
      </w:ins>
    </w:p>
    <w:p w14:paraId="34B971B4" w14:textId="54E366A2" w:rsidR="004B4A11" w:rsidRDefault="009F5552" w:rsidP="004B4A11">
      <w:pPr>
        <w:pStyle w:val="Paragraph0"/>
        <w:rPr>
          <w:ins w:id="386" w:author="Xin Li" w:date="2026-05-11T11:06:00Z" w16du:dateUtc="2026-05-11T03:06:00Z"/>
        </w:rPr>
      </w:pPr>
      <w:ins w:id="387" w:author="Xin Li" w:date="2026-06-01T13:42:00Z" w16du:dateUtc="2026-06-01T05:42:00Z">
        <w:r>
          <w:t>Anoth</w:t>
        </w:r>
      </w:ins>
      <w:ins w:id="388" w:author="Xin Li" w:date="2026-06-01T13:43:00Z" w16du:dateUtc="2026-06-01T05:43:00Z">
        <w:r>
          <w:t xml:space="preserve">er fast singnal that may indicate the quality of </w:t>
        </w:r>
      </w:ins>
      <w:ins w:id="389" w:author="Xin Li" w:date="2026-05-11T11:03:00Z" w16du:dateUtc="2026-05-11T03:03:00Z">
        <w:r w:rsidR="004B4A11">
          <w:t xml:space="preserve">answer is </w:t>
        </w:r>
      </w:ins>
      <w:ins w:id="390" w:author="Xin Li" w:date="2026-05-11T11:04:00Z" w16du:dateUtc="2026-05-11T03:04:00Z">
        <w:r w:rsidR="004B4A11">
          <w:t>the length of answers</w:t>
        </w:r>
      </w:ins>
      <w:ins w:id="391" w:author="Xin Li" w:date="2026-05-11T11:06:00Z" w16du:dateUtc="2026-05-11T03:06:00Z">
        <w:r w:rsidR="004B4A11">
          <w:t>.</w:t>
        </w:r>
      </w:ins>
      <w:ins w:id="392" w:author="Xin Li" w:date="2026-05-11T11:04:00Z" w16du:dateUtc="2026-05-11T03:04:00Z">
        <w:r w:rsidR="004B4A11">
          <w:t xml:space="preserve"> </w:t>
        </w:r>
      </w:ins>
      <w:del w:id="393" w:author="Xin Li" w:date="2026-06-01T13:43:00Z" w16du:dateUtc="2026-06-01T05:43:00Z">
        <w:r w:rsidR="004B4A11" w:rsidRPr="0022223D" w:rsidDel="009F5552">
          <w:delText xml:space="preserve">This effect </w:delText>
        </w:r>
      </w:del>
      <w:ins w:id="394" w:author="Dylan CHEN" w:date="2026-05-30T21:58:00Z" w16du:dateUtc="2026-05-30T13:58:00Z">
        <w:del w:id="395" w:author="Xin Li" w:date="2026-06-01T13:43:00Z" w16du:dateUtc="2026-06-01T05:43:00Z">
          <w:r w:rsidR="004B4A11" w:rsidDel="009F5552">
            <w:rPr>
              <w:rFonts w:hint="eastAsia"/>
            </w:rPr>
            <w:delText>n</w:delText>
          </w:r>
        </w:del>
      </w:ins>
      <w:del w:id="396" w:author="Xin Li" w:date="2026-05-11T11:06:00Z" w16du:dateUtc="2026-05-11T03:06:00Z">
        <w:r w:rsidR="004B4A11" w:rsidRPr="0022223D" w:rsidDel="004854B1">
          <w:delText>operates through answer quality</w:delText>
        </w:r>
      </w:del>
      <w:del w:id="397" w:author="Xin Li" w:date="2026-06-01T13:43:00Z" w16du:dateUtc="2026-06-01T05:43:00Z">
        <w:r w:rsidR="004B4A11" w:rsidRPr="0022223D" w:rsidDel="009F5552">
          <w:delText>:</w:delText>
        </w:r>
      </w:del>
      <w:ins w:id="398" w:author="Xin Li" w:date="2026-06-01T13:43:00Z" w16du:dateUtc="2026-06-01T05:43:00Z">
        <w:r>
          <w:t>In general,</w:t>
        </w:r>
      </w:ins>
      <w:r w:rsidR="004B4A11" w:rsidRPr="0022223D">
        <w:t xml:space="preserve"> sufficiently comprehensive AI answers </w:t>
      </w:r>
      <w:ins w:id="399" w:author="Xin Li" w:date="2026-06-01T13:45:00Z" w16du:dateUtc="2026-06-01T05:45:00Z">
        <w:r w:rsidR="00A35428">
          <w:t xml:space="preserve">tend to be longer, which also </w:t>
        </w:r>
      </w:ins>
      <w:r w:rsidR="004B4A11" w:rsidRPr="0022223D">
        <w:t xml:space="preserve">reduce the perceived gap between existing information and what contributors might add, </w:t>
      </w:r>
      <w:ins w:id="400" w:author="Xin Li" w:date="2026-06-01T13:45:00Z" w16du:dateUtc="2026-06-01T05:45:00Z">
        <w:r w:rsidR="00A35428">
          <w:t>making it more difficult for a answer to contribute</w:t>
        </w:r>
      </w:ins>
      <w:del w:id="401" w:author="Xin Li" w:date="2026-06-01T13:45:00Z" w16du:dateUtc="2026-06-01T05:45:00Z">
        <w:r w:rsidR="004B4A11" w:rsidRPr="0022223D" w:rsidDel="00A35428">
          <w:delText>decreasing motivation</w:delText>
        </w:r>
      </w:del>
      <w:r w:rsidR="004B4A11" w:rsidRPr="0022223D">
        <w:t xml:space="preserve">. </w:t>
      </w:r>
      <w:ins w:id="402" w:author="Xin Li" w:date="2026-05-11T11:06:00Z" w16du:dateUtc="2026-05-11T03:06:00Z">
        <w:r w:rsidR="004B4A11">
          <w:t>[Add more literature and discussion of this signal effect</w:t>
        </w:r>
      </w:ins>
      <w:ins w:id="403" w:author="Xin Li" w:date="2026-05-11T11:07:00Z" w16du:dateUtc="2026-05-11T03:07:00Z">
        <w:r w:rsidR="004B4A11">
          <w:t>.</w:t>
        </w:r>
      </w:ins>
      <w:ins w:id="404" w:author="Xin Li" w:date="2026-05-11T11:06:00Z" w16du:dateUtc="2026-05-11T03:06:00Z">
        <w:r w:rsidR="004B4A11">
          <w:t>]</w:t>
        </w:r>
      </w:ins>
      <w:ins w:id="405" w:author="Xin Li" w:date="2026-06-01T13:45:00Z" w16du:dateUtc="2026-06-01T05:45:00Z">
        <w:r w:rsidR="00A35428">
          <w:t xml:space="preserve"> </w:t>
        </w:r>
      </w:ins>
      <w:ins w:id="406" w:author="Xin Li" w:date="2026-06-01T13:49:00Z" w16du:dateUtc="2026-06-01T05:49:00Z">
        <w:r w:rsidR="00FB4C42">
          <w:t>Thus, a</w:t>
        </w:r>
      </w:ins>
      <w:ins w:id="407" w:author="Xin Li" w:date="2026-06-01T13:47:00Z" w16du:dateUtc="2026-06-01T05:47:00Z">
        <w:r w:rsidR="00A35428">
          <w:t xml:space="preserve">nswerers would take prior answer length as a </w:t>
        </w:r>
      </w:ins>
      <w:ins w:id="408" w:author="Xin Li" w:date="2026-06-01T13:48:00Z" w16du:dateUtc="2026-06-01T05:48:00Z">
        <w:r w:rsidR="00FB4C42">
          <w:t>signal to decide whether to participate and</w:t>
        </w:r>
      </w:ins>
      <w:ins w:id="409" w:author="Xin Li" w:date="2026-06-01T13:49:00Z" w16du:dateUtc="2026-06-01T05:49:00Z">
        <w:r w:rsidR="00FB4C42">
          <w:t xml:space="preserve"> </w:t>
        </w:r>
      </w:ins>
      <w:ins w:id="410" w:author="Xin Li" w:date="2026-06-01T13:47:00Z" w16du:dateUtc="2026-06-01T05:47:00Z">
        <w:r w:rsidR="00A35428">
          <w:t>having an existing answer would generally deter future answerer’s participation.</w:t>
        </w:r>
      </w:ins>
    </w:p>
    <w:p w14:paraId="360BC7D2" w14:textId="7D0F3661" w:rsidR="00FB4C42" w:rsidDel="001F63B9" w:rsidRDefault="001F63B9" w:rsidP="00FB4C42">
      <w:pPr>
        <w:pStyle w:val="Paragraph0"/>
        <w:widowControl w:val="0"/>
        <w:ind w:firstLine="533"/>
        <w:rPr>
          <w:del w:id="411" w:author="Xin Li" w:date="2026-06-01T13:51:00Z" w16du:dateUtc="2026-06-01T05:51:00Z"/>
        </w:rPr>
      </w:pPr>
      <w:ins w:id="412" w:author="Xin Li" w:date="2026-06-01T13:49:00Z" w16du:dateUtc="2026-06-01T05:49:00Z">
        <w:r>
          <w:t xml:space="preserve">For the difference between AI and human prior answer, on the one hand, same as prior argument, </w:t>
        </w:r>
      </w:ins>
      <w:ins w:id="413" w:author="Xin Li" w:date="2026-06-01T13:50:00Z" w16du:dateUtc="2026-06-01T05:50:00Z">
        <w:r>
          <w:t>human answerers may perceive AI as less authorization. On the other hand,</w:t>
        </w:r>
      </w:ins>
      <w:ins w:id="414" w:author="Xin Li" w:date="2026-06-01T13:49:00Z" w16du:dateUtc="2026-06-01T05:49:00Z">
        <w:r>
          <w:t xml:space="preserve"> </w:t>
        </w:r>
      </w:ins>
      <w:ins w:id="415" w:author="Dylan CHEN" w:date="2026-05-30T21:58:00Z" w16du:dateUtc="2026-05-30T13:58:00Z">
        <w:del w:id="416" w:author="Xin Li" w:date="2026-05-31T09:33:00Z" w16du:dateUtc="2026-05-31T01:33:00Z">
          <w:r w:rsidR="00FB4C42" w:rsidDel="00FA55F6">
            <w:rPr>
              <w:rFonts w:hint="eastAsia"/>
              <w:i/>
              <w:iCs/>
            </w:rPr>
            <w:delText>for</w:delText>
          </w:r>
        </w:del>
      </w:ins>
      <w:r w:rsidR="00FB4C42" w:rsidRPr="0022223D">
        <w:t xml:space="preserve">GenAI systems typically produce </w:t>
      </w:r>
      <w:ins w:id="417" w:author="Xin Li" w:date="2026-06-01T13:50:00Z" w16du:dateUtc="2026-06-01T05:50:00Z">
        <w:r>
          <w:t>long</w:t>
        </w:r>
      </w:ins>
      <w:del w:id="418" w:author="Xin Li" w:date="2026-06-01T13:50:00Z" w16du:dateUtc="2026-06-01T05:50:00Z">
        <w:r w:rsidR="00FB4C42" w:rsidRPr="0022223D" w:rsidDel="001F63B9">
          <w:delText>thorough</w:delText>
        </w:r>
      </w:del>
      <w:ins w:id="419" w:author="Xin Li" w:date="2026-06-01T13:50:00Z" w16du:dateUtc="2026-06-01T05:50:00Z">
        <w:r>
          <w:t xml:space="preserve"> and</w:t>
        </w:r>
      </w:ins>
      <w:del w:id="420" w:author="Xin Li" w:date="2026-06-01T13:50:00Z" w16du:dateUtc="2026-06-01T05:50:00Z">
        <w:r w:rsidR="00FB4C42" w:rsidRPr="0022223D" w:rsidDel="001F63B9">
          <w:delText>,</w:delText>
        </w:r>
      </w:del>
      <w:r w:rsidR="00FB4C42" w:rsidRPr="0022223D">
        <w:t xml:space="preserve"> well-articulated answers </w:t>
      </w:r>
      <w:r w:rsidR="00FB4C42" w:rsidRPr="0022223D">
        <w:fldChar w:fldCharType="begin"/>
      </w:r>
      <w:r w:rsidR="00FB4C42">
        <w:instrText xml:space="preserve"> ADDIN ZOTERO_ITEM CSL_CITATION {"citationID":"TDNrnKJW","properties":{"formattedCitation":"(Brown et al., 2020)","plainCitation":"(Brown et al., 2020)","noteIndex":0},"citationItems":[{"id":"xILCbqsa/DN5A2tCr","uris":["http://zotero.org/users/8905122/items/RJAQQQ7V"],"itemData":{"id":26499,"type":"paper-conference","abstract":"We demonstrate that scaling up language models greatly improves task-agnostic, few-shot performance, sometimes even becoming competitive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We also identify so</w:instrText>
      </w:r>
      <w:r w:rsidR="00FB4C42">
        <w:rPr>
          <w:rFonts w:hint="eastAsia"/>
        </w:rPr>
        <w:instrText>me datasets where GPT-3's few-shot learning still struggles, as well as some datasets where GPT-3 faces methodological issues related to training on large web corpora.\n\n</w:instrText>
      </w:r>
      <w:r w:rsidR="00FB4C42">
        <w:rPr>
          <w:rFonts w:hint="eastAsia"/>
        </w:rPr>
        <w:instrText>【摘要翻译】我们证明，扩展语言模型可以大大提高任务无关性、小范围性能，有时甚至可以与现有的最先进的微调方法相媲美。具体来说，我们训练了</w:instrText>
      </w:r>
      <w:r w:rsidR="00FB4C42">
        <w:rPr>
          <w:rFonts w:hint="eastAsia"/>
        </w:rPr>
        <w:instrText xml:space="preserve"> GPT-3</w:instrText>
      </w:r>
      <w:r w:rsidR="00FB4C42">
        <w:rPr>
          <w:rFonts w:hint="eastAsia"/>
        </w:rPr>
        <w:instrText>，这是一个拥有</w:instrText>
      </w:r>
      <w:r w:rsidR="00FB4C42">
        <w:rPr>
          <w:rFonts w:hint="eastAsia"/>
        </w:rPr>
        <w:instrText xml:space="preserve"> 1750 </w:instrText>
      </w:r>
      <w:r w:rsidR="00FB4C42">
        <w:rPr>
          <w:rFonts w:hint="eastAsia"/>
        </w:rPr>
        <w:instrText>亿个参数的自回归语言模型，比以前的任何非稀疏语言模型都多</w:instrText>
      </w:r>
      <w:r w:rsidR="00FB4C42">
        <w:rPr>
          <w:rFonts w:hint="eastAsia"/>
        </w:rPr>
        <w:instrText xml:space="preserve"> 10 </w:instrText>
      </w:r>
      <w:r w:rsidR="00FB4C42">
        <w:rPr>
          <w:rFonts w:hint="eastAsia"/>
        </w:rPr>
        <w:instrText>倍，并且在少数镜头下测试了它的性能。对于所有任务，</w:instrText>
      </w:r>
      <w:r w:rsidR="00FB4C42">
        <w:rPr>
          <w:rFonts w:hint="eastAsia"/>
        </w:rPr>
        <w:instrText xml:space="preserve">GPT-3 </w:instrText>
      </w:r>
      <w:r w:rsidR="00FB4C42">
        <w:rPr>
          <w:rFonts w:hint="eastAsia"/>
        </w:rPr>
        <w:instrText>的应用没有任何梯度更新或微调，纯粹通过与模型的文本交互指定任务和少量演示。</w:instrText>
      </w:r>
      <w:r w:rsidR="00FB4C42">
        <w:rPr>
          <w:rFonts w:hint="eastAsia"/>
        </w:rPr>
        <w:instrText xml:space="preserve">GPT-3 </w:instrText>
      </w:r>
      <w:r w:rsidR="00FB4C42">
        <w:rPr>
          <w:rFonts w:hint="eastAsia"/>
        </w:rPr>
        <w:instrText>在许多</w:instrText>
      </w:r>
      <w:r w:rsidR="00FB4C42">
        <w:rPr>
          <w:rFonts w:hint="eastAsia"/>
        </w:rPr>
        <w:instrText xml:space="preserve"> NLP </w:instrText>
      </w:r>
      <w:r w:rsidR="00FB4C42">
        <w:rPr>
          <w:rFonts w:hint="eastAsia"/>
        </w:rPr>
        <w:instrText>数据集上获得了很好的性能，包括翻译、问答和完型填空任务。我们还确定了一些数据集，其中</w:instrText>
      </w:r>
      <w:r w:rsidR="00FB4C42">
        <w:rPr>
          <w:rFonts w:hint="eastAsia"/>
        </w:rPr>
        <w:instrText xml:space="preserve"> GPT-3 </w:instrText>
      </w:r>
      <w:r w:rsidR="00FB4C42">
        <w:rPr>
          <w:rFonts w:hint="eastAsia"/>
        </w:rPr>
        <w:instrText>的少数镜头学习仍然困难，以及一些数据集，其中</w:instrText>
      </w:r>
      <w:r w:rsidR="00FB4C42">
        <w:rPr>
          <w:rFonts w:hint="eastAsia"/>
        </w:rPr>
        <w:instrText xml:space="preserve"> GPT-3 </w:instrText>
      </w:r>
      <w:r w:rsidR="00FB4C42">
        <w:rPr>
          <w:rFonts w:hint="eastAsia"/>
        </w:rPr>
        <w:instrText>面临的方法学问题有关的培训大型网络语料库。</w:instrText>
      </w:r>
      <w:r w:rsidR="00FB4C42">
        <w:rPr>
          <w:rFonts w:hint="eastAsia"/>
        </w:rPr>
        <w:instrText>","collection-title":"NIPS '20","contain</w:instrText>
      </w:r>
      <w:r w:rsidR="00FB4C42">
        <w:instrText>er-title":"Proceedings of the 34th International Conference on Neural Information Processing Systems","event-place":"Red Hook, NY, USA","ISBN":"978-1-7138-2954-6","language":"en","note":"</w:instrText>
      </w:r>
      <w:r w:rsidR="00FB4C42">
        <w:rPr>
          <w:rFonts w:ascii="Segoe UI Emoji" w:hAnsi="Segoe UI Emoji" w:cs="Segoe UI Emoji"/>
        </w:rPr>
        <w:instrText>🏷️</w:instrText>
      </w:r>
      <w:r w:rsidR="00FB4C42">
        <w:instrText xml:space="preserve"> /unread","page":"1877–1901","publisher":"Curran Associates Inc.","publisher-place":"Red Hook, NY, USA","source":"ACM Digital Library","title":"Language models are few-shot learners","author":[{"family":"Brown","given":"Tom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2025",4,2]]},"issued":{"date-parts":[["2020",12,6]]}}}],"schema":"https://github.com/citation-style-language/schema/raw/master/csl-citation.json"} </w:instrText>
      </w:r>
      <w:r w:rsidR="00FB4C42" w:rsidRPr="0022223D">
        <w:fldChar w:fldCharType="separate"/>
      </w:r>
      <w:r w:rsidR="00FB4C42" w:rsidRPr="00FB59A6">
        <w:t>(Brown et al., 2020)</w:t>
      </w:r>
      <w:r w:rsidR="00FB4C42" w:rsidRPr="0022223D">
        <w:fldChar w:fldCharType="end"/>
      </w:r>
      <w:ins w:id="421" w:author="Xin Li" w:date="2026-06-01T13:50:00Z" w16du:dateUtc="2026-06-01T05:50:00Z">
        <w:r>
          <w:t xml:space="preserve">, making them </w:t>
        </w:r>
        <w:r>
          <w:lastRenderedPageBreak/>
          <w:t>having less “information density</w:t>
        </w:r>
      </w:ins>
      <w:r w:rsidR="00FB4C42" w:rsidRPr="0022223D">
        <w:t>.</w:t>
      </w:r>
      <w:ins w:id="422" w:author="Xin Li" w:date="2026-06-01T13:50:00Z" w16du:dateUtc="2026-06-01T05:50:00Z">
        <w:r>
          <w:t>”</w:t>
        </w:r>
      </w:ins>
      <w:r w:rsidR="00FB4C42" w:rsidRPr="0022223D">
        <w:t xml:space="preserve"> </w:t>
      </w:r>
      <w:ins w:id="423" w:author="Xin Li" w:date="2026-06-01T13:51:00Z" w16du:dateUtc="2026-06-01T05:51:00Z">
        <w:r>
          <w:t xml:space="preserve">Due to these reasons, human answerers would further weanken AI’s length as a quality signal in their participation decisions. </w:t>
        </w:r>
      </w:ins>
      <w:del w:id="424" w:author="Xin Li" w:date="2026-05-11T10:57:00Z" w16du:dateUtc="2026-05-11T02:57:00Z">
        <w:r w:rsidR="00FB4C42" w:rsidRPr="0022223D" w:rsidDel="003377C0">
          <w:delText xml:space="preserve">When potential answerers encounter comprehensive AI content, they conduct mental cost-benefit analyses evaluating effort against incremental value. </w:delText>
        </w:r>
      </w:del>
      <w:del w:id="425" w:author="Xin Li" w:date="2026-06-01T13:51:00Z" w16du:dateUtc="2026-06-01T05:51:00Z">
        <w:r w:rsidR="00FB4C42" w:rsidRPr="0022223D" w:rsidDel="001F63B9">
          <w:delText xml:space="preserve">Users are motivated by perceptions of unique value addition </w:delText>
        </w:r>
        <w:r w:rsidR="00FB4C42" w:rsidRPr="0022223D" w:rsidDel="001F63B9">
          <w:fldChar w:fldCharType="begin"/>
        </w:r>
        <w:r w:rsidR="00FB4C42" w:rsidDel="001F63B9">
          <w:delInstrText xml:space="preserve"> ADDIN ZOTERO_ITEM CSL_CITATION {"citationID":"y6kf2VHf","properties":{"formattedCitation":"(Butler et al., 2007; Wasko &amp; Faraj, 2005)","plainCitation":"(Butler et al., 2007; Wasko &amp; Faraj, 2005)","noteIndex":0},"citationItems":[{"id":"xILCbqsa/L3MnTZ6K","uris":["http://zotero.org/users/8905122/items/RJHFG8A2"],"itemData":{"id":26501,"type":"chapter","abstract":"As in any social organization, people need to invest effort in the health of their online groups. Electronic mailing list servers, such as LISTSERV and Majordomo, and other such groups need people to maintain the technology infrastructure, carry out social management tasks, and recruit new members. Members must read and contribute to discussion. Here, we ask why people do this. In many online groups, preexisting social ties and material benefits for contributions are weak or nonexistent. In this chapter, we consider how the formal leadership role, personal and community benefits, and community characteristics influence the effort members put into helping their online groups. Results from a survey of Internet mailing list owners and other members suggest that although owners, who have a formal leadership role, do more of the effortful community building work than do regular members, other members a</w:delInstrText>
        </w:r>
        <w:r w:rsidR="00FB4C42" w:rsidDel="001F63B9">
          <w:rPr>
            <w:rFonts w:hint="eastAsia"/>
          </w:rPr>
          <w:delInstrText>lso take on some of the work. Moreover, members who value different benefits are likely to contribute to the development of an online community in different ways. (PsycInfo Database Record (c) 2022 APA, all rights reserved)\n\n</w:delInstrText>
        </w:r>
        <w:r w:rsidR="00FB4C42" w:rsidDel="001F63B9">
          <w:rPr>
            <w:rFonts w:hint="eastAsia"/>
          </w:rPr>
          <w:delInstrText>【摘要翻译】正如在任何社会组织中一样，人们需要为他们在线群组的健康投入精力。邮件列表服务器，如</w:delInstrText>
        </w:r>
        <w:r w:rsidR="00FB4C42" w:rsidDel="001F63B9">
          <w:rPr>
            <w:rFonts w:hint="eastAsia"/>
          </w:rPr>
          <w:delInstrText xml:space="preserve"> LISTSERV </w:delInstrText>
        </w:r>
        <w:r w:rsidR="00FB4C42" w:rsidDel="001F63B9">
          <w:rPr>
            <w:rFonts w:hint="eastAsia"/>
          </w:rPr>
          <w:delInstrText>和</w:delInstrText>
        </w:r>
        <w:r w:rsidR="00FB4C42" w:rsidDel="001F63B9">
          <w:rPr>
            <w:rFonts w:hint="eastAsia"/>
          </w:rPr>
          <w:delInstrText xml:space="preserve"> Majordomo</w:delInstrText>
        </w:r>
        <w:r w:rsidR="00FB4C42" w:rsidDel="001F63B9">
          <w:rPr>
            <w:rFonts w:hint="eastAsia"/>
          </w:rPr>
          <w:delInstrText>，以及其他这样的组织需要人来维护技术基础设施，执行社会管理任务，并招募新成员。成员必须阅读并参与讨论。在这里，我们问人们为什么这样做。在许多在线群组中，先前存在的社会关系和捐款的物质利益很弱或根本不存在。在这一章中，我们考虑了正式的领导角色、个人和社区利益以及社区特征如何影响成员投入到帮助他们的在线小组中。对因特网邮件列表所有者和其他成员的调查结果表明，尽管担任正式领导角色的所有者比普通成员做了更多的努力建设社区的工作，但其他成员也承担了一些工作。此外，重视不同利益的成员可能会以不同方式为在线社区的发展做出贡献。</w:delInstrText>
        </w:r>
        <w:r w:rsidR="00FB4C42" w:rsidDel="001F63B9">
          <w:delInstrText xml:space="preserve">(PsycInfo </w:delInstrText>
        </w:r>
        <w:r w:rsidR="00FB4C42" w:rsidDel="001F63B9">
          <w:rPr>
            <w:rFonts w:hint="eastAsia"/>
          </w:rPr>
          <w:delInstrText>资料库纪录</w:delInstrText>
        </w:r>
        <w:r w:rsidR="00FB4C42" w:rsidDel="001F63B9">
          <w:delInstrText xml:space="preserve"> (c) 2022APA</w:delInstrText>
        </w:r>
        <w:r w:rsidR="00FB4C42" w:rsidDel="001F63B9">
          <w:rPr>
            <w:rFonts w:hint="eastAsia"/>
          </w:rPr>
          <w:delInstrText>，保留所有权利</w:delInstrText>
        </w:r>
        <w:r w:rsidR="00FB4C42" w:rsidDel="001F63B9">
          <w:delInstrText>)","container-title":"Leadership at a distance: Research in technologically-supported work","event-place":"Mahwah, NJ, US","ISBN":"978-0-8058-5097-0","language":"en","note":"</w:delInstrText>
        </w:r>
        <w:r w:rsidR="00FB4C42" w:rsidDel="001F63B9">
          <w:rPr>
            <w:rFonts w:ascii="Segoe UI Emoji" w:hAnsi="Segoe UI Emoji" w:cs="Segoe UI Emoji"/>
          </w:rPr>
          <w:delInstrText>🏷️</w:delInstrText>
        </w:r>
        <w:r w:rsidR="00FB4C42" w:rsidDel="001F63B9">
          <w:rPr>
            <w:rFonts w:hint="eastAsia"/>
          </w:rPr>
          <w:delInstrText xml:space="preserve"> /unread</w:delInstrText>
        </w:r>
        <w:r w:rsidR="00FB4C42" w:rsidDel="001F63B9">
          <w:rPr>
            <w:rFonts w:hint="eastAsia"/>
          </w:rPr>
          <w:delInstrText>、</w:delInstrText>
        </w:r>
        <w:r w:rsidR="00FB4C42" w:rsidDel="001F63B9">
          <w:rPr>
            <w:rFonts w:hint="eastAsia"/>
          </w:rPr>
          <w:delInstrText>Internet</w:delInstrText>
        </w:r>
        <w:r w:rsidR="00FB4C42" w:rsidDel="001F63B9">
          <w:rPr>
            <w:rFonts w:hint="eastAsia"/>
          </w:rPr>
          <w:delInstrText>、</w:delInstrText>
        </w:r>
        <w:r w:rsidR="00FB4C42" w:rsidDel="001F63B9">
          <w:rPr>
            <w:rFonts w:hint="eastAsia"/>
          </w:rPr>
          <w:delInstrText>Leadership</w:delInstrText>
        </w:r>
        <w:r w:rsidR="00FB4C42" w:rsidDel="001F63B9">
          <w:rPr>
            <w:rFonts w:hint="eastAsia"/>
          </w:rPr>
          <w:delInstrText>、</w:delInstrText>
        </w:r>
        <w:r w:rsidR="00FB4C42" w:rsidDel="001F63B9">
          <w:rPr>
            <w:rFonts w:hint="eastAsia"/>
          </w:rPr>
          <w:delInstrText>Communities</w:delInstrText>
        </w:r>
        <w:r w:rsidR="00FB4C42" w:rsidDel="001F63B9">
          <w:rPr>
            <w:rFonts w:hint="eastAsia"/>
          </w:rPr>
          <w:delInstrText>、</w:delInstrText>
        </w:r>
        <w:r w:rsidR="00FB4C42" w:rsidDel="001F63B9">
          <w:rPr>
            <w:rFonts w:hint="eastAsia"/>
          </w:rPr>
          <w:delInstrText>Computer Mediated Communication</w:delInstrText>
        </w:r>
        <w:r w:rsidR="00FB4C42" w:rsidDel="001F63B9">
          <w:rPr>
            <w:rFonts w:hint="eastAsia"/>
          </w:rPr>
          <w:delInstrText>、</w:delInstrText>
        </w:r>
        <w:r w:rsidR="00FB4C42" w:rsidDel="001F63B9">
          <w:rPr>
            <w:rFonts w:hint="eastAsia"/>
          </w:rPr>
          <w:delInstrText>Energy Expenditure</w:delInstrText>
        </w:r>
        <w:r w:rsidR="00FB4C42" w:rsidDel="001F63B9">
          <w:rPr>
            <w:rFonts w:hint="eastAsia"/>
          </w:rPr>
          <w:delInstrText>、</w:delInstrText>
        </w:r>
        <w:r w:rsidR="00FB4C42" w:rsidDel="001F63B9">
          <w:rPr>
            <w:rFonts w:hint="eastAsia"/>
          </w:rPr>
          <w:delInstrText>Online Social Networks</w:delInstrText>
        </w:r>
        <w:r w:rsidR="00FB4C42" w:rsidDel="001F63B9">
          <w:rPr>
            <w:rFonts w:hint="eastAsia"/>
          </w:rPr>
          <w:delInstrText>、</w:delInstrText>
        </w:r>
        <w:r w:rsidR="00FB4C42" w:rsidDel="001F63B9">
          <w:rPr>
            <w:rFonts w:hint="eastAsia"/>
          </w:rPr>
          <w:delInstrText>Psychosocial Factors","page":"171-193","publisher":"Lawrence Erlbaum Associates Publishers","publisher-place":"Mahwah, NJ, US","source":"APA</w:delInstrText>
        </w:r>
        <w:r w:rsidR="00FB4C42" w:rsidDel="001F63B9">
          <w:delInstrText xml:space="preserve"> PsycNet","title":"Community effort in online groups: Who does the work and why?","title-short":"Community effort in online groups","author":[{"family":"Butler","given":"Brian"},{"family":"Sproull","given":"Lee"},{"family":"Kiesler","given":"Sara"},{"family":"Kraut","given":"Robert"}],"issued":{"date-parts":[["2007"]]}},"label":"page"},{"id":"xILCbqsa/m7CnzJu9","uris":["http://zotero.org/users/8905122/items/BDJNRP3D"],"itemData":{"id":26504,"type":"article-journal","abstract":"Electronic networks of practice are computer-mediated discussion forums focused on problems of practice that enable individuals to exchange advice and ideas with others based on common interests. However, why individuals help strangers in these electronic networks is not well understood: there is no immediate benefit to the contributor, and free-riders are able to acquire the same knowledge as everyone else. To understand this paradox, we apply theories of collective action to examine how individual motivations and social capital influence knowledge contribution in electronic networks. This study reports on the activities of one electronic network supporting a professional legal association. Using archival, network, survey, and content analysis data, we empirically test a model of knowledge contribution. We find that people contribute their knowledge when they perceive that it enhances their professional reputations, when they have the experience to share, and when they are structurally embedded in the network. Surprisingly, contrib</w:delInstrText>
        </w:r>
        <w:r w:rsidR="00FB4C42" w:rsidDel="001F63B9">
          <w:rPr>
            <w:rFonts w:hint="eastAsia"/>
          </w:rPr>
          <w:delInstrText>utions occur without regard to expectations of reciprocity from others or high levels of commitment to the network.\n\n</w:delInstrText>
        </w:r>
        <w:r w:rsidR="00FB4C42" w:rsidDel="001F63B9">
          <w:rPr>
            <w:rFonts w:hint="eastAsia"/>
          </w:rPr>
          <w:delInstrText>【摘要翻译】电子实践网络是以计算机为媒介的讨论论坛，重点讨论实践问题，使个人能够基于共同利益与他人交流意见和想法。然而，为什么个人在这些电子网络中帮助陌生人还没有得到很好的理解：</w:delInstrText>
        </w:r>
        <w:r w:rsidR="00FB4C42" w:rsidDel="001F63B9">
          <w:rPr>
            <w:rFonts w:hint="eastAsia"/>
          </w:rPr>
          <w:delInstrText xml:space="preserve"> </w:delInstrText>
        </w:r>
        <w:r w:rsidR="00FB4C42" w:rsidDel="001F63B9">
          <w:rPr>
            <w:rFonts w:hint="eastAsia"/>
          </w:rPr>
          <w:delInstrText>对于贡献者来说没有直接的好处，搭便车者能够获得与其他人相同的知识。为了理解这一悖论，我们应用集体行动理论来研究个人动机和社会资本如何影响电子网络中的知识贡献。本研究报告了一个支持专业法律协会的电子网络的活动。利用档案、网络、调查和内容分析数据，我们对一个知识贡献模型进行了实证测试。我们发现，当人们意识到知识可以提高他们的职业声誉时，当他们有经验可以分享时，当他们在结构上嵌入网络时，他们就会贡献自己的知识。令人惊讶的是，捐款的发生并没有考虑到其他人对互惠的期望或对网络的高度承诺。</w:delInstrText>
        </w:r>
        <w:r w:rsidR="00FB4C42" w:rsidDel="001F63B9">
          <w:rPr>
            <w:rFonts w:hint="eastAsia"/>
          </w:rPr>
          <w:delInstrText xml:space="preserve">","archive_location":"5189 </w:delInstrText>
        </w:r>
        <w:r w:rsidR="00FB4C42" w:rsidDel="001F63B9">
          <w:rPr>
            <w:rFonts w:ascii="Segoe UI Emoji" w:hAnsi="Segoe UI Emoji" w:cs="Segoe UI Emoji"/>
          </w:rPr>
          <w:delInstrText>📊</w:delInstrText>
        </w:r>
        <w:r w:rsidR="00FB4C42" w:rsidDel="001F63B9">
          <w:rPr>
            <w:rFonts w:hint="eastAsia"/>
          </w:rPr>
          <w:delInstrText>","call-number":"2","container-</w:delInstrText>
        </w:r>
        <w:r w:rsidR="00FB4C42" w:rsidDel="001F63B9">
          <w:delInstrText>title":"MIS Quarterly","DOI":"10.2307/25148667","ISSN":"0276-7783","issue":"1","journalAbbreviation":"MIS Quarterly","language":"en","note":"</w:delInstrText>
        </w:r>
        <w:r w:rsidR="00FB4C42" w:rsidDel="001F63B9">
          <w:rPr>
            <w:rFonts w:ascii="Segoe UI Emoji" w:hAnsi="Segoe UI Emoji" w:cs="Segoe UI Emoji"/>
          </w:rPr>
          <w:delInstrText>🏷️</w:delInstrText>
        </w:r>
        <w:r w:rsidR="00FB4C42" w:rsidDel="001F63B9">
          <w:delInstrText xml:space="preserve"> /unread","page":"35","source":"7 (Q1)","title":"Why Should I Share? Examining Social Capital and Knowledge Contribution in Electronic Networks of Practice","title-short":"Why Should I Share?","volume":"29","author":[{"family":"Wasko","given":""},{"family":"Faraj","given":""}],"issued":{"date-parts":[["2005"]]}},"label":"page"}],"schema":"https://github.com/citation-style-language/schema/raw/master/csl-citation.json"} </w:delInstrText>
        </w:r>
        <w:r w:rsidR="00FB4C42" w:rsidRPr="0022223D" w:rsidDel="001F63B9">
          <w:fldChar w:fldCharType="separate"/>
        </w:r>
        <w:r w:rsidR="00FB4C42" w:rsidRPr="00FB59A6" w:rsidDel="001F63B9">
          <w:delText>(Butler et al., 2007; Wasko &amp; Faraj, 2005)</w:delText>
        </w:r>
        <w:r w:rsidR="00FB4C42" w:rsidRPr="0022223D" w:rsidDel="001F63B9">
          <w:fldChar w:fldCharType="end"/>
        </w:r>
        <w:r w:rsidR="00FB4C42" w:rsidRPr="0022223D" w:rsidDel="001F63B9">
          <w:delText>. If AI answers already provide substantial information, users may conclude their input offers minimal additional value and decide not to contribute.</w:delText>
        </w:r>
      </w:del>
    </w:p>
    <w:p w14:paraId="7C370803" w14:textId="234EA46F" w:rsidR="004B4A11" w:rsidRPr="0022223D" w:rsidRDefault="004B4A11" w:rsidP="001F63B9">
      <w:pPr>
        <w:pStyle w:val="Paragraph0"/>
        <w:widowControl w:val="0"/>
        <w:ind w:firstLine="533"/>
        <w:pPrChange w:id="426" w:author="Xin Li" w:date="2026-06-01T13:51:00Z" w16du:dateUtc="2026-06-01T05:51:00Z">
          <w:pPr>
            <w:pStyle w:val="Paragraph0"/>
          </w:pPr>
        </w:pPrChange>
      </w:pPr>
      <w:del w:id="427" w:author="Xin Li" w:date="2026-05-11T11:07:00Z" w16du:dateUtc="2026-05-11T03:07:00Z">
        <w:r w:rsidRPr="0022223D" w:rsidDel="004854B1">
          <w:delText>Conversely, insufficient</w:delText>
        </w:r>
      </w:del>
      <w:del w:id="428" w:author="Xin Li" w:date="2026-06-01T13:43:00Z" w16du:dateUtc="2026-06-01T05:43:00Z">
        <w:r w:rsidRPr="0022223D" w:rsidDel="009F5552">
          <w:delText xml:space="preserve"> AI </w:delText>
        </w:r>
      </w:del>
      <w:del w:id="429" w:author="Xin Li" w:date="2026-05-11T11:07:00Z" w16du:dateUtc="2026-05-11T03:07:00Z">
        <w:r w:rsidRPr="0022223D" w:rsidDel="004854B1">
          <w:delText>quality would not generate this deterrent effect</w:delText>
        </w:r>
      </w:del>
      <w:del w:id="430" w:author="Xin Li" w:date="2026-06-01T13:43:00Z" w16du:dateUtc="2026-06-01T05:43:00Z">
        <w:r w:rsidRPr="0022223D" w:rsidDel="009F5552">
          <w:delText>.</w:delText>
        </w:r>
      </w:del>
      <w:ins w:id="431" w:author="Xin Li" w:date="2026-05-11T11:08:00Z" w16du:dateUtc="2026-05-11T03:08:00Z">
        <w:r>
          <w:t>Thus, we hypothesize</w:t>
        </w:r>
      </w:ins>
    </w:p>
    <w:p w14:paraId="3333D26E" w14:textId="3E4704E6" w:rsidR="00A35428" w:rsidRDefault="00A35428" w:rsidP="001F63B9">
      <w:pPr>
        <w:pStyle w:val="Paragraph0"/>
        <w:widowControl w:val="0"/>
        <w:ind w:firstLine="533"/>
        <w:rPr>
          <w:ins w:id="432" w:author="Xin Li" w:date="2026-06-01T13:48:00Z" w16du:dateUtc="2026-06-01T05:48:00Z"/>
          <w:i/>
          <w:iCs/>
        </w:rPr>
        <w:pPrChange w:id="433" w:author="Xin Li" w:date="2026-06-01T13:52:00Z" w16du:dateUtc="2026-06-01T05:52:00Z">
          <w:pPr>
            <w:pStyle w:val="Paragraph0"/>
          </w:pPr>
        </w:pPrChange>
      </w:pPr>
      <w:ins w:id="434" w:author="Xin Li" w:date="2026-06-01T13:48:00Z" w16du:dateUtc="2026-06-01T05:48:00Z">
        <w:r w:rsidRPr="0022223D">
          <w:rPr>
            <w:i/>
            <w:iCs/>
          </w:rPr>
          <w:t>H</w:t>
        </w:r>
        <w:r>
          <w:rPr>
            <w:i/>
            <w:iCs/>
          </w:rPr>
          <w:t>2</w:t>
        </w:r>
        <w:r w:rsidRPr="0022223D">
          <w:rPr>
            <w:i/>
            <w:iCs/>
          </w:rPr>
          <w:t xml:space="preserve">: </w:t>
        </w:r>
        <w:r>
          <w:rPr>
            <w:i/>
            <w:iCs/>
          </w:rPr>
          <w:t>The</w:t>
        </w:r>
        <w:r>
          <w:rPr>
            <w:i/>
            <w:iCs/>
          </w:rPr>
          <w:t xml:space="preserve"> length</w:t>
        </w:r>
        <w:r>
          <w:rPr>
            <w:i/>
            <w:iCs/>
          </w:rPr>
          <w:t xml:space="preserve"> of an </w:t>
        </w:r>
        <w:r w:rsidRPr="0022223D">
          <w:rPr>
            <w:i/>
            <w:iCs/>
          </w:rPr>
          <w:t>answer</w:t>
        </w:r>
        <w:r>
          <w:rPr>
            <w:i/>
            <w:iCs/>
          </w:rPr>
          <w:t xml:space="preserve"> will deterring future answer</w:t>
        </w:r>
        <w:r w:rsidRPr="0022223D">
          <w:rPr>
            <w:i/>
            <w:iCs/>
          </w:rPr>
          <w:t>ers</w:t>
        </w:r>
        <w:r>
          <w:rPr>
            <w:i/>
            <w:iCs/>
          </w:rPr>
          <w:t>’ participation</w:t>
        </w:r>
        <w:r w:rsidRPr="0022223D">
          <w:rPr>
            <w:i/>
            <w:iCs/>
          </w:rPr>
          <w:t xml:space="preserve"> in online Q&amp;A </w:t>
        </w:r>
        <w:r w:rsidRPr="0022223D">
          <w:rPr>
            <w:i/>
          </w:rPr>
          <w:t>communities</w:t>
        </w:r>
        <w:r>
          <w:rPr>
            <w:i/>
          </w:rPr>
          <w:t>, where the effect is smaller if the answer is posted by i</w:t>
        </w:r>
        <w:r w:rsidRPr="0022223D">
          <w:rPr>
            <w:i/>
            <w:iCs/>
          </w:rPr>
          <w:t xml:space="preserve">nternal GenAI </w:t>
        </w:r>
        <w:r>
          <w:rPr>
            <w:i/>
            <w:iCs/>
          </w:rPr>
          <w:t>rather than a human answerer</w:t>
        </w:r>
        <w:r w:rsidRPr="0022223D" w:rsidDel="002C29E2">
          <w:rPr>
            <w:i/>
            <w:iCs/>
          </w:rPr>
          <w:t>.</w:t>
        </w:r>
      </w:ins>
    </w:p>
    <w:p w14:paraId="30143493" w14:textId="1003CF35" w:rsidR="00FA55F6" w:rsidRDefault="009F5552" w:rsidP="00D54DB3">
      <w:pPr>
        <w:pStyle w:val="Paragraph0"/>
        <w:rPr>
          <w:ins w:id="435" w:author="Xin Li" w:date="2026-05-31T09:33:00Z" w16du:dateUtc="2026-05-31T01:33:00Z"/>
          <w:i/>
          <w:iCs/>
        </w:rPr>
      </w:pPr>
      <w:ins w:id="436" w:author="Xin Li" w:date="2026-06-01T13:44:00Z" w16du:dateUtc="2026-06-01T05:44:00Z">
        <w:r>
          <w:t>To the extreme of the assessment of AI answer, users may carefully assess if the</w:t>
        </w:r>
        <w:r w:rsidRPr="0022223D">
          <w:t xml:space="preserve"> AI </w:t>
        </w:r>
        <w:r>
          <w:t>answer meets the expectation of questioners. However, such a procedure will take too much effort</w:t>
        </w:r>
        <w:r w:rsidRPr="0022223D">
          <w:t>.</w:t>
        </w:r>
        <w:r>
          <w:t xml:space="preserve"> </w:t>
        </w:r>
      </w:ins>
      <w:ins w:id="437" w:author="Xin Li" w:date="2026-06-01T13:52:00Z" w16du:dateUtc="2026-06-01T05:52:00Z">
        <w:r w:rsidR="001F63B9">
          <w:t xml:space="preserve">Users will have their cost to make quality assessment. Due to this reason, users may move to more central route assessments and leverage stronger signals.  </w:t>
        </w:r>
      </w:ins>
      <w:ins w:id="438" w:author="Xin Li" w:date="2026-06-01T13:44:00Z" w16du:dateUtc="2026-06-01T05:44:00Z">
        <w:r>
          <w:t>We project most users won’t waste too much on this step[add more literature on this]</w:t>
        </w:r>
      </w:ins>
      <w:ins w:id="439" w:author="Xin Li" w:date="2026-06-01T13:52:00Z" w16du:dateUtc="2026-06-01T05:52:00Z">
        <w:r w:rsidR="001F63B9">
          <w:t xml:space="preserve">. Thus, we do not make </w:t>
        </w:r>
      </w:ins>
      <w:ins w:id="440" w:author="Xin Li" w:date="2026-06-01T13:53:00Z" w16du:dateUtc="2026-06-01T05:53:00Z">
        <w:r w:rsidR="001F63B9">
          <w:t xml:space="preserve">hypothesis on more detail quality signal’s impact on users’ participation decisions. </w:t>
        </w:r>
      </w:ins>
    </w:p>
    <w:p w14:paraId="0716B23C" w14:textId="2CD0E2D5" w:rsidR="00FF6742" w:rsidRPr="0022223D" w:rsidRDefault="00A63A0A">
      <w:pPr>
        <w:pStyle w:val="Heading2"/>
        <w:pPrChange w:id="441" w:author="Xin Li" w:date="2026-03-28T08:14:00Z" w16du:dateUtc="2026-03-28T00:14:00Z">
          <w:pPr>
            <w:pStyle w:val="Heading3"/>
          </w:pPr>
        </w:pPrChange>
      </w:pPr>
      <w:ins w:id="442" w:author="Xin Li" w:date="2026-06-01T13:19:00Z" w16du:dateUtc="2026-06-01T05:19:00Z">
        <w:r>
          <w:t xml:space="preserve">AI and Slow Signals on </w:t>
        </w:r>
      </w:ins>
      <w:ins w:id="443" w:author="Xin Li" w:date="2026-04-11T15:05:00Z" w16du:dateUtc="2026-04-11T07:05:00Z">
        <w:r w:rsidR="006365F1">
          <w:t>Answer</w:t>
        </w:r>
      </w:ins>
      <w:ins w:id="444" w:author="Xin Li" w:date="2026-05-11T10:15:00Z" w16du:dateUtc="2026-05-11T02:15:00Z">
        <w:r w:rsidR="00E57C27">
          <w:t>er</w:t>
        </w:r>
      </w:ins>
      <w:ins w:id="445" w:author="Xin Li" w:date="2026-04-11T15:05:00Z" w16du:dateUtc="2026-04-11T07:05:00Z">
        <w:r w:rsidR="006365F1">
          <w:t xml:space="preserve"> </w:t>
        </w:r>
      </w:ins>
      <w:ins w:id="446" w:author="Xin Li" w:date="2026-05-11T10:15:00Z" w16du:dateUtc="2026-05-11T02:15:00Z">
        <w:r w:rsidR="00E57C27">
          <w:t>Innovation</w:t>
        </w:r>
      </w:ins>
      <w:del w:id="447" w:author="Xin Li" w:date="2026-04-11T15:05:00Z" w16du:dateUtc="2026-04-11T07:05:00Z">
        <w:r w:rsidR="00FF6742" w:rsidRPr="0022223D" w:rsidDel="006365F1">
          <w:delText>Source Effect</w:delText>
        </w:r>
      </w:del>
    </w:p>
    <w:p w14:paraId="61862FF6" w14:textId="472F8A26" w:rsidR="001F63B9" w:rsidRDefault="00397AD8" w:rsidP="00300190">
      <w:pPr>
        <w:pStyle w:val="Paragraph0"/>
        <w:rPr>
          <w:ins w:id="448" w:author="Xin Li" w:date="2026-06-01T13:54:00Z" w16du:dateUtc="2026-06-01T05:54:00Z"/>
        </w:rPr>
      </w:pPr>
      <w:bookmarkStart w:id="449" w:name="_Hlk165812433"/>
      <w:ins w:id="450" w:author="Xin Li" w:date="2026-05-11T11:12:00Z" w16du:dateUtc="2026-05-11T03:12:00Z">
        <w:r>
          <w:t xml:space="preserve">If answerers decide to participate, they will face another decision how to </w:t>
        </w:r>
      </w:ins>
      <w:del w:id="451" w:author="Xin Li" w:date="2026-05-11T11:13:00Z" w16du:dateUtc="2026-05-11T03:13:00Z">
        <w:r w:rsidR="00300190" w:rsidRPr="00261E78" w:rsidDel="00397AD8">
          <w:delText xml:space="preserve">We posit that human answerers may adopt differentiation strategies to </w:delText>
        </w:r>
      </w:del>
      <w:ins w:id="452" w:author="Xin Li" w:date="2026-05-11T11:13:00Z" w16du:dateUtc="2026-05-11T03:13:00Z">
        <w:r>
          <w:t>compete wi</w:t>
        </w:r>
      </w:ins>
      <w:ins w:id="453" w:author="Xin Li" w:date="2026-06-01T13:54:00Z" w16du:dateUtc="2026-06-01T05:54:00Z">
        <w:r w:rsidR="001F63B9">
          <w:t>t</w:t>
        </w:r>
      </w:ins>
      <w:ins w:id="454" w:author="Xin Li" w:date="2026-05-11T11:13:00Z" w16du:dateUtc="2026-05-11T03:13:00Z">
        <w:r>
          <w:t xml:space="preserve">h and </w:t>
        </w:r>
      </w:ins>
      <w:r w:rsidR="00300190" w:rsidRPr="00261E78">
        <w:t xml:space="preserve">distinguish their contributions from </w:t>
      </w:r>
      <w:ins w:id="455" w:author="Xin Li" w:date="2026-05-11T11:13:00Z" w16du:dateUtc="2026-05-11T03:13:00Z">
        <w:r>
          <w:t xml:space="preserve">prior </w:t>
        </w:r>
      </w:ins>
      <w:del w:id="456" w:author="Xin Li" w:date="2026-05-11T11:13:00Z" w16du:dateUtc="2026-05-11T03:13:00Z">
        <w:r w:rsidR="00300190" w:rsidRPr="00261E78" w:rsidDel="00397AD8">
          <w:delText>AI-generated content</w:delText>
        </w:r>
      </w:del>
      <w:ins w:id="457" w:author="Xin Li" w:date="2026-05-11T11:13:00Z" w16du:dateUtc="2026-05-11T03:13:00Z">
        <w:r>
          <w:t>answers</w:t>
        </w:r>
      </w:ins>
      <w:r w:rsidR="00300190" w:rsidRPr="00261E78">
        <w:t xml:space="preserve">. </w:t>
      </w:r>
      <w:ins w:id="458" w:author="Xin Li" w:date="2026-06-01T13:54:00Z" w16du:dateUtc="2026-06-01T05:54:00Z">
        <w:r w:rsidR="001F63B9">
          <w:t xml:space="preserve">For this decision, </w:t>
        </w:r>
      </w:ins>
      <w:ins w:id="459" w:author="Xin Li" w:date="2026-06-01T13:55:00Z" w16du:dateUtc="2026-06-01T05:55:00Z">
        <w:r w:rsidR="00AC7ED9">
          <w:t xml:space="preserve">they </w:t>
        </w:r>
        <w:r w:rsidR="00AC7ED9">
          <w:t>may rely more on the central route and slow singals</w:t>
        </w:r>
        <w:r w:rsidR="00AC7ED9">
          <w:t>, including carefully assessed quality of prior answer.</w:t>
        </w:r>
      </w:ins>
    </w:p>
    <w:p w14:paraId="003FE690" w14:textId="31EAFF4F" w:rsidR="00655685" w:rsidRPr="00261E78" w:rsidRDefault="00655685" w:rsidP="00655685">
      <w:pPr>
        <w:pStyle w:val="Paragraph0"/>
        <w:rPr>
          <w:ins w:id="460" w:author="Xin Li" w:date="2026-06-01T13:57:00Z" w16du:dateUtc="2026-06-01T05:57:00Z"/>
        </w:rPr>
      </w:pPr>
      <w:ins w:id="461" w:author="Xin Li" w:date="2026-06-01T13:57:00Z" w16du:dateUtc="2026-06-01T05:57:00Z">
        <w:r>
          <w:t xml:space="preserve">When the answerer takes a central route and make a careful assessment of prior answer quality, he would have more understanding of the competitors’ answer </w:t>
        </w:r>
      </w:ins>
      <w:ins w:id="462" w:author="Xin Li" w:date="2026-06-01T13:58:00Z" w16du:dateUtc="2026-06-01T05:58:00Z">
        <w:r>
          <w:t xml:space="preserve">quality. If the answer is </w:t>
        </w:r>
        <w:r>
          <w:lastRenderedPageBreak/>
          <w:t xml:space="preserve">of high quality (or close to a perfect answer), there is less room one can make </w:t>
        </w:r>
      </w:ins>
      <w:ins w:id="463" w:author="Xin Li" w:date="2026-06-01T13:57:00Z" w16du:dateUtc="2026-06-01T05:57:00Z">
        <w:r>
          <w:t>a</w:t>
        </w:r>
      </w:ins>
      <w:ins w:id="464" w:author="Xin Li" w:date="2026-06-01T13:58:00Z" w16du:dateUtc="2026-06-01T05:58:00Z">
        <w:r>
          <w:t xml:space="preserve"> contribution for his efforts to be </w:t>
        </w:r>
        <w:r>
          <w:t>recognized by other users</w:t>
        </w:r>
        <w:r>
          <w:t xml:space="preserve">. </w:t>
        </w:r>
      </w:ins>
      <w:ins w:id="465" w:author="Xin Li" w:date="2026-06-01T13:59:00Z" w16du:dateUtc="2026-06-01T05:59:00Z">
        <w:r>
          <w:t>Thus, the answerer may make less effort to polish the answerer. However, if there is an deficiency in the prior a</w:t>
        </w:r>
      </w:ins>
      <w:ins w:id="466" w:author="Xin Li" w:date="2026-06-01T14:00:00Z" w16du:dateUtc="2026-06-01T06:00:00Z">
        <w:r>
          <w:t xml:space="preserve">nswers’ answer, an answerer can provde </w:t>
        </w:r>
      </w:ins>
      <w:ins w:id="467" w:author="Xin Li" w:date="2026-06-01T13:57:00Z" w16du:dateUtc="2026-06-01T05:57:00Z">
        <w:r>
          <w:t xml:space="preserve">alternative </w:t>
        </w:r>
      </w:ins>
      <w:ins w:id="468" w:author="Xin Li" w:date="2026-06-01T14:00:00Z" w16du:dateUtc="2026-06-01T06:00:00Z">
        <w:r>
          <w:t xml:space="preserve">or more comphensive </w:t>
        </w:r>
      </w:ins>
      <w:ins w:id="469" w:author="Xin Li" w:date="2026-06-01T13:57:00Z" w16du:dateUtc="2026-06-01T05:57:00Z">
        <w:r>
          <w:t>solutions</w:t>
        </w:r>
      </w:ins>
      <w:ins w:id="470" w:author="Xin Li" w:date="2026-06-01T14:00:00Z" w16du:dateUtc="2026-06-01T06:00:00Z">
        <w:r>
          <w:t>, making their contribution more distinct from prior ones</w:t>
        </w:r>
      </w:ins>
      <w:ins w:id="471" w:author="Xin Li" w:date="2026-06-01T13:57:00Z" w16du:dateUtc="2026-06-01T05:57:00Z">
        <w:r>
          <w:t xml:space="preserve">. </w:t>
        </w:r>
      </w:ins>
      <w:ins w:id="472" w:author="Xin Li" w:date="2026-06-01T14:00:00Z" w16du:dateUtc="2026-06-01T06:00:00Z">
        <w:r>
          <w:t xml:space="preserve">From another perspective, </w:t>
        </w:r>
      </w:ins>
      <w:ins w:id="473" w:author="Xin Li" w:date="2026-06-01T14:01:00Z" w16du:dateUtc="2026-06-01T06:01:00Z">
        <w:r>
          <w:t xml:space="preserve">when the prior answer is percfect, the best an human </w:t>
        </w:r>
      </w:ins>
      <w:ins w:id="474" w:author="Xin Li" w:date="2026-06-01T14:02:00Z" w16du:dateUtc="2026-06-01T06:02:00Z">
        <w:r>
          <w:t>answer can do is to make an answer similar to this answer. Thus, we project that the prior answer quality will negatively affect answerer’ efforts and innovations in their answers.</w:t>
        </w:r>
      </w:ins>
    </w:p>
    <w:p w14:paraId="442CFBA5" w14:textId="77777777" w:rsidR="00381C45" w:rsidRDefault="00655685" w:rsidP="00655685">
      <w:pPr>
        <w:pStyle w:val="Paragraph0"/>
        <w:widowControl w:val="0"/>
        <w:ind w:firstLine="533"/>
        <w:rPr>
          <w:ins w:id="475" w:author="Xin Li" w:date="2026-06-01T14:08:00Z" w16du:dateUtc="2026-06-01T06:08:00Z"/>
        </w:rPr>
      </w:pPr>
      <w:ins w:id="476" w:author="Xin Li" w:date="2026-06-01T14:02:00Z" w16du:dateUtc="2026-06-01T06:02:00Z">
        <w:r>
          <w:t>Howe</w:t>
        </w:r>
      </w:ins>
      <w:ins w:id="477" w:author="Xin Li" w:date="2026-06-01T14:03:00Z" w16du:dateUtc="2026-06-01T06:03:00Z">
        <w:r>
          <w:t xml:space="preserve">ver, if the prior answer is generated by AI, things would be slightly different. On the one hand, as we discussed human answers may consider AI as having </w:t>
        </w:r>
      </w:ins>
      <w:ins w:id="478" w:author="Xin Li" w:date="2026-06-01T14:04:00Z" w16du:dateUtc="2026-06-01T06:04:00Z">
        <w:r w:rsidR="00381C45">
          <w:t>less authority</w:t>
        </w:r>
      </w:ins>
      <w:ins w:id="479" w:author="Xin Li" w:date="2026-06-01T14:05:00Z" w16du:dateUtc="2026-06-01T06:05:00Z">
        <w:r w:rsidR="00381C45">
          <w:t xml:space="preserve"> and mechanic</w:t>
        </w:r>
      </w:ins>
      <w:ins w:id="480" w:author="Xin Li" w:date="2026-06-01T14:04:00Z" w16du:dateUtc="2026-06-01T06:04:00Z">
        <w:r w:rsidR="00381C45">
          <w:t>. And wou</w:t>
        </w:r>
      </w:ins>
      <w:ins w:id="481" w:author="Xin Li" w:date="2026-06-01T14:05:00Z" w16du:dateUtc="2026-06-01T06:05:00Z">
        <w:r w:rsidR="00381C45">
          <w:t xml:space="preserve">ld like to make an effort to differ from an AI answer, even though the AI answer is already high quality. </w:t>
        </w:r>
      </w:ins>
    </w:p>
    <w:p w14:paraId="2F4FA92A" w14:textId="6235C755" w:rsidR="00300190" w:rsidRDefault="00381C45" w:rsidP="00655685">
      <w:pPr>
        <w:pStyle w:val="Paragraph0"/>
        <w:widowControl w:val="0"/>
        <w:ind w:firstLine="533"/>
        <w:rPr>
          <w:ins w:id="482" w:author="Xin Li" w:date="2026-05-11T11:15:00Z" w16du:dateUtc="2026-05-11T03:15:00Z"/>
        </w:rPr>
        <w:pPrChange w:id="483" w:author="Xin Li" w:date="2026-06-01T14:03:00Z" w16du:dateUtc="2026-06-01T06:03:00Z">
          <w:pPr>
            <w:pStyle w:val="Paragraph0"/>
          </w:pPr>
        </w:pPrChange>
      </w:pPr>
      <w:ins w:id="484" w:author="Xin Li" w:date="2026-06-01T14:05:00Z" w16du:dateUtc="2026-06-01T06:05:00Z">
        <w:r>
          <w:t xml:space="preserve">On the other hand, AI tend to provide </w:t>
        </w:r>
      </w:ins>
      <w:ins w:id="485" w:author="Xin Li" w:date="2026-06-01T14:06:00Z" w16du:dateUtc="2026-06-01T06:06:00Z">
        <w:r>
          <w:t xml:space="preserve">answers that is more difficult for human to assess </w:t>
        </w:r>
      </w:ins>
      <w:ins w:id="486" w:author="Xin Li" w:date="2026-06-01T14:07:00Z" w16du:dateUtc="2026-06-01T06:07:00Z">
        <w:r>
          <w:t>it quality</w:t>
        </w:r>
      </w:ins>
      <w:del w:id="487" w:author="Xin Li" w:date="2026-06-01T14:05:00Z" w16du:dateUtc="2026-06-01T06:05:00Z">
        <w:r w:rsidR="00300190" w:rsidRPr="00261E78" w:rsidDel="00381C45">
          <w:delText xml:space="preserve">This approach is particularly viable in technical domains for two reasons. First, the </w:delText>
        </w:r>
      </w:del>
      <w:del w:id="488" w:author="Xin Li" w:date="2026-06-01T14:07:00Z" w16du:dateUtc="2026-06-01T06:07:00Z">
        <w:r w:rsidR="00300190" w:rsidRPr="00261E78" w:rsidDel="00381C45">
          <w:delText xml:space="preserve">structured </w:delText>
        </w:r>
      </w:del>
      <w:del w:id="489" w:author="Xin Li" w:date="2026-06-01T14:05:00Z" w16du:dateUtc="2026-06-01T06:05:00Z">
        <w:r w:rsidR="00300190" w:rsidRPr="00261E78" w:rsidDel="00381C45">
          <w:delText>nature of technical questions</w:delText>
        </w:r>
      </w:del>
      <w:del w:id="490" w:author="Xin Li" w:date="2026-05-11T11:13:00Z" w16du:dateUtc="2026-05-11T03:13:00Z">
        <w:r w:rsidR="00300190" w:rsidRPr="00261E78" w:rsidDel="00C57FE5">
          <w:delText>—typically concise with code snippets—</w:delText>
        </w:r>
      </w:del>
      <w:del w:id="491" w:author="Xin Li" w:date="2026-06-01T14:07:00Z" w16du:dateUtc="2026-06-01T06:07:00Z">
        <w:r w:rsidR="00300190" w:rsidRPr="00261E78" w:rsidDel="00381C45">
          <w:delText xml:space="preserve">enables answerers to </w:delText>
        </w:r>
      </w:del>
      <w:del w:id="492" w:author="Xin Li" w:date="2026-05-11T11:14:00Z" w16du:dateUtc="2026-05-11T03:14:00Z">
        <w:r w:rsidR="00300190" w:rsidRPr="00261E78" w:rsidDel="003800BB">
          <w:delText xml:space="preserve">anticipate and customize responses based on established norms </w:delText>
        </w:r>
        <w:r w:rsidR="00300190" w:rsidRPr="00261E78" w:rsidDel="003800BB">
          <w:fldChar w:fldCharType="begin"/>
        </w:r>
        <w:r w:rsidR="00397AD8" w:rsidRPr="00381C45" w:rsidDel="003800BB">
          <w:delInstrText xml:space="preserve"> ADDIN ZOTERO_ITEM CSL_CITATION {"citationID":"4ygDhHEc","properties":{"formattedCitation":"(Calefato et al., 2018)","plainCitation":"(Calefato et al., 2018)","noteIndex":0},"citationItems":[{"id":2847,"uris":["http://www.mendeley.com/documents/?uuid=291fa34f-f5b2-446d-a406-4693a1c00f92","http://zotero.org/users/8905122/items/A8ETITIC","http://zotero.org/users/local/bVGy23C0/items/IEE933TE"],"itemData":{"id":2847,"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w:delInstrText>
        </w:r>
        <w:r w:rsidR="00397AD8" w:rsidRPr="00381C45" w:rsidDel="003800BB">
          <w:rPr>
            <w:rFonts w:hint="eastAsia"/>
          </w:rPr>
          <w:delInstrText>ines that suggest avoiding rudeness in question writing.\n\n</w:delInstrText>
        </w:r>
        <w:r w:rsidR="00397AD8" w:rsidRPr="00381C45" w:rsidDel="003800BB">
          <w:rPr>
            <w:rFonts w:hint="eastAsia"/>
          </w:rPr>
          <w:delInstrText>【摘要翻译】</w:delInstrText>
        </w:r>
        <w:r w:rsidR="00397AD8" w:rsidRPr="00381C45" w:rsidDel="003800BB">
          <w:rPr>
            <w:rFonts w:hint="eastAsia"/>
          </w:rPr>
          <w:delInstrText>Stack Overflow</w:delInstrText>
        </w:r>
        <w:r w:rsidR="00397AD8" w:rsidRPr="00381C45" w:rsidDel="003800BB">
          <w:rPr>
            <w:rFonts w:hint="eastAsia"/>
          </w:rPr>
          <w:delInstrText>和其他基于社区的问答（</w:delInstrText>
        </w:r>
        <w:r w:rsidR="00397AD8" w:rsidRPr="00381C45" w:rsidDel="003800BB">
          <w:rPr>
            <w:rFonts w:hint="eastAsia"/>
          </w:rPr>
          <w:delInstrText>Q&amp;A</w:delInstrText>
        </w:r>
        <w:r w:rsidR="00397AD8" w:rsidRPr="00381C45" w:rsidDel="003800BB">
          <w:rPr>
            <w:rFonts w:hint="eastAsia"/>
          </w:rPr>
          <w:del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delInstrText>
        </w:r>
        <w:r w:rsidR="00397AD8" w:rsidRPr="00381C45" w:rsidDel="003800BB">
          <w:rPr>
            <w:rFonts w:hint="eastAsia"/>
          </w:rPr>
          <w:delInstrText>87 K</w:delInstrText>
        </w:r>
        <w:r w:rsidR="00397AD8" w:rsidRPr="00381C45" w:rsidDel="003800BB">
          <w:rPr>
            <w:rFonts w:hint="eastAsia"/>
          </w:rPr>
          <w:del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delInstrText>
        </w:r>
        <w:r w:rsidR="00397AD8" w:rsidRPr="00381C45" w:rsidDel="003800BB">
          <w:rPr>
            <w:rFonts w:hint="eastAsia"/>
          </w:rPr>
          <w:delInstrText>","container-title":"Information and Software Technology","DOI":"10.1016/j.infsof.2017.10.009","ISSN":"0950-5849","language":"en","page":"186-207","title":"How to ask for technic</w:delInstrText>
        </w:r>
        <w:r w:rsidR="00397AD8" w:rsidRPr="00381C45" w:rsidDel="003800BB">
          <w:delInstrText xml:space="preserve">al help? Evidence-based guidelines for writing questions on Stack Overflow","title-short":"How to ask for technical help?","volume":"94","author":[{"family":"Calefato","given":"Fabio"},{"family":"Lanubile","given":"Filippo"},{"family":"Novielli","given":"Nicole"}],"issued":{"date-parts":[["2018",2]]}}}],"schema":"https://github.com/citation-style-language/schema/raw/master/csl-citation.json"} </w:delInstrText>
        </w:r>
        <w:r w:rsidR="00300190" w:rsidRPr="00261E78" w:rsidDel="003800BB">
          <w:fldChar w:fldCharType="separate"/>
        </w:r>
        <w:r w:rsidR="00397AD8" w:rsidRPr="003800BB" w:rsidDel="003800BB">
          <w:delText>(Calefato et al., 2018)</w:delText>
        </w:r>
        <w:r w:rsidR="00300190" w:rsidRPr="00261E78" w:rsidDel="003800BB">
          <w:fldChar w:fldCharType="end"/>
        </w:r>
      </w:del>
      <w:r w:rsidR="00300190" w:rsidRPr="00261E78">
        <w:t xml:space="preserve">. </w:t>
      </w:r>
      <w:del w:id="493" w:author="Xin Li" w:date="2026-06-01T14:07:00Z" w16du:dateUtc="2026-06-01T06:07:00Z">
        <w:r w:rsidR="00300190" w:rsidRPr="00261E78" w:rsidDel="00381C45">
          <w:delText>Second</w:delText>
        </w:r>
      </w:del>
      <w:ins w:id="494" w:author="Xin Li" w:date="2026-06-01T14:07:00Z" w16du:dateUtc="2026-06-01T06:07:00Z">
        <w:r>
          <w:t xml:space="preserve">Even if </w:t>
        </w:r>
      </w:ins>
      <w:del w:id="495" w:author="Xin Li" w:date="2026-06-01T14:07:00Z" w16du:dateUtc="2026-06-01T06:07:00Z">
        <w:r w:rsidR="00300190" w:rsidRPr="00261E78" w:rsidDel="00381C45">
          <w:delText>, AI</w:delText>
        </w:r>
      </w:del>
      <w:del w:id="496" w:author="Xin Li" w:date="2026-05-11T11:15:00Z" w16du:dateUtc="2026-05-11T03:15:00Z">
        <w:r w:rsidR="00300190" w:rsidRPr="00261E78" w:rsidDel="003800BB">
          <w:delText xml:space="preserve">-generated </w:delText>
        </w:r>
      </w:del>
      <w:del w:id="497" w:author="Xin Li" w:date="2026-06-01T14:07:00Z" w16du:dateUtc="2026-06-01T06:07:00Z">
        <w:r w:rsidR="00300190" w:rsidRPr="00261E78" w:rsidDel="00381C45">
          <w:delText>answers</w:delText>
        </w:r>
      </w:del>
      <w:ins w:id="498" w:author="Xin Li" w:date="2026-06-01T14:07:00Z" w16du:dateUtc="2026-06-01T06:07:00Z">
        <w:r>
          <w:t>AI answer is of high quality,</w:t>
        </w:r>
      </w:ins>
      <w:r w:rsidR="00300190" w:rsidRPr="00261E78">
        <w:t xml:space="preserve"> </w:t>
      </w:r>
      <w:del w:id="499" w:author="Xin Li" w:date="2026-05-11T11:15:00Z" w16du:dateUtc="2026-05-11T03:15:00Z">
        <w:r w:rsidR="00300190" w:rsidRPr="00261E78" w:rsidDel="003800BB">
          <w:delText xml:space="preserve">create an opportunity for </w:delText>
        </w:r>
      </w:del>
      <w:r w:rsidR="00300190" w:rsidRPr="00261E78">
        <w:t>human</w:t>
      </w:r>
      <w:ins w:id="500" w:author="Xin Li" w:date="2026-05-11T11:15:00Z" w16du:dateUtc="2026-05-11T03:15:00Z">
        <w:r w:rsidR="003800BB">
          <w:t xml:space="preserve"> answerer</w:t>
        </w:r>
      </w:ins>
      <w:r w:rsidR="00300190" w:rsidRPr="00261E78">
        <w:t xml:space="preserve">s </w:t>
      </w:r>
      <w:ins w:id="501" w:author="Xin Li" w:date="2026-06-01T14:07:00Z" w16du:dateUtc="2026-06-01T06:07:00Z">
        <w:r>
          <w:t xml:space="preserve">may still </w:t>
        </w:r>
      </w:ins>
      <w:ins w:id="502" w:author="Xin Li" w:date="2026-05-11T11:15:00Z" w16du:dateUtc="2026-05-11T03:15:00Z">
        <w:r w:rsidR="003800BB">
          <w:t xml:space="preserve">be able </w:t>
        </w:r>
      </w:ins>
      <w:r w:rsidR="00300190" w:rsidRPr="00261E78">
        <w:t>to provide complementary insights that demonstrate their unique value</w:t>
      </w:r>
      <w:del w:id="503" w:author="Xin Li" w:date="2026-06-01T14:08:00Z" w16du:dateUtc="2026-06-01T06:08:00Z">
        <w:r w:rsidR="00300190" w:rsidRPr="00261E78" w:rsidDel="00381C45">
          <w:delText xml:space="preserve"> through domain expertise and contextual understanding.</w:delText>
        </w:r>
      </w:del>
      <w:ins w:id="504" w:author="Xin Li" w:date="2026-05-11T11:17:00Z" w16du:dateUtc="2026-05-11T03:17:00Z">
        <w:r w:rsidR="003800BB">
          <w:t xml:space="preserve">. </w:t>
        </w:r>
      </w:ins>
    </w:p>
    <w:p w14:paraId="496DA233" w14:textId="77777777" w:rsidR="001F63B9" w:rsidRPr="0022223D" w:rsidRDefault="001F63B9" w:rsidP="001F63B9">
      <w:pPr>
        <w:pStyle w:val="Paragraph0"/>
      </w:pPr>
      <w:r w:rsidRPr="0022223D">
        <w:t xml:space="preserve">The third mechanism proposes that AI-generated answers raise users’ expectations for answer quality, leading to more critical evaluations of human answers even when their quality remains unchanged. This draws from expectation disconfirmation theory </w:t>
      </w:r>
      <w:r w:rsidRPr="0022223D">
        <w:fldChar w:fldCharType="begin"/>
      </w:r>
      <w:r>
        <w:instrText xml:space="preserve"> ADDIN ZOTERO_ITEM CSL_CITATION {"citationID":"JkcYaxf0","properties":{"formattedCitation":"(Oliver, 1980)","plainCitation":"(Oliver, 1980)","noteIndex":0},"citationItems":[{"id":2842,"uris":["http://www.mendeley.com/documents/?uuid=12ee6a93-0408-45e4-b4dc-f33e4730c69c","http://zotero.org/users/8905122/items/RFX7SZJ9","http://zotero.org/users/local/bVGy23C0/items/JLG8TC83"],"itemData":{"id":2842,"type":"article-journal","abstract":"Proposes a model that expresses consumer satisfaction as a function of expectation and expectancy disconfirmation. Satisfaction, in turn, is believed to influence attitude change and purchase intention. Results from a 2-stage field study with 604 Ss support the scheme for consumers and nonconsumers of a flu inoculation. (50 ref</w:instrText>
      </w:r>
      <w:r>
        <w:rPr>
          <w:rFonts w:hint="eastAsia"/>
        </w:rPr>
        <w:instrText>) (PsycInfo Database Record (c) 2020 APA, all rights reserved)\n\n</w:instrText>
      </w:r>
      <w:r>
        <w:rPr>
          <w:rFonts w:hint="eastAsia"/>
        </w:rPr>
        <w:instrText>【摘要翻译】提出了一个模型，将消费者满意度表示为期望和期望不确定的函数。满意度反过来被认为会影响态度变化和购买意愿。来自</w:instrText>
      </w:r>
      <w:r>
        <w:rPr>
          <w:rFonts w:hint="eastAsia"/>
        </w:rPr>
        <w:instrText>604</w:instrText>
      </w:r>
      <w:r>
        <w:rPr>
          <w:rFonts w:hint="eastAsia"/>
        </w:rPr>
        <w:instrText>个</w:instrText>
      </w:r>
      <w:r>
        <w:rPr>
          <w:rFonts w:hint="eastAsia"/>
        </w:rPr>
        <w:instrText>Ss</w:instrText>
      </w:r>
      <w:r>
        <w:rPr>
          <w:rFonts w:hint="eastAsia"/>
        </w:rPr>
        <w:instrText>的两阶段实地研究的结果支持流感接种消费者和非消费者的计划。（</w:instrText>
      </w:r>
      <w:r>
        <w:rPr>
          <w:rFonts w:hint="eastAsia"/>
        </w:rPr>
        <w:instrText>50</w:instrText>
      </w:r>
      <w:r>
        <w:rPr>
          <w:rFonts w:hint="eastAsia"/>
        </w:rPr>
        <w:instrText>参考）（精神信息数据库记录（</w:instrText>
      </w:r>
      <w:r>
        <w:rPr>
          <w:rFonts w:hint="eastAsia"/>
        </w:rPr>
        <w:instrText>c</w:instrText>
      </w:r>
      <w:r>
        <w:rPr>
          <w:rFonts w:hint="eastAsia"/>
        </w:rPr>
        <w:instrText>）</w:instrText>
      </w:r>
      <w:r>
        <w:rPr>
          <w:rFonts w:hint="eastAsia"/>
        </w:rPr>
        <w:instrText>2020 APA</w:instrText>
      </w:r>
      <w:r>
        <w:rPr>
          <w:rFonts w:hint="eastAsia"/>
        </w:rPr>
        <w:instrText>，保留所有权利）</w:instrText>
      </w:r>
      <w:r>
        <w:rPr>
          <w:rFonts w:hint="eastAsia"/>
        </w:rPr>
        <w:instrText>","container-title":"Journal of Marketing Research","DOI":"</w:instrText>
      </w:r>
      <w:r>
        <w:instrText xml:space="preserve">10.2307/3150499","ISSN":"0022-2437","issue":"4","language":"en","page":"460","title":"A cognitive model of the antecedents and consequences of satisfaction decisions","volume":"17","author":[{"family":"Oliver","given":"Richard L."}],"issued":{"date-parts":[["1980",11]]}}}],"schema":"https://github.com/citation-style-language/schema/raw/master/csl-citation.json"} </w:instrText>
      </w:r>
      <w:r w:rsidRPr="0022223D">
        <w:fldChar w:fldCharType="separate"/>
      </w:r>
      <w:r w:rsidRPr="00FB59A6">
        <w:t>(Oliver, 1980)</w:t>
      </w:r>
      <w:r w:rsidRPr="0022223D">
        <w:fldChar w:fldCharType="end"/>
      </w:r>
      <w:r w:rsidRPr="0022223D">
        <w:t xml:space="preserve">, which posits that satisfaction depends on the gap between expected and perceived performance. AI answers calibrate users’ expectations to a new standard, creating the anticipation of higher quality, accuracy, and comprehensiveness. Research bears this out, demonstrating that high-performance AI content creates heightened expectations for consistency and accuracy </w:t>
      </w:r>
      <w:r w:rsidRPr="0022223D">
        <w:fldChar w:fldCharType="begin"/>
      </w:r>
      <w:r>
        <w:instrText xml:space="preserve"> ADDIN ZOTERO_ITEM CSL_CITATION {"citationID":"WHwf4g1J","properties":{"formattedCitation":"(Jussupow et al., 2020)","plainCitation":"(Jussupow et al., 2020)","noteIndex":0},"citationItems":[{"id":"xILCbqsa/wv8iLHRX","uris":["http://zotero.org/users/8905122/items/PVXI6GC7"],"itemData":{"id":26539,"type":"paper-conference","container-title":"Proceedings of the 28th European Conference on Information Systems","language":"en","note":"</w:instrText>
      </w:r>
      <w:r>
        <w:rPr>
          <w:rFonts w:ascii="Segoe UI Emoji" w:hAnsi="Segoe UI Emoji" w:cs="Segoe UI Emoji"/>
        </w:rPr>
        <w:instrText>🏷️</w:instrText>
      </w:r>
      <w:r>
        <w:instrText xml:space="preserve"> /unread","source":"Google Scholar","title":"Why are we averse towards algorithms? A comprehensive literature review on algorithm aversion","title-short":"Why are we averse towards algorithms?","URL":"https://aisel.aisnet.org/ecis2020_rp/168","author":[{"family":"Jussupow","given":"Ekaterina"},{"family":"Benbasat","given":"Izak"},{"family":"Heinzl","given":"Armin"}],"accessed":{"date-parts":[["2025",4,2]]},"issued":{"date-parts":[["2020"]]}}}],"schema":"https://github.com/citation-style-language/schema/raw/master/csl-citation.json"} </w:instrText>
      </w:r>
      <w:r w:rsidRPr="0022223D">
        <w:fldChar w:fldCharType="separate"/>
      </w:r>
      <w:r w:rsidRPr="00FB59A6">
        <w:t>(Jussupow et al., 2020)</w:t>
      </w:r>
      <w:r w:rsidRPr="0022223D">
        <w:fldChar w:fldCharType="end"/>
      </w:r>
      <w:r w:rsidRPr="0022223D">
        <w:t xml:space="preserve">. This mechanism operates through changes in evaluation standards rather than actual </w:t>
      </w:r>
      <w:r w:rsidRPr="0022223D">
        <w:lastRenderedPageBreak/>
        <w:t>quality changes. AI answers create a new reference point against which human answers are judged, potentially leading to more stringent evaluations and reduced recognition.</w:t>
      </w:r>
    </w:p>
    <w:p w14:paraId="059AA757" w14:textId="01F51B05" w:rsidR="003800BB" w:rsidRPr="00261E78" w:rsidDel="00655685" w:rsidRDefault="003800BB" w:rsidP="00300190">
      <w:pPr>
        <w:pStyle w:val="Paragraph0"/>
        <w:rPr>
          <w:del w:id="505" w:author="Xin Li" w:date="2026-06-01T13:57:00Z" w16du:dateUtc="2026-06-01T05:57:00Z"/>
        </w:rPr>
      </w:pPr>
    </w:p>
    <w:p w14:paraId="69AC8246" w14:textId="0185A433" w:rsidR="00DA0B60" w:rsidRPr="0022223D" w:rsidRDefault="005C6178">
      <w:pPr>
        <w:pStyle w:val="Paragraph0"/>
        <w:rPr>
          <w:ins w:id="506" w:author="Xin Li" w:date="2026-03-16T15:32:00Z" w16du:dateUtc="2026-03-16T07:32:00Z"/>
          <w:iCs/>
        </w:rPr>
        <w:pPrChange w:id="507" w:author="Xin Li" w:date="2026-04-11T15:45:00Z" w16du:dateUtc="2026-04-11T07:45:00Z">
          <w:pPr>
            <w:pStyle w:val="Paragraph0"/>
            <w:ind w:left="540" w:hanging="1"/>
          </w:pPr>
        </w:pPrChange>
      </w:pPr>
      <w:ins w:id="508" w:author="Xin Li" w:date="2026-04-11T15:37:00Z" w16du:dateUtc="2026-04-11T07:37:00Z">
        <w:r>
          <w:rPr>
            <w:iCs/>
          </w:rPr>
          <w:t>Thus, we would hypothesize that</w:t>
        </w:r>
      </w:ins>
    </w:p>
    <w:p w14:paraId="3E621903" w14:textId="4E93589E" w:rsidR="00655685" w:rsidRDefault="00655685" w:rsidP="00655685">
      <w:pPr>
        <w:pStyle w:val="Paragraph0"/>
        <w:widowControl w:val="0"/>
        <w:ind w:firstLine="533"/>
        <w:rPr>
          <w:ins w:id="509" w:author="Xin Li" w:date="2026-06-01T14:04:00Z" w16du:dateUtc="2026-06-01T06:04:00Z"/>
          <w:i/>
          <w:iCs/>
        </w:rPr>
      </w:pPr>
      <w:ins w:id="510" w:author="Xin Li" w:date="2026-06-01T14:04:00Z" w16du:dateUtc="2026-06-01T06:04:00Z">
        <w:r w:rsidRPr="0022223D">
          <w:rPr>
            <w:i/>
            <w:iCs/>
          </w:rPr>
          <w:t>H</w:t>
        </w:r>
        <w:r>
          <w:rPr>
            <w:i/>
            <w:iCs/>
          </w:rPr>
          <w:t>3</w:t>
        </w:r>
        <w:r w:rsidRPr="0022223D">
          <w:rPr>
            <w:i/>
            <w:iCs/>
          </w:rPr>
          <w:t xml:space="preserve">: </w:t>
        </w:r>
        <w:r>
          <w:rPr>
            <w:i/>
            <w:iCs/>
          </w:rPr>
          <w:t xml:space="preserve">The </w:t>
        </w:r>
        <w:r>
          <w:rPr>
            <w:i/>
            <w:iCs/>
          </w:rPr>
          <w:t xml:space="preserve">quality </w:t>
        </w:r>
        <w:r>
          <w:rPr>
            <w:i/>
            <w:iCs/>
          </w:rPr>
          <w:t xml:space="preserve">of an </w:t>
        </w:r>
        <w:r w:rsidRPr="0022223D">
          <w:rPr>
            <w:i/>
            <w:iCs/>
          </w:rPr>
          <w:t>answer</w:t>
        </w:r>
        <w:r>
          <w:rPr>
            <w:i/>
            <w:iCs/>
          </w:rPr>
          <w:t xml:space="preserve"> will deterring future answer</w:t>
        </w:r>
        <w:r w:rsidRPr="0022223D">
          <w:rPr>
            <w:i/>
            <w:iCs/>
          </w:rPr>
          <w:t>ers</w:t>
        </w:r>
        <w:r>
          <w:rPr>
            <w:i/>
            <w:iCs/>
          </w:rPr>
          <w:t xml:space="preserve">’ </w:t>
        </w:r>
        <w:r>
          <w:rPr>
            <w:i/>
            <w:iCs/>
          </w:rPr>
          <w:t xml:space="preserve">innovation </w:t>
        </w:r>
        <w:r w:rsidRPr="0022223D">
          <w:rPr>
            <w:i/>
            <w:iCs/>
          </w:rPr>
          <w:t xml:space="preserve">in online Q&amp;A </w:t>
        </w:r>
        <w:r w:rsidRPr="0022223D">
          <w:rPr>
            <w:i/>
          </w:rPr>
          <w:t>communities</w:t>
        </w:r>
        <w:r>
          <w:rPr>
            <w:i/>
          </w:rPr>
          <w:t>, where the effect is smaller if the answer is posted by i</w:t>
        </w:r>
        <w:r w:rsidRPr="0022223D">
          <w:rPr>
            <w:i/>
            <w:iCs/>
          </w:rPr>
          <w:t xml:space="preserve">nternal GenAI </w:t>
        </w:r>
        <w:r>
          <w:rPr>
            <w:i/>
            <w:iCs/>
          </w:rPr>
          <w:t>rather than a human answerer</w:t>
        </w:r>
        <w:r w:rsidRPr="0022223D" w:rsidDel="002C29E2">
          <w:rPr>
            <w:i/>
            <w:iCs/>
          </w:rPr>
          <w:t>.</w:t>
        </w:r>
      </w:ins>
    </w:p>
    <w:p w14:paraId="3A0FAE9F" w14:textId="38A7FC35" w:rsidR="003800BB" w:rsidRPr="0022223D" w:rsidRDefault="00F06DF9" w:rsidP="003800BB">
      <w:pPr>
        <w:pStyle w:val="Paragraph0"/>
        <w:rPr>
          <w:ins w:id="511" w:author="Xin Li" w:date="2026-05-11T11:20:00Z" w16du:dateUtc="2026-05-11T03:20:00Z"/>
          <w:iCs/>
        </w:rPr>
      </w:pPr>
      <w:ins w:id="512" w:author="Dylan CHEN" w:date="2026-05-30T21:58:00Z" w16du:dateUtc="2026-05-30T13:58:00Z">
        <w:del w:id="513" w:author="Xin Li" w:date="2026-06-01T14:04:00Z" w16du:dateUtc="2026-06-01T06:04:00Z">
          <w:r w:rsidDel="00655685">
            <w:rPr>
              <w:rFonts w:hint="eastAsia"/>
              <w:i/>
              <w:iCs/>
            </w:rPr>
            <w:delText>v</w:delText>
          </w:r>
        </w:del>
      </w:ins>
      <w:ins w:id="514" w:author="Xin Li" w:date="2026-05-11T11:20:00Z" w16du:dateUtc="2026-05-11T03:20:00Z">
        <w:r w:rsidR="003800BB">
          <w:t>Meanwhile, the answerer can takes a relatively perceptional rout and make an assessment of prior answer quality based on the length si</w:t>
        </w:r>
      </w:ins>
      <w:ins w:id="515" w:author="Xin Li" w:date="2026-05-11T11:21:00Z" w16du:dateUtc="2026-05-11T03:21:00Z">
        <w:r w:rsidR="003800BB">
          <w:t>gnal. As we mentioned before</w:t>
        </w:r>
      </w:ins>
      <w:ins w:id="516" w:author="Xin Li" w:date="2026-05-11T11:20:00Z" w16du:dateUtc="2026-05-11T03:20:00Z">
        <w:r w:rsidR="003800BB">
          <w:t xml:space="preserve">, </w:t>
        </w:r>
      </w:ins>
      <w:ins w:id="517" w:author="Xin Li" w:date="2026-05-11T11:21:00Z" w16du:dateUtc="2026-05-11T03:21:00Z">
        <w:r w:rsidR="003800BB">
          <w:t xml:space="preserve">answer length provide a signal or proxy of answer comprehensiveness. </w:t>
        </w:r>
      </w:ins>
      <w:ins w:id="518" w:author="Xin Li" w:date="2026-05-11T11:20:00Z" w16du:dateUtc="2026-05-11T03:20:00Z">
        <w:r w:rsidR="003800BB">
          <w:rPr>
            <w:iCs/>
          </w:rPr>
          <w:t>Thus, we would hypothesize that</w:t>
        </w:r>
      </w:ins>
    </w:p>
    <w:p w14:paraId="4A97245C" w14:textId="6FBAAAD9" w:rsidR="00381C45" w:rsidRDefault="00381C45" w:rsidP="00381C45">
      <w:pPr>
        <w:pStyle w:val="Paragraph0"/>
        <w:widowControl w:val="0"/>
        <w:ind w:firstLine="533"/>
        <w:rPr>
          <w:ins w:id="519" w:author="Xin Li" w:date="2026-06-01T14:09:00Z" w16du:dateUtc="2026-06-01T06:09:00Z"/>
          <w:i/>
          <w:iCs/>
        </w:rPr>
      </w:pPr>
      <w:ins w:id="520" w:author="Xin Li" w:date="2026-06-01T14:09:00Z" w16du:dateUtc="2026-06-01T06:09:00Z">
        <w:r w:rsidRPr="0022223D">
          <w:rPr>
            <w:i/>
            <w:iCs/>
          </w:rPr>
          <w:t>H</w:t>
        </w:r>
        <w:r>
          <w:rPr>
            <w:i/>
            <w:iCs/>
          </w:rPr>
          <w:t>4</w:t>
        </w:r>
        <w:r w:rsidRPr="0022223D">
          <w:rPr>
            <w:i/>
            <w:iCs/>
          </w:rPr>
          <w:t xml:space="preserve">: </w:t>
        </w:r>
        <w:r>
          <w:rPr>
            <w:i/>
            <w:iCs/>
          </w:rPr>
          <w:t xml:space="preserve">The </w:t>
        </w:r>
        <w:r>
          <w:rPr>
            <w:i/>
            <w:iCs/>
          </w:rPr>
          <w:t xml:space="preserve">length </w:t>
        </w:r>
        <w:r>
          <w:rPr>
            <w:i/>
            <w:iCs/>
          </w:rPr>
          <w:t xml:space="preserve">of an </w:t>
        </w:r>
        <w:r w:rsidRPr="0022223D">
          <w:rPr>
            <w:i/>
            <w:iCs/>
          </w:rPr>
          <w:t>answer</w:t>
        </w:r>
        <w:r>
          <w:rPr>
            <w:i/>
            <w:iCs/>
          </w:rPr>
          <w:t xml:space="preserve"> will deterring future answer</w:t>
        </w:r>
        <w:r w:rsidRPr="0022223D">
          <w:rPr>
            <w:i/>
            <w:iCs/>
          </w:rPr>
          <w:t>ers</w:t>
        </w:r>
        <w:r>
          <w:rPr>
            <w:i/>
            <w:iCs/>
          </w:rPr>
          <w:t xml:space="preserve">’ innovation </w:t>
        </w:r>
        <w:r w:rsidRPr="0022223D">
          <w:rPr>
            <w:i/>
            <w:iCs/>
          </w:rPr>
          <w:t xml:space="preserve">in online Q&amp;A </w:t>
        </w:r>
        <w:r w:rsidRPr="0022223D">
          <w:rPr>
            <w:i/>
          </w:rPr>
          <w:t>communities</w:t>
        </w:r>
        <w:r>
          <w:rPr>
            <w:i/>
          </w:rPr>
          <w:t>, where the effect is smaller if the answer is posted by i</w:t>
        </w:r>
        <w:r w:rsidRPr="0022223D">
          <w:rPr>
            <w:i/>
            <w:iCs/>
          </w:rPr>
          <w:t xml:space="preserve">nternal GenAI </w:t>
        </w:r>
        <w:r>
          <w:rPr>
            <w:i/>
            <w:iCs/>
          </w:rPr>
          <w:t>rather than a human answerer</w:t>
        </w:r>
        <w:r w:rsidRPr="0022223D" w:rsidDel="002C29E2">
          <w:rPr>
            <w:i/>
            <w:iCs/>
          </w:rPr>
          <w:t>.</w:t>
        </w:r>
      </w:ins>
    </w:p>
    <w:p w14:paraId="62BF230D" w14:textId="77777777" w:rsidR="00DA0B60" w:rsidRPr="0022223D" w:rsidRDefault="00DA0B60" w:rsidP="00DA0B60">
      <w:pPr>
        <w:pStyle w:val="Paragraph0"/>
        <w:ind w:left="540" w:hanging="1"/>
        <w:rPr>
          <w:i/>
        </w:rPr>
      </w:pPr>
    </w:p>
    <w:p w14:paraId="3D3A4395" w14:textId="4FD3F166" w:rsidR="00A44D04" w:rsidRPr="0022223D" w:rsidRDefault="00A44D04" w:rsidP="0057336B">
      <w:pPr>
        <w:pStyle w:val="Heading1"/>
      </w:pPr>
      <w:r w:rsidRPr="0022223D">
        <w:t xml:space="preserve">Empirical </w:t>
      </w:r>
      <w:r w:rsidR="00577EC0" w:rsidRPr="0022223D">
        <w:t>Analysis</w:t>
      </w:r>
    </w:p>
    <w:bookmarkEnd w:id="449"/>
    <w:p w14:paraId="3DE9FA71" w14:textId="185D2DFC" w:rsidR="002275D2" w:rsidRPr="0022223D" w:rsidDel="002B0C22" w:rsidRDefault="002275D2" w:rsidP="002275D2">
      <w:pPr>
        <w:pStyle w:val="Heading2"/>
        <w:rPr>
          <w:del w:id="521" w:author="Xin Li" w:date="2026-05-11T13:40:00Z" w16du:dateUtc="2026-05-11T05:40:00Z"/>
        </w:rPr>
      </w:pPr>
      <w:del w:id="522" w:author="Xin Li" w:date="2026-05-11T13:40:00Z" w16du:dateUtc="2026-05-11T05:40:00Z">
        <w:r w:rsidRPr="0022223D" w:rsidDel="002B0C22">
          <w:delText xml:space="preserve">Research Context </w:delText>
        </w:r>
      </w:del>
    </w:p>
    <w:p w14:paraId="543999FD" w14:textId="77777777" w:rsidR="002275D2" w:rsidRPr="0022223D" w:rsidRDefault="002275D2">
      <w:pPr>
        <w:pStyle w:val="Heading2"/>
        <w:pPrChange w:id="523" w:author="Xin Li" w:date="2026-05-11T13:40:00Z" w16du:dateUtc="2026-05-11T05:40:00Z">
          <w:pPr>
            <w:pStyle w:val="Heading3"/>
          </w:pPr>
        </w:pPrChange>
      </w:pPr>
      <w:r w:rsidRPr="0022223D">
        <w:t>SegmentFault and a Randomized Field Experiment on Internal GenAI</w:t>
      </w:r>
    </w:p>
    <w:p w14:paraId="40D5700D" w14:textId="77777777" w:rsidR="002275D2" w:rsidRPr="0022223D" w:rsidRDefault="002275D2" w:rsidP="002275D2">
      <w:pPr>
        <w:pStyle w:val="Paragraph0"/>
      </w:pPr>
      <w:r w:rsidRPr="0022223D">
        <w:t xml:space="preserve">Our study examines data from SegmentFault, a prominent Chinese technical Q&amp;A community specializing in IT and 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w:t>
      </w:r>
      <w:r w:rsidRPr="0022223D">
        <w:lastRenderedPageBreak/>
        <w:t>answer-to-question ratio.</w:t>
      </w:r>
      <w:r w:rsidRPr="0022223D">
        <w:rPr>
          <w:vertAlign w:val="superscript"/>
        </w:rPr>
        <w:footnoteReference w:id="3"/>
      </w:r>
      <w:r w:rsidRPr="0022223D">
        <w:t xml:space="preserve"> It constitutes an essential resource for Chinese developers, programmers, and IT engineers who seek knowledge, solutions, and collaboration opportunities.</w:t>
      </w:r>
    </w:p>
    <w:p w14:paraId="57388733" w14:textId="77777777" w:rsidR="002275D2" w:rsidRPr="0022223D" w:rsidRDefault="002275D2" w:rsidP="002275D2">
      <w:pPr>
        <w:pStyle w:val="Paragraph0"/>
      </w:pPr>
      <w:r w:rsidRPr="0022223D">
        <w:t>SegmentFault’s ecosystem relies on user-generated content and interactions. Members pose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t>
      </w:r>
    </w:p>
    <w:p w14:paraId="2EA79F9F" w14:textId="77777777" w:rsidR="002275D2" w:rsidRPr="0022223D" w:rsidRDefault="002275D2" w:rsidP="002275D2">
      <w:pPr>
        <w:pStyle w:val="Paragraph0"/>
        <w:ind w:firstLine="0"/>
      </w:pPr>
      <w:r w:rsidRPr="0022223D">
        <w:t>Our study leverages a randomized field experiment conducted by SegmentFault.</w:t>
      </w:r>
      <w:r w:rsidRPr="0022223D">
        <w:rPr>
          <w:vertAlign w:val="superscript"/>
        </w:rPr>
        <w:footnoteReference w:id="4"/>
      </w:r>
      <w:r w:rsidRPr="0022223D">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an independent random assignment upon posting, with no systematic variation by questioner characteristics, time periods, or other factors.</w:t>
      </w:r>
      <w:r w:rsidRPr="0022223D">
        <w:rPr>
          <w:rStyle w:val="FootnoteReference"/>
        </w:rPr>
        <w:footnoteReference w:id="5"/>
      </w:r>
      <w:r w:rsidRPr="0022223D">
        <w:t xml:space="preserve"> This question-level randomization offers a unique opportunity to investigate how internal GenAI affects user behaviors and community dynamics in the presence of external GenAI. Online Appendix A provides detailed background information.</w:t>
      </w:r>
      <w:r w:rsidRPr="0022223D">
        <w:rPr>
          <w:rStyle w:val="FootnoteReference"/>
        </w:rPr>
        <w:footnoteReference w:id="6"/>
      </w:r>
    </w:p>
    <w:p w14:paraId="6FA36668" w14:textId="77777777" w:rsidR="002275D2" w:rsidRPr="0022223D" w:rsidRDefault="002275D2" w:rsidP="002275D2">
      <w:pPr>
        <w:pStyle w:val="TableFiguretitle"/>
      </w:pPr>
      <w:r w:rsidRPr="0022223D">
        <w:rPr>
          <w:noProof/>
        </w:rPr>
        <w:lastRenderedPageBreak/>
        <w:drawing>
          <wp:inline distT="0" distB="0" distL="0" distR="0" wp14:anchorId="07D70234" wp14:editId="5E7C4148">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19"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A9CA734" w14:textId="77777777" w:rsidR="002275D2" w:rsidRPr="0022223D" w:rsidRDefault="002275D2" w:rsidP="002275D2">
      <w:pPr>
        <w:pStyle w:val="TableFiguretitle"/>
      </w:pPr>
      <w:bookmarkStart w:id="524" w:name="_Ref177392623"/>
      <w:r w:rsidRPr="0022223D">
        <w:t xml:space="preserve">Figure </w:t>
      </w:r>
      <w:fldSimple w:instr=" SEQ Figure \* ARABIC ">
        <w:r w:rsidRPr="0022223D">
          <w:t>2</w:t>
        </w:r>
      </w:fldSimple>
      <w:bookmarkEnd w:id="524"/>
      <w:r w:rsidRPr="0022223D">
        <w:t>. Illustration of treatment and control questions</w:t>
      </w:r>
    </w:p>
    <w:p w14:paraId="16C766CF" w14:textId="77777777" w:rsidR="002275D2" w:rsidRPr="0022223D" w:rsidRDefault="002275D2" w:rsidP="002275D2">
      <w:pPr>
        <w:pStyle w:val="Paragraph0"/>
        <w:widowControl w:val="0"/>
        <w:ind w:firstLine="720"/>
      </w:pPr>
      <w:r w:rsidRPr="0022223D">
        <w:t>Figure 2 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 which arrive after an average nine-hour delay. Consequently, AI answers typically occupy the first position for treated questions. AI answers also differ from human answers because they cannot receive endorsements from questioners or votes from viewers.</w:t>
      </w:r>
    </w:p>
    <w:p w14:paraId="7ABFE2C5" w14:textId="77777777" w:rsidR="002275D2" w:rsidRPr="0022223D" w:rsidRDefault="002275D2" w:rsidP="002275D2">
      <w:pPr>
        <w:pStyle w:val="Paragraph0"/>
      </w:pPr>
      <w:r w:rsidRPr="0022223D">
        <w:t>Community members can provide answers regardless of the presence of an AI-generated answer. When an AI-generated answer exists, viewers typically see this content before human-generated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t>
      </w:r>
    </w:p>
    <w:p w14:paraId="2E6B9C06" w14:textId="24DAD8D0" w:rsidR="002275D2" w:rsidRPr="0022223D" w:rsidDel="002B0C22" w:rsidRDefault="002275D2" w:rsidP="002275D2">
      <w:pPr>
        <w:pStyle w:val="Heading3"/>
        <w:rPr>
          <w:del w:id="525" w:author="Xin Li" w:date="2026-05-11T13:40:00Z" w16du:dateUtc="2026-05-11T05:40:00Z"/>
        </w:rPr>
      </w:pPr>
      <w:del w:id="526" w:author="Xin Li" w:date="2026-05-11T13:40:00Z" w16du:dateUtc="2026-05-11T05:40:00Z">
        <w:r w:rsidRPr="0022223D" w:rsidDel="002B0C22">
          <w:lastRenderedPageBreak/>
          <w:delText>Data Collection</w:delText>
        </w:r>
      </w:del>
    </w:p>
    <w:p w14:paraId="714D60C7" w14:textId="77777777" w:rsidR="002275D2" w:rsidRPr="0022223D" w:rsidRDefault="002275D2" w:rsidP="002275D2">
      <w:pPr>
        <w:pStyle w:val="Paragraph0"/>
      </w:pPr>
      <w:ins w:id="527" w:author="Dylan CHEN" w:date="2026-03-10T22:53:00Z" w16du:dateUtc="2026-03-10T14:53:00Z">
        <w:r w:rsidRPr="0022223D">
          <w:t xml:space="preserve">We </w:t>
        </w:r>
      </w:ins>
      <w:ins w:id="528" w:author="Xin Li" w:date="2026-03-16T13:52:00Z" w16du:dateUtc="2026-03-16T05:52:00Z">
        <w:r w:rsidRPr="0022223D">
          <w:t xml:space="preserve">crawled data </w:t>
        </w:r>
      </w:ins>
      <w:ins w:id="529" w:author="Dylan CHEN" w:date="2026-03-10T22:53:00Z" w16du:dateUtc="2026-03-10T14:53:00Z">
        <w:del w:id="530" w:author="Xin Li" w:date="2026-03-16T13:52:00Z" w16du:dateUtc="2026-03-16T05:52:00Z">
          <w:r w:rsidRPr="0022223D" w:rsidDel="000E5A63">
            <w:delText xml:space="preserve">obtained access </w:delText>
          </w:r>
        </w:del>
      </w:ins>
      <w:ins w:id="531" w:author="Xin Li" w:date="2026-03-16T13:52:00Z" w16du:dateUtc="2026-03-16T05:52:00Z">
        <w:r w:rsidRPr="0022223D">
          <w:t xml:space="preserve">from </w:t>
        </w:r>
      </w:ins>
      <w:ins w:id="532" w:author="Dylan CHEN" w:date="2026-03-10T22:53:00Z" w16du:dateUtc="2026-03-10T14:53:00Z">
        <w:del w:id="533" w:author="Xin Li" w:date="2026-03-16T13:52:00Z" w16du:dateUtc="2026-03-16T05:52:00Z">
          <w:r w:rsidRPr="0022223D" w:rsidDel="000E5A63">
            <w:delText xml:space="preserve">to </w:delText>
          </w:r>
        </w:del>
        <w:r w:rsidRPr="0022223D">
          <w:t>SegmentFault</w:t>
        </w:r>
      </w:ins>
      <w:ins w:id="534" w:author="Xin Li" w:date="2026-03-16T13:52:00Z" w16du:dateUtc="2026-03-16T05:52:00Z">
        <w:r w:rsidRPr="0022223D">
          <w:t xml:space="preserve"> in </w:t>
        </w:r>
      </w:ins>
      <w:ins w:id="535" w:author="Dylan CHEN" w:date="2026-03-10T22:54:00Z" w16du:dateUtc="2026-03-10T14:54:00Z">
        <w:del w:id="536" w:author="Xin Li" w:date="2026-03-16T13:52:00Z" w16du:dateUtc="2026-03-16T05:52:00Z">
          <w:r w:rsidRPr="0022223D" w:rsidDel="000E5A63">
            <w:delText>’</w:delText>
          </w:r>
        </w:del>
      </w:ins>
      <w:ins w:id="537" w:author="Dylan CHEN" w:date="2026-03-10T22:53:00Z" w16du:dateUtc="2026-03-10T14:53:00Z">
        <w:del w:id="538" w:author="Xin Li" w:date="2026-03-16T13:52:00Z" w16du:dateUtc="2026-03-16T05:52:00Z">
          <w:r w:rsidRPr="0022223D" w:rsidDel="000E5A63">
            <w:delText>s complete historical data from the platform</w:delText>
          </w:r>
        </w:del>
      </w:ins>
      <w:ins w:id="539" w:author="Dylan CHEN" w:date="2026-03-10T22:54:00Z" w16du:dateUtc="2026-03-10T14:54:00Z">
        <w:del w:id="540" w:author="Xin Li" w:date="2026-03-16T13:52:00Z" w16du:dateUtc="2026-03-16T05:52:00Z">
          <w:r w:rsidRPr="0022223D" w:rsidDel="000E5A63">
            <w:delText>’</w:delText>
          </w:r>
        </w:del>
      </w:ins>
      <w:ins w:id="541" w:author="Dylan CHEN" w:date="2026-03-10T22:53:00Z" w16du:dateUtc="2026-03-10T14:53:00Z">
        <w:del w:id="542" w:author="Xin Li" w:date="2026-03-16T13:52:00Z" w16du:dateUtc="2026-03-16T05:52:00Z">
          <w:r w:rsidRPr="0022223D" w:rsidDel="000E5A63">
            <w:delText xml:space="preserve">s inception through </w:delText>
          </w:r>
        </w:del>
        <w:r w:rsidRPr="0022223D">
          <w:t xml:space="preserve">February 2024. Our main analyses focus on the 150-day </w:t>
        </w:r>
        <w:del w:id="543" w:author="Xin Li" w:date="2026-03-16T13:52:00Z" w16du:dateUtc="2026-03-16T05:52:00Z">
          <w:r w:rsidRPr="0022223D" w:rsidDel="000E5A63">
            <w:delText xml:space="preserve">experimental </w:delText>
          </w:r>
        </w:del>
        <w:r w:rsidRPr="0022223D">
          <w:t xml:space="preserve">window from September 2023 (when the field experiment began) to February 2024. </w:t>
        </w:r>
      </w:ins>
      <w:del w:id="544" w:author="Dylan CHEN" w:date="2026-03-10T22:53:00Z" w16du:dateUtc="2026-03-10T14:53:00Z">
        <w:r w:rsidRPr="0022223D" w:rsidDel="00297A41">
          <w:delText xml:space="preserve">We collected all questions and answers posted on SegmentFault from September 2023 (when the field experiment began) to February 2024. </w:delText>
        </w:r>
      </w:del>
      <w:del w:id="545" w:author="Xin Li" w:date="2026-03-16T13:53:00Z" w16du:dateUtc="2026-03-16T05:53:00Z">
        <w:r w:rsidRPr="0022223D" w:rsidDel="000E5A63">
          <w:delText>Our experimental period represents a specific 150-day window during which w</w:delText>
        </w:r>
      </w:del>
      <w:ins w:id="546" w:author="Xin Li" w:date="2026-03-16T13:53:00Z" w16du:dateUtc="2026-03-16T05:53:00Z">
        <w:r w:rsidRPr="0022223D">
          <w:t>W</w:t>
        </w:r>
      </w:ins>
      <w:r w:rsidRPr="0022223D">
        <w:t xml:space="preserve">e collected </w:t>
      </w:r>
      <w:r w:rsidRPr="0022223D">
        <w:rPr>
          <w:rFonts w:eastAsia="Times New Roman"/>
          <w:szCs w:val="24"/>
        </w:rPr>
        <w:t>all questions posted during this timeframe</w:t>
      </w:r>
      <w:r w:rsidRPr="0022223D">
        <w:t xml:space="preserve">. Our dataset comprises 3,613 questions posted by 1,404 unique users during this 150-day window, averaging 24 new questions daily. AI-generated answers appeared in 1,766 questions (48.9% of total). </w:t>
      </w:r>
      <w:ins w:id="547" w:author="Dylan CHEN" w:date="2026-03-10T22:53:00Z" w16du:dateUtc="2026-03-10T14:53:00Z">
        <w:r w:rsidRPr="0022223D">
          <w:t xml:space="preserve">We also </w:t>
        </w:r>
      </w:ins>
      <w:ins w:id="548" w:author="Xin Li" w:date="2026-03-16T13:55:00Z" w16du:dateUtc="2026-03-16T05:55:00Z">
        <w:r w:rsidRPr="0022223D">
          <w:t xml:space="preserve">collect other posts when necessary </w:t>
        </w:r>
      </w:ins>
      <w:ins w:id="549" w:author="Dylan CHEN" w:date="2026-03-10T22:53:00Z" w16du:dateUtc="2026-03-10T14:53:00Z">
        <w:del w:id="550" w:author="Xin Li" w:date="2026-03-16T13:55:00Z" w16du:dateUtc="2026-03-16T05:55:00Z">
          <w:r w:rsidRPr="0022223D" w:rsidDel="000E5A63">
            <w:delText xml:space="preserve">used pre-treatment data </w:delText>
          </w:r>
        </w:del>
        <w:r w:rsidRPr="0022223D">
          <w:t xml:space="preserve">for </w:t>
        </w:r>
      </w:ins>
      <w:ins w:id="551" w:author="Xin Li" w:date="2026-03-16T13:55:00Z" w16du:dateUtc="2026-03-16T05:55:00Z">
        <w:r w:rsidRPr="0022223D">
          <w:t>mechanism analysis or posthoc analysis</w:t>
        </w:r>
      </w:ins>
      <w:ins w:id="552" w:author="Dylan CHEN" w:date="2026-03-10T22:53:00Z" w16du:dateUtc="2026-03-10T14:53:00Z">
        <w:del w:id="553" w:author="Xin Li" w:date="2026-03-16T13:55:00Z" w16du:dateUtc="2026-03-16T05:55:00Z">
          <w:r w:rsidRPr="0022223D" w:rsidDel="000E5A63">
            <w:delText>specific analyses that require baseline comparisons (e.g., the spillover effect analysis in Section 6.2.3)</w:delText>
          </w:r>
        </w:del>
        <w:r w:rsidRPr="0022223D">
          <w:t>.</w:t>
        </w:r>
      </w:ins>
    </w:p>
    <w:p w14:paraId="4086A0E3" w14:textId="77777777" w:rsidR="002275D2" w:rsidRPr="0022223D" w:rsidRDefault="002275D2" w:rsidP="002275D2">
      <w:pPr>
        <w:pStyle w:val="Paragraph0"/>
        <w:widowControl w:val="0"/>
        <w:ind w:firstLine="533"/>
      </w:pPr>
      <w:r w:rsidRPr="0022223D">
        <w:t>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“Web and mobile development” is the largest category, accounting for 57.5% of questions.</w:t>
      </w:r>
    </w:p>
    <w:p w14:paraId="2E2DEECA" w14:textId="252AE0CB" w:rsidR="00F40939" w:rsidRPr="0022223D" w:rsidRDefault="002D1C95" w:rsidP="00E93697">
      <w:pPr>
        <w:pStyle w:val="Heading2"/>
        <w:rPr>
          <w:rFonts w:eastAsiaTheme="minorEastAsia"/>
        </w:rPr>
      </w:pPr>
      <w:r w:rsidRPr="0022223D">
        <w:t>Main</w:t>
      </w:r>
      <w:r w:rsidR="00F40939" w:rsidRPr="0022223D">
        <w:t xml:space="preserve"> Variables of Interest</w:t>
      </w:r>
    </w:p>
    <w:p w14:paraId="56E77A88" w14:textId="28FE5DE1" w:rsidR="00137261" w:rsidRDefault="00137261" w:rsidP="00137261">
      <w:pPr>
        <w:pStyle w:val="Paragraph0"/>
        <w:rPr>
          <w:ins w:id="554" w:author="Dylan CHEN" w:date="2026-05-30T17:52:00Z" w16du:dateUtc="2026-05-30T09:52:00Z"/>
        </w:rPr>
      </w:pPr>
      <w:r w:rsidRPr="0022223D">
        <w:t xml:space="preserve">Our study investigates internal GenAI’s impact on </w:t>
      </w:r>
      <w:ins w:id="555" w:author="Dylan CHEN" w:date="2026-05-30T17:44:00Z" w16du:dateUtc="2026-05-30T09:44:00Z">
        <w:r w:rsidR="00DC6A66" w:rsidRPr="00DC6A66">
          <w:rPr>
            <w:rPrChange w:id="556" w:author="Dylan CHEN" w:date="2026-05-30T17:44:00Z" w16du:dateUtc="2026-05-30T09:44:00Z">
              <w:rPr>
                <w:i/>
                <w:iCs/>
              </w:rPr>
            </w:rPrChange>
          </w:rPr>
          <w:t>two outcomes: answerer participation and answer innovation</w:t>
        </w:r>
      </w:ins>
      <w:del w:id="557" w:author="Dylan CHEN" w:date="2026-05-30T17:44:00Z" w16du:dateUtc="2026-05-30T09:44:00Z">
        <w:r w:rsidRPr="00DC6A66" w:rsidDel="00DC6A66">
          <w:rPr>
            <w:rPrChange w:id="558" w:author="Dylan CHEN" w:date="2026-05-30T17:44:00Z" w16du:dateUtc="2026-05-30T09:44:00Z">
              <w:rPr>
                <w:i/>
                <w:iCs/>
              </w:rPr>
            </w:rPrChange>
          </w:rPr>
          <w:delText>human answer supply</w:delText>
        </w:r>
        <w:r w:rsidRPr="00DC6A66" w:rsidDel="00DC6A66">
          <w:delText xml:space="preserve"> and </w:delText>
        </w:r>
        <w:r w:rsidRPr="00DC6A66" w:rsidDel="00DC6A66">
          <w:rPr>
            <w:rPrChange w:id="559" w:author="Dylan CHEN" w:date="2026-05-30T17:44:00Z" w16du:dateUtc="2026-05-30T09:44:00Z">
              <w:rPr>
                <w:i/>
                <w:iCs/>
              </w:rPr>
            </w:rPrChange>
          </w:rPr>
          <w:delText>viewer recognition</w:delText>
        </w:r>
      </w:del>
      <w:ins w:id="560" w:author="Xin Li" w:date="2026-05-11T11:31:00Z" w16du:dateUtc="2026-05-11T03:31:00Z">
        <w:del w:id="561" w:author="Dylan CHEN" w:date="2026-05-30T17:44:00Z" w16du:dateUtc="2026-05-30T09:44:00Z">
          <w:r w:rsidR="00C64BF7" w:rsidRPr="00DC6A66" w:rsidDel="00DC6A66">
            <w:rPr>
              <w:rPrChange w:id="562" w:author="Dylan CHEN" w:date="2026-05-30T17:44:00Z" w16du:dateUtc="2026-05-30T09:44:00Z">
                <w:rPr>
                  <w:i/>
                  <w:iCs/>
                </w:rPr>
              </w:rPrChange>
            </w:rPr>
            <w:delText>innovation</w:delText>
          </w:r>
        </w:del>
      </w:ins>
      <w:del w:id="563" w:author="Dylan CHEN" w:date="2026-05-30T17:44:00Z" w16du:dateUtc="2026-05-30T09:44:00Z">
        <w:r w:rsidR="00A55B48" w:rsidRPr="00DC6A66" w:rsidDel="00DC6A66">
          <w:rPr>
            <w:rPrChange w:id="564" w:author="Dylan CHEN" w:date="2026-05-30T17:44:00Z" w16du:dateUtc="2026-05-30T09:44:00Z">
              <w:rPr>
                <w:i/>
                <w:iCs/>
              </w:rPr>
            </w:rPrChange>
          </w:rPr>
          <w:delText xml:space="preserve"> </w:delText>
        </w:r>
        <w:r w:rsidR="00A55B48" w:rsidRPr="00DC6A66" w:rsidDel="00DC6A66">
          <w:delText>(of human answers)</w:delText>
        </w:r>
      </w:del>
      <w:r w:rsidRPr="00DC6A66">
        <w:t>.</w:t>
      </w:r>
      <w:r w:rsidRPr="0022223D">
        <w:t xml:space="preserve"> </w:t>
      </w:r>
      <w:del w:id="565" w:author="Dylan CHEN" w:date="2026-05-30T17:52:00Z" w16du:dateUtc="2026-05-30T09:52:00Z">
        <w:r w:rsidRPr="0022223D" w:rsidDel="00DC6A66">
          <w:delText xml:space="preserve">For answer supply, </w:delText>
        </w:r>
      </w:del>
      <w:ins w:id="566" w:author="Xin Li" w:date="2026-05-11T13:34:00Z" w16du:dateUtc="2026-05-11T05:34:00Z">
        <w:del w:id="567" w:author="Dylan CHEN" w:date="2026-05-30T17:52:00Z" w16du:dateUtc="2026-05-30T09:52:00Z">
          <w:r w:rsidR="00D467F9" w:rsidDel="00DC6A66">
            <w:delText xml:space="preserve">the change of users’ paraticipation probability will be reflected in the time-difference between each answers. A smaller pararticipation probability will lead to longer time delay and lower total number of answers. Thus, </w:delText>
          </w:r>
        </w:del>
      </w:ins>
      <w:del w:id="568" w:author="Dylan CHEN" w:date="2026-05-30T17:52:00Z" w16du:dateUtc="2026-05-30T09:52:00Z">
        <w:r w:rsidRPr="0022223D" w:rsidDel="00DC6A66">
          <w:delText xml:space="preserve">we analyze the number of human-provided answers per question, primarily measuring answers received within 7 days of posting (when approximately 80% of questions receive all answers). This approach mitigates potential outliers from long-tail effects where some questions continue receiving answers long after posting. We also examine total human answers for robustness. </w:delText>
        </w:r>
      </w:del>
      <w:del w:id="569" w:author="Xin Li" w:date="2026-05-11T11:33:00Z" w16du:dateUtc="2026-05-11T03:33:00Z">
        <w:r w:rsidRPr="0022223D" w:rsidDel="000465FE">
          <w:delText xml:space="preserve">We measure viewer recognition </w:delText>
        </w:r>
        <w:r w:rsidR="00A55B48" w:rsidRPr="0022223D" w:rsidDel="000465FE">
          <w:delText xml:space="preserve">of human answers </w:delText>
        </w:r>
        <w:r w:rsidRPr="0022223D" w:rsidDel="000465FE">
          <w:delText>through net likes (upvotes minus downvotes).</w:delText>
        </w:r>
      </w:del>
    </w:p>
    <w:p w14:paraId="40EB3D56" w14:textId="07570F65" w:rsidR="00DC6A66" w:rsidRDefault="00DC6A66" w:rsidP="00137261">
      <w:pPr>
        <w:pStyle w:val="Paragraph0"/>
        <w:rPr>
          <w:ins w:id="570" w:author="Dylan CHEN" w:date="2026-05-30T17:52:00Z" w16du:dateUtc="2026-05-30T09:52:00Z"/>
        </w:rPr>
      </w:pPr>
      <w:ins w:id="571" w:author="Dylan CHEN" w:date="2026-05-30T17:52:00Z" w16du:dateUtc="2026-05-30T09:52:00Z">
        <w:r w:rsidRPr="00DC6A66">
          <w:t>For answerer participation, we distinguish between two behavioral margins. The first concerns human participation after a question is posted. Here, we examine all human answers that the question subsequently receives. We use two dependent variables. The first is the logarithm of the number of human-generated answers a question receives within 7 days of posting. We focus on the 7-day window because most answer activity occurs shortly after posting, which limits the influence of long-tail observations. The second dependent variable captures the hazard of receiving the first human answer. A lower hazard indicates slower human participation.</w:t>
        </w:r>
      </w:ins>
    </w:p>
    <w:p w14:paraId="4ADD1534" w14:textId="4495259E" w:rsidR="00DC6A66" w:rsidRDefault="00DC6A66" w:rsidP="00137261">
      <w:pPr>
        <w:pStyle w:val="Paragraph0"/>
        <w:rPr>
          <w:ins w:id="572" w:author="Dylan CHEN" w:date="2026-05-30T17:52:00Z" w16du:dateUtc="2026-05-30T09:52:00Z"/>
        </w:rPr>
      </w:pPr>
      <w:ins w:id="573" w:author="Dylan CHEN" w:date="2026-05-30T17:52:00Z" w16du:dateUtc="2026-05-30T09:52:00Z">
        <w:r w:rsidRPr="00DC6A66">
          <w:lastRenderedPageBreak/>
          <w:t>The second participation margin concerns human responses after the first answer has already appeared. Here, the dependent variables shift from question-level participation after posting to post-first-answer participation. We therefore examine the logarithm of the number of following answers received within 7 days and the hazard of receiving the second answer.</w:t>
        </w:r>
      </w:ins>
    </w:p>
    <w:p w14:paraId="05856914" w14:textId="1C9E7997" w:rsidR="00DC6A66" w:rsidDel="00DC6A66" w:rsidRDefault="00DC6A66">
      <w:pPr>
        <w:pStyle w:val="Paragraph0"/>
        <w:rPr>
          <w:ins w:id="574" w:author="Xin Li" w:date="2026-05-11T11:32:00Z" w16du:dateUtc="2026-05-11T03:32:00Z"/>
          <w:del w:id="575" w:author="Dylan CHEN" w:date="2026-05-30T17:53:00Z" w16du:dateUtc="2026-05-30T09:53:00Z"/>
        </w:rPr>
      </w:pPr>
      <w:ins w:id="576" w:author="Dylan CHEN" w:date="2026-05-30T17:52:00Z" w16du:dateUtc="2026-05-30T09:52:00Z">
        <w:r w:rsidRPr="00DC6A66">
          <w:t xml:space="preserve">For answer innovation, our main outcome is the similarity between the first answer and the second answer. This similarity-based measure captures whether later human answerers differentiate their contributions from the answer already displayed on the page, therefore captures the answer innovation. </w:t>
        </w:r>
      </w:ins>
    </w:p>
    <w:p w14:paraId="3BD7DF8B" w14:textId="0CDB45D2" w:rsidR="00C30F7D" w:rsidDel="00DC6A66" w:rsidRDefault="00C30F7D">
      <w:pPr>
        <w:pStyle w:val="Paragraph0"/>
        <w:rPr>
          <w:del w:id="577" w:author="Xin Li" w:date="2026-05-11T11:33:00Z" w16du:dateUtc="2026-05-11T03:33:00Z"/>
        </w:rPr>
      </w:pPr>
      <w:moveToRangeStart w:id="578" w:author="Xin Li" w:date="2026-05-11T11:32:00Z" w:name="move229391591"/>
      <w:moveTo w:id="579" w:author="Xin Li" w:date="2026-05-11T11:32:00Z" w16du:dateUtc="2026-05-11T03:32:00Z">
        <w:r w:rsidRPr="0022223D">
          <w:t xml:space="preserve">To examine specific </w:t>
        </w:r>
      </w:moveTo>
      <w:ins w:id="580" w:author="Xin Li" w:date="2026-05-11T11:33:00Z" w16du:dateUtc="2026-05-11T03:33:00Z">
        <w:r>
          <w:t xml:space="preserve">innovations </w:t>
        </w:r>
      </w:ins>
      <w:moveTo w:id="581" w:author="Xin Li" w:date="2026-05-11T11:32:00Z" w16du:dateUtc="2026-05-11T03:32:00Z">
        <w:del w:id="582" w:author="Xin Li" w:date="2026-05-11T11:33:00Z" w16du:dateUtc="2026-05-11T03:33:00Z">
          <w:r w:rsidRPr="0022223D" w:rsidDel="00C30F7D">
            <w:delText xml:space="preserve">differentiation dimensions </w:delText>
          </w:r>
        </w:del>
        <w:r w:rsidRPr="0022223D">
          <w:t xml:space="preserve">that might </w:t>
        </w:r>
      </w:moveTo>
      <w:ins w:id="583" w:author="Xin Li" w:date="2026-05-11T11:33:00Z" w16du:dateUtc="2026-05-11T03:33:00Z">
        <w:r>
          <w:t>be brought by answerers</w:t>
        </w:r>
      </w:ins>
      <w:moveTo w:id="584" w:author="Xin Li" w:date="2026-05-11T11:32:00Z" w16du:dateUtc="2026-05-11T03:32:00Z">
        <w:del w:id="585" w:author="Xin Li" w:date="2026-05-11T11:33:00Z" w16du:dateUtc="2026-05-11T03:33:00Z">
          <w:r w:rsidRPr="0022223D" w:rsidDel="00C30F7D">
            <w:delText>benefit viewers</w:delText>
          </w:r>
        </w:del>
        <w:r w:rsidRPr="0022223D">
          <w:t>, we identify three areas where humans potentially have unique advantages: incorporation of personal experiences, expression of opinionated insights, and suggestion of alternative solutions. To quantify these dimensions, we use an LLM that we instruct to rate answers on a scale of 0-10 for the presence of personal experiences, opinionated insights, and alternative solutions. Given the prevalence of zero scores, we dichotomize these variables, categorizing answers scoring 0 as not containing the element and all others as containing it. Using the specification from Equation 2, we regress these binary outcomes on treatment status.</w:t>
        </w:r>
      </w:moveTo>
    </w:p>
    <w:p w14:paraId="32E1BB15" w14:textId="77777777" w:rsidR="00DC6A66" w:rsidRDefault="00DC6A66">
      <w:pPr>
        <w:pStyle w:val="Paragraph0"/>
        <w:rPr>
          <w:ins w:id="586" w:author="Dylan CHEN" w:date="2026-05-30T17:53:00Z" w16du:dateUtc="2026-05-30T09:53:00Z"/>
        </w:rPr>
        <w:pPrChange w:id="587" w:author="Dylan CHEN" w:date="2026-05-30T17:53:00Z" w16du:dateUtc="2026-05-30T09:53:00Z">
          <w:pPr>
            <w:pStyle w:val="Paragraph0"/>
            <w:ind w:firstLine="0"/>
          </w:pPr>
        </w:pPrChange>
      </w:pPr>
    </w:p>
    <w:p w14:paraId="3F72731F" w14:textId="3C4D7AF2" w:rsidR="00C30F7D" w:rsidRPr="0022223D" w:rsidRDefault="00DC6A66" w:rsidP="00DE415F">
      <w:pPr>
        <w:pStyle w:val="Paragraph0"/>
      </w:pPr>
      <w:ins w:id="588" w:author="Dylan CHEN" w:date="2026-05-30T17:53:00Z" w16du:dateUtc="2026-05-30T09:53:00Z">
        <w:r w:rsidRPr="00DC6A66">
          <w:t xml:space="preserve">Because our theory also concerns how answerers respond to answer quality, we further introduce interaction analyses using two quality proxies. The first is answer length, which captures how substantively developed an answer appears. The second is similarity with LLM, which captures how close an observed answer is to a benchmark answer generated by a strong LLM. Specifically, we use </w:t>
        </w:r>
        <w:r>
          <w:rPr>
            <w:rFonts w:hint="eastAsia"/>
          </w:rPr>
          <w:t xml:space="preserve">Claude </w:t>
        </w:r>
        <w:r w:rsidRPr="00DC6A66">
          <w:t>Opus 4.7 to generate benchmark answers because it is the strongest model for the technical question-answering context we study. A higher similarity with LLM indicates that the focal answer more closely resembles what a state-of-the-art model would provide and thus serves as a proxy for answer quality.</w:t>
        </w:r>
      </w:ins>
      <w:moveToRangeEnd w:id="578"/>
    </w:p>
    <w:p w14:paraId="3E9F6981" w14:textId="29A8E553" w:rsidR="00F40939" w:rsidRPr="0022223D" w:rsidRDefault="00C40AFD" w:rsidP="00E93697">
      <w:pPr>
        <w:pStyle w:val="Heading2"/>
      </w:pPr>
      <w:r w:rsidRPr="0022223D">
        <w:lastRenderedPageBreak/>
        <w:t xml:space="preserve">Econometric </w:t>
      </w:r>
      <w:r w:rsidR="00F40939" w:rsidRPr="0022223D">
        <w:t>Model</w:t>
      </w:r>
      <w:r w:rsidR="003D7D8A" w:rsidRPr="0022223D">
        <w:rPr>
          <w:lang w:eastAsia="zh-CN"/>
        </w:rPr>
        <w:t>s</w:t>
      </w:r>
    </w:p>
    <w:p w14:paraId="3E81C470" w14:textId="33850014" w:rsidR="00EB01C0" w:rsidRDefault="00EB01C0" w:rsidP="00EB01C0">
      <w:pPr>
        <w:pStyle w:val="Paragraph0"/>
        <w:widowControl w:val="0"/>
        <w:ind w:firstLine="0"/>
        <w:rPr>
          <w:ins w:id="589" w:author="Xin Li" w:date="2026-05-31T09:44:00Z" w16du:dateUtc="2026-05-31T01:44:00Z"/>
        </w:rPr>
      </w:pPr>
      <w:ins w:id="590" w:author="Xin Li" w:date="2026-05-31T09:44:00Z" w16du:dateUtc="2026-05-31T01:44:00Z">
        <w:r>
          <w:rPr>
            <w:noProof/>
          </w:rPr>
          <w:drawing>
            <wp:inline distT="0" distB="0" distL="0" distR="0" wp14:anchorId="16C80580" wp14:editId="4DF52571">
              <wp:extent cx="5943600" cy="2358147"/>
              <wp:effectExtent l="0" t="0" r="0" b="4445"/>
              <wp:docPr id="6896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358147"/>
                      </a:xfrm>
                      <a:prstGeom prst="rect">
                        <a:avLst/>
                      </a:prstGeom>
                      <a:noFill/>
                    </pic:spPr>
                  </pic:pic>
                </a:graphicData>
              </a:graphic>
            </wp:inline>
          </w:drawing>
        </w:r>
      </w:ins>
    </w:p>
    <w:p w14:paraId="404A46C7" w14:textId="162C1F56" w:rsidR="00EB01C0" w:rsidRDefault="00EB01C0">
      <w:pPr>
        <w:pStyle w:val="Paragraph0"/>
        <w:widowControl w:val="0"/>
        <w:ind w:firstLine="0"/>
        <w:jc w:val="center"/>
        <w:rPr>
          <w:ins w:id="591" w:author="Xin Li" w:date="2026-05-31T09:44:00Z" w16du:dateUtc="2026-05-31T01:44:00Z"/>
        </w:rPr>
        <w:pPrChange w:id="592" w:author="Xin Li" w:date="2026-05-31T09:44:00Z" w16du:dateUtc="2026-05-31T01:44:00Z">
          <w:pPr>
            <w:pStyle w:val="Paragraph0"/>
            <w:widowControl w:val="0"/>
            <w:ind w:firstLine="533"/>
          </w:pPr>
        </w:pPrChange>
      </w:pPr>
      <w:ins w:id="593" w:author="Xin Li" w:date="2026-05-31T09:44:00Z" w16du:dateUtc="2026-05-31T01:44:00Z">
        <w:r>
          <w:t>Figure 4. Econometric Setup</w:t>
        </w:r>
      </w:ins>
    </w:p>
    <w:p w14:paraId="4E701373" w14:textId="77777777" w:rsidR="00EB01C0" w:rsidRDefault="001F023B">
      <w:pPr>
        <w:pStyle w:val="Paragraph0"/>
        <w:widowControl w:val="0"/>
        <w:ind w:firstLine="533"/>
        <w:rPr>
          <w:ins w:id="594" w:author="Xin Li" w:date="2026-05-31T09:45:00Z" w16du:dateUtc="2026-05-31T01:45:00Z"/>
        </w:rPr>
      </w:pPr>
      <w:ins w:id="595" w:author="Dylan CHEN" w:date="2026-05-30T18:11:00Z" w16du:dateUtc="2026-05-30T10:11:00Z">
        <w:r w:rsidRPr="001F023B">
          <w:t xml:space="preserve">To </w:t>
        </w:r>
      </w:ins>
      <w:ins w:id="596" w:author="Xin Li" w:date="2026-05-31T09:39:00Z" w16du:dateUtc="2026-05-31T01:39:00Z">
        <w:r w:rsidR="00EB01C0">
          <w:t>have a clear identification, we put attention on the first answer or sec</w:t>
        </w:r>
      </w:ins>
      <w:ins w:id="597" w:author="Xin Li" w:date="2026-05-31T09:40:00Z" w16du:dateUtc="2026-05-31T01:40:00Z">
        <w:r w:rsidR="00EB01C0">
          <w:t xml:space="preserve">ond answer in the </w:t>
        </w:r>
      </w:ins>
      <w:ins w:id="598" w:author="Dylan CHEN" w:date="2026-05-30T18:11:00Z" w16du:dateUtc="2026-05-30T10:11:00Z">
        <w:del w:id="599" w:author="Xin Li" w:date="2026-05-31T09:45:00Z" w16du:dateUtc="2026-05-31T01:45:00Z">
          <w:r w:rsidRPr="001F023B" w:rsidDel="00EB01C0">
            <w:delText xml:space="preserve">examine how AI-generated answers shape subsequent answerer participation, we organize the empirical analysis around the </w:delText>
          </w:r>
        </w:del>
        <w:r w:rsidRPr="001F023B">
          <w:t xml:space="preserve">answer sequence shown in Figure </w:t>
        </w:r>
        <w:r>
          <w:rPr>
            <w:rFonts w:hint="eastAsia"/>
          </w:rPr>
          <w:t>4</w:t>
        </w:r>
        <w:r w:rsidRPr="001F023B">
          <w:t xml:space="preserve">. </w:t>
        </w:r>
      </w:ins>
    </w:p>
    <w:p w14:paraId="08A1938D" w14:textId="77777777" w:rsidR="009B55DA" w:rsidRDefault="001F023B">
      <w:pPr>
        <w:pStyle w:val="Paragraph0"/>
        <w:widowControl w:val="0"/>
        <w:ind w:firstLine="533"/>
        <w:rPr>
          <w:ins w:id="600" w:author="Xin Li" w:date="2026-05-31T09:49:00Z" w16du:dateUtc="2026-05-31T01:49:00Z"/>
        </w:rPr>
      </w:pPr>
      <w:ins w:id="601" w:author="Dylan CHEN" w:date="2026-05-30T18:11:00Z" w16du:dateUtc="2026-05-30T10:11:00Z">
        <w:del w:id="602" w:author="Xin Li" w:date="2026-05-31T09:46:00Z" w16du:dateUtc="2026-05-31T01:46:00Z">
          <w:r w:rsidRPr="001F023B" w:rsidDel="00EB01C0">
            <w:delText>Figure</w:delText>
          </w:r>
        </w:del>
      </w:ins>
      <w:ins w:id="603" w:author="Xin Li" w:date="2026-05-31T09:46:00Z" w16du:dateUtc="2026-05-31T01:46:00Z">
        <w:r w:rsidR="00EB01C0">
          <w:t>To assess 1</w:t>
        </w:r>
        <w:r w:rsidR="00EB01C0" w:rsidRPr="00EB01C0">
          <w:rPr>
            <w:vertAlign w:val="superscript"/>
            <w:rPrChange w:id="604" w:author="Xin Li" w:date="2026-05-31T09:46:00Z" w16du:dateUtc="2026-05-31T01:46:00Z">
              <w:rPr/>
            </w:rPrChange>
          </w:rPr>
          <w:t>st</w:t>
        </w:r>
        <w:r w:rsidR="00EB01C0">
          <w:t xml:space="preserve"> answer’s effect on participation needs the </w:t>
        </w:r>
      </w:ins>
      <w:ins w:id="605" w:author="Xin Li" w:date="2026-05-31T09:47:00Z" w16du:dateUtc="2026-05-31T01:47:00Z">
        <w:r w:rsidR="00EB01C0">
          <w:t xml:space="preserve">comparison of </w:t>
        </w:r>
      </w:ins>
      <w:ins w:id="606" w:author="Dylan CHEN" w:date="2026-05-30T18:11:00Z" w16du:dateUtc="2026-05-30T10:11:00Z">
        <w:del w:id="607" w:author="Xin Li" w:date="2026-05-31T09:47:00Z" w16du:dateUtc="2026-05-31T01:47:00Z">
          <w:r w:rsidRPr="001F023B" w:rsidDel="00EB01C0">
            <w:delText xml:space="preserve"> </w:delText>
          </w:r>
          <w:r w:rsidDel="00EB01C0">
            <w:rPr>
              <w:rFonts w:hint="eastAsia"/>
            </w:rPr>
            <w:delText>4</w:delText>
          </w:r>
          <w:r w:rsidRPr="001F023B" w:rsidDel="00EB01C0">
            <w:delText xml:space="preserve"> motivates </w:delText>
          </w:r>
        </w:del>
      </w:ins>
      <w:del w:id="608" w:author="Dylan CHEN" w:date="2026-05-30T18:11:00Z" w16du:dateUtc="2026-05-30T10:11:00Z">
        <w:r w:rsidR="00137261" w:rsidRPr="0022223D" w:rsidDel="001F023B">
          <w:delText>To examine AI-generated answers’ impact on human answer</w:delText>
        </w:r>
      </w:del>
      <w:ins w:id="609" w:author="Xin Li" w:date="2026-05-11T13:31:00Z" w16du:dateUtc="2026-05-11T05:31:00Z">
        <w:del w:id="610" w:author="Dylan CHEN" w:date="2026-05-30T18:11:00Z" w16du:dateUtc="2026-05-30T10:11:00Z">
          <w:r w:rsidR="006846D3" w:rsidDel="001F023B">
            <w:delText>ers</w:delText>
          </w:r>
        </w:del>
      </w:ins>
      <w:del w:id="611" w:author="Dylan CHEN" w:date="2026-05-30T18:11:00Z" w16du:dateUtc="2026-05-30T10:11:00Z">
        <w:r w:rsidR="00137261" w:rsidRPr="0022223D" w:rsidDel="001F023B">
          <w:delText xml:space="preserve"> supply, </w:delText>
        </w:r>
      </w:del>
      <w:ins w:id="612" w:author="Xin Li" w:date="2026-04-11T16:05:00Z" w16du:dateUtc="2026-04-11T08:05:00Z">
        <w:del w:id="613" w:author="Dylan CHEN" w:date="2026-05-30T18:11:00Z" w16du:dateUtc="2026-05-30T10:11:00Z">
          <w:r w:rsidR="00AF69F7" w:rsidDel="001F023B">
            <w:delText xml:space="preserve">as illustrated in Figure 4, we consider </w:delText>
          </w:r>
        </w:del>
      </w:ins>
      <w:ins w:id="614" w:author="Xin Li" w:date="2026-05-11T13:31:00Z" w16du:dateUtc="2026-05-11T05:31:00Z">
        <w:r w:rsidR="006846D3">
          <w:t xml:space="preserve">two </w:t>
        </w:r>
      </w:ins>
      <w:ins w:id="615" w:author="Xin Li" w:date="2026-05-31T09:47:00Z" w16du:dateUtc="2026-05-31T01:47:00Z">
        <w:r w:rsidR="00EB01C0">
          <w:t xml:space="preserve">slightly different dependent variables. </w:t>
        </w:r>
      </w:ins>
      <w:ins w:id="616" w:author="Dylan CHEN" w:date="2026-05-30T18:12:00Z" w16du:dateUtc="2026-05-30T10:12:00Z">
        <w:r w:rsidRPr="001F023B">
          <w:t xml:space="preserve">In Setup 1, </w:t>
        </w:r>
        <w:del w:id="617" w:author="Xin Li" w:date="2026-05-31T09:47:00Z" w16du:dateUtc="2026-05-31T01:47:00Z">
          <w:r w:rsidRPr="001F023B" w:rsidDel="00EB01C0">
            <w:delText xml:space="preserve">the AI-generated answer is treated as part of the initial question-side condition, so </w:delText>
          </w:r>
        </w:del>
        <w:r w:rsidRPr="001F023B">
          <w:t xml:space="preserve">the empirical focus is on </w:t>
        </w:r>
      </w:ins>
      <w:ins w:id="618" w:author="Xin Li" w:date="2026-05-31T09:47:00Z" w16du:dateUtc="2026-05-31T01:47:00Z">
        <w:r w:rsidR="00EB01C0">
          <w:t>1</w:t>
        </w:r>
        <w:r w:rsidR="00EB01C0" w:rsidRPr="00EB01C0">
          <w:rPr>
            <w:vertAlign w:val="superscript"/>
            <w:rPrChange w:id="619" w:author="Xin Li" w:date="2026-05-31T09:47:00Z" w16du:dateUtc="2026-05-31T01:47:00Z">
              <w:rPr/>
            </w:rPrChange>
          </w:rPr>
          <w:t>st</w:t>
        </w:r>
        <w:r w:rsidR="00EB01C0">
          <w:t xml:space="preserve"> </w:t>
        </w:r>
      </w:ins>
      <w:ins w:id="620" w:author="Dylan CHEN" w:date="2026-05-30T18:12:00Z" w16du:dateUtc="2026-05-30T10:12:00Z">
        <w:del w:id="621" w:author="Xin Li" w:date="2026-05-31T09:48:00Z" w16du:dateUtc="2026-05-31T01:48:00Z">
          <w:r w:rsidRPr="001F023B" w:rsidDel="00EB01C0">
            <w:delText xml:space="preserve">all </w:delText>
          </w:r>
        </w:del>
        <w:r w:rsidRPr="001F023B">
          <w:t>human answers</w:t>
        </w:r>
      </w:ins>
      <w:ins w:id="622" w:author="Xin Li" w:date="2026-05-31T09:48:00Z" w16du:dateUtc="2026-05-31T01:48:00Z">
        <w:r w:rsidR="00EB01C0">
          <w:t>’</w:t>
        </w:r>
      </w:ins>
      <w:ins w:id="623" w:author="Dylan CHEN" w:date="2026-05-30T18:12:00Z" w16du:dateUtc="2026-05-30T10:12:00Z">
        <w:r w:rsidRPr="001F023B">
          <w:t xml:space="preserve"> </w:t>
        </w:r>
      </w:ins>
      <w:ins w:id="624" w:author="Xin Li" w:date="2026-05-31T09:48:00Z" w16du:dateUtc="2026-05-31T01:48:00Z">
        <w:r w:rsidR="00EB01C0">
          <w:t xml:space="preserve">post </w:t>
        </w:r>
      </w:ins>
      <w:ins w:id="625" w:author="Dylan CHEN" w:date="2026-05-30T18:12:00Z" w16du:dateUtc="2026-05-30T10:12:00Z">
        <w:del w:id="626" w:author="Xin Li" w:date="2026-05-31T09:48:00Z" w16du:dateUtc="2026-05-31T01:48:00Z">
          <w:r w:rsidRPr="001F023B" w:rsidDel="00EB01C0">
            <w:delText xml:space="preserve">that arrive </w:delText>
          </w:r>
        </w:del>
        <w:r w:rsidRPr="001F023B">
          <w:t xml:space="preserve">after the question is posted. </w:t>
        </w:r>
        <w:r>
          <w:rPr>
            <w:rFonts w:hint="eastAsia"/>
          </w:rPr>
          <w:t>In Set</w:t>
        </w:r>
      </w:ins>
      <w:ins w:id="627" w:author="Dylan CHEN" w:date="2026-05-30T18:13:00Z" w16du:dateUtc="2026-05-30T10:13:00Z">
        <w:r>
          <w:rPr>
            <w:rFonts w:hint="eastAsia"/>
          </w:rPr>
          <w:t xml:space="preserve">up 2, </w:t>
        </w:r>
      </w:ins>
      <w:ins w:id="628" w:author="Xin Li" w:date="2026-05-31T09:48:00Z" w16du:dateUtc="2026-05-31T01:48:00Z">
        <w:r w:rsidR="00EB01C0">
          <w:t xml:space="preserve">the empirical </w:t>
        </w:r>
        <w:r w:rsidR="009B55DA">
          <w:t xml:space="preserve">focus is on </w:t>
        </w:r>
      </w:ins>
      <w:ins w:id="629" w:author="Xin Li" w:date="2026-05-11T13:33:00Z" w16du:dateUtc="2026-05-11T05:33:00Z">
        <w:del w:id="630" w:author="Dylan CHEN" w:date="2026-05-30T18:12:00Z" w16du:dateUtc="2026-05-30T10:12:00Z">
          <w:r w:rsidR="00D467F9" w:rsidDel="001F023B">
            <w:delText xml:space="preserve">The first setup consider having </w:delText>
          </w:r>
        </w:del>
        <w:del w:id="631" w:author="Dylan CHEN" w:date="2026-05-29T15:58:00Z" w16du:dateUtc="2026-05-29T07:58:00Z">
          <w:r w:rsidR="00D467F9" w:rsidDel="00557BF6">
            <w:delText>vs</w:delText>
          </w:r>
        </w:del>
        <w:del w:id="632" w:author="Dylan CHEN" w:date="2026-05-30T18:12:00Z" w16du:dateUtc="2026-05-30T10:12:00Z">
          <w:r w:rsidR="00D467F9" w:rsidDel="001F023B">
            <w:delText xml:space="preserve"> not having the </w:delText>
          </w:r>
        </w:del>
      </w:ins>
      <w:ins w:id="633" w:author="Xin Li" w:date="2026-05-11T13:31:00Z" w16du:dateUtc="2026-05-11T05:31:00Z">
        <w:del w:id="634" w:author="Dylan CHEN" w:date="2026-05-30T18:12:00Z" w16du:dateUtc="2026-05-30T10:12:00Z">
          <w:r w:rsidR="00914346" w:rsidDel="001F023B">
            <w:delText>AI answer</w:delText>
          </w:r>
        </w:del>
      </w:ins>
      <w:ins w:id="635" w:author="Xin Li" w:date="2026-05-11T13:33:00Z" w16du:dateUtc="2026-05-11T05:33:00Z">
        <w:del w:id="636" w:author="Dylan CHEN" w:date="2026-05-30T18:12:00Z" w16du:dateUtc="2026-05-30T10:12:00Z">
          <w:r w:rsidR="00D467F9" w:rsidDel="001F023B">
            <w:delText xml:space="preserve"> as the exongenous shock and inspect the change in 1</w:delText>
          </w:r>
          <w:r w:rsidR="00D467F9" w:rsidRPr="00D467F9" w:rsidDel="001F023B">
            <w:rPr>
              <w:vertAlign w:val="superscript"/>
              <w:rPrChange w:id="637" w:author="Xin Li" w:date="2026-05-11T13:33:00Z" w16du:dateUtc="2026-05-11T05:33:00Z">
                <w:rPr/>
              </w:rPrChange>
            </w:rPr>
            <w:delText>st</w:delText>
          </w:r>
          <w:r w:rsidR="00D467F9" w:rsidDel="001F023B">
            <w:delText xml:space="preserve"> human answers’ </w:delText>
          </w:r>
        </w:del>
      </w:ins>
      <w:ins w:id="638" w:author="Xin Li" w:date="2026-05-11T13:35:00Z" w16du:dateUtc="2026-05-11T05:35:00Z">
        <w:del w:id="639" w:author="Dylan CHEN" w:date="2026-05-30T18:12:00Z" w16du:dateUtc="2026-05-30T10:12:00Z">
          <w:r w:rsidR="00107C39" w:rsidDel="001F023B">
            <w:delText xml:space="preserve">timing and innovation. </w:delText>
          </w:r>
        </w:del>
        <w:del w:id="640" w:author="Dylan CHEN" w:date="2026-05-30T18:13:00Z" w16du:dateUtc="2026-05-30T10:13:00Z">
          <w:r w:rsidR="00107C39" w:rsidDel="001F023B">
            <w:rPr>
              <w:rFonts w:hint="eastAsia"/>
            </w:rPr>
            <w:delText>T</w:delText>
          </w:r>
          <w:r w:rsidDel="001F023B">
            <w:rPr>
              <w:rFonts w:hint="eastAsia"/>
            </w:rPr>
            <w:delText>he second setup</w:delText>
          </w:r>
        </w:del>
      </w:ins>
      <w:ins w:id="641" w:author="Dylan CHEN" w:date="2026-05-30T18:13:00Z" w16du:dateUtc="2026-05-30T10:13:00Z">
        <w:del w:id="642" w:author="Xin Li" w:date="2026-05-31T09:48:00Z" w16du:dateUtc="2026-05-31T01:48:00Z">
          <w:r w:rsidDel="009B55DA">
            <w:rPr>
              <w:rFonts w:hint="eastAsia"/>
            </w:rPr>
            <w:delText>we</w:delText>
          </w:r>
        </w:del>
      </w:ins>
      <w:ins w:id="643" w:author="Xin Li" w:date="2026-05-11T13:35:00Z" w16du:dateUtc="2026-05-11T05:35:00Z">
        <w:del w:id="644" w:author="Dylan CHEN" w:date="2026-05-30T18:13:00Z" w16du:dateUtc="2026-05-30T10:13:00Z">
          <w:r w:rsidR="00107C39" w:rsidDel="001F023B">
            <w:delText>s</w:delText>
          </w:r>
        </w:del>
        <w:r w:rsidR="00107C39">
          <w:t>the 1</w:t>
        </w:r>
        <w:r w:rsidR="00107C39" w:rsidRPr="00107C39">
          <w:rPr>
            <w:vertAlign w:val="superscript"/>
            <w:rPrChange w:id="645" w:author="Xin Li" w:date="2026-05-11T13:35:00Z" w16du:dateUtc="2026-05-11T05:35:00Z">
              <w:rPr/>
            </w:rPrChange>
          </w:rPr>
          <w:t>st</w:t>
        </w:r>
        <w:r w:rsidR="00107C39">
          <w:t xml:space="preserve"> answer’s</w:t>
        </w:r>
      </w:ins>
      <w:ins w:id="646" w:author="Xin Li" w:date="2026-05-31T09:49:00Z" w16du:dateUtc="2026-05-31T01:49:00Z">
        <w:r w:rsidR="009B55DA">
          <w:t xml:space="preserve"> </w:t>
        </w:r>
      </w:ins>
      <w:ins w:id="647" w:author="Xin Li" w:date="2026-05-11T13:35:00Z" w16du:dateUtc="2026-05-11T05:35:00Z">
        <w:r w:rsidR="00107C39">
          <w:t>impact on the second answer, where the 1</w:t>
        </w:r>
        <w:r w:rsidR="00107C39" w:rsidRPr="00107C39">
          <w:rPr>
            <w:vertAlign w:val="superscript"/>
            <w:rPrChange w:id="648" w:author="Xin Li" w:date="2026-05-11T13:35:00Z" w16du:dateUtc="2026-05-11T05:35:00Z">
              <w:rPr/>
            </w:rPrChange>
          </w:rPr>
          <w:t>st</w:t>
        </w:r>
        <w:r w:rsidR="00107C39">
          <w:t xml:space="preserve"> answer can be </w:t>
        </w:r>
      </w:ins>
      <w:ins w:id="649" w:author="Xin Li" w:date="2026-05-11T13:36:00Z" w16du:dateUtc="2026-05-11T05:36:00Z">
        <w:r w:rsidR="002F05AB">
          <w:t xml:space="preserve">either human answer or </w:t>
        </w:r>
      </w:ins>
      <w:ins w:id="650" w:author="Xin Li" w:date="2026-05-11T13:37:00Z" w16du:dateUtc="2026-05-11T05:37:00Z">
        <w:r w:rsidR="002F05AB">
          <w:t xml:space="preserve">AI answer. </w:t>
        </w:r>
      </w:ins>
    </w:p>
    <w:p w14:paraId="464B8ECC" w14:textId="48065FC8" w:rsidR="001F023B" w:rsidRDefault="001F023B" w:rsidP="00A86F82">
      <w:pPr>
        <w:pStyle w:val="Paragraph0"/>
        <w:ind w:firstLine="533"/>
        <w:rPr>
          <w:ins w:id="651" w:author="Dylan CHEN" w:date="2026-05-30T18:13:00Z" w16du:dateUtc="2026-05-30T10:13:00Z"/>
        </w:rPr>
      </w:pPr>
      <w:ins w:id="652" w:author="Dylan CHEN" w:date="2026-05-30T18:10:00Z" w16du:dateUtc="2026-05-30T10:10:00Z">
        <w:del w:id="653" w:author="Xin Li" w:date="2026-05-31T09:38:00Z" w16du:dateUtc="2026-05-31T01:38:00Z">
          <w:r w:rsidDel="00EB01C0">
            <w:rPr>
              <w:rFonts w:hint="eastAsia"/>
            </w:rPr>
            <w:delText>4</w:delText>
          </w:r>
        </w:del>
      </w:ins>
      <w:ins w:id="654" w:author="Dylan CHEN" w:date="2026-05-30T18:13:00Z" w16du:dateUtc="2026-05-30T10:13:00Z">
        <w:r w:rsidRPr="001F023B">
          <w:t xml:space="preserve">We first consider Setup 1, in which the AI-generated answer is treated as part of the initial question-side stimulus. In this setup, the condition differs at the moment the question becomes visible: some questions are accompanied by an AI answer, whereas others are not. The outcome of interest is then the full set of human answers that follow. As Figure </w:t>
        </w:r>
      </w:ins>
      <w:ins w:id="655" w:author="Dylan CHEN" w:date="2026-05-30T18:14:00Z" w16du:dateUtc="2026-05-30T10:14:00Z">
        <w:r>
          <w:rPr>
            <w:rFonts w:hint="eastAsia"/>
          </w:rPr>
          <w:t>4</w:t>
        </w:r>
      </w:ins>
      <w:ins w:id="656" w:author="Dylan CHEN" w:date="2026-05-30T18:13:00Z" w16du:dateUtc="2026-05-30T10:13:00Z">
        <w:r w:rsidRPr="001F023B">
          <w:t xml:space="preserve"> illustrates, Setup 1 tracks all subsequent human participation after the question is posted and asks whether attaching an AI answer changes how many human answers arrive and how quickly the first human answer appears.</w:t>
        </w:r>
      </w:ins>
    </w:p>
    <w:p w14:paraId="5615C6D6" w14:textId="7FBA1442" w:rsidR="007E5B97" w:rsidRPr="0022223D" w:rsidRDefault="001F023B" w:rsidP="00A86F82">
      <w:pPr>
        <w:pStyle w:val="Paragraph0"/>
        <w:ind w:firstLine="533"/>
      </w:pPr>
      <w:ins w:id="657" w:author="Dylan CHEN" w:date="2026-05-30T18:14:00Z" w16du:dateUtc="2026-05-30T10:14:00Z">
        <w:r w:rsidRPr="001F023B">
          <w:t>For answerer participation in Setup 1, we estimate</w:t>
        </w:r>
      </w:ins>
      <w:ins w:id="658" w:author="Xin Li" w:date="2026-05-11T13:37:00Z" w16du:dateUtc="2026-05-11T05:37:00Z">
        <w:del w:id="659" w:author="Dylan CHEN" w:date="2026-05-30T18:14:00Z" w16du:dateUtc="2026-05-30T10:14:00Z">
          <w:r w:rsidR="002F05AB" w:rsidDel="001F023B">
            <w:delText>Under the setup, we build two models</w:delText>
          </w:r>
        </w:del>
      </w:ins>
      <w:ins w:id="660" w:author="Xin Li" w:date="2026-04-11T16:05:00Z" w16du:dateUtc="2026-04-11T08:05:00Z">
        <w:del w:id="661" w:author="Dylan CHEN" w:date="2026-05-30T18:14:00Z" w16du:dateUtc="2026-05-30T10:14:00Z">
          <w:r w:rsidR="00AF69F7" w:rsidDel="001F023B">
            <w:delText xml:space="preserve"> and </w:delText>
          </w:r>
        </w:del>
      </w:ins>
      <w:del w:id="662" w:author="Dylan CHEN" w:date="2026-05-30T18:14:00Z" w16du:dateUtc="2026-05-30T10:14:00Z">
        <w:r w:rsidR="00137261" w:rsidRPr="0022223D" w:rsidDel="001F023B">
          <w:delText>we estimate</w:delText>
        </w:r>
      </w:del>
      <w:r w:rsidR="00137261" w:rsidRPr="0022223D">
        <w:t>:</w:t>
      </w:r>
    </w:p>
    <w:p w14:paraId="7E8DF233" w14:textId="0DFA95B2" w:rsidR="00557BF6" w:rsidRPr="0022223D" w:rsidRDefault="009B55DA">
      <w:pPr>
        <w:pStyle w:val="Equation"/>
        <w:spacing w:before="120" w:after="120"/>
        <w:jc w:val="left"/>
        <w:rPr>
          <w:ins w:id="663" w:author="Dylan CHEN" w:date="2026-05-29T15:58:00Z" w16du:dateUtc="2026-05-29T07:58:00Z"/>
          <w:i/>
          <w:iCs/>
          <w:sz w:val="24"/>
          <w:szCs w:val="24"/>
        </w:rPr>
        <w:pPrChange w:id="664" w:author="Xin Li" w:date="2026-05-31T09:53:00Z" w16du:dateUtc="2026-05-31T01:53:00Z">
          <w:pPr>
            <w:pStyle w:val="Equation"/>
            <w:spacing w:before="120" w:after="120"/>
            <w:ind w:firstLine="539"/>
          </w:pPr>
        </w:pPrChange>
      </w:pPr>
      <w:ins w:id="665" w:author="Xin Li" w:date="2026-05-31T09:54:00Z" w16du:dateUtc="2026-05-31T01:54:00Z">
        <w:r>
          <w:rPr>
            <w:i/>
            <w:iCs/>
            <w:sz w:val="24"/>
            <w:szCs w:val="24"/>
          </w:rPr>
          <w:lastRenderedPageBreak/>
          <w:t>7day-</w:t>
        </w:r>
      </w:ins>
      <w:ins w:id="666" w:author="Dylan CHEN" w:date="2026-05-30T17:02:00Z" w16du:dateUtc="2026-05-30T09:02:00Z">
        <w:r w:rsidR="00AD0B73">
          <w:rPr>
            <w:rFonts w:hint="eastAsia"/>
            <w:i/>
            <w:iCs/>
            <w:sz w:val="24"/>
            <w:szCs w:val="24"/>
          </w:rPr>
          <w:t>answer</w:t>
        </w:r>
      </w:ins>
      <w:ins w:id="667" w:author="Xin Li" w:date="2026-05-31T09:54:00Z" w16du:dateUtc="2026-05-31T01:54:00Z">
        <w:r>
          <w:rPr>
            <w:i/>
            <w:iCs/>
            <w:sz w:val="24"/>
            <w:szCs w:val="24"/>
          </w:rPr>
          <w:t>s</w:t>
        </w:r>
      </w:ins>
      <w:ins w:id="668" w:author="Dylan CHEN" w:date="2026-05-30T17:02:00Z" w16du:dateUtc="2026-05-30T09:02:00Z">
        <w:del w:id="669" w:author="Xin Li" w:date="2026-05-31T09:54:00Z" w16du:dateUtc="2026-05-31T01:54:00Z">
          <w:r w:rsidR="00AD0B73" w:rsidDel="009B55DA">
            <w:rPr>
              <w:rFonts w:hint="eastAsia"/>
              <w:i/>
              <w:iCs/>
              <w:sz w:val="24"/>
              <w:szCs w:val="24"/>
            </w:rPr>
            <w:delText>erParticipation</w:delText>
          </w:r>
        </w:del>
      </w:ins>
      <w:ins w:id="670" w:author="Dylan CHEN" w:date="2026-05-29T15:58:00Z" w16du:dateUtc="2026-05-29T07:58:00Z">
        <w:r w:rsidR="00557BF6" w:rsidRPr="0022223D">
          <w:rPr>
            <w:i/>
            <w:iCs/>
            <w:sz w:val="24"/>
            <w:szCs w:val="24"/>
            <w:vertAlign w:val="subscript"/>
          </w:rPr>
          <w:t>i</w:t>
        </w:r>
        <w:r w:rsidR="00557BF6" w:rsidRPr="0022223D">
          <w:rPr>
            <w:i/>
            <w:iCs/>
            <w:sz w:val="24"/>
            <w:szCs w:val="24"/>
          </w:rPr>
          <w:t xml:space="preserve"> = </w:t>
        </w:r>
        <w:r w:rsidR="00557BF6" w:rsidRPr="0022223D">
          <w:rPr>
            <w:rFonts w:ascii="Symbol" w:eastAsia="Symbol" w:hAnsi="Symbol" w:cs="Symbol"/>
            <w:i/>
            <w:iCs/>
            <w:sz w:val="24"/>
            <w:szCs w:val="24"/>
          </w:rPr>
          <w:t></w:t>
        </w:r>
        <w:r w:rsidR="00557BF6" w:rsidRPr="0022223D">
          <w:rPr>
            <w:i/>
            <w:iCs/>
            <w:sz w:val="24"/>
            <w:szCs w:val="24"/>
            <w:vertAlign w:val="subscript"/>
          </w:rPr>
          <w:t>0</w:t>
        </w:r>
        <w:r w:rsidR="00557BF6" w:rsidRPr="0022223D">
          <w:rPr>
            <w:i/>
            <w:iCs/>
            <w:sz w:val="24"/>
            <w:szCs w:val="24"/>
          </w:rPr>
          <w:t xml:space="preserve"> + </w:t>
        </w:r>
        <w:r w:rsidR="00557BF6" w:rsidRPr="0022223D">
          <w:rPr>
            <w:rFonts w:ascii="Symbol" w:eastAsia="Symbol" w:hAnsi="Symbol" w:cs="Symbol"/>
            <w:i/>
            <w:iCs/>
            <w:sz w:val="24"/>
            <w:szCs w:val="24"/>
          </w:rPr>
          <w:t></w:t>
        </w:r>
        <w:r w:rsidR="00557BF6" w:rsidRPr="0022223D">
          <w:rPr>
            <w:i/>
            <w:iCs/>
            <w:sz w:val="24"/>
            <w:szCs w:val="24"/>
            <w:vertAlign w:val="subscript"/>
          </w:rPr>
          <w:t xml:space="preserve">1 </w:t>
        </w:r>
        <w:del w:id="671" w:author="Xin Li" w:date="2026-05-31T09:52:00Z" w16du:dateUtc="2026-05-31T01:52:00Z">
          <w:r w:rsidR="00557BF6" w:rsidRPr="0022223D" w:rsidDel="009B55DA">
            <w:rPr>
              <w:i/>
              <w:iCs/>
              <w:sz w:val="24"/>
              <w:szCs w:val="24"/>
            </w:rPr>
            <w:delText>AI</w:delText>
          </w:r>
        </w:del>
      </w:ins>
      <w:ins w:id="672" w:author="Xin Li" w:date="2026-05-31T09:52:00Z" w16du:dateUtc="2026-05-31T01:52:00Z">
        <w:r>
          <w:rPr>
            <w:i/>
            <w:iCs/>
            <w:sz w:val="24"/>
            <w:szCs w:val="24"/>
          </w:rPr>
          <w:t>Has1</w:t>
        </w:r>
      </w:ins>
      <w:ins w:id="673" w:author="Dylan CHEN" w:date="2026-05-29T15:58:00Z" w16du:dateUtc="2026-05-29T07:58:00Z">
        <w:r w:rsidR="00557BF6" w:rsidRPr="0022223D">
          <w:rPr>
            <w:i/>
            <w:iCs/>
            <w:sz w:val="24"/>
            <w:szCs w:val="24"/>
            <w:vertAlign w:val="subscript"/>
          </w:rPr>
          <w:t>i</w:t>
        </w:r>
        <w:r w:rsidR="00557BF6" w:rsidRPr="0022223D">
          <w:rPr>
            <w:i/>
            <w:iCs/>
            <w:sz w:val="24"/>
            <w:szCs w:val="24"/>
          </w:rPr>
          <w:t xml:space="preserve"> </w:t>
        </w:r>
      </w:ins>
      <w:ins w:id="674" w:author="Dylan CHEN" w:date="2026-05-30T18:14:00Z" w16du:dateUtc="2026-05-30T10:14:00Z">
        <w:r w:rsidR="001F023B" w:rsidRPr="001F023B">
          <w:rPr>
            <w:i/>
            <w:iCs/>
            <w:sz w:val="24"/>
            <w:szCs w:val="24"/>
          </w:rPr>
          <w:t>+ β</w:t>
        </w:r>
        <w:r w:rsidR="001F023B" w:rsidRPr="001F023B">
          <w:rPr>
            <w:i/>
            <w:iCs/>
            <w:sz w:val="24"/>
            <w:szCs w:val="24"/>
            <w:vertAlign w:val="subscript"/>
            <w:rPrChange w:id="675" w:author="Dylan CHEN" w:date="2026-05-30T18:14:00Z" w16du:dateUtc="2026-05-30T10:14:00Z">
              <w:rPr>
                <w:i/>
                <w:iCs/>
                <w:sz w:val="24"/>
                <w:szCs w:val="24"/>
              </w:rPr>
            </w:rPrChange>
          </w:rPr>
          <w:t>2</w:t>
        </w:r>
        <w:r w:rsidR="001F023B" w:rsidRPr="001F023B">
          <w:rPr>
            <w:i/>
            <w:iCs/>
            <w:sz w:val="24"/>
            <w:szCs w:val="24"/>
          </w:rPr>
          <w:t xml:space="preserve"> (</w:t>
        </w:r>
        <w:r w:rsidR="001F023B" w:rsidRPr="0022223D">
          <w:rPr>
            <w:i/>
            <w:iCs/>
            <w:sz w:val="24"/>
            <w:szCs w:val="24"/>
          </w:rPr>
          <w:t>AI</w:t>
        </w:r>
        <w:r w:rsidR="001F023B" w:rsidRPr="0022223D">
          <w:rPr>
            <w:i/>
            <w:iCs/>
            <w:sz w:val="24"/>
            <w:szCs w:val="24"/>
            <w:vertAlign w:val="subscript"/>
          </w:rPr>
          <w:t>i</w:t>
        </w:r>
        <w:r w:rsidR="001F023B" w:rsidRPr="0022223D">
          <w:rPr>
            <w:i/>
            <w:iCs/>
            <w:sz w:val="24"/>
            <w:szCs w:val="24"/>
          </w:rPr>
          <w:t xml:space="preserve"> </w:t>
        </w:r>
        <w:r w:rsidR="001F023B" w:rsidRPr="001F023B">
          <w:rPr>
            <w:i/>
            <w:iCs/>
            <w:sz w:val="24"/>
            <w:szCs w:val="24"/>
          </w:rPr>
          <w:t>×</w:t>
        </w:r>
      </w:ins>
      <w:ins w:id="676" w:author="Xin Li" w:date="2026-05-31T09:52:00Z" w16du:dateUtc="2026-05-31T01:52:00Z">
        <w:r w:rsidRPr="009B55DA">
          <w:rPr>
            <w:i/>
            <w:iCs/>
            <w:sz w:val="24"/>
            <w:szCs w:val="24"/>
          </w:rPr>
          <w:t xml:space="preserve"> </w:t>
        </w:r>
        <w:r>
          <w:rPr>
            <w:i/>
            <w:iCs/>
            <w:sz w:val="24"/>
            <w:szCs w:val="24"/>
          </w:rPr>
          <w:t>Has1</w:t>
        </w:r>
      </w:ins>
      <w:ins w:id="677" w:author="Dylan CHEN" w:date="2026-05-30T18:14:00Z" w16du:dateUtc="2026-05-30T10:14:00Z">
        <w:del w:id="678" w:author="Xin Li" w:date="2026-05-31T09:53:00Z" w16du:dateUtc="2026-05-31T01:53:00Z">
          <w:r w:rsidR="001F023B" w:rsidRPr="001F023B" w:rsidDel="009B55DA">
            <w:rPr>
              <w:i/>
              <w:iCs/>
              <w:sz w:val="24"/>
              <w:szCs w:val="24"/>
            </w:rPr>
            <w:delText xml:space="preserve"> quality</w:delText>
          </w:r>
        </w:del>
        <w:r w:rsidR="001F023B" w:rsidRPr="001F023B">
          <w:rPr>
            <w:i/>
            <w:iCs/>
            <w:sz w:val="24"/>
            <w:szCs w:val="24"/>
            <w:vertAlign w:val="subscript"/>
            <w:rPrChange w:id="679" w:author="Dylan CHEN" w:date="2026-05-30T18:14:00Z" w16du:dateUtc="2026-05-30T10:14:00Z">
              <w:rPr>
                <w:i/>
                <w:iCs/>
                <w:sz w:val="24"/>
                <w:szCs w:val="24"/>
              </w:rPr>
            </w:rPrChange>
          </w:rPr>
          <w:t>i</w:t>
        </w:r>
        <w:r w:rsidR="001F023B" w:rsidRPr="001F023B">
          <w:rPr>
            <w:i/>
            <w:iCs/>
            <w:sz w:val="24"/>
            <w:szCs w:val="24"/>
          </w:rPr>
          <w:t>)</w:t>
        </w:r>
      </w:ins>
      <w:ins w:id="680" w:author="Dylan CHEN" w:date="2026-05-29T15:58:00Z" w16du:dateUtc="2026-05-29T07:58:00Z">
        <w:r w:rsidR="00557BF6" w:rsidRPr="0022223D">
          <w:rPr>
            <w:i/>
            <w:iCs/>
            <w:sz w:val="24"/>
            <w:szCs w:val="24"/>
          </w:rPr>
          <w:t xml:space="preserve"> </w:t>
        </w:r>
      </w:ins>
      <w:ins w:id="681" w:author="Dylan CHEN" w:date="2026-05-30T18:14:00Z" w16du:dateUtc="2026-05-30T10:14:00Z">
        <w:r w:rsidR="001F023B">
          <w:rPr>
            <w:rFonts w:hint="eastAsia"/>
            <w:i/>
            <w:iCs/>
            <w:sz w:val="24"/>
            <w:szCs w:val="24"/>
          </w:rPr>
          <w:t xml:space="preserve">+ </w:t>
        </w:r>
      </w:ins>
      <w:ins w:id="682" w:author="Dylan CHEN" w:date="2026-05-29T15:58:00Z" w16du:dateUtc="2026-05-29T07:58:00Z">
        <w:r w:rsidR="00557BF6" w:rsidRPr="0022223D">
          <w:rPr>
            <w:i/>
            <w:iCs/>
            <w:sz w:val="24"/>
            <w:szCs w:val="24"/>
          </w:rPr>
          <w:t>X</w:t>
        </w:r>
        <w:r w:rsidR="00557BF6" w:rsidRPr="0022223D">
          <w:rPr>
            <w:i/>
            <w:iCs/>
            <w:sz w:val="24"/>
            <w:szCs w:val="24"/>
            <w:vertAlign w:val="subscript"/>
          </w:rPr>
          <w:t>i</w:t>
        </w:r>
        <w:r w:rsidR="00557BF6" w:rsidRPr="0022223D">
          <w:rPr>
            <w:rFonts w:ascii="Symbol" w:eastAsia="Symbol" w:hAnsi="Symbol" w:cs="Symbol"/>
            <w:i/>
            <w:iCs/>
            <w:sz w:val="24"/>
            <w:szCs w:val="24"/>
          </w:rPr>
          <w:t></w:t>
        </w:r>
        <w:r w:rsidR="00557BF6" w:rsidRPr="0022223D">
          <w:rPr>
            <w:i/>
            <w:iCs/>
            <w:sz w:val="24"/>
            <w:szCs w:val="24"/>
          </w:rPr>
          <w:t xml:space="preserve"> + questionTiming</w:t>
        </w:r>
        <w:r w:rsidR="00557BF6" w:rsidRPr="0022223D">
          <w:rPr>
            <w:i/>
            <w:iCs/>
            <w:sz w:val="24"/>
            <w:szCs w:val="24"/>
            <w:vertAlign w:val="subscript"/>
          </w:rPr>
          <w:t>i</w:t>
        </w:r>
        <w:r w:rsidR="00557BF6" w:rsidRPr="0022223D">
          <w:rPr>
            <w:i/>
            <w:iCs/>
            <w:sz w:val="24"/>
            <w:szCs w:val="24"/>
          </w:rPr>
          <w:t xml:space="preserve"> + </w:t>
        </w:r>
        <w:r w:rsidR="00557BF6" w:rsidRPr="0022223D">
          <w:rPr>
            <w:rFonts w:ascii="Symbol" w:eastAsia="Symbol" w:hAnsi="Symbol" w:cs="Symbol"/>
            <w:i/>
            <w:iCs/>
            <w:sz w:val="24"/>
            <w:szCs w:val="24"/>
          </w:rPr>
          <w:t></w:t>
        </w:r>
      </w:ins>
      <w:ins w:id="683" w:author="Dylan CHEN" w:date="2026-05-30T18:16:00Z" w16du:dateUtc="2026-05-30T10:16:00Z">
        <w:r w:rsidR="001F023B" w:rsidRPr="0022223D">
          <w:rPr>
            <w:i/>
            <w:iCs/>
            <w:sz w:val="24"/>
            <w:szCs w:val="24"/>
            <w:vertAlign w:val="subscript"/>
          </w:rPr>
          <w:t>i</w:t>
        </w:r>
      </w:ins>
      <w:ins w:id="684" w:author="Dylan CHEN" w:date="2026-05-30T18:15:00Z" w16du:dateUtc="2026-05-30T10:15:00Z">
        <w:r w:rsidR="001F023B">
          <w:rPr>
            <w:rFonts w:hint="eastAsia"/>
            <w:i/>
            <w:iCs/>
            <w:sz w:val="24"/>
            <w:szCs w:val="24"/>
            <w:vertAlign w:val="subscript"/>
          </w:rPr>
          <w:t xml:space="preserve"> </w:t>
        </w:r>
        <w:r w:rsidR="001F023B">
          <w:rPr>
            <w:rFonts w:hint="eastAsia"/>
            <w:sz w:val="24"/>
            <w:szCs w:val="24"/>
          </w:rPr>
          <w:t xml:space="preserve">   </w:t>
        </w:r>
      </w:ins>
      <w:ins w:id="685" w:author="Dylan CHEN" w:date="2026-05-29T15:58:00Z" w16du:dateUtc="2026-05-29T07:58:00Z">
        <w:r w:rsidR="00557BF6" w:rsidRPr="0022223D">
          <w:rPr>
            <w:sz w:val="24"/>
            <w:szCs w:val="24"/>
          </w:rPr>
          <w:t>(</w:t>
        </w:r>
        <w:r w:rsidR="00557BF6" w:rsidRPr="0022223D">
          <w:rPr>
            <w:rFonts w:eastAsiaTheme="minorEastAsia"/>
            <w:sz w:val="24"/>
            <w:szCs w:val="24"/>
          </w:rPr>
          <w:t>1</w:t>
        </w:r>
        <w:r w:rsidR="00557BF6" w:rsidRPr="0022223D">
          <w:rPr>
            <w:sz w:val="24"/>
            <w:szCs w:val="24"/>
          </w:rPr>
          <w:t>)</w:t>
        </w:r>
      </w:ins>
    </w:p>
    <w:p w14:paraId="7088C47B" w14:textId="0AB28B12" w:rsidR="00F40939" w:rsidRPr="0022223D" w:rsidDel="00557BF6" w:rsidRDefault="00F40939" w:rsidP="00F40939">
      <w:pPr>
        <w:pStyle w:val="Equation"/>
        <w:spacing w:before="120" w:after="120"/>
        <w:ind w:firstLine="539"/>
        <w:rPr>
          <w:del w:id="686" w:author="Dylan CHEN" w:date="2026-05-29T15:58:00Z" w16du:dateUtc="2026-05-29T07:58:00Z"/>
          <w:i/>
          <w:iCs/>
          <w:sz w:val="24"/>
          <w:szCs w:val="24"/>
        </w:rPr>
      </w:pPr>
      <w:del w:id="687" w:author="Dylan CHEN" w:date="2026-05-29T15:58:00Z" w16du:dateUtc="2026-05-29T07:58:00Z">
        <w:r w:rsidRPr="0022223D" w:rsidDel="00557BF6">
          <w:rPr>
            <w:i/>
            <w:iCs/>
            <w:sz w:val="24"/>
            <w:szCs w:val="24"/>
          </w:rPr>
          <w:delText>answerNum</w:delText>
        </w:r>
        <w:r w:rsidRPr="0022223D" w:rsidDel="00557BF6">
          <w:rPr>
            <w:i/>
            <w:iCs/>
            <w:sz w:val="24"/>
            <w:szCs w:val="24"/>
            <w:vertAlign w:val="subscript"/>
          </w:rPr>
          <w:delText>i</w:delText>
        </w:r>
        <w:r w:rsidRPr="0022223D" w:rsidDel="00557BF6">
          <w:rPr>
            <w:i/>
            <w:iCs/>
            <w:sz w:val="24"/>
            <w:szCs w:val="24"/>
          </w:rPr>
          <w:delText xml:space="preserve"> </w:delText>
        </w:r>
      </w:del>
      <w:ins w:id="688" w:author="Xin Li" w:date="2026-04-11T16:06:00Z" w16du:dateUtc="2026-04-11T08:06:00Z">
        <w:del w:id="689" w:author="Dylan CHEN" w:date="2026-05-29T15:58:00Z" w16du:dateUtc="2026-05-29T07:58:00Z">
          <w:r w:rsidR="00AF69F7" w:rsidRPr="0022223D" w:rsidDel="00557BF6">
            <w:rPr>
              <w:i/>
              <w:iCs/>
              <w:sz w:val="24"/>
              <w:szCs w:val="24"/>
            </w:rPr>
            <w:delText>answer</w:delText>
          </w:r>
        </w:del>
        <w:del w:id="690" w:author="Dylan CHEN" w:date="2026-05-29T15:57:00Z" w16du:dateUtc="2026-05-29T07:57:00Z">
          <w:r w:rsidR="00AF69F7" w:rsidDel="00557BF6">
            <w:rPr>
              <w:i/>
              <w:iCs/>
              <w:sz w:val="24"/>
              <w:szCs w:val="24"/>
            </w:rPr>
            <w:delText>Freq</w:delText>
          </w:r>
        </w:del>
        <w:del w:id="691" w:author="Dylan CHEN" w:date="2026-05-29T15:58:00Z" w16du:dateUtc="2026-05-29T07:58:00Z">
          <w:r w:rsidR="00AF69F7" w:rsidRPr="0022223D" w:rsidDel="00557BF6">
            <w:rPr>
              <w:i/>
              <w:iCs/>
              <w:sz w:val="24"/>
              <w:szCs w:val="24"/>
              <w:vertAlign w:val="subscript"/>
            </w:rPr>
            <w:delText>i</w:delText>
          </w:r>
          <w:r w:rsidR="00AF69F7" w:rsidRPr="0022223D" w:rsidDel="00557BF6">
            <w:rPr>
              <w:i/>
              <w:iCs/>
              <w:sz w:val="24"/>
              <w:szCs w:val="24"/>
            </w:rPr>
            <w:delText xml:space="preserve"> </w:delText>
          </w:r>
        </w:del>
      </w:ins>
      <w:del w:id="692" w:author="Dylan CHEN" w:date="2026-05-29T15:58:00Z" w16du:dateUtc="2026-05-29T07:58:00Z">
        <w:r w:rsidRPr="0022223D" w:rsidDel="00557BF6">
          <w:rPr>
            <w:i/>
            <w:iCs/>
            <w:sz w:val="24"/>
            <w:szCs w:val="24"/>
          </w:rPr>
          <w:delText xml:space="preserve">= </w:delText>
        </w:r>
        <w:r w:rsidRPr="0022223D" w:rsidDel="00557BF6">
          <w:rPr>
            <w:rFonts w:ascii="Symbol" w:eastAsia="Symbol" w:hAnsi="Symbol" w:cs="Symbol"/>
            <w:i/>
            <w:iCs/>
            <w:sz w:val="24"/>
            <w:szCs w:val="24"/>
          </w:rPr>
          <w:delText></w:delText>
        </w:r>
        <w:r w:rsidRPr="0022223D" w:rsidDel="00557BF6">
          <w:rPr>
            <w:i/>
            <w:iCs/>
            <w:sz w:val="24"/>
            <w:szCs w:val="24"/>
            <w:vertAlign w:val="subscript"/>
          </w:rPr>
          <w:delText>0</w:delText>
        </w:r>
        <w:r w:rsidRPr="0022223D" w:rsidDel="00557BF6">
          <w:rPr>
            <w:i/>
            <w:iCs/>
            <w:sz w:val="24"/>
            <w:szCs w:val="24"/>
          </w:rPr>
          <w:delText xml:space="preserve"> + </w:delText>
        </w:r>
        <w:r w:rsidRPr="0022223D" w:rsidDel="00557BF6">
          <w:rPr>
            <w:rFonts w:ascii="Symbol" w:eastAsia="Symbol" w:hAnsi="Symbol" w:cs="Symbol"/>
            <w:i/>
            <w:iCs/>
            <w:sz w:val="24"/>
            <w:szCs w:val="24"/>
          </w:rPr>
          <w:delText></w:delText>
        </w:r>
        <w:r w:rsidRPr="0022223D" w:rsidDel="00557BF6">
          <w:rPr>
            <w:i/>
            <w:iCs/>
            <w:sz w:val="24"/>
            <w:szCs w:val="24"/>
            <w:vertAlign w:val="subscript"/>
          </w:rPr>
          <w:delText xml:space="preserve">1 </w:delText>
        </w:r>
        <w:r w:rsidRPr="0022223D" w:rsidDel="00557BF6">
          <w:rPr>
            <w:i/>
            <w:iCs/>
            <w:sz w:val="24"/>
            <w:szCs w:val="24"/>
          </w:rPr>
          <w:delText>AI</w:delText>
        </w:r>
        <w:r w:rsidRPr="0022223D" w:rsidDel="00557BF6">
          <w:rPr>
            <w:i/>
            <w:iCs/>
            <w:sz w:val="24"/>
            <w:szCs w:val="24"/>
            <w:vertAlign w:val="subscript"/>
          </w:rPr>
          <w:delText>i</w:delText>
        </w:r>
        <w:r w:rsidRPr="0022223D" w:rsidDel="00557BF6">
          <w:rPr>
            <w:i/>
            <w:iCs/>
            <w:sz w:val="24"/>
            <w:szCs w:val="24"/>
          </w:rPr>
          <w:delText xml:space="preserve"> + X</w:delText>
        </w:r>
        <w:r w:rsidRPr="0022223D" w:rsidDel="00557BF6">
          <w:rPr>
            <w:i/>
            <w:iCs/>
            <w:sz w:val="24"/>
            <w:szCs w:val="24"/>
            <w:vertAlign w:val="subscript"/>
          </w:rPr>
          <w:delText>i</w:delText>
        </w:r>
        <w:r w:rsidR="004D5F92" w:rsidRPr="0022223D" w:rsidDel="00557BF6">
          <w:rPr>
            <w:rFonts w:ascii="Symbol" w:eastAsia="Symbol" w:hAnsi="Symbol" w:cs="Symbol"/>
            <w:i/>
            <w:iCs/>
            <w:sz w:val="24"/>
            <w:szCs w:val="24"/>
          </w:rPr>
          <w:delText></w:delText>
        </w:r>
        <w:r w:rsidRPr="0022223D" w:rsidDel="00557BF6">
          <w:rPr>
            <w:i/>
            <w:iCs/>
            <w:sz w:val="24"/>
            <w:szCs w:val="24"/>
          </w:rPr>
          <w:delText xml:space="preserve"> + questionTiming</w:delText>
        </w:r>
        <w:r w:rsidRPr="0022223D" w:rsidDel="00557BF6">
          <w:rPr>
            <w:i/>
            <w:iCs/>
            <w:sz w:val="24"/>
            <w:szCs w:val="24"/>
            <w:vertAlign w:val="subscript"/>
          </w:rPr>
          <w:delText>i</w:delText>
        </w:r>
        <w:r w:rsidRPr="0022223D" w:rsidDel="00557BF6">
          <w:rPr>
            <w:i/>
            <w:iCs/>
            <w:sz w:val="24"/>
            <w:szCs w:val="24"/>
          </w:rPr>
          <w:delText xml:space="preserve"> + </w:delText>
        </w:r>
        <w:r w:rsidRPr="0022223D" w:rsidDel="00557BF6">
          <w:rPr>
            <w:rFonts w:ascii="Symbol" w:eastAsia="Symbol" w:hAnsi="Symbol" w:cs="Symbol"/>
            <w:i/>
            <w:iCs/>
            <w:sz w:val="24"/>
            <w:szCs w:val="24"/>
          </w:rPr>
          <w:delText></w:delText>
        </w:r>
        <w:r w:rsidR="00E933FF" w:rsidRPr="0022223D" w:rsidDel="00557BF6">
          <w:rPr>
            <w:i/>
            <w:iCs/>
            <w:sz w:val="24"/>
            <w:szCs w:val="24"/>
            <w:vertAlign w:val="subscript"/>
          </w:rPr>
          <w:delText>i</w:delText>
        </w:r>
        <w:r w:rsidRPr="0022223D" w:rsidDel="00557BF6">
          <w:rPr>
            <w:i/>
            <w:iCs/>
            <w:sz w:val="24"/>
            <w:szCs w:val="24"/>
            <w:vertAlign w:val="subscript"/>
          </w:rPr>
          <w:tab/>
        </w:r>
        <w:r w:rsidRPr="0022223D" w:rsidDel="00557BF6">
          <w:rPr>
            <w:i/>
            <w:iCs/>
            <w:sz w:val="24"/>
            <w:szCs w:val="24"/>
            <w:vertAlign w:val="subscript"/>
          </w:rPr>
          <w:tab/>
        </w:r>
        <w:r w:rsidRPr="0022223D" w:rsidDel="00557BF6">
          <w:rPr>
            <w:i/>
            <w:iCs/>
            <w:sz w:val="24"/>
            <w:szCs w:val="24"/>
            <w:vertAlign w:val="subscript"/>
          </w:rPr>
          <w:tab/>
        </w:r>
        <w:r w:rsidRPr="0022223D" w:rsidDel="00557BF6">
          <w:rPr>
            <w:sz w:val="24"/>
            <w:szCs w:val="24"/>
          </w:rPr>
          <w:delText>(</w:delText>
        </w:r>
        <w:r w:rsidRPr="0022223D" w:rsidDel="00557BF6">
          <w:rPr>
            <w:rFonts w:eastAsiaTheme="minorEastAsia"/>
            <w:sz w:val="24"/>
            <w:szCs w:val="24"/>
          </w:rPr>
          <w:delText>1</w:delText>
        </w:r>
        <w:r w:rsidRPr="0022223D" w:rsidDel="00557BF6">
          <w:rPr>
            <w:sz w:val="24"/>
            <w:szCs w:val="24"/>
          </w:rPr>
          <w:delText>)</w:delText>
        </w:r>
      </w:del>
    </w:p>
    <w:p w14:paraId="042244B8" w14:textId="3C98E5BC" w:rsidR="00EB01C0" w:rsidRDefault="008B17CC" w:rsidP="00EB4B15">
      <w:pPr>
        <w:pStyle w:val="Paragraph0"/>
        <w:ind w:firstLine="0"/>
        <w:rPr>
          <w:ins w:id="693" w:author="Xin Li" w:date="2026-05-31T09:45:00Z" w16du:dateUtc="2026-05-31T01:45:00Z"/>
        </w:rPr>
      </w:pPr>
      <w:del w:id="694" w:author="Xin Li" w:date="2026-04-11T15:53:00Z" w16du:dateUtc="2026-04-11T07:53:00Z">
        <w:r w:rsidDel="00AA71C1">
          <w:rPr>
            <w:i/>
            <w:iCs/>
            <w:szCs w:val="24"/>
            <w:vertAlign w:val="subscript"/>
          </w:rPr>
          <w:delText>,j</w:delText>
        </w:r>
      </w:del>
      <w:del w:id="695" w:author="Xin Li" w:date="2026-04-11T10:38:00Z" w16du:dateUtc="2026-04-11T02:38:00Z">
        <w:r w:rsidR="0062256E" w:rsidDel="00BE0AC0">
          <w:rPr>
            <w:i/>
            <w:iCs/>
            <w:szCs w:val="24"/>
          </w:rPr>
          <w:delText>answer</w:delText>
        </w:r>
      </w:del>
      <w:r w:rsidR="00137261" w:rsidRPr="0022223D">
        <w:t xml:space="preserve">where </w:t>
      </w:r>
      <w:r w:rsidR="00137261" w:rsidRPr="0022223D">
        <w:rPr>
          <w:i/>
          <w:iCs/>
        </w:rPr>
        <w:t>i</w:t>
      </w:r>
      <w:r w:rsidR="00137261" w:rsidRPr="0022223D">
        <w:t xml:space="preserve"> indexes questions, </w:t>
      </w:r>
      <w:ins w:id="696" w:author="Xin Li" w:date="2026-04-11T16:06:00Z" w16du:dateUtc="2026-04-11T08:06:00Z">
        <w:del w:id="697" w:author="Dylan CHEN" w:date="2026-05-30T18:15:00Z" w16du:dateUtc="2026-05-30T10:15:00Z">
          <w:r w:rsidR="00AF69F7" w:rsidRPr="0022223D" w:rsidDel="001F023B">
            <w:rPr>
              <w:i/>
              <w:iCs/>
              <w:szCs w:val="24"/>
            </w:rPr>
            <w:delText>answer</w:delText>
          </w:r>
          <w:r w:rsidR="00AF69F7" w:rsidDel="001F023B">
            <w:rPr>
              <w:i/>
              <w:iCs/>
              <w:szCs w:val="24"/>
            </w:rPr>
            <w:delText>Freq</w:delText>
          </w:r>
          <w:r w:rsidR="00AF69F7" w:rsidRPr="0022223D" w:rsidDel="001F023B">
            <w:rPr>
              <w:i/>
              <w:iCs/>
              <w:szCs w:val="24"/>
              <w:vertAlign w:val="subscript"/>
            </w:rPr>
            <w:delText>i</w:delText>
          </w:r>
          <w:r w:rsidR="00AF69F7" w:rsidRPr="0022223D" w:rsidDel="001F023B">
            <w:rPr>
              <w:i/>
              <w:iCs/>
              <w:szCs w:val="24"/>
            </w:rPr>
            <w:delText xml:space="preserve"> </w:delText>
          </w:r>
          <w:r w:rsidR="00AF69F7" w:rsidDel="001F023B">
            <w:rPr>
              <w:szCs w:val="24"/>
            </w:rPr>
            <w:delText xml:space="preserve">is answer frequency as measured by two variables, </w:delText>
          </w:r>
        </w:del>
      </w:ins>
      <w:del w:id="698" w:author="Dylan CHEN" w:date="2026-05-30T18:15:00Z" w16du:dateUtc="2026-05-30T10:15:00Z">
        <w:r w:rsidR="00137261" w:rsidRPr="0022223D" w:rsidDel="001F023B">
          <w:rPr>
            <w:i/>
            <w:iCs/>
          </w:rPr>
          <w:delText>answerNum</w:delText>
        </w:r>
        <w:r w:rsidR="00137261" w:rsidRPr="0022223D" w:rsidDel="001F023B">
          <w:rPr>
            <w:i/>
            <w:iCs/>
            <w:vertAlign w:val="subscript"/>
          </w:rPr>
          <w:delText>i</w:delText>
        </w:r>
        <w:r w:rsidR="00137261" w:rsidRPr="0022223D" w:rsidDel="001F023B">
          <w:delText xml:space="preserve"> is the logarithm of human answers received by question </w:delText>
        </w:r>
        <w:r w:rsidR="00137261" w:rsidRPr="0022223D" w:rsidDel="001F023B">
          <w:rPr>
            <w:i/>
            <w:iCs/>
          </w:rPr>
          <w:delText>i</w:delText>
        </w:r>
      </w:del>
      <w:ins w:id="699" w:author="Xin Li" w:date="2026-04-11T16:06:00Z" w16du:dateUtc="2026-04-11T08:06:00Z">
        <w:del w:id="700" w:author="Dylan CHEN" w:date="2026-05-30T18:15:00Z" w16du:dateUtc="2026-05-30T10:15:00Z">
          <w:r w:rsidR="00AF69F7" w:rsidDel="001F023B">
            <w:rPr>
              <w:i/>
              <w:iCs/>
            </w:rPr>
            <w:delText xml:space="preserve"> </w:delText>
          </w:r>
          <w:r w:rsidR="00AF69F7" w:rsidDel="001F023B">
            <w:delText>within 7 days</w:delText>
          </w:r>
        </w:del>
      </w:ins>
      <w:ins w:id="701" w:author="Xin Li" w:date="2026-04-11T09:49:00Z" w16du:dateUtc="2026-04-11T01:49:00Z">
        <w:del w:id="702" w:author="Dylan CHEN" w:date="2026-05-30T18:15:00Z" w16du:dateUtc="2026-05-30T10:15:00Z">
          <w:r w:rsidR="0097462F" w:rsidDel="001F023B">
            <w:delText>.</w:delText>
          </w:r>
        </w:del>
      </w:ins>
      <w:del w:id="703" w:author="Dylan CHEN" w:date="2026-05-30T18:15:00Z" w16du:dateUtc="2026-05-30T10:15:00Z">
        <w:r w:rsidR="00137261" w:rsidRPr="0022223D" w:rsidDel="001F023B">
          <w:delText xml:space="preserve">, </w:delText>
        </w:r>
      </w:del>
      <w:ins w:id="704" w:author="Xin Li" w:date="2026-04-11T16:06:00Z" w16du:dateUtc="2026-04-11T08:06:00Z">
        <w:del w:id="705" w:author="Dylan CHEN" w:date="2026-05-30T18:15:00Z" w16du:dateUtc="2026-05-30T10:15:00Z">
          <w:r w:rsidR="00AF69F7" w:rsidDel="001F023B">
            <w:delText>1st</w:delText>
          </w:r>
        </w:del>
      </w:ins>
      <w:ins w:id="706" w:author="Xin Li" w:date="2026-04-11T09:54:00Z" w16du:dateUtc="2026-04-11T01:54:00Z">
        <w:del w:id="707" w:author="Dylan CHEN" w:date="2026-05-30T18:15:00Z" w16du:dateUtc="2026-05-30T10:15:00Z">
          <w:r w:rsidR="00E54588" w:rsidRPr="0022223D" w:rsidDel="001F023B">
            <w:rPr>
              <w:i/>
              <w:iCs/>
            </w:rPr>
            <w:delText>answer</w:delText>
          </w:r>
        </w:del>
      </w:ins>
      <w:ins w:id="708" w:author="Xin Li" w:date="2026-04-11T16:06:00Z" w16du:dateUtc="2026-04-11T08:06:00Z">
        <w:del w:id="709" w:author="Dylan CHEN" w:date="2026-05-30T18:15:00Z" w16du:dateUtc="2026-05-30T10:15:00Z">
          <w:r w:rsidR="00AF69F7" w:rsidDel="001F023B">
            <w:rPr>
              <w:i/>
              <w:iCs/>
            </w:rPr>
            <w:delText>Time</w:delText>
          </w:r>
        </w:del>
      </w:ins>
      <w:ins w:id="710" w:author="Xin Li" w:date="2026-04-11T16:07:00Z" w16du:dateUtc="2026-04-11T08:07:00Z">
        <w:del w:id="711" w:author="Dylan CHEN" w:date="2026-05-30T18:15:00Z" w16du:dateUtc="2026-05-30T10:15:00Z">
          <w:r w:rsidR="00AF69F7" w:rsidDel="001F023B">
            <w:rPr>
              <w:i/>
              <w:iCs/>
              <w:vertAlign w:val="subscript"/>
            </w:rPr>
            <w:delText>i</w:delText>
          </w:r>
        </w:del>
      </w:ins>
      <w:ins w:id="712" w:author="Xin Li" w:date="2026-04-11T09:54:00Z" w16du:dateUtc="2026-04-11T01:54:00Z">
        <w:del w:id="713" w:author="Dylan CHEN" w:date="2026-05-30T18:15:00Z" w16du:dateUtc="2026-05-30T10:15:00Z">
          <w:r w:rsidR="00E54588" w:rsidRPr="0022223D" w:rsidDel="001F023B">
            <w:delText xml:space="preserve"> </w:delText>
          </w:r>
          <w:r w:rsidR="00E54588" w:rsidDel="001F023B">
            <w:delText xml:space="preserve">measures the </w:delText>
          </w:r>
        </w:del>
      </w:ins>
      <w:ins w:id="714" w:author="Xin Li" w:date="2026-04-11T16:07:00Z" w16du:dateUtc="2026-04-11T08:07:00Z">
        <w:del w:id="715" w:author="Dylan CHEN" w:date="2026-05-30T18:15:00Z" w16du:dateUtc="2026-05-30T10:15:00Z">
          <w:r w:rsidR="00AF69F7" w:rsidDel="001F023B">
            <w:delText xml:space="preserve">time between question and first </w:delText>
          </w:r>
        </w:del>
      </w:ins>
      <w:ins w:id="716" w:author="Xin Li" w:date="2026-04-11T09:54:00Z" w16du:dateUtc="2026-04-11T01:54:00Z">
        <w:del w:id="717" w:author="Dylan CHEN" w:date="2026-05-30T18:15:00Z" w16du:dateUtc="2026-05-30T10:15:00Z">
          <w:r w:rsidR="00E54588" w:rsidRPr="0022223D" w:rsidDel="001F023B">
            <w:delText xml:space="preserve">human answers received by question </w:delText>
          </w:r>
          <w:r w:rsidR="00E54588" w:rsidRPr="0022223D" w:rsidDel="001F023B">
            <w:rPr>
              <w:i/>
              <w:iCs/>
            </w:rPr>
            <w:delText>i</w:delText>
          </w:r>
          <w:r w:rsidR="00E54588" w:rsidDel="001F023B">
            <w:delText xml:space="preserve">. </w:delText>
          </w:r>
        </w:del>
      </w:ins>
      <w:ins w:id="718" w:author="Dylan CHEN" w:date="2026-05-30T18:15:00Z" w16du:dateUtc="2026-05-30T10:15:00Z">
        <w:r w:rsidR="001F023B" w:rsidRPr="001F023B">
          <w:rPr>
            <w:i/>
            <w:iCs/>
            <w:rPrChange w:id="719" w:author="Dylan CHEN" w:date="2026-05-30T18:15:00Z" w16du:dateUtc="2026-05-30T10:15:00Z">
              <w:rPr/>
            </w:rPrChange>
          </w:rPr>
          <w:t>answererParticipation</w:t>
        </w:r>
        <w:r w:rsidR="001F023B" w:rsidRPr="001F023B">
          <w:rPr>
            <w:i/>
            <w:iCs/>
            <w:vertAlign w:val="subscript"/>
            <w:rPrChange w:id="720" w:author="Dylan CHEN" w:date="2026-05-30T18:15:00Z" w16du:dateUtc="2026-05-30T10:15:00Z">
              <w:rPr/>
            </w:rPrChange>
          </w:rPr>
          <w:t>i</w:t>
        </w:r>
        <w:r w:rsidR="001F023B" w:rsidRPr="001F023B">
          <w:t xml:space="preserve"> is measured </w:t>
        </w:r>
        <w:del w:id="721" w:author="Xin Li" w:date="2026-05-31T09:54:00Z" w16du:dateUtc="2026-05-31T01:54:00Z">
          <w:r w:rsidR="001F023B" w:rsidRPr="001F023B" w:rsidDel="009B55DA">
            <w:delText xml:space="preserve">either </w:delText>
          </w:r>
        </w:del>
        <w:r w:rsidR="001F023B" w:rsidRPr="001F023B">
          <w:t>as the logarithm of the number of human answers received within 7 days</w:t>
        </w:r>
      </w:ins>
      <w:ins w:id="722" w:author="Xin Li" w:date="2026-05-31T09:55:00Z" w16du:dateUtc="2026-05-31T01:55:00Z">
        <w:r w:rsidR="009B55DA" w:rsidRPr="009B55DA">
          <w:t xml:space="preserve"> </w:t>
        </w:r>
        <w:r w:rsidR="009B55DA">
          <w:t>after the question is posted (if</w:t>
        </w:r>
      </w:ins>
      <w:ins w:id="723" w:author="Xin Li" w:date="2026-05-31T09:56:00Z" w16du:dateUtc="2026-05-31T01:56:00Z">
        <w:r w:rsidR="009B55DA">
          <w:t xml:space="preserve"> has1 is 0) or after </w:t>
        </w:r>
      </w:ins>
      <w:ins w:id="724" w:author="Xin Li" w:date="2026-05-31T09:55:00Z" w16du:dateUtc="2026-05-31T01:55:00Z">
        <w:r w:rsidR="009B55DA">
          <w:t>first answer appears</w:t>
        </w:r>
      </w:ins>
      <w:ins w:id="725" w:author="Dylan CHEN" w:date="2026-05-30T18:15:00Z" w16du:dateUtc="2026-05-30T10:15:00Z">
        <w:del w:id="726" w:author="Xin Li" w:date="2026-05-31T09:54:00Z" w16du:dateUtc="2026-05-31T01:54:00Z">
          <w:r w:rsidR="001F023B" w:rsidRPr="001F023B" w:rsidDel="009B55DA">
            <w:delText xml:space="preserve"> or</w:delText>
          </w:r>
        </w:del>
        <w:del w:id="727" w:author="Xin Li" w:date="2026-05-31T09:53:00Z" w16du:dateUtc="2026-05-31T01:53:00Z">
          <w:r w:rsidR="001F023B" w:rsidRPr="001F023B" w:rsidDel="009B55DA">
            <w:delText xml:space="preserve"> as the hazard of receiving the first human answer</w:delText>
          </w:r>
        </w:del>
        <w:r w:rsidR="001F023B" w:rsidRPr="001F023B">
          <w:t>.</w:t>
        </w:r>
        <w:r w:rsidR="001F023B">
          <w:rPr>
            <w:rFonts w:hint="eastAsia"/>
          </w:rPr>
          <w:t xml:space="preserve"> </w:t>
        </w:r>
      </w:ins>
      <w:r w:rsidR="00137261" w:rsidRPr="0022223D">
        <w:rPr>
          <w:i/>
          <w:iCs/>
        </w:rPr>
        <w:t>AI</w:t>
      </w:r>
      <w:r w:rsidR="00137261" w:rsidRPr="0022223D">
        <w:rPr>
          <w:i/>
          <w:iCs/>
          <w:vertAlign w:val="subscript"/>
        </w:rPr>
        <w:t>i</w:t>
      </w:r>
      <w:r w:rsidR="00137261" w:rsidRPr="0022223D">
        <w:t xml:space="preserve"> indicates treatment assignment (1 if </w:t>
      </w:r>
      <w:ins w:id="728" w:author="Xin Li" w:date="2026-04-11T16:07:00Z" w16du:dateUtc="2026-04-11T08:07:00Z">
        <w:r w:rsidR="00773E94">
          <w:t xml:space="preserve">the question has </w:t>
        </w:r>
      </w:ins>
      <w:r w:rsidR="00137261" w:rsidRPr="0022223D">
        <w:t>AI-generated answer</w:t>
      </w:r>
      <w:del w:id="729" w:author="Xin Li" w:date="2026-04-11T16:07:00Z" w16du:dateUtc="2026-04-11T08:07:00Z">
        <w:r w:rsidR="00137261" w:rsidRPr="0022223D" w:rsidDel="00773E94">
          <w:delText xml:space="preserve"> provided</w:delText>
        </w:r>
      </w:del>
      <w:r w:rsidR="00137261" w:rsidRPr="0022223D">
        <w:t xml:space="preserve">, 0 otherwise), </w:t>
      </w:r>
      <w:r w:rsidR="005F2143" w:rsidRPr="0022223D">
        <w:rPr>
          <w:rFonts w:eastAsia="SimSun"/>
          <w:i/>
          <w:iCs/>
        </w:rPr>
        <w:t>X</w:t>
      </w:r>
      <w:r w:rsidR="005F2143" w:rsidRPr="0022223D">
        <w:rPr>
          <w:rFonts w:eastAsia="SimSun"/>
          <w:i/>
          <w:iCs/>
          <w:vertAlign w:val="subscript"/>
        </w:rPr>
        <w:t>i</w:t>
      </w:r>
      <w:r w:rsidR="00137261" w:rsidRPr="0022223D">
        <w:t xml:space="preserve"> includes control variables (questioner characteristics, question content, and question type), and </w:t>
      </w:r>
      <w:r w:rsidR="005F2143" w:rsidRPr="0022223D">
        <w:rPr>
          <w:i/>
          <w:iCs/>
        </w:rPr>
        <w:t>questionTiming</w:t>
      </w:r>
      <w:r w:rsidR="005F2143" w:rsidRPr="0022223D">
        <w:rPr>
          <w:i/>
          <w:iCs/>
          <w:vertAlign w:val="subscript"/>
        </w:rPr>
        <w:t>i</w:t>
      </w:r>
      <w:r w:rsidR="00137261" w:rsidRPr="0022223D">
        <w:t xml:space="preserve"> captures question posting date fixed effects. The coefficient </w:t>
      </w:r>
      <w:r w:rsidR="005F2143" w:rsidRPr="0022223D">
        <w:rPr>
          <w:rFonts w:ascii="Symbol" w:eastAsia="Symbol" w:hAnsi="Symbol" w:cs="Symbol"/>
          <w:i/>
          <w:iCs/>
        </w:rPr>
        <w:t></w:t>
      </w:r>
      <w:r w:rsidR="005F2143" w:rsidRPr="0022223D">
        <w:rPr>
          <w:i/>
          <w:iCs/>
          <w:vertAlign w:val="subscript"/>
        </w:rPr>
        <w:t>1</w:t>
      </w:r>
      <w:r w:rsidR="00137261" w:rsidRPr="0022223D">
        <w:t xml:space="preserve"> captures </w:t>
      </w:r>
      <w:r w:rsidR="00D1059C" w:rsidRPr="0022223D">
        <w:t xml:space="preserve">the effect of </w:t>
      </w:r>
      <w:r w:rsidR="00137261" w:rsidRPr="0022223D">
        <w:t xml:space="preserve">AI-generated answers on </w:t>
      </w:r>
      <w:r w:rsidR="00D1059C" w:rsidRPr="0022223D">
        <w:t xml:space="preserve">the supply of </w:t>
      </w:r>
      <w:r w:rsidR="00137261" w:rsidRPr="0022223D">
        <w:t>human answer</w:t>
      </w:r>
      <w:r w:rsidR="00D1059C" w:rsidRPr="0022223D">
        <w:t>s</w:t>
      </w:r>
      <w:r w:rsidR="00137261" w:rsidRPr="0022223D">
        <w:t>.</w:t>
      </w:r>
      <w:ins w:id="730" w:author="Dylan CHEN" w:date="2026-05-30T18:16:00Z" w16du:dateUtc="2026-05-30T10:16:00Z">
        <w:r w:rsidR="001F023B" w:rsidRPr="001F023B">
          <w:t xml:space="preserve"> </w:t>
        </w:r>
      </w:ins>
    </w:p>
    <w:p w14:paraId="10CEE9A7" w14:textId="5DD3780A" w:rsidR="009B55DA" w:rsidRPr="0022223D" w:rsidRDefault="00EB01C0" w:rsidP="009B55DA">
      <w:pPr>
        <w:pStyle w:val="Paragraph0"/>
        <w:ind w:firstLine="533"/>
        <w:rPr>
          <w:ins w:id="731" w:author="Xin Li" w:date="2026-05-31T09:56:00Z" w16du:dateUtc="2026-05-31T01:56:00Z"/>
        </w:rPr>
      </w:pPr>
      <w:ins w:id="732" w:author="Dylan CHEN" w:date="2026-05-30T18:17:00Z" w16du:dateUtc="2026-05-30T10:17:00Z">
        <w:del w:id="733" w:author="Xin Li" w:date="2026-05-31T09:55:00Z" w16du:dateUtc="2026-05-31T01:55:00Z">
          <w:r w:rsidDel="009B55DA">
            <w:delText>We next consider Setup 2, in which the first answer becomes the focal reference point. Here, the first answer can be either AI-generated or human-generated, and the empirical question is how later contributors react to that first visible answer. By conditioning on the presence of a first answer and then comparing whether that answer is AI or human, Setup 2 isolates the competition between AI and human answers more directly. The dependent variables are therefore redefined around what happens after the first answer appears rather than after the question is posted.</w:delText>
          </w:r>
        </w:del>
        <w:del w:id="734" w:author="Xin Li" w:date="2026-05-31T09:57:00Z" w16du:dateUtc="2026-05-31T01:57:00Z">
          <w:r w:rsidDel="009B55DA">
            <w:delText xml:space="preserve"> Specifically, we examine the logarithm of the number of following answers within 7 days and the hazard of receiving the second answer. </w:delText>
          </w:r>
        </w:del>
        <w:r>
          <w:t xml:space="preserve">We also interact </w:t>
        </w:r>
      </w:ins>
      <w:ins w:id="735" w:author="Dylan CHEN" w:date="2026-05-30T18:18:00Z" w16du:dateUtc="2026-05-30T10:18:00Z">
        <w:r w:rsidRPr="0022223D">
          <w:rPr>
            <w:i/>
            <w:iCs/>
            <w:szCs w:val="24"/>
          </w:rPr>
          <w:t>AI</w:t>
        </w:r>
        <w:r w:rsidRPr="0022223D">
          <w:rPr>
            <w:i/>
            <w:iCs/>
            <w:szCs w:val="24"/>
            <w:vertAlign w:val="subscript"/>
          </w:rPr>
          <w:t>i</w:t>
        </w:r>
      </w:ins>
      <w:ins w:id="736" w:author="Dylan CHEN" w:date="2026-05-30T18:17:00Z" w16du:dateUtc="2026-05-30T10:17:00Z">
        <w:r>
          <w:t xml:space="preserve"> with the </w:t>
        </w:r>
        <w:del w:id="737" w:author="Xin Li" w:date="2026-05-31T09:57:00Z" w16du:dateUtc="2026-05-31T01:57:00Z">
          <w:r w:rsidDel="009B55DA">
            <w:delText>quality</w:delText>
          </w:r>
        </w:del>
      </w:ins>
      <w:ins w:id="738" w:author="Xin Li" w:date="2026-05-31T09:57:00Z" w16du:dateUtc="2026-05-31T01:57:00Z">
        <w:r w:rsidR="009B55DA">
          <w:t>length</w:t>
        </w:r>
      </w:ins>
      <w:ins w:id="739" w:author="Dylan CHEN" w:date="2026-05-30T18:17:00Z" w16du:dateUtc="2026-05-30T10:17:00Z">
        <w:r>
          <w:t xml:space="preserve"> of the first answer</w:t>
        </w:r>
        <w:del w:id="740" w:author="Xin Li" w:date="2026-05-31T09:57:00Z" w16du:dateUtc="2026-05-31T01:57:00Z">
          <w:r w:rsidDel="009B55DA">
            <w:delText>.</w:delText>
          </w:r>
        </w:del>
      </w:ins>
      <w:ins w:id="741" w:author="Xin Li" w:date="2026-05-31T09:56:00Z" w16du:dateUtc="2026-05-31T01:56:00Z">
        <w:r w:rsidR="009B55DA" w:rsidRPr="0022223D">
          <w:t>:</w:t>
        </w:r>
      </w:ins>
    </w:p>
    <w:p w14:paraId="6CE6625D" w14:textId="14D28CDD" w:rsidR="009B55DA" w:rsidRPr="0022223D" w:rsidRDefault="009B55DA" w:rsidP="009B55DA">
      <w:pPr>
        <w:pStyle w:val="Equation"/>
        <w:spacing w:before="120" w:after="120"/>
        <w:jc w:val="left"/>
        <w:rPr>
          <w:ins w:id="742" w:author="Xin Li" w:date="2026-05-31T09:56:00Z" w16du:dateUtc="2026-05-31T01:56:00Z"/>
          <w:i/>
          <w:iCs/>
          <w:sz w:val="24"/>
          <w:szCs w:val="24"/>
        </w:rPr>
      </w:pPr>
      <w:ins w:id="743" w:author="Xin Li" w:date="2026-05-31T09:56:00Z" w16du:dateUtc="2026-05-31T01:56:00Z">
        <w:r>
          <w:rPr>
            <w:i/>
            <w:iCs/>
            <w:sz w:val="24"/>
            <w:szCs w:val="24"/>
          </w:rPr>
          <w:t>7day-</w:t>
        </w:r>
        <w:r>
          <w:rPr>
            <w:rFonts w:hint="eastAsia"/>
            <w:i/>
            <w:iCs/>
            <w:sz w:val="24"/>
            <w:szCs w:val="24"/>
          </w:rPr>
          <w:t>answer</w:t>
        </w:r>
        <w:r>
          <w:rPr>
            <w:i/>
            <w:iCs/>
            <w:sz w:val="24"/>
            <w:szCs w:val="24"/>
          </w:rPr>
          <w:t>s</w:t>
        </w:r>
        <w:r w:rsidRPr="0022223D">
          <w:rPr>
            <w:i/>
            <w:iCs/>
            <w:sz w:val="24"/>
            <w:szCs w:val="24"/>
            <w:vertAlign w:val="subscript"/>
          </w:rPr>
          <w:t>i</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0</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 xml:space="preserve">1 </w:t>
        </w:r>
        <w:r>
          <w:rPr>
            <w:i/>
            <w:iCs/>
            <w:sz w:val="24"/>
            <w:szCs w:val="24"/>
          </w:rPr>
          <w:t>Has1</w:t>
        </w:r>
        <w:r w:rsidRPr="0022223D">
          <w:rPr>
            <w:i/>
            <w:iCs/>
            <w:sz w:val="24"/>
            <w:szCs w:val="24"/>
            <w:vertAlign w:val="subscript"/>
          </w:rPr>
          <w:t>i</w:t>
        </w:r>
        <w:r w:rsidRPr="0022223D">
          <w:rPr>
            <w:i/>
            <w:iCs/>
            <w:sz w:val="24"/>
            <w:szCs w:val="24"/>
          </w:rPr>
          <w:t xml:space="preserve"> </w:t>
        </w:r>
        <w:r w:rsidRPr="001F023B">
          <w:rPr>
            <w:i/>
            <w:iCs/>
            <w:sz w:val="24"/>
            <w:szCs w:val="24"/>
          </w:rPr>
          <w:t>+ β</w:t>
        </w:r>
        <w:r w:rsidRPr="00BC4AD0">
          <w:rPr>
            <w:i/>
            <w:iCs/>
            <w:sz w:val="24"/>
            <w:szCs w:val="24"/>
            <w:vertAlign w:val="subscript"/>
          </w:rPr>
          <w:t>2</w:t>
        </w:r>
        <w:r w:rsidRPr="001F023B">
          <w:rPr>
            <w:i/>
            <w:iCs/>
            <w:sz w:val="24"/>
            <w:szCs w:val="24"/>
          </w:rPr>
          <w:t xml:space="preserve"> (</w:t>
        </w:r>
        <w:r w:rsidRPr="0022223D">
          <w:rPr>
            <w:i/>
            <w:iCs/>
            <w:sz w:val="24"/>
            <w:szCs w:val="24"/>
          </w:rPr>
          <w:t>AI</w:t>
        </w:r>
        <w:r w:rsidRPr="0022223D">
          <w:rPr>
            <w:i/>
            <w:iCs/>
            <w:sz w:val="24"/>
            <w:szCs w:val="24"/>
            <w:vertAlign w:val="subscript"/>
          </w:rPr>
          <w:t>i</w:t>
        </w:r>
        <w:r w:rsidRPr="0022223D">
          <w:rPr>
            <w:i/>
            <w:iCs/>
            <w:sz w:val="24"/>
            <w:szCs w:val="24"/>
          </w:rPr>
          <w:t xml:space="preserve"> </w:t>
        </w:r>
        <w:r w:rsidRPr="001F023B">
          <w:rPr>
            <w:i/>
            <w:iCs/>
            <w:sz w:val="24"/>
            <w:szCs w:val="24"/>
          </w:rPr>
          <w:t>×</w:t>
        </w:r>
        <w:r w:rsidRPr="009B55DA">
          <w:rPr>
            <w:i/>
            <w:iCs/>
            <w:sz w:val="24"/>
            <w:szCs w:val="24"/>
          </w:rPr>
          <w:t xml:space="preserve"> </w:t>
        </w:r>
        <w:r>
          <w:rPr>
            <w:i/>
            <w:iCs/>
            <w:sz w:val="24"/>
            <w:szCs w:val="24"/>
          </w:rPr>
          <w:t>Has1</w:t>
        </w:r>
        <w:r w:rsidRPr="00BC4AD0">
          <w:rPr>
            <w:i/>
            <w:iCs/>
            <w:sz w:val="24"/>
            <w:szCs w:val="24"/>
            <w:vertAlign w:val="subscript"/>
          </w:rPr>
          <w:t>i</w:t>
        </w:r>
        <w:r w:rsidRPr="001F023B">
          <w:rPr>
            <w:i/>
            <w:iCs/>
            <w:sz w:val="24"/>
            <w:szCs w:val="24"/>
          </w:rPr>
          <w:t>)</w:t>
        </w:r>
        <w:r w:rsidRPr="0022223D">
          <w:rPr>
            <w:i/>
            <w:iCs/>
            <w:sz w:val="24"/>
            <w:szCs w:val="24"/>
          </w:rPr>
          <w:t xml:space="preserve"> </w:t>
        </w:r>
        <w:r w:rsidRPr="001F023B">
          <w:rPr>
            <w:i/>
            <w:iCs/>
            <w:sz w:val="24"/>
            <w:szCs w:val="24"/>
          </w:rPr>
          <w:t>+ β</w:t>
        </w:r>
        <w:r w:rsidRPr="00BC4AD0">
          <w:rPr>
            <w:i/>
            <w:iCs/>
            <w:sz w:val="24"/>
            <w:szCs w:val="24"/>
            <w:vertAlign w:val="subscript"/>
          </w:rPr>
          <w:t>2</w:t>
        </w:r>
        <w:r w:rsidRPr="001F023B">
          <w:rPr>
            <w:i/>
            <w:iCs/>
            <w:sz w:val="24"/>
            <w:szCs w:val="24"/>
          </w:rPr>
          <w:t xml:space="preserve"> (</w:t>
        </w:r>
        <w:r w:rsidRPr="0022223D">
          <w:rPr>
            <w:i/>
            <w:iCs/>
            <w:sz w:val="24"/>
            <w:szCs w:val="24"/>
          </w:rPr>
          <w:t>AI</w:t>
        </w:r>
        <w:r w:rsidRPr="0022223D">
          <w:rPr>
            <w:i/>
            <w:iCs/>
            <w:sz w:val="24"/>
            <w:szCs w:val="24"/>
            <w:vertAlign w:val="subscript"/>
          </w:rPr>
          <w:t>i</w:t>
        </w:r>
        <w:r w:rsidRPr="0022223D">
          <w:rPr>
            <w:i/>
            <w:iCs/>
            <w:sz w:val="24"/>
            <w:szCs w:val="24"/>
          </w:rPr>
          <w:t xml:space="preserve"> </w:t>
        </w:r>
        <w:r w:rsidRPr="001F023B">
          <w:rPr>
            <w:i/>
            <w:iCs/>
            <w:sz w:val="24"/>
            <w:szCs w:val="24"/>
          </w:rPr>
          <w:t>×</w:t>
        </w:r>
      </w:ins>
      <w:ins w:id="744" w:author="Xin Li" w:date="2026-05-31T09:57:00Z" w16du:dateUtc="2026-05-31T01:57:00Z">
        <w:r>
          <w:rPr>
            <w:i/>
            <w:iCs/>
            <w:sz w:val="24"/>
            <w:szCs w:val="24"/>
          </w:rPr>
          <w:t>Length</w:t>
        </w:r>
      </w:ins>
      <w:ins w:id="745" w:author="Xin Li" w:date="2026-05-31T09:56:00Z" w16du:dateUtc="2026-05-31T01:56:00Z">
        <w:r w:rsidRPr="001F023B">
          <w:rPr>
            <w:i/>
            <w:iCs/>
            <w:sz w:val="24"/>
            <w:szCs w:val="24"/>
          </w:rPr>
          <w:t>×</w:t>
        </w:r>
        <w:r w:rsidRPr="009B55DA">
          <w:rPr>
            <w:i/>
            <w:iCs/>
            <w:sz w:val="24"/>
            <w:szCs w:val="24"/>
          </w:rPr>
          <w:t xml:space="preserve"> </w:t>
        </w:r>
        <w:r>
          <w:rPr>
            <w:i/>
            <w:iCs/>
            <w:sz w:val="24"/>
            <w:szCs w:val="24"/>
          </w:rPr>
          <w:t>Has1</w:t>
        </w:r>
        <w:r w:rsidRPr="00BC4AD0">
          <w:rPr>
            <w:i/>
            <w:iCs/>
            <w:sz w:val="24"/>
            <w:szCs w:val="24"/>
            <w:vertAlign w:val="subscript"/>
          </w:rPr>
          <w:t>i</w:t>
        </w:r>
        <w:r w:rsidRPr="001F023B">
          <w:rPr>
            <w:i/>
            <w:iCs/>
            <w:sz w:val="24"/>
            <w:szCs w:val="24"/>
          </w:rPr>
          <w:t>)</w:t>
        </w:r>
        <w:r w:rsidRPr="0022223D">
          <w:rPr>
            <w:i/>
            <w:iCs/>
            <w:sz w:val="24"/>
            <w:szCs w:val="24"/>
          </w:rPr>
          <w:t xml:space="preserve"> </w:t>
        </w:r>
        <w:r>
          <w:rPr>
            <w:rFonts w:hint="eastAsia"/>
            <w:i/>
            <w:iCs/>
            <w:sz w:val="24"/>
            <w:szCs w:val="24"/>
          </w:rPr>
          <w:t xml:space="preserve">+ </w:t>
        </w:r>
        <w:r w:rsidRPr="0022223D">
          <w:rPr>
            <w:i/>
            <w:iCs/>
            <w:sz w:val="24"/>
            <w:szCs w:val="24"/>
          </w:rPr>
          <w:t>X</w:t>
        </w:r>
        <w:r w:rsidRPr="0022223D">
          <w:rPr>
            <w:i/>
            <w:iCs/>
            <w:sz w:val="24"/>
            <w:szCs w:val="24"/>
            <w:vertAlign w:val="subscript"/>
          </w:rPr>
          <w:t>i</w:t>
        </w:r>
        <w:r w:rsidRPr="0022223D">
          <w:rPr>
            <w:rFonts w:ascii="Symbol" w:eastAsia="Symbol" w:hAnsi="Symbol" w:cs="Symbol"/>
            <w:i/>
            <w:iCs/>
            <w:sz w:val="24"/>
            <w:szCs w:val="24"/>
          </w:rPr>
          <w:t></w:t>
        </w:r>
        <w:r w:rsidRPr="0022223D">
          <w:rPr>
            <w:i/>
            <w:iCs/>
            <w:sz w:val="24"/>
            <w:szCs w:val="24"/>
          </w:rPr>
          <w:t xml:space="preserve"> + questionTiming</w:t>
        </w:r>
        <w:r w:rsidRPr="0022223D">
          <w:rPr>
            <w:i/>
            <w:iCs/>
            <w:sz w:val="24"/>
            <w:szCs w:val="24"/>
            <w:vertAlign w:val="subscript"/>
          </w:rPr>
          <w:t>i</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i</w:t>
        </w:r>
        <w:r>
          <w:rPr>
            <w:rFonts w:hint="eastAsia"/>
            <w:i/>
            <w:iCs/>
            <w:sz w:val="24"/>
            <w:szCs w:val="24"/>
            <w:vertAlign w:val="subscript"/>
          </w:rPr>
          <w:t xml:space="preserve"> </w:t>
        </w:r>
        <w:r>
          <w:rPr>
            <w:rFonts w:hint="eastAsia"/>
            <w:sz w:val="24"/>
            <w:szCs w:val="24"/>
          </w:rPr>
          <w:t xml:space="preserve">   </w:t>
        </w:r>
        <w:r w:rsidRPr="0022223D">
          <w:rPr>
            <w:sz w:val="24"/>
            <w:szCs w:val="24"/>
          </w:rPr>
          <w:t>(</w:t>
        </w:r>
        <w:r w:rsidRPr="0022223D">
          <w:rPr>
            <w:rFonts w:eastAsiaTheme="minorEastAsia"/>
            <w:sz w:val="24"/>
            <w:szCs w:val="24"/>
          </w:rPr>
          <w:t>1</w:t>
        </w:r>
        <w:r w:rsidRPr="0022223D">
          <w:rPr>
            <w:sz w:val="24"/>
            <w:szCs w:val="24"/>
          </w:rPr>
          <w:t>)</w:t>
        </w:r>
      </w:ins>
    </w:p>
    <w:p w14:paraId="76DB4308" w14:textId="06612EB5" w:rsidR="00EB01C0" w:rsidRDefault="009B55DA" w:rsidP="00EB01C0">
      <w:pPr>
        <w:pStyle w:val="Paragraph0"/>
        <w:ind w:firstLine="533"/>
        <w:rPr>
          <w:ins w:id="746" w:author="Xin Li" w:date="2026-05-31T09:58:00Z" w16du:dateUtc="2026-05-31T01:58:00Z"/>
        </w:rPr>
      </w:pPr>
      <w:ins w:id="747" w:author="Xin Li" w:date="2026-05-31T09:57:00Z" w16du:dateUtc="2026-05-31T01:57:00Z">
        <w:r>
          <w:t>When length =0, we expolate the case to no answer</w:t>
        </w:r>
      </w:ins>
    </w:p>
    <w:p w14:paraId="0CD387DE" w14:textId="11CC279E" w:rsidR="009B55DA" w:rsidRDefault="00605EA4">
      <w:pPr>
        <w:pStyle w:val="Paragraph0"/>
        <w:ind w:firstLine="0"/>
        <w:rPr>
          <w:ins w:id="748" w:author="Dylan CHEN" w:date="2026-05-30T18:18:00Z" w16du:dateUtc="2026-05-30T10:18:00Z"/>
        </w:rPr>
        <w:pPrChange w:id="749" w:author="Xin Li" w:date="2026-05-31T10:01:00Z" w16du:dateUtc="2026-05-31T02:01:00Z">
          <w:pPr>
            <w:pStyle w:val="Paragraph0"/>
            <w:ind w:firstLine="533"/>
          </w:pPr>
        </w:pPrChange>
      </w:pPr>
      <w:ins w:id="750" w:author="Xin Li" w:date="2026-05-31T10:20:00Z" w16du:dateUtc="2026-05-31T02:20:00Z">
        <w:r>
          <w:rPr>
            <w:noProof/>
          </w:rPr>
          <w:drawing>
            <wp:inline distT="0" distB="0" distL="0" distR="0" wp14:anchorId="36C74F2B" wp14:editId="00D54BDE">
              <wp:extent cx="4657725" cy="3676015"/>
              <wp:effectExtent l="0" t="0" r="9525" b="635"/>
              <wp:docPr id="1764086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57725" cy="3676015"/>
                      </a:xfrm>
                      <a:prstGeom prst="rect">
                        <a:avLst/>
                      </a:prstGeom>
                      <a:noFill/>
                    </pic:spPr>
                  </pic:pic>
                </a:graphicData>
              </a:graphic>
            </wp:inline>
          </w:drawing>
        </w:r>
      </w:ins>
    </w:p>
    <w:p w14:paraId="35D767B0" w14:textId="153A9992" w:rsidR="00137261" w:rsidRDefault="001F023B" w:rsidP="00EB4B15">
      <w:pPr>
        <w:pStyle w:val="Paragraph0"/>
        <w:ind w:firstLine="0"/>
        <w:rPr>
          <w:ins w:id="751" w:author="Dylan CHEN" w:date="2026-05-30T18:16:00Z" w16du:dateUtc="2026-05-30T10:16:00Z"/>
        </w:rPr>
      </w:pPr>
      <w:commentRangeStart w:id="752"/>
      <w:ins w:id="753" w:author="Dylan CHEN" w:date="2026-05-30T18:16:00Z" w16du:dateUtc="2026-05-30T10:16:00Z">
        <w:r w:rsidRPr="001F023B">
          <w:t>For the hazard specification, we estimate a Cox proportional hazards model:</w:t>
        </w:r>
      </w:ins>
    </w:p>
    <w:p w14:paraId="5D91B0E0" w14:textId="5F2600A3" w:rsidR="001F023B" w:rsidRDefault="001F023B">
      <w:pPr>
        <w:pStyle w:val="Paragraph0"/>
        <w:ind w:firstLine="0"/>
        <w:jc w:val="right"/>
        <w:rPr>
          <w:ins w:id="754" w:author="Xin Li" w:date="2026-04-11T09:46:00Z" w16du:dateUtc="2026-04-11T01:46:00Z"/>
        </w:rPr>
        <w:pPrChange w:id="755" w:author="Dylan CHEN" w:date="2026-05-30T18:17:00Z" w16du:dateUtc="2026-05-30T10:17:00Z">
          <w:pPr>
            <w:pStyle w:val="Paragraph0"/>
            <w:ind w:firstLine="0"/>
          </w:pPr>
        </w:pPrChange>
      </w:pPr>
      <w:ins w:id="756" w:author="Dylan CHEN" w:date="2026-05-30T18:16:00Z" w16du:dateUtc="2026-05-30T10:16:00Z">
        <w:r w:rsidRPr="001F023B">
          <w:lastRenderedPageBreak/>
          <w:t>h(t|</w:t>
        </w:r>
        <w:r w:rsidRPr="0022223D">
          <w:rPr>
            <w:i/>
            <w:iCs/>
            <w:szCs w:val="24"/>
          </w:rPr>
          <w:t>X</w:t>
        </w:r>
        <w:r w:rsidRPr="0022223D">
          <w:rPr>
            <w:i/>
            <w:iCs/>
            <w:szCs w:val="24"/>
            <w:vertAlign w:val="subscript"/>
          </w:rPr>
          <w:t>i</w:t>
        </w:r>
        <w:r w:rsidRPr="001F023B">
          <w:t>) = h</w:t>
        </w:r>
        <w:r w:rsidRPr="001F023B">
          <w:rPr>
            <w:vertAlign w:val="subscript"/>
            <w:rPrChange w:id="757" w:author="Dylan CHEN" w:date="2026-05-30T18:16:00Z" w16du:dateUtc="2026-05-30T10:16:00Z">
              <w:rPr/>
            </w:rPrChange>
          </w:rPr>
          <w:t>0</w:t>
        </w:r>
        <w:r w:rsidRPr="001F023B">
          <w:t>(t) exp[</w:t>
        </w:r>
        <w:r w:rsidRPr="0022223D">
          <w:rPr>
            <w:rFonts w:ascii="Symbol" w:eastAsia="Symbol" w:hAnsi="Symbol" w:cs="Symbol"/>
            <w:i/>
            <w:iCs/>
            <w:szCs w:val="24"/>
          </w:rPr>
          <w:t></w:t>
        </w:r>
        <w:r w:rsidRPr="0022223D">
          <w:rPr>
            <w:i/>
            <w:iCs/>
            <w:szCs w:val="24"/>
            <w:vertAlign w:val="subscript"/>
          </w:rPr>
          <w:t xml:space="preserve">1 </w:t>
        </w:r>
        <w:r w:rsidRPr="0022223D">
          <w:rPr>
            <w:i/>
            <w:iCs/>
            <w:szCs w:val="24"/>
          </w:rPr>
          <w:t>AI</w:t>
        </w:r>
        <w:r w:rsidRPr="0022223D">
          <w:rPr>
            <w:i/>
            <w:iCs/>
            <w:szCs w:val="24"/>
            <w:vertAlign w:val="subscript"/>
          </w:rPr>
          <w:t>i</w:t>
        </w:r>
        <w:r w:rsidRPr="0022223D">
          <w:rPr>
            <w:i/>
            <w:iCs/>
            <w:szCs w:val="24"/>
          </w:rPr>
          <w:t xml:space="preserve"> </w:t>
        </w:r>
        <w:r w:rsidRPr="001F023B">
          <w:rPr>
            <w:i/>
            <w:iCs/>
            <w:szCs w:val="24"/>
          </w:rPr>
          <w:t>+ β</w:t>
        </w:r>
        <w:r w:rsidRPr="00FA7E91">
          <w:rPr>
            <w:i/>
            <w:iCs/>
            <w:szCs w:val="24"/>
            <w:vertAlign w:val="subscript"/>
          </w:rPr>
          <w:t>2</w:t>
        </w:r>
        <w:r w:rsidRPr="001F023B">
          <w:rPr>
            <w:i/>
            <w:iCs/>
            <w:szCs w:val="24"/>
          </w:rPr>
          <w:t xml:space="preserve"> (</w:t>
        </w:r>
        <w:r w:rsidRPr="0022223D">
          <w:rPr>
            <w:i/>
            <w:iCs/>
            <w:szCs w:val="24"/>
          </w:rPr>
          <w:t>AI</w:t>
        </w:r>
        <w:r w:rsidRPr="0022223D">
          <w:rPr>
            <w:i/>
            <w:iCs/>
            <w:szCs w:val="24"/>
            <w:vertAlign w:val="subscript"/>
          </w:rPr>
          <w:t>i</w:t>
        </w:r>
        <w:r w:rsidRPr="0022223D">
          <w:rPr>
            <w:i/>
            <w:iCs/>
            <w:szCs w:val="24"/>
          </w:rPr>
          <w:t xml:space="preserve"> </w:t>
        </w:r>
        <w:r w:rsidRPr="001F023B">
          <w:rPr>
            <w:i/>
            <w:iCs/>
            <w:szCs w:val="24"/>
          </w:rPr>
          <w:t>× quality</w:t>
        </w:r>
        <w:r w:rsidRPr="00FA7E91">
          <w:rPr>
            <w:i/>
            <w:iCs/>
            <w:szCs w:val="24"/>
            <w:vertAlign w:val="subscript"/>
          </w:rPr>
          <w:t>i</w:t>
        </w:r>
        <w:r w:rsidRPr="001F023B">
          <w:rPr>
            <w:i/>
            <w:iCs/>
            <w:szCs w:val="24"/>
          </w:rPr>
          <w:t>)</w:t>
        </w:r>
        <w:r w:rsidRPr="0022223D">
          <w:rPr>
            <w:i/>
            <w:iCs/>
            <w:szCs w:val="24"/>
          </w:rPr>
          <w:t xml:space="preserve"> </w:t>
        </w:r>
        <w:r>
          <w:rPr>
            <w:rFonts w:hint="eastAsia"/>
            <w:i/>
            <w:iCs/>
            <w:szCs w:val="24"/>
          </w:rPr>
          <w:t xml:space="preserve">+ </w:t>
        </w:r>
        <w:r w:rsidRPr="0022223D">
          <w:rPr>
            <w:i/>
            <w:iCs/>
            <w:szCs w:val="24"/>
          </w:rPr>
          <w:t>X</w:t>
        </w:r>
        <w:r w:rsidRPr="0022223D">
          <w:rPr>
            <w:i/>
            <w:iCs/>
            <w:szCs w:val="24"/>
            <w:vertAlign w:val="subscript"/>
          </w:rPr>
          <w:t>i</w:t>
        </w:r>
        <w:r w:rsidRPr="0022223D">
          <w:rPr>
            <w:rFonts w:ascii="Symbol" w:eastAsia="Symbol" w:hAnsi="Symbol" w:cs="Symbol"/>
            <w:i/>
            <w:iCs/>
            <w:szCs w:val="24"/>
          </w:rPr>
          <w:t></w:t>
        </w:r>
        <w:r w:rsidRPr="0022223D">
          <w:rPr>
            <w:i/>
            <w:iCs/>
            <w:szCs w:val="24"/>
          </w:rPr>
          <w:t xml:space="preserve"> + questionTiming</w:t>
        </w:r>
        <w:r w:rsidRPr="0022223D">
          <w:rPr>
            <w:i/>
            <w:iCs/>
            <w:szCs w:val="24"/>
            <w:vertAlign w:val="subscript"/>
          </w:rPr>
          <w:t>i</w:t>
        </w:r>
        <w:r w:rsidRPr="0022223D">
          <w:rPr>
            <w:i/>
            <w:iCs/>
            <w:szCs w:val="24"/>
          </w:rPr>
          <w:t xml:space="preserve"> + </w:t>
        </w:r>
        <w:r w:rsidRPr="0022223D">
          <w:rPr>
            <w:rFonts w:ascii="Symbol" w:eastAsia="Symbol" w:hAnsi="Symbol" w:cs="Symbol"/>
            <w:i/>
            <w:iCs/>
            <w:szCs w:val="24"/>
          </w:rPr>
          <w:t></w:t>
        </w:r>
        <w:r w:rsidRPr="0022223D">
          <w:rPr>
            <w:i/>
            <w:iCs/>
            <w:szCs w:val="24"/>
            <w:vertAlign w:val="subscript"/>
          </w:rPr>
          <w:t>i</w:t>
        </w:r>
        <w:r>
          <w:rPr>
            <w:rFonts w:hint="eastAsia"/>
            <w:i/>
            <w:iCs/>
            <w:szCs w:val="24"/>
            <w:vertAlign w:val="subscript"/>
          </w:rPr>
          <w:t xml:space="preserve"> </w:t>
        </w:r>
        <w:r w:rsidRPr="001F023B">
          <w:t>]</w:t>
        </w:r>
        <w:r>
          <w:rPr>
            <w:rFonts w:hint="eastAsia"/>
            <w:szCs w:val="24"/>
          </w:rPr>
          <w:t xml:space="preserve"> </w:t>
        </w:r>
      </w:ins>
      <w:ins w:id="758" w:author="Dylan CHEN" w:date="2026-05-30T18:17:00Z" w16du:dateUtc="2026-05-30T10:17:00Z">
        <w:r>
          <w:rPr>
            <w:rFonts w:hint="eastAsia"/>
            <w:szCs w:val="24"/>
          </w:rPr>
          <w:t xml:space="preserve">        </w:t>
        </w:r>
      </w:ins>
      <w:ins w:id="759" w:author="Dylan CHEN" w:date="2026-05-30T18:16:00Z" w16du:dateUtc="2026-05-30T10:16:00Z">
        <w:r w:rsidRPr="0022223D">
          <w:rPr>
            <w:szCs w:val="24"/>
          </w:rPr>
          <w:t>(</w:t>
        </w:r>
      </w:ins>
      <w:ins w:id="760" w:author="Dylan CHEN" w:date="2026-05-30T18:17:00Z" w16du:dateUtc="2026-05-30T10:17:00Z">
        <w:r>
          <w:rPr>
            <w:rFonts w:hint="eastAsia"/>
            <w:szCs w:val="24"/>
          </w:rPr>
          <w:t>2</w:t>
        </w:r>
      </w:ins>
      <w:ins w:id="761" w:author="Dylan CHEN" w:date="2026-05-30T18:16:00Z" w16du:dateUtc="2026-05-30T10:16:00Z">
        <w:r w:rsidRPr="0022223D">
          <w:rPr>
            <w:szCs w:val="24"/>
          </w:rPr>
          <w:t>)</w:t>
        </w:r>
      </w:ins>
    </w:p>
    <w:p w14:paraId="6328A277" w14:textId="526F4910" w:rsidR="00752120" w:rsidRDefault="00752120">
      <w:pPr>
        <w:pStyle w:val="Paragraph0"/>
        <w:ind w:firstLine="0"/>
        <w:rPr>
          <w:ins w:id="762" w:author="Dylan CHEN" w:date="2026-05-30T18:17:00Z" w16du:dateUtc="2026-05-30T10:17:00Z"/>
        </w:rPr>
        <w:pPrChange w:id="763" w:author="Dylan CHEN" w:date="2026-05-30T18:17:00Z" w16du:dateUtc="2026-05-30T10:17:00Z">
          <w:pPr>
            <w:pStyle w:val="Paragraph0"/>
            <w:ind w:firstLine="533"/>
          </w:pPr>
        </w:pPrChange>
      </w:pPr>
      <w:ins w:id="764" w:author="Dylan CHEN" w:date="2026-05-30T18:17:00Z" w16du:dateUtc="2026-05-30T10:17:00Z">
        <w:r>
          <w:t>where the baseline hazard is allowed to vary across posting days through stratification. A lower hazard ratio indicates slower arrival of the first human answer.</w:t>
        </w:r>
      </w:ins>
      <w:commentRangeEnd w:id="752"/>
      <w:r w:rsidR="009B55DA">
        <w:rPr>
          <w:rStyle w:val="CommentReference"/>
          <w:sz w:val="24"/>
        </w:rPr>
        <w:commentReference w:id="752"/>
      </w:r>
    </w:p>
    <w:p w14:paraId="72C83CCF" w14:textId="77777777" w:rsidR="009B55DA" w:rsidRDefault="009B55DA">
      <w:pPr>
        <w:pStyle w:val="Paragraph0"/>
        <w:widowControl w:val="0"/>
        <w:ind w:firstLine="533"/>
        <w:rPr>
          <w:ins w:id="765" w:author="Xin Li" w:date="2026-05-11T13:31:00Z" w16du:dateUtc="2026-05-11T05:31:00Z"/>
        </w:rPr>
        <w:pPrChange w:id="766" w:author="Xin Li" w:date="2026-05-11T13:37:00Z" w16du:dateUtc="2026-05-11T05:37:00Z">
          <w:pPr>
            <w:pStyle w:val="Paragraph0"/>
            <w:ind w:firstLine="533"/>
          </w:pPr>
        </w:pPrChange>
      </w:pPr>
      <w:ins w:id="767" w:author="Dylan CHEN" w:date="2026-05-30T18:12:00Z" w16du:dateUtc="2026-05-30T10:12:00Z">
        <w:r w:rsidRPr="001F023B">
          <w:t>Setup 2 excludes the first answer itself from the dependent variable and focuses only on the answers that come after it.</w:t>
        </w:r>
      </w:ins>
      <w:ins w:id="768" w:author="Dylan CHEN" w:date="2026-05-30T18:13:00Z" w16du:dateUtc="2026-05-30T10:13:00Z">
        <w:r w:rsidRPr="001F023B">
          <w:t xml:space="preserve"> More importantly, Setup 2 captures a direct competition setting between AI and human answers by asking whether later participation and innovation differ when the first answer is AI rather than human.</w:t>
        </w:r>
      </w:ins>
    </w:p>
    <w:p w14:paraId="2436E9C5" w14:textId="29CDF0B7" w:rsidR="003454B6" w:rsidRPr="0022223D" w:rsidRDefault="00752120" w:rsidP="00752120">
      <w:pPr>
        <w:pStyle w:val="Paragraph0"/>
        <w:ind w:firstLine="533"/>
        <w:rPr>
          <w:ins w:id="769" w:author="Xin Li" w:date="2026-04-11T16:15:00Z" w16du:dateUtc="2026-04-11T08:15:00Z"/>
        </w:rPr>
      </w:pPr>
      <w:ins w:id="770" w:author="Dylan CHEN" w:date="2026-05-30T18:18:00Z" w16du:dateUtc="2026-05-30T10:18:00Z">
        <w:r>
          <w:t>For answer innovation</w:t>
        </w:r>
        <w:r>
          <w:rPr>
            <w:rFonts w:hint="eastAsia"/>
          </w:rPr>
          <w:t>, t</w:t>
        </w:r>
      </w:ins>
      <w:ins w:id="771" w:author="Xin Li" w:date="2026-04-11T16:15:00Z" w16du:dateUtc="2026-04-11T08:15:00Z">
        <w:del w:id="772" w:author="Dylan CHEN" w:date="2026-05-30T18:18:00Z" w16du:dateUtc="2026-05-30T10:18:00Z">
          <w:r w:rsidR="003454B6" w:rsidRPr="0022223D" w:rsidDel="00752120">
            <w:delText>T</w:delText>
          </w:r>
        </w:del>
        <w:r w:rsidR="003454B6" w:rsidRPr="0022223D">
          <w:t xml:space="preserve">o examine </w:t>
        </w:r>
        <w:r w:rsidR="003454B6">
          <w:t>where human</w:t>
        </w:r>
      </w:ins>
      <w:ins w:id="773" w:author="Dylan CHEN" w:date="2026-05-30T18:18:00Z" w16du:dateUtc="2026-05-30T10:18:00Z">
        <w:r w:rsidR="00D32B29">
          <w:rPr>
            <w:rFonts w:hint="eastAsia"/>
          </w:rPr>
          <w:t>s</w:t>
        </w:r>
      </w:ins>
      <w:ins w:id="774" w:author="Xin Li" w:date="2026-04-11T16:15:00Z" w16du:dateUtc="2026-04-11T08:15:00Z">
        <w:r w:rsidR="003454B6">
          <w:t xml:space="preserve"> show different response</w:t>
        </w:r>
      </w:ins>
      <w:ins w:id="775" w:author="Dylan CHEN" w:date="2026-05-30T18:18:00Z" w16du:dateUtc="2026-05-30T10:18:00Z">
        <w:r w:rsidR="00D32B29">
          <w:rPr>
            <w:rFonts w:hint="eastAsia"/>
          </w:rPr>
          <w:t>s</w:t>
        </w:r>
      </w:ins>
      <w:ins w:id="776" w:author="Xin Li" w:date="2026-04-11T16:15:00Z" w16du:dateUtc="2026-04-11T08:15:00Z">
        <w:r w:rsidR="003454B6">
          <w:t xml:space="preserve"> to </w:t>
        </w:r>
        <w:r w:rsidR="003454B6" w:rsidRPr="0022223D">
          <w:t>AI-generated answers</w:t>
        </w:r>
        <w:del w:id="777" w:author="Dylan CHEN" w:date="2026-05-30T18:18:00Z" w16du:dateUtc="2026-05-30T10:18:00Z">
          <w:r w:rsidR="003454B6" w:rsidRPr="0022223D" w:rsidDel="00D32B29">
            <w:delText>’</w:delText>
          </w:r>
        </w:del>
        <w:r w:rsidR="003454B6" w:rsidRPr="0022223D">
          <w:t xml:space="preserve"> </w:t>
        </w:r>
        <w:r w:rsidR="003454B6">
          <w:t xml:space="preserve">vs. Human generated </w:t>
        </w:r>
        <w:r w:rsidR="003454B6" w:rsidRPr="0022223D">
          <w:t>answer</w:t>
        </w:r>
        <w:r w:rsidR="003454B6">
          <w:t>s</w:t>
        </w:r>
        <w:r w:rsidR="003454B6" w:rsidRPr="0022223D">
          <w:t xml:space="preserve">, </w:t>
        </w:r>
        <w:r w:rsidR="003454B6">
          <w:t>we consider AI answer</w:t>
        </w:r>
      </w:ins>
      <w:ins w:id="778" w:author="Dylan CHEN" w:date="2026-05-30T18:18:00Z" w16du:dateUtc="2026-05-30T10:18:00Z">
        <w:r w:rsidR="00D32B29">
          <w:rPr>
            <w:rFonts w:hint="eastAsia"/>
          </w:rPr>
          <w:t>s</w:t>
        </w:r>
      </w:ins>
      <w:ins w:id="779" w:author="Xin Li" w:date="2026-04-11T16:15:00Z" w16du:dateUtc="2026-04-11T08:15:00Z">
        <w:r w:rsidR="003454B6">
          <w:t xml:space="preserve"> as a sa</w:t>
        </w:r>
      </w:ins>
      <w:ins w:id="780" w:author="Xin Li" w:date="2026-04-11T16:16:00Z" w16du:dateUtc="2026-04-11T08:16:00Z">
        <w:r w:rsidR="003454B6">
          <w:t xml:space="preserve">me role </w:t>
        </w:r>
        <w:del w:id="781" w:author="Dylan CHEN" w:date="2026-05-30T18:18:00Z" w16du:dateUtc="2026-05-30T10:18:00Z">
          <w:r w:rsidR="003454B6" w:rsidDel="00D32B29">
            <w:rPr>
              <w:rFonts w:hint="eastAsia"/>
            </w:rPr>
            <w:delText>of</w:delText>
          </w:r>
        </w:del>
      </w:ins>
      <w:ins w:id="782" w:author="Dylan CHEN" w:date="2026-05-30T18:18:00Z" w16du:dateUtc="2026-05-30T10:18:00Z">
        <w:r w:rsidR="00D32B29">
          <w:rPr>
            <w:rFonts w:hint="eastAsia"/>
          </w:rPr>
          <w:t>as</w:t>
        </w:r>
      </w:ins>
      <w:ins w:id="783" w:author="Xin Li" w:date="2026-04-11T16:16:00Z" w16du:dateUtc="2026-04-11T08:16:00Z">
        <w:r w:rsidR="003454B6">
          <w:t xml:space="preserve"> </w:t>
        </w:r>
      </w:ins>
      <w:ins w:id="784" w:author="Xin Li" w:date="2026-04-11T16:15:00Z" w16du:dateUtc="2026-04-11T08:15:00Z">
        <w:r w:rsidR="003454B6">
          <w:t>human answers</w:t>
        </w:r>
      </w:ins>
      <w:ins w:id="785" w:author="Dylan CHEN" w:date="2026-05-30T18:18:00Z" w16du:dateUtc="2026-05-30T10:18:00Z">
        <w:r w:rsidR="00D32B29">
          <w:rPr>
            <w:rFonts w:hint="eastAsia"/>
          </w:rPr>
          <w:t>,</w:t>
        </w:r>
      </w:ins>
      <w:ins w:id="786" w:author="Xin Li" w:date="2026-04-11T16:15:00Z" w16du:dateUtc="2026-04-11T08:15:00Z">
        <w:r w:rsidR="003454B6">
          <w:t xml:space="preserve"> </w:t>
        </w:r>
      </w:ins>
      <w:ins w:id="787" w:author="Xin Li" w:date="2026-04-11T16:16:00Z" w16du:dateUtc="2026-04-11T08:16:00Z">
        <w:r w:rsidR="003454B6">
          <w:t>as illustrated in Figure 4</w:t>
        </w:r>
      </w:ins>
      <w:ins w:id="788" w:author="Dylan CHEN" w:date="2026-05-30T18:18:00Z" w16du:dateUtc="2026-05-30T10:18:00Z">
        <w:r w:rsidR="00D32B29">
          <w:rPr>
            <w:rFonts w:hint="eastAsia"/>
          </w:rPr>
          <w:t>,</w:t>
        </w:r>
      </w:ins>
      <w:ins w:id="789" w:author="Xin Li" w:date="2026-04-11T16:16:00Z" w16du:dateUtc="2026-04-11T08:16:00Z">
        <w:r w:rsidR="003454B6">
          <w:t xml:space="preserve"> </w:t>
        </w:r>
      </w:ins>
      <w:ins w:id="790" w:author="Xin Li" w:date="2026-04-11T16:15:00Z" w16du:dateUtc="2026-04-11T08:15:00Z">
        <w:r w:rsidR="003454B6">
          <w:t xml:space="preserve">and </w:t>
        </w:r>
        <w:r w:rsidR="003454B6" w:rsidRPr="0022223D">
          <w:t>estimate:</w:t>
        </w:r>
      </w:ins>
    </w:p>
    <w:p w14:paraId="69B2DE31" w14:textId="3AD4DB2C" w:rsidR="003454B6" w:rsidRPr="0022223D" w:rsidRDefault="003454B6" w:rsidP="003454B6">
      <w:pPr>
        <w:pStyle w:val="Equation"/>
        <w:spacing w:before="120" w:after="120"/>
        <w:ind w:firstLine="539"/>
        <w:rPr>
          <w:ins w:id="791" w:author="Xin Li" w:date="2026-04-11T16:15:00Z" w16du:dateUtc="2026-04-11T08:15:00Z"/>
          <w:i/>
          <w:iCs/>
          <w:sz w:val="24"/>
          <w:szCs w:val="24"/>
        </w:rPr>
      </w:pPr>
      <w:ins w:id="792" w:author="Xin Li" w:date="2026-04-11T16:15:00Z" w16du:dateUtc="2026-04-11T08:15:00Z">
        <w:r w:rsidRPr="0022223D">
          <w:rPr>
            <w:i/>
            <w:iCs/>
            <w:sz w:val="24"/>
            <w:szCs w:val="24"/>
          </w:rPr>
          <w:t>answer</w:t>
        </w:r>
      </w:ins>
      <w:ins w:id="793" w:author="Xin Li" w:date="2026-05-11T11:30:00Z" w16du:dateUtc="2026-05-11T03:30:00Z">
        <w:r w:rsidR="00B76C32">
          <w:rPr>
            <w:i/>
            <w:iCs/>
            <w:sz w:val="24"/>
            <w:szCs w:val="24"/>
          </w:rPr>
          <w:t>Innovation</w:t>
        </w:r>
      </w:ins>
      <w:ins w:id="794" w:author="Xin Li" w:date="2026-04-11T16:15:00Z" w16du:dateUtc="2026-04-11T08:15:00Z">
        <w:r w:rsidRPr="0022223D">
          <w:rPr>
            <w:i/>
            <w:iCs/>
            <w:sz w:val="24"/>
            <w:szCs w:val="24"/>
            <w:vertAlign w:val="subscript"/>
          </w:rPr>
          <w:t>i</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0</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 xml:space="preserve">1 </w:t>
        </w:r>
        <w:r w:rsidRPr="0022223D">
          <w:rPr>
            <w:i/>
            <w:iCs/>
            <w:sz w:val="24"/>
            <w:szCs w:val="24"/>
          </w:rPr>
          <w:t>AI</w:t>
        </w:r>
        <w:r w:rsidRPr="0022223D">
          <w:rPr>
            <w:i/>
            <w:iCs/>
            <w:sz w:val="24"/>
            <w:szCs w:val="24"/>
            <w:vertAlign w:val="subscript"/>
          </w:rPr>
          <w:t>i</w:t>
        </w:r>
        <w:r w:rsidRPr="0022223D">
          <w:rPr>
            <w:i/>
            <w:iCs/>
            <w:sz w:val="24"/>
            <w:szCs w:val="24"/>
          </w:rPr>
          <w:t xml:space="preserve"> </w:t>
        </w:r>
      </w:ins>
      <w:ins w:id="795" w:author="Xin Li" w:date="2026-05-31T10:04:00Z" w16du:dateUtc="2026-05-31T02:04:00Z">
        <w:r w:rsidR="0091579A" w:rsidRPr="001F023B">
          <w:rPr>
            <w:i/>
            <w:iCs/>
            <w:sz w:val="24"/>
            <w:szCs w:val="24"/>
          </w:rPr>
          <w:t>+ β</w:t>
        </w:r>
        <w:r w:rsidR="0091579A" w:rsidRPr="00FA7E91">
          <w:rPr>
            <w:i/>
            <w:iCs/>
            <w:sz w:val="24"/>
            <w:szCs w:val="24"/>
            <w:vertAlign w:val="subscript"/>
          </w:rPr>
          <w:t>2</w:t>
        </w:r>
        <w:r w:rsidR="0091579A" w:rsidRPr="001F023B">
          <w:rPr>
            <w:i/>
            <w:iCs/>
            <w:sz w:val="24"/>
            <w:szCs w:val="24"/>
          </w:rPr>
          <w:t xml:space="preserve"> (</w:t>
        </w:r>
        <w:r w:rsidR="0091579A" w:rsidRPr="0022223D">
          <w:rPr>
            <w:i/>
            <w:iCs/>
            <w:sz w:val="24"/>
            <w:szCs w:val="24"/>
          </w:rPr>
          <w:t>AI</w:t>
        </w:r>
        <w:r w:rsidR="0091579A" w:rsidRPr="0022223D">
          <w:rPr>
            <w:i/>
            <w:iCs/>
            <w:sz w:val="24"/>
            <w:szCs w:val="24"/>
            <w:vertAlign w:val="subscript"/>
          </w:rPr>
          <w:t>i</w:t>
        </w:r>
        <w:r w:rsidR="0091579A" w:rsidRPr="0022223D">
          <w:rPr>
            <w:i/>
            <w:iCs/>
            <w:sz w:val="24"/>
            <w:szCs w:val="24"/>
          </w:rPr>
          <w:t xml:space="preserve"> </w:t>
        </w:r>
        <w:r w:rsidR="0091579A" w:rsidRPr="001F023B">
          <w:rPr>
            <w:i/>
            <w:iCs/>
            <w:sz w:val="24"/>
            <w:szCs w:val="24"/>
          </w:rPr>
          <w:t xml:space="preserve">× </w:t>
        </w:r>
        <w:r w:rsidR="0091579A">
          <w:rPr>
            <w:i/>
            <w:iCs/>
            <w:sz w:val="24"/>
            <w:szCs w:val="24"/>
          </w:rPr>
          <w:t>length</w:t>
        </w:r>
        <w:r w:rsidR="0091579A">
          <w:rPr>
            <w:rFonts w:hint="eastAsia"/>
            <w:i/>
            <w:iCs/>
            <w:sz w:val="24"/>
            <w:szCs w:val="24"/>
          </w:rPr>
          <w:t>Ans</w:t>
        </w:r>
        <w:r w:rsidR="0091579A" w:rsidRPr="00FA7E91">
          <w:rPr>
            <w:i/>
            <w:iCs/>
            <w:sz w:val="24"/>
            <w:szCs w:val="24"/>
            <w:vertAlign w:val="subscript"/>
          </w:rPr>
          <w:t>i</w:t>
        </w:r>
        <w:r w:rsidR="0091579A" w:rsidRPr="001F023B">
          <w:rPr>
            <w:i/>
            <w:iCs/>
            <w:sz w:val="24"/>
            <w:szCs w:val="24"/>
          </w:rPr>
          <w:t>)</w:t>
        </w:r>
        <w:r w:rsidR="0091579A" w:rsidRPr="0022223D">
          <w:rPr>
            <w:i/>
            <w:iCs/>
            <w:sz w:val="24"/>
            <w:szCs w:val="24"/>
          </w:rPr>
          <w:t xml:space="preserve"> </w:t>
        </w:r>
      </w:ins>
      <w:ins w:id="796" w:author="Dylan CHEN" w:date="2026-05-30T18:19:00Z" w16du:dateUtc="2026-05-30T10:19:00Z">
        <w:r w:rsidR="00D32B29" w:rsidRPr="001F023B">
          <w:rPr>
            <w:i/>
            <w:iCs/>
            <w:sz w:val="24"/>
            <w:szCs w:val="24"/>
          </w:rPr>
          <w:t>+ β</w:t>
        </w:r>
        <w:r w:rsidR="00D32B29" w:rsidRPr="00FA7E91">
          <w:rPr>
            <w:i/>
            <w:iCs/>
            <w:sz w:val="24"/>
            <w:szCs w:val="24"/>
            <w:vertAlign w:val="subscript"/>
          </w:rPr>
          <w:t>2</w:t>
        </w:r>
        <w:r w:rsidR="00D32B29" w:rsidRPr="001F023B">
          <w:rPr>
            <w:i/>
            <w:iCs/>
            <w:sz w:val="24"/>
            <w:szCs w:val="24"/>
          </w:rPr>
          <w:t xml:space="preserve"> (</w:t>
        </w:r>
        <w:r w:rsidR="00D32B29" w:rsidRPr="0022223D">
          <w:rPr>
            <w:i/>
            <w:iCs/>
            <w:sz w:val="24"/>
            <w:szCs w:val="24"/>
          </w:rPr>
          <w:t>AI</w:t>
        </w:r>
        <w:r w:rsidR="00D32B29" w:rsidRPr="0022223D">
          <w:rPr>
            <w:i/>
            <w:iCs/>
            <w:sz w:val="24"/>
            <w:szCs w:val="24"/>
            <w:vertAlign w:val="subscript"/>
          </w:rPr>
          <w:t>i</w:t>
        </w:r>
        <w:r w:rsidR="00D32B29" w:rsidRPr="0022223D">
          <w:rPr>
            <w:i/>
            <w:iCs/>
            <w:sz w:val="24"/>
            <w:szCs w:val="24"/>
          </w:rPr>
          <w:t xml:space="preserve"> </w:t>
        </w:r>
        <w:r w:rsidR="00D32B29" w:rsidRPr="001F023B">
          <w:rPr>
            <w:i/>
            <w:iCs/>
            <w:sz w:val="24"/>
            <w:szCs w:val="24"/>
          </w:rPr>
          <w:t>× quality</w:t>
        </w:r>
        <w:r w:rsidR="00D32B29">
          <w:rPr>
            <w:rFonts w:hint="eastAsia"/>
            <w:i/>
            <w:iCs/>
            <w:sz w:val="24"/>
            <w:szCs w:val="24"/>
          </w:rPr>
          <w:t>1Ans</w:t>
        </w:r>
        <w:r w:rsidR="00D32B29" w:rsidRPr="00FA7E91">
          <w:rPr>
            <w:i/>
            <w:iCs/>
            <w:sz w:val="24"/>
            <w:szCs w:val="24"/>
            <w:vertAlign w:val="subscript"/>
          </w:rPr>
          <w:t>i</w:t>
        </w:r>
        <w:r w:rsidR="00D32B29" w:rsidRPr="001F023B">
          <w:rPr>
            <w:i/>
            <w:iCs/>
            <w:sz w:val="24"/>
            <w:szCs w:val="24"/>
          </w:rPr>
          <w:t>)</w:t>
        </w:r>
        <w:r w:rsidR="00D32B29" w:rsidRPr="0022223D">
          <w:rPr>
            <w:i/>
            <w:iCs/>
            <w:sz w:val="24"/>
            <w:szCs w:val="24"/>
          </w:rPr>
          <w:t xml:space="preserve"> </w:t>
        </w:r>
      </w:ins>
      <w:ins w:id="797" w:author="Xin Li" w:date="2026-04-11T16:15:00Z" w16du:dateUtc="2026-04-11T08:15:00Z">
        <w:r w:rsidRPr="0022223D">
          <w:rPr>
            <w:i/>
            <w:iCs/>
            <w:sz w:val="24"/>
            <w:szCs w:val="24"/>
          </w:rPr>
          <w:t>+ X</w:t>
        </w:r>
        <w:r w:rsidRPr="0022223D">
          <w:rPr>
            <w:i/>
            <w:iCs/>
            <w:sz w:val="24"/>
            <w:szCs w:val="24"/>
            <w:vertAlign w:val="subscript"/>
          </w:rPr>
          <w:t>i</w:t>
        </w:r>
        <w:r w:rsidRPr="0022223D">
          <w:rPr>
            <w:rFonts w:ascii="Symbol" w:eastAsia="Symbol" w:hAnsi="Symbol" w:cs="Symbol"/>
            <w:i/>
            <w:iCs/>
            <w:sz w:val="24"/>
            <w:szCs w:val="24"/>
          </w:rPr>
          <w:t></w:t>
        </w:r>
        <w:r w:rsidRPr="0022223D">
          <w:rPr>
            <w:i/>
            <w:iCs/>
            <w:sz w:val="24"/>
            <w:szCs w:val="24"/>
          </w:rPr>
          <w:t xml:space="preserve"> + questionTiming</w:t>
        </w:r>
        <w:r w:rsidRPr="0022223D">
          <w:rPr>
            <w:i/>
            <w:iCs/>
            <w:sz w:val="24"/>
            <w:szCs w:val="24"/>
            <w:vertAlign w:val="subscript"/>
          </w:rPr>
          <w:t>i</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i</w:t>
        </w:r>
        <w:del w:id="798" w:author="Dylan CHEN" w:date="2026-05-30T18:19:00Z" w16du:dateUtc="2026-05-30T10:19:00Z">
          <w:r w:rsidRPr="0022223D" w:rsidDel="00D32B29">
            <w:rPr>
              <w:i/>
              <w:iCs/>
              <w:sz w:val="24"/>
              <w:szCs w:val="24"/>
              <w:vertAlign w:val="subscript"/>
            </w:rPr>
            <w:tab/>
          </w:r>
        </w:del>
      </w:ins>
      <w:ins w:id="799" w:author="Dylan CHEN" w:date="2026-05-30T18:19:00Z" w16du:dateUtc="2026-05-30T10:19:00Z">
        <w:r w:rsidR="00D32B29">
          <w:rPr>
            <w:rFonts w:hint="eastAsia"/>
            <w:i/>
            <w:iCs/>
            <w:sz w:val="24"/>
            <w:szCs w:val="24"/>
            <w:vertAlign w:val="subscript"/>
          </w:rPr>
          <w:t xml:space="preserve">   </w:t>
        </w:r>
      </w:ins>
      <w:ins w:id="800" w:author="Xin Li" w:date="2026-04-11T16:15:00Z" w16du:dateUtc="2026-04-11T08:15:00Z">
        <w:del w:id="801" w:author="Dylan CHEN" w:date="2026-05-30T18:19:00Z" w16du:dateUtc="2026-05-30T10:19:00Z">
          <w:r w:rsidRPr="0022223D" w:rsidDel="00D32B29">
            <w:rPr>
              <w:i/>
              <w:iCs/>
              <w:sz w:val="24"/>
              <w:szCs w:val="24"/>
              <w:vertAlign w:val="subscript"/>
            </w:rPr>
            <w:tab/>
          </w:r>
          <w:r w:rsidRPr="0022223D" w:rsidDel="00D32B29">
            <w:rPr>
              <w:i/>
              <w:iCs/>
              <w:sz w:val="24"/>
              <w:szCs w:val="24"/>
              <w:vertAlign w:val="subscript"/>
            </w:rPr>
            <w:tab/>
          </w:r>
        </w:del>
        <w:r w:rsidRPr="0022223D">
          <w:rPr>
            <w:sz w:val="24"/>
            <w:szCs w:val="24"/>
          </w:rPr>
          <w:t>(</w:t>
        </w:r>
      </w:ins>
      <w:ins w:id="802" w:author="Dylan CHEN" w:date="2026-05-30T18:19:00Z" w16du:dateUtc="2026-05-30T10:19:00Z">
        <w:r w:rsidR="00D32B29">
          <w:rPr>
            <w:rFonts w:eastAsiaTheme="minorEastAsia" w:hint="eastAsia"/>
            <w:sz w:val="24"/>
            <w:szCs w:val="24"/>
          </w:rPr>
          <w:t>3</w:t>
        </w:r>
      </w:ins>
      <w:ins w:id="803" w:author="Xin Li" w:date="2026-04-11T16:15:00Z" w16du:dateUtc="2026-04-11T08:15:00Z">
        <w:del w:id="804" w:author="Dylan CHEN" w:date="2026-05-30T18:19:00Z" w16du:dateUtc="2026-05-30T10:19:00Z">
          <w:r w:rsidRPr="0022223D" w:rsidDel="00D32B29">
            <w:rPr>
              <w:rFonts w:eastAsiaTheme="minorEastAsia"/>
              <w:sz w:val="24"/>
              <w:szCs w:val="24"/>
            </w:rPr>
            <w:delText>1</w:delText>
          </w:r>
        </w:del>
        <w:r w:rsidRPr="0022223D">
          <w:rPr>
            <w:sz w:val="24"/>
            <w:szCs w:val="24"/>
          </w:rPr>
          <w:t>)</w:t>
        </w:r>
      </w:ins>
    </w:p>
    <w:p w14:paraId="179946A7" w14:textId="0602BC6D" w:rsidR="003454B6" w:rsidRPr="003454B6" w:rsidRDefault="003454B6">
      <w:pPr>
        <w:pStyle w:val="Paragraph0"/>
        <w:ind w:firstLine="0"/>
        <w:rPr>
          <w:ins w:id="805" w:author="Xin Li" w:date="2026-04-11T16:14:00Z" w16du:dateUtc="2026-04-11T08:14:00Z"/>
          <w:rPrChange w:id="806" w:author="Xin Li" w:date="2026-04-11T16:18:00Z" w16du:dateUtc="2026-04-11T08:18:00Z">
            <w:rPr>
              <w:ins w:id="807" w:author="Xin Li" w:date="2026-04-11T16:14:00Z" w16du:dateUtc="2026-04-11T08:14:00Z"/>
              <w:i/>
              <w:iCs/>
              <w:sz w:val="24"/>
              <w:szCs w:val="24"/>
            </w:rPr>
          </w:rPrChange>
        </w:rPr>
        <w:pPrChange w:id="808" w:author="Xin Li" w:date="2026-05-11T13:38:00Z" w16du:dateUtc="2026-05-11T05:38:00Z">
          <w:pPr>
            <w:pStyle w:val="Equation"/>
            <w:spacing w:before="120" w:after="120"/>
            <w:ind w:firstLine="539"/>
          </w:pPr>
        </w:pPrChange>
      </w:pPr>
      <w:ins w:id="809" w:author="Xin Li" w:date="2026-04-11T16:15:00Z" w16du:dateUtc="2026-04-11T08:15:00Z">
        <w:r w:rsidRPr="0022223D">
          <w:t xml:space="preserve">where </w:t>
        </w:r>
        <w:r w:rsidRPr="0022223D">
          <w:rPr>
            <w:i/>
            <w:iCs/>
          </w:rPr>
          <w:t>i</w:t>
        </w:r>
        <w:r w:rsidRPr="0022223D">
          <w:t xml:space="preserve"> indexes questions, </w:t>
        </w:r>
      </w:ins>
      <w:ins w:id="810" w:author="Xin Li" w:date="2026-05-11T11:30:00Z" w16du:dateUtc="2026-05-11T03:30:00Z">
        <w:r w:rsidR="00B76C32" w:rsidRPr="0022223D">
          <w:rPr>
            <w:i/>
            <w:iCs/>
            <w:szCs w:val="24"/>
          </w:rPr>
          <w:t>answer</w:t>
        </w:r>
        <w:r w:rsidR="00B76C32">
          <w:rPr>
            <w:i/>
            <w:iCs/>
            <w:szCs w:val="24"/>
          </w:rPr>
          <w:t>Innovation</w:t>
        </w:r>
      </w:ins>
      <w:ins w:id="811" w:author="Xin Li" w:date="2026-04-11T16:15:00Z" w16du:dateUtc="2026-04-11T08:15:00Z">
        <w:r w:rsidRPr="0022223D">
          <w:rPr>
            <w:i/>
            <w:iCs/>
            <w:szCs w:val="24"/>
            <w:vertAlign w:val="subscript"/>
          </w:rPr>
          <w:t>i</w:t>
        </w:r>
        <w:r w:rsidRPr="0022223D">
          <w:rPr>
            <w:i/>
            <w:iCs/>
            <w:szCs w:val="24"/>
          </w:rPr>
          <w:t xml:space="preserve"> </w:t>
        </w:r>
      </w:ins>
      <w:ins w:id="812" w:author="Dylan CHEN" w:date="2026-05-30T18:20:00Z" w16du:dateUtc="2026-05-30T10:20:00Z">
        <w:r w:rsidR="00D32B29" w:rsidRPr="00D32B29">
          <w:rPr>
            <w:szCs w:val="24"/>
          </w:rPr>
          <w:t>is measured in two layers. We first examine whether later human answers exhibit innovation at all, using the similarity between the first answer and the second answer. A lower similarity indicates greater differentiation from the existing answer. We then examine the direction of that innovation through three more specific outcomes: whether the later answer contains personal experiences, opinionated insights, and alternative solutions. In other words, the logic is first to assess whether later human answers become more differentiated, and then to examine how that differentiation occurs in substantive terms. The interaction terms test whether human innovation varies with the quality of the focal answer already displayed on the page.</w:t>
        </w:r>
        <w:r w:rsidR="00D32B29">
          <w:rPr>
            <w:rFonts w:hint="eastAsia"/>
            <w:szCs w:val="24"/>
          </w:rPr>
          <w:t xml:space="preserve"> The left</w:t>
        </w:r>
        <w:r w:rsidR="00B645F0">
          <w:rPr>
            <w:rFonts w:hint="eastAsia"/>
            <w:szCs w:val="24"/>
          </w:rPr>
          <w:t>-</w:t>
        </w:r>
        <w:r w:rsidR="00D32B29">
          <w:rPr>
            <w:rFonts w:hint="eastAsia"/>
            <w:szCs w:val="24"/>
          </w:rPr>
          <w:t>hand side is the same as Equation 1.</w:t>
        </w:r>
      </w:ins>
      <w:ins w:id="813" w:author="Xin Li" w:date="2026-04-11T16:15:00Z" w16du:dateUtc="2026-04-11T08:15:00Z">
        <w:del w:id="814" w:author="Dylan CHEN" w:date="2026-05-30T18:20:00Z" w16du:dateUtc="2026-05-30T10:20:00Z">
          <w:r w:rsidDel="00D32B29">
            <w:rPr>
              <w:szCs w:val="24"/>
            </w:rPr>
            <w:delText xml:space="preserve">is answer </w:delText>
          </w:r>
        </w:del>
      </w:ins>
      <w:ins w:id="815" w:author="Xin Li" w:date="2026-05-11T11:30:00Z" w16du:dateUtc="2026-05-11T03:30:00Z">
        <w:del w:id="816" w:author="Dylan CHEN" w:date="2026-05-30T18:20:00Z" w16du:dateUtc="2026-05-30T10:20:00Z">
          <w:r w:rsidR="00C64BF7" w:rsidDel="00D32B29">
            <w:rPr>
              <w:szCs w:val="24"/>
            </w:rPr>
            <w:delText xml:space="preserve">innovation </w:delText>
          </w:r>
        </w:del>
      </w:ins>
      <w:ins w:id="817" w:author="Xin Li" w:date="2026-04-11T16:15:00Z" w16du:dateUtc="2026-04-11T08:15:00Z">
        <w:del w:id="818" w:author="Dylan CHEN" w:date="2026-05-30T18:20:00Z" w16du:dateUtc="2026-05-30T10:20:00Z">
          <w:r w:rsidDel="00D32B29">
            <w:rPr>
              <w:szCs w:val="24"/>
            </w:rPr>
            <w:delText xml:space="preserve">as measured by </w:delText>
          </w:r>
        </w:del>
      </w:ins>
      <w:ins w:id="819" w:author="Xin Li" w:date="2026-05-11T11:31:00Z" w16du:dateUtc="2026-05-11T03:31:00Z">
        <w:del w:id="820" w:author="Dylan CHEN" w:date="2026-05-29T18:04:00Z" w16du:dateUtc="2026-05-29T10:04:00Z">
          <w:r w:rsidR="00C64BF7" w:rsidDel="00F610CC">
            <w:rPr>
              <w:szCs w:val="24"/>
            </w:rPr>
            <w:delText xml:space="preserve">three </w:delText>
          </w:r>
        </w:del>
      </w:ins>
      <w:ins w:id="821" w:author="Xin Li" w:date="2026-04-11T16:15:00Z" w16du:dateUtc="2026-04-11T08:15:00Z">
        <w:del w:id="822" w:author="Dylan CHEN" w:date="2026-05-29T18:04:00Z" w16du:dateUtc="2026-05-29T10:04:00Z">
          <w:r w:rsidDel="00F610CC">
            <w:rPr>
              <w:szCs w:val="24"/>
            </w:rPr>
            <w:delText>variables</w:delText>
          </w:r>
        </w:del>
      </w:ins>
      <w:ins w:id="823" w:author="Xin Li" w:date="2026-05-11T13:38:00Z" w16du:dateUtc="2026-05-11T05:38:00Z">
        <w:del w:id="824" w:author="Dylan CHEN" w:date="2026-05-30T18:20:00Z" w16du:dateUtc="2026-05-30T10:20:00Z">
          <w:r w:rsidR="004367C4" w:rsidDel="00D32B29">
            <w:rPr>
              <w:szCs w:val="24"/>
            </w:rPr>
            <w:delText>.</w:delText>
          </w:r>
        </w:del>
      </w:ins>
      <w:ins w:id="825" w:author="Xin Li" w:date="2026-04-11T16:15:00Z" w16du:dateUtc="2026-04-11T08:15:00Z">
        <w:del w:id="826" w:author="Dylan CHEN" w:date="2026-05-30T18:20:00Z" w16du:dateUtc="2026-05-30T10:20:00Z">
          <w:r w:rsidDel="00D32B29">
            <w:delText xml:space="preserve"> </w:delText>
          </w:r>
          <w:r w:rsidRPr="0022223D" w:rsidDel="00D32B29">
            <w:rPr>
              <w:i/>
              <w:iCs/>
            </w:rPr>
            <w:delText>AI</w:delText>
          </w:r>
          <w:r w:rsidRPr="0022223D" w:rsidDel="00D32B29">
            <w:rPr>
              <w:i/>
              <w:iCs/>
              <w:vertAlign w:val="subscript"/>
            </w:rPr>
            <w:delText>i</w:delText>
          </w:r>
          <w:r w:rsidRPr="0022223D" w:rsidDel="00D32B29">
            <w:delText xml:space="preserve"> indicates treatment assignment (1 if </w:delText>
          </w:r>
          <w:r w:rsidDel="00D32B29">
            <w:delText xml:space="preserve">the question has </w:delText>
          </w:r>
          <w:r w:rsidRPr="0022223D" w:rsidDel="00D32B29">
            <w:delText xml:space="preserve">AI-generated answer, 0 otherwise), </w:delText>
          </w:r>
          <w:r w:rsidRPr="0022223D" w:rsidDel="00D32B29">
            <w:rPr>
              <w:rFonts w:eastAsia="SimSun"/>
              <w:i/>
              <w:iCs/>
            </w:rPr>
            <w:delText>X</w:delText>
          </w:r>
          <w:r w:rsidRPr="0022223D" w:rsidDel="00D32B29">
            <w:rPr>
              <w:rFonts w:eastAsia="SimSun"/>
              <w:i/>
              <w:iCs/>
              <w:vertAlign w:val="subscript"/>
            </w:rPr>
            <w:delText>i</w:delText>
          </w:r>
          <w:r w:rsidRPr="0022223D" w:rsidDel="00D32B29">
            <w:delText xml:space="preserve"> includes control variables (questioner characteristics, question content, and question type), and </w:delText>
          </w:r>
          <w:r w:rsidRPr="0022223D" w:rsidDel="00D32B29">
            <w:rPr>
              <w:i/>
              <w:iCs/>
            </w:rPr>
            <w:delText>questionTiming</w:delText>
          </w:r>
          <w:r w:rsidRPr="0022223D" w:rsidDel="00D32B29">
            <w:rPr>
              <w:i/>
              <w:iCs/>
              <w:vertAlign w:val="subscript"/>
            </w:rPr>
            <w:delText>i</w:delText>
          </w:r>
          <w:r w:rsidRPr="0022223D" w:rsidDel="00D32B29">
            <w:delText xml:space="preserve"> captures question posting date fixed effects. The coefficient </w:delText>
          </w:r>
          <w:r w:rsidRPr="0022223D" w:rsidDel="00D32B29">
            <w:rPr>
              <w:rFonts w:ascii="Symbol" w:eastAsia="Symbol" w:hAnsi="Symbol" w:cs="Symbol"/>
              <w:i/>
              <w:iCs/>
            </w:rPr>
            <w:delText></w:delText>
          </w:r>
          <w:r w:rsidRPr="0022223D" w:rsidDel="00D32B29">
            <w:rPr>
              <w:i/>
              <w:iCs/>
              <w:vertAlign w:val="subscript"/>
            </w:rPr>
            <w:delText>1</w:delText>
          </w:r>
          <w:r w:rsidRPr="0022223D" w:rsidDel="00D32B29">
            <w:delText xml:space="preserve"> captures the effect of AI-generated answers on the supply of human answers.</w:delText>
          </w:r>
        </w:del>
      </w:ins>
    </w:p>
    <w:p w14:paraId="775C3CC1" w14:textId="597EFAC3" w:rsidR="0097462F" w:rsidRPr="0022223D" w:rsidDel="003454B6" w:rsidRDefault="0097462F" w:rsidP="00EB4B15">
      <w:pPr>
        <w:pStyle w:val="Paragraph0"/>
        <w:ind w:firstLine="0"/>
        <w:rPr>
          <w:del w:id="827" w:author="Xin Li" w:date="2026-04-11T16:19:00Z" w16du:dateUtc="2026-04-11T08:19:00Z"/>
        </w:rPr>
      </w:pPr>
    </w:p>
    <w:p w14:paraId="23E7596E" w14:textId="37CBAF3E" w:rsidR="005F2143" w:rsidRPr="0022223D" w:rsidDel="0097462F" w:rsidRDefault="005F2143" w:rsidP="00A86F82">
      <w:pPr>
        <w:pStyle w:val="Paragraph0"/>
        <w:rPr>
          <w:del w:id="828" w:author="Xin Li" w:date="2026-04-11T09:46:00Z" w16du:dateUtc="2026-04-11T01:46:00Z"/>
        </w:rPr>
      </w:pPr>
      <w:del w:id="829" w:author="Xin Li" w:date="2026-04-11T09:46:00Z" w16du:dateUtc="2026-04-11T01:46:00Z">
        <w:r w:rsidRPr="0022223D" w:rsidDel="0097462F">
          <w:delText xml:space="preserve">To examine AI-generated answers’ impact on </w:delText>
        </w:r>
        <w:r w:rsidR="00761522" w:rsidRPr="0022223D" w:rsidDel="0097462F">
          <w:delText>viewer recognition of human answers</w:delText>
        </w:r>
        <w:r w:rsidRPr="0022223D" w:rsidDel="0097462F">
          <w:delText>, we estimate:</w:delText>
        </w:r>
      </w:del>
    </w:p>
    <w:p w14:paraId="69932622" w14:textId="78E2760B" w:rsidR="00F40939" w:rsidRPr="0022223D" w:rsidDel="0097462F" w:rsidRDefault="00475B1C" w:rsidP="00F40939">
      <w:pPr>
        <w:spacing w:line="360" w:lineRule="auto"/>
        <w:jc w:val="right"/>
        <w:rPr>
          <w:del w:id="830" w:author="Xin Li" w:date="2026-04-11T09:46:00Z" w16du:dateUtc="2026-04-11T01:46:00Z"/>
          <w:rFonts w:eastAsia="SimSun"/>
        </w:rPr>
      </w:pPr>
      <w:del w:id="831" w:author="Xin Li" w:date="2026-04-11T09:46:00Z" w16du:dateUtc="2026-04-11T01:46:00Z">
        <w:r w:rsidRPr="0022223D" w:rsidDel="0097462F">
          <w:rPr>
            <w:i/>
            <w:iCs/>
          </w:rPr>
          <w:delText>ne</w:delText>
        </w:r>
        <w:r w:rsidR="00F41D7C" w:rsidRPr="0022223D" w:rsidDel="0097462F">
          <w:rPr>
            <w:i/>
            <w:iCs/>
          </w:rPr>
          <w:delText>tl</w:delText>
        </w:r>
        <w:r w:rsidRPr="0022223D" w:rsidDel="0097462F">
          <w:rPr>
            <w:i/>
            <w:iCs/>
          </w:rPr>
          <w:delText>ikeNum</w:delText>
        </w:r>
        <w:r w:rsidRPr="0022223D" w:rsidDel="0097462F">
          <w:rPr>
            <w:i/>
            <w:iCs/>
            <w:vertAlign w:val="subscript"/>
          </w:rPr>
          <w:delText>ij</w:delText>
        </w:r>
        <w:r w:rsidRPr="0022223D" w:rsidDel="0097462F">
          <w:delText xml:space="preserve"> </w:delText>
        </w:r>
        <w:r w:rsidR="00F40939" w:rsidRPr="0022223D" w:rsidDel="0097462F">
          <w:rPr>
            <w:rFonts w:eastAsia="SimSun"/>
            <w:i/>
            <w:iCs/>
          </w:rPr>
          <w:delText xml:space="preserve">= </w:delText>
        </w:r>
        <w:r w:rsidR="00F40939" w:rsidRPr="0022223D" w:rsidDel="0097462F">
          <w:rPr>
            <w:rFonts w:ascii="Symbol" w:eastAsia="Symbol" w:hAnsi="Symbol" w:cs="Symbol"/>
            <w:i/>
            <w:iCs/>
          </w:rPr>
          <w:delText></w:delText>
        </w:r>
        <w:r w:rsidR="00F40939" w:rsidRPr="0022223D" w:rsidDel="0097462F">
          <w:rPr>
            <w:rFonts w:eastAsia="SimSun"/>
            <w:i/>
            <w:iCs/>
            <w:vertAlign w:val="subscript"/>
          </w:rPr>
          <w:delText>0</w:delText>
        </w:r>
        <w:r w:rsidR="00F40939" w:rsidRPr="0022223D" w:rsidDel="0097462F">
          <w:rPr>
            <w:rFonts w:eastAsia="SimSun"/>
            <w:i/>
            <w:iCs/>
          </w:rPr>
          <w:delText xml:space="preserve"> + </w:delText>
        </w:r>
        <w:r w:rsidR="00F40939" w:rsidRPr="0022223D" w:rsidDel="0097462F">
          <w:rPr>
            <w:rFonts w:ascii="Symbol" w:eastAsia="Symbol" w:hAnsi="Symbol" w:cs="Symbol"/>
            <w:i/>
            <w:iCs/>
          </w:rPr>
          <w:delText></w:delText>
        </w:r>
        <w:r w:rsidR="00F40939" w:rsidRPr="0022223D" w:rsidDel="0097462F">
          <w:rPr>
            <w:rFonts w:eastAsia="SimSun"/>
            <w:i/>
            <w:iCs/>
            <w:vertAlign w:val="subscript"/>
          </w:rPr>
          <w:delText xml:space="preserve">1 </w:delText>
        </w:r>
        <w:r w:rsidR="00F40939" w:rsidRPr="0022223D" w:rsidDel="0097462F">
          <w:rPr>
            <w:rFonts w:eastAsia="SimSun"/>
            <w:i/>
            <w:iCs/>
          </w:rPr>
          <w:delText>AI</w:delText>
        </w:r>
        <w:r w:rsidR="00F40939" w:rsidRPr="0022223D" w:rsidDel="0097462F">
          <w:rPr>
            <w:rFonts w:eastAsia="SimSun"/>
            <w:i/>
            <w:iCs/>
            <w:vertAlign w:val="subscript"/>
          </w:rPr>
          <w:delText>i</w:delText>
        </w:r>
        <w:r w:rsidR="00F40939" w:rsidRPr="0022223D" w:rsidDel="0097462F">
          <w:rPr>
            <w:rFonts w:eastAsia="SimSun"/>
            <w:i/>
            <w:iCs/>
          </w:rPr>
          <w:delText xml:space="preserve"> + </w:delText>
        </w:r>
        <w:r w:rsidR="00E068A1" w:rsidRPr="0022223D" w:rsidDel="0097462F">
          <w:rPr>
            <w:i/>
            <w:iCs/>
          </w:rPr>
          <w:delText>answerTiming</w:delText>
        </w:r>
        <w:r w:rsidR="00E068A1" w:rsidRPr="0022223D" w:rsidDel="0097462F">
          <w:rPr>
            <w:i/>
            <w:iCs/>
            <w:vertAlign w:val="subscript"/>
          </w:rPr>
          <w:delText>j</w:delText>
        </w:r>
        <w:r w:rsidR="00E068A1" w:rsidRPr="0022223D" w:rsidDel="0097462F">
          <w:rPr>
            <w:i/>
            <w:iCs/>
          </w:rPr>
          <w:delText xml:space="preserve"> </w:delText>
        </w:r>
        <w:r w:rsidR="00F40939" w:rsidRPr="0022223D" w:rsidDel="0097462F">
          <w:rPr>
            <w:rFonts w:eastAsia="SimSun"/>
            <w:i/>
            <w:iCs/>
          </w:rPr>
          <w:delText>+ X</w:delText>
        </w:r>
        <w:r w:rsidR="00F40939" w:rsidRPr="0022223D" w:rsidDel="0097462F">
          <w:rPr>
            <w:rFonts w:eastAsia="SimSun"/>
            <w:i/>
            <w:iCs/>
            <w:vertAlign w:val="subscript"/>
          </w:rPr>
          <w:delText>i</w:delText>
        </w:r>
        <w:r w:rsidR="0085597C" w:rsidRPr="0022223D" w:rsidDel="0097462F">
          <w:rPr>
            <w:rFonts w:ascii="Symbol" w:eastAsia="Symbol" w:hAnsi="Symbol" w:cs="Symbol"/>
            <w:i/>
            <w:iCs/>
          </w:rPr>
          <w:delText></w:delText>
        </w:r>
        <w:r w:rsidR="00F40939" w:rsidRPr="0022223D" w:rsidDel="0097462F">
          <w:rPr>
            <w:rFonts w:eastAsia="SimSun"/>
            <w:i/>
            <w:iCs/>
          </w:rPr>
          <w:delText xml:space="preserve"> +</w:delText>
        </w:r>
        <w:r w:rsidR="00F40939" w:rsidRPr="0022223D" w:rsidDel="0097462F">
          <w:rPr>
            <w:rFonts w:ascii="Symbol" w:eastAsia="Symbol" w:hAnsi="Symbol" w:cs="Symbol"/>
            <w:i/>
            <w:iCs/>
          </w:rPr>
          <w:delText></w:delText>
        </w:r>
        <w:r w:rsidR="00F40939" w:rsidRPr="0022223D" w:rsidDel="0097462F">
          <w:rPr>
            <w:rFonts w:eastAsia="SimSun"/>
            <w:i/>
            <w:iCs/>
            <w:vertAlign w:val="subscript"/>
          </w:rPr>
          <w:delText>ij</w:delText>
        </w:r>
        <w:r w:rsidR="00F40939" w:rsidRPr="0022223D" w:rsidDel="0097462F">
          <w:rPr>
            <w:rFonts w:eastAsia="SimSun"/>
            <w:i/>
            <w:iCs/>
            <w:vertAlign w:val="subscript"/>
          </w:rPr>
          <w:tab/>
        </w:r>
        <w:r w:rsidR="00E77F9F" w:rsidRPr="0022223D" w:rsidDel="0097462F">
          <w:rPr>
            <w:rFonts w:eastAsia="SimSun"/>
            <w:i/>
            <w:iCs/>
            <w:vertAlign w:val="subscript"/>
          </w:rPr>
          <w:tab/>
        </w:r>
        <w:r w:rsidR="00F40939" w:rsidRPr="0022223D" w:rsidDel="0097462F">
          <w:rPr>
            <w:rFonts w:eastAsia="SimSun"/>
            <w:i/>
            <w:iCs/>
            <w:vertAlign w:val="subscript"/>
          </w:rPr>
          <w:tab/>
        </w:r>
        <w:r w:rsidR="00F40939" w:rsidRPr="0022223D" w:rsidDel="0097462F">
          <w:rPr>
            <w:rFonts w:eastAsia="SimSun"/>
          </w:rPr>
          <w:delText>(2)</w:delText>
        </w:r>
      </w:del>
    </w:p>
    <w:p w14:paraId="2AC4F9C0" w14:textId="43E28036" w:rsidR="005F2143" w:rsidRPr="0022223D" w:rsidDel="0097462F" w:rsidRDefault="005F2143" w:rsidP="00EB4B15">
      <w:pPr>
        <w:pStyle w:val="Paragraph0"/>
        <w:widowControl w:val="0"/>
        <w:ind w:firstLine="0"/>
        <w:rPr>
          <w:del w:id="832" w:author="Xin Li" w:date="2026-04-11T09:46:00Z" w16du:dateUtc="2026-04-11T01:46:00Z"/>
        </w:rPr>
      </w:pPr>
      <w:del w:id="833" w:author="Xin Li" w:date="2026-04-11T09:46:00Z" w16du:dateUtc="2026-04-11T01:46:00Z">
        <w:r w:rsidRPr="0022223D" w:rsidDel="0097462F">
          <w:delText xml:space="preserve">where </w:delText>
        </w:r>
        <w:r w:rsidRPr="0022223D" w:rsidDel="0097462F">
          <w:rPr>
            <w:i/>
            <w:iCs/>
          </w:rPr>
          <w:delText>ne</w:delText>
        </w:r>
        <w:r w:rsidR="00F41D7C" w:rsidRPr="0022223D" w:rsidDel="0097462F">
          <w:rPr>
            <w:i/>
            <w:iCs/>
          </w:rPr>
          <w:delText>t</w:delText>
        </w:r>
        <w:r w:rsidRPr="0022223D" w:rsidDel="0097462F">
          <w:rPr>
            <w:i/>
            <w:iCs/>
          </w:rPr>
          <w:delText>likeNum</w:delText>
        </w:r>
        <w:r w:rsidRPr="0022223D" w:rsidDel="0097462F">
          <w:rPr>
            <w:i/>
            <w:iCs/>
            <w:vertAlign w:val="subscript"/>
          </w:rPr>
          <w:delText>ij</w:delText>
        </w:r>
        <w:r w:rsidRPr="0022223D" w:rsidDel="0097462F">
          <w:delText xml:space="preserve"> is </w:delText>
        </w:r>
        <w:r w:rsidR="00E92A64" w:rsidRPr="0022223D" w:rsidDel="0097462F">
          <w:delText xml:space="preserve">the number of </w:delText>
        </w:r>
        <w:r w:rsidRPr="0022223D" w:rsidDel="0097462F">
          <w:delText xml:space="preserve">net likes for the </w:delText>
        </w:r>
        <w:r w:rsidRPr="0022223D" w:rsidDel="0097462F">
          <w:rPr>
            <w:i/>
            <w:iCs/>
          </w:rPr>
          <w:delText>j</w:delText>
        </w:r>
        <w:r w:rsidRPr="0022223D" w:rsidDel="0097462F">
          <w:rPr>
            <w:i/>
            <w:iCs/>
            <w:vertAlign w:val="superscript"/>
          </w:rPr>
          <w:delText>th</w:delText>
        </w:r>
        <w:r w:rsidRPr="0022223D" w:rsidDel="0097462F">
          <w:delText xml:space="preserve"> answer to question </w:delText>
        </w:r>
        <w:r w:rsidRPr="0022223D" w:rsidDel="0097462F">
          <w:rPr>
            <w:i/>
            <w:iCs/>
          </w:rPr>
          <w:delText>i</w:delText>
        </w:r>
        <w:r w:rsidRPr="0022223D" w:rsidDel="0097462F">
          <w:delText>. We control for answer timing fixed effects to account for non-linear accumulation</w:delText>
        </w:r>
        <w:r w:rsidR="00571AB9" w:rsidRPr="0022223D" w:rsidDel="0097462F">
          <w:delText xml:space="preserve"> of net likes</w:delText>
        </w:r>
        <w:r w:rsidRPr="0022223D" w:rsidDel="0097462F">
          <w:delText xml:space="preserve">. </w:delText>
        </w:r>
        <w:r w:rsidRPr="0022223D" w:rsidDel="0097462F">
          <w:rPr>
            <w:rFonts w:eastAsia="SimSun"/>
            <w:i/>
            <w:iCs/>
          </w:rPr>
          <w:delText>X</w:delText>
        </w:r>
        <w:r w:rsidRPr="0022223D" w:rsidDel="0097462F">
          <w:rPr>
            <w:rFonts w:eastAsia="SimSun"/>
            <w:i/>
            <w:iCs/>
            <w:vertAlign w:val="subscript"/>
          </w:rPr>
          <w:delText>i</w:delText>
        </w:r>
        <w:r w:rsidRPr="0022223D" w:rsidDel="0097462F">
          <w:delText xml:space="preserve"> includes controls from Equation 1. The coefficient </w:delText>
        </w:r>
        <w:r w:rsidRPr="0022223D" w:rsidDel="0097462F">
          <w:rPr>
            <w:rFonts w:ascii="Symbol" w:eastAsia="Symbol" w:hAnsi="Symbol" w:cs="Symbol"/>
            <w:i/>
            <w:iCs/>
          </w:rPr>
          <w:delText></w:delText>
        </w:r>
        <w:r w:rsidRPr="0022223D" w:rsidDel="0097462F">
          <w:rPr>
            <w:rFonts w:eastAsia="SimSun"/>
            <w:i/>
            <w:iCs/>
            <w:vertAlign w:val="subscript"/>
          </w:rPr>
          <w:delText>1</w:delText>
        </w:r>
        <w:r w:rsidRPr="0022223D" w:rsidDel="0097462F">
          <w:delText xml:space="preserve"> captures how AI-generated answers affect viewer recognition of human answers.</w:delText>
        </w:r>
      </w:del>
    </w:p>
    <w:p w14:paraId="3DF35C21" w14:textId="1CC1DEA1" w:rsidR="002275D2" w:rsidRPr="0022223D" w:rsidRDefault="002275D2" w:rsidP="002275D2">
      <w:pPr>
        <w:pStyle w:val="Heading2"/>
        <w:rPr>
          <w:rFonts w:eastAsiaTheme="minorEastAsia"/>
        </w:rPr>
      </w:pPr>
      <w:del w:id="834" w:author="Xin Li" w:date="2026-05-11T13:39:00Z" w16du:dateUtc="2026-05-11T05:39:00Z">
        <w:r w:rsidRPr="0022223D" w:rsidDel="002275D2">
          <w:rPr>
            <w:rFonts w:eastAsiaTheme="minorEastAsia"/>
          </w:rPr>
          <w:delText>Verifying</w:delText>
        </w:r>
      </w:del>
      <w:ins w:id="835" w:author="Xin Li" w:date="2026-05-11T13:39:00Z" w16du:dateUtc="2026-05-11T05:39:00Z">
        <w:r>
          <w:t>Endogeneity and</w:t>
        </w:r>
      </w:ins>
      <w:r w:rsidRPr="0022223D">
        <w:rPr>
          <w:rFonts w:eastAsiaTheme="minorEastAsia"/>
        </w:rPr>
        <w:t xml:space="preserve"> Random Assignment</w:t>
      </w:r>
    </w:p>
    <w:p w14:paraId="3C22452A" w14:textId="77777777" w:rsidR="002275D2" w:rsidRPr="0022223D" w:rsidRDefault="002275D2" w:rsidP="002275D2">
      <w:pPr>
        <w:pStyle w:val="Paragraph0"/>
      </w:pPr>
      <w:bookmarkStart w:id="836" w:name="OLE_LINK2"/>
      <w:r w:rsidRPr="0022223D">
        <w:lastRenderedPageBreak/>
        <w:t xml:space="preserve">Our empirical strategy depends critically on the random assignment of questions to treatment and control groups. To validate this assignment, we conduct t-tests and examine standardized differences </w:t>
      </w:r>
      <w:r w:rsidRPr="0022223D">
        <w:fldChar w:fldCharType="begin"/>
      </w:r>
      <w:r>
        <w:instrText xml:space="preserve"> ADDIN ZOTERO_ITEM CSL_CITATION {"citationID":"yhiAlR2h","properties":{"formattedCitation":"(Austin, 2009)","plainCitation":"(Austin, 2009)","noteIndex":0},"citationItems":[{"id":"xILCbqsa/uMDO27Cq","uris":["http://zotero.org/users/8905122/items/VX79T3SE"],"itemData":{"id":29294,"type":"article-journal","abstract":"The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Pr>
          <w:rFonts w:ascii="Segoe UI Emoji" w:hAnsi="Segoe UI Emoji" w:cs="Segoe UI Emoji"/>
        </w:rPr>
        <w:instrText>📊</w:instrText>
      </w:r>
      <w:r>
        <w:instrText>","call-number":"3","container-title":"Statistics in Medicine","DOI":"10.1002/sim.3697","ISSN":"0277-6715","issue":"25","journalAbbreviation":"Statistics in Medicine","language":"en","note":"</w:instrText>
      </w:r>
      <w:r>
        <w:rPr>
          <w:rFonts w:ascii="Segoe UI Emoji" w:hAnsi="Segoe UI Emoji" w:cs="Segoe UI Emoji"/>
        </w:rPr>
        <w:instrText>🏷️</w:instrText>
      </w:r>
      <w:r>
        <w:instrText xml:space="preserve"> /reading</w:instrText>
      </w:r>
      <w:r>
        <w:rPr>
          <w:rFonts w:hint="eastAsia"/>
        </w:rPr>
        <w:instrText>、</w:instrText>
      </w:r>
      <w:r>
        <w:instrText>Female</w:instrText>
      </w:r>
      <w:r>
        <w:rPr>
          <w:rFonts w:hint="eastAsia"/>
        </w:rPr>
        <w:instrText>、</w:instrText>
      </w:r>
      <w:r>
        <w:instrText>Humans</w:instrText>
      </w:r>
      <w:r>
        <w:rPr>
          <w:rFonts w:hint="eastAsia"/>
        </w:rPr>
        <w:instrText>、</w:instrText>
      </w:r>
      <w:r>
        <w:instrText>Male</w:instrText>
      </w:r>
      <w:r>
        <w:rPr>
          <w:rFonts w:hint="eastAsia"/>
        </w:rPr>
        <w:instrText>、</w:instrText>
      </w:r>
      <w:r>
        <w:instrText>Middle Aged</w:instrText>
      </w:r>
      <w:r>
        <w:rPr>
          <w:rFonts w:hint="eastAsia"/>
        </w:rPr>
        <w:instrText>、</w:instrText>
      </w:r>
      <w:r>
        <w:instrText>Aged</w:instrText>
      </w:r>
      <w:r>
        <w:rPr>
          <w:rFonts w:hint="eastAsia"/>
        </w:rPr>
        <w:instrText>、</w:instrText>
      </w:r>
      <w:r>
        <w:instrText>Biometry</w:instrText>
      </w:r>
      <w:r>
        <w:rPr>
          <w:rFonts w:hint="eastAsia"/>
        </w:rPr>
        <w:instrText>、</w:instrText>
      </w:r>
      <w:r>
        <w:instrText>Computer Simulation</w:instrText>
      </w:r>
      <w:r>
        <w:rPr>
          <w:rFonts w:hint="eastAsia"/>
        </w:rPr>
        <w:instrText>、</w:instrText>
      </w:r>
      <w:r>
        <w:instrText>Hydroxymethylglutaryl-CoA Reductase Inhibitors</w:instrText>
      </w:r>
      <w:r>
        <w:rPr>
          <w:rFonts w:hint="eastAsia"/>
        </w:rPr>
        <w:instrText>、</w:instrText>
      </w:r>
      <w:r>
        <w:instrText>Models, Statistical</w:instrText>
      </w:r>
      <w:r>
        <w:rPr>
          <w:rFonts w:hint="eastAsia"/>
        </w:rPr>
        <w:instrText>、</w:instrText>
      </w:r>
      <w:r>
        <w:instrText>Myocardial Infarction</w:instrText>
      </w:r>
      <w:r>
        <w:rPr>
          <w:rFonts w:hint="eastAsia"/>
        </w:rPr>
        <w:instrText>、</w:instrText>
      </w:r>
      <w:r>
        <w:instrText>Pro</w:instrText>
      </w:r>
      <w:r>
        <w:rPr>
          <w:rFonts w:hint="eastAsia"/>
        </w:rPr>
        <w:instrText>pensity Score","page":"3083-3107","source":"1.8 (Q1)","title":"Balance diagnostics for comparing the distribution of baseline covariates between treatment groups in propensity</w:instrText>
      </w:r>
      <w:r>
        <w:rPr>
          <w:rFonts w:hint="eastAsia"/>
        </w:rPr>
        <w:instrText>‐</w:instrText>
      </w:r>
      <w:r>
        <w:rPr>
          <w:rFonts w:hint="eastAsia"/>
        </w:rPr>
        <w:instrText>score matched samples","volume":"28","author":[{"family":"Austin","given":"Pete</w:instrText>
      </w:r>
      <w:r>
        <w:instrText xml:space="preserve">r C."}],"issued":{"date-parts":[["2009",11,10]]}}}],"schema":"https://github.com/citation-style-language/schema/raw/master/csl-citation.json"} </w:instrText>
      </w:r>
      <w:r w:rsidRPr="0022223D">
        <w:fldChar w:fldCharType="separate"/>
      </w:r>
      <w:r w:rsidRPr="00FB59A6">
        <w:t>(Austin, 2009)</w:t>
      </w:r>
      <w:r w:rsidRPr="0022223D">
        <w:fldChar w:fldCharType="end"/>
      </w:r>
      <w:r w:rsidRPr="0022223D">
        <w:t xml:space="preserve"> across pre-assignment variables including questioner characteristics (reputation scores and gold, silver, bronze medal counts, total questions asked, total answers provided, account age), questioner platform activity in the 1, 2, and 3 months prior to the experiment (number of accepted answers, answers provided, questions asked, and comments posted), and question content features (length measured by Chinese character count, presence of multimedia elements such as photos, hyperlinks, tables, and block quotes). We also employ a large language model (LLM) to evaluate question characteristics, including linguistic complexity, technical jargon use, and difficulty </w:t>
      </w:r>
      <w:r w:rsidRPr="0022223D">
        <w:fldChar w:fldCharType="begin" w:fldLock="1"/>
      </w:r>
      <w:r>
        <w:instrText xml:space="preserve"> ADDIN ZOTERO_ITEM CSL_CITATION {"citationID":"9eYFuWIu","properties":{"formattedCitation":"(P. Li et al., 2024)","plainCitation":"(P. Li et al., 2024)","noteIndex":0},"citationItems":[{"id":2840,"uris":["http://zotero.org/users/8905122/items/SNFQA8GA","http://www.mendeley.com/documents/?uuid=38732a76-9922-46b6-842d-29c0867444e2","http://zotero.org/users/local/bVGy23C0/items/PBNKPJW2"],"itemData":{"id":2840,"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w:instrText>
      </w:r>
      <w:r>
        <w:rPr>
          <w:rFonts w:hint="eastAsia"/>
        </w:rPr>
        <w:instrText>hat would be prohibitively expensive or infeasible with human respondents.\n\n</w:instrText>
      </w:r>
      <w:r>
        <w:rPr>
          <w:rFonts w:hint="eastAsia"/>
        </w:rPr>
        <w:instrText>【摘要翻译】本文探讨了大型语言模型（</w:instrText>
      </w:r>
      <w:r>
        <w:rPr>
          <w:rFonts w:hint="eastAsia"/>
        </w:rPr>
        <w:instrText>LLM</w:instrText>
      </w:r>
      <w:r>
        <w:rPr>
          <w:rFonts w:hint="eastAsia"/>
        </w:rPr>
        <w:instrText>）在市场研究中替代人类参与者的潜力。此类</w:instrText>
      </w:r>
      <w:r>
        <w:rPr>
          <w:rFonts w:hint="eastAsia"/>
        </w:rPr>
        <w:instrText>LLM</w:instrText>
      </w:r>
      <w:r>
        <w:rPr>
          <w:rFonts w:hint="eastAsia"/>
        </w:rPr>
        <w:instrText>可用于在提示的情况下生成文本。我们认为，对于某些产品类别的此类自动化市场研究，感知分析是一个特别有希望的用例。提议的新方法生成的输出与人类调查生成的输出非常匹配：人类和</w:instrText>
      </w:r>
      <w:r>
        <w:rPr>
          <w:rFonts w:hint="eastAsia"/>
        </w:rPr>
        <w:instrText>LLM</w:instrText>
      </w:r>
      <w:r>
        <w:rPr>
          <w:rFonts w:hint="eastAsia"/>
        </w:rPr>
        <w:instrText>生成的数据集之间的一致率达到</w:instrText>
      </w:r>
      <w:r>
        <w:rPr>
          <w:rFonts w:hint="eastAsia"/>
        </w:rPr>
        <w:instrText>75%</w:instrText>
      </w:r>
      <w:r>
        <w:rPr>
          <w:rFonts w:hint="eastAsia"/>
        </w:rPr>
        <w:instrText>以上。此外，这适用于基于品牌相似性度量和产品属性评级的感知分析。该论文表明，对于某些类别，这种完全或部分自动化市场研究的新方法将通过有意义地加快流程并潜在地降低成本来提高市场研究的效率。进一步的结果还表明，随着越来越大的训练语料库应用于大型语言模型，基于</w:instrText>
      </w:r>
      <w:r>
        <w:rPr>
          <w:rFonts w:hint="eastAsia"/>
        </w:rPr>
        <w:instrText>LLM</w:instrText>
      </w:r>
      <w:r>
        <w:rPr>
          <w:rFonts w:hint="eastAsia"/>
        </w:rPr>
        <w:instrText>的市场研究将适用于回答基于人口统计变量或上下文变化的更细微的问题，这些问题对人类受访者来说将是极其昂贵或不可行的。</w:instrText>
      </w:r>
      <w:r>
        <w:rPr>
          <w:rFonts w:hint="eastAsia"/>
        </w:rPr>
        <w:instrText>","container-title":"Marketing Science","DOI":"10.1287/mksc.2023.0454","ISSN":"0732-2399","issue"</w:instrText>
      </w:r>
      <w:r>
        <w:instrText xml:space="preserve">:"2","language":"en","page":"254-266","title":"Frontiers: Determining the validity of large language models for automated perceptual analysis","title-short":"Frontiers","volume":"43","author":[{"family":"Li","given":"Peiyao"},{"family":"Castelo","given":"Noah"},{"family":"Katona","given":"Zsolt"},{"family":"Sarvary","given":"Miklos"}],"issued":{"date-parts":[["2024",1]]}}}],"schema":"https://github.com/citation-style-language/schema/raw/master/csl-citation.json"} </w:instrText>
      </w:r>
      <w:r w:rsidRPr="0022223D">
        <w:fldChar w:fldCharType="separate"/>
      </w:r>
      <w:r w:rsidRPr="00FB59A6">
        <w:t>(P. Li et al., 2024)</w:t>
      </w:r>
      <w:r w:rsidRPr="0022223D">
        <w:fldChar w:fldCharType="end"/>
      </w:r>
      <w:r w:rsidRPr="0022223D">
        <w:t>. Details about measure generation appear in Online Appendix B. We als</w:t>
      </w:r>
      <w:r w:rsidRPr="0022223D">
        <w:rPr>
          <w:rFonts w:eastAsia="Times New Roman"/>
          <w:szCs w:val="24"/>
        </w:rPr>
        <w:t>o account for question categories and the timing of question posting.</w:t>
      </w:r>
    </w:p>
    <w:p w14:paraId="09C43AAC" w14:textId="77777777" w:rsidR="002275D2" w:rsidRPr="0022223D" w:rsidRDefault="002275D2" w:rsidP="002275D2">
      <w:pPr>
        <w:pStyle w:val="Paragraph0"/>
      </w:pPr>
      <w:r w:rsidRPr="0022223D">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480B86DD" w14:textId="77777777" w:rsidR="002275D2" w:rsidRPr="0022223D" w:rsidRDefault="002275D2">
      <w:pPr>
        <w:pStyle w:val="Paragraph0"/>
        <w:widowControl w:val="0"/>
        <w:ind w:firstLine="533"/>
        <w:pPrChange w:id="837" w:author="Xin Li" w:date="2026-05-11T13:39:00Z" w16du:dateUtc="2026-05-11T05:39:00Z">
          <w:pPr>
            <w:pStyle w:val="Paragraph0"/>
          </w:pPr>
        </w:pPrChange>
      </w:pPr>
      <w:r w:rsidRPr="0022223D">
        <w: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t>
      </w:r>
    </w:p>
    <w:bookmarkEnd w:id="836"/>
    <w:p w14:paraId="055BF8CC" w14:textId="77777777" w:rsidR="00B51326" w:rsidRPr="0022223D" w:rsidRDefault="007C0428" w:rsidP="00B51326">
      <w:pPr>
        <w:pStyle w:val="Heading1"/>
      </w:pPr>
      <w:r w:rsidRPr="0022223D">
        <w:t>Results</w:t>
      </w:r>
    </w:p>
    <w:p w14:paraId="76FD360B" w14:textId="38DA0E6D" w:rsidR="004F1908" w:rsidRDefault="002275D2">
      <w:pPr>
        <w:pStyle w:val="Heading2"/>
        <w:rPr>
          <w:ins w:id="838" w:author="Dylan CHEN" w:date="2026-05-30T18:24:00Z" w16du:dateUtc="2026-05-30T10:24:00Z"/>
        </w:rPr>
        <w:pPrChange w:id="839" w:author="Dylan CHEN" w:date="2026-05-30T18:24:00Z" w16du:dateUtc="2026-05-30T10:24:00Z">
          <w:pPr>
            <w:pStyle w:val="Paragraph0"/>
          </w:pPr>
        </w:pPrChange>
      </w:pPr>
      <w:r w:rsidRPr="0022223D">
        <w:rPr>
          <w:lang w:eastAsia="zh-CN"/>
        </w:rPr>
        <w:t>Summary Statistics</w:t>
      </w:r>
    </w:p>
    <w:p w14:paraId="4949A5D2" w14:textId="17C50ECB" w:rsidR="004F1908" w:rsidRDefault="004F1908" w:rsidP="004F1908">
      <w:pPr>
        <w:pStyle w:val="Paragraph0"/>
        <w:rPr>
          <w:ins w:id="840" w:author="Dylan CHEN" w:date="2026-05-30T18:24:00Z" w16du:dateUtc="2026-05-30T10:24:00Z"/>
        </w:rPr>
      </w:pPr>
      <w:ins w:id="841" w:author="Dylan CHEN" w:date="2026-05-30T18:24:00Z" w16du:dateUtc="2026-05-30T10:24:00Z">
        <w:r>
          <w:lastRenderedPageBreak/>
          <w:t>Table 2 reports summary statistics of our main variables. Questions in our sample average 86.809 Chinese characters and receive an average of 1.293 human-generated answers. On average, all answers associated with a question receive 0.489 net likes, while the similarity between the second answer and the first answer averages 0.420.</w:t>
        </w:r>
      </w:ins>
    </w:p>
    <w:p w14:paraId="115D2D49" w14:textId="7E55B9FE" w:rsidR="004F1908" w:rsidRDefault="004F1908" w:rsidP="004F1908">
      <w:pPr>
        <w:pStyle w:val="Paragraph0"/>
        <w:rPr>
          <w:ins w:id="842" w:author="Dylan CHEN" w:date="2026-05-30T18:24:00Z" w16du:dateUtc="2026-05-30T10:24:00Z"/>
        </w:rPr>
      </w:pPr>
      <w:ins w:id="843" w:author="Dylan CHEN" w:date="2026-05-30T18:24:00Z" w16du:dateUtc="2026-05-30T10:24:00Z">
        <w:r>
          <w:t>The treatment group exhibits notable differences from the control group. Treated questions are slightly shorter on average (84.233 vs. 89.272 Chinese characters) and receive fewer human-generated answers (1.209 vs. 1.372). They also receive fewer net likes across answers (0.436 vs. 0.536). At the same time, the treatment group also shows a higher average similarity between the second answer and the first answer than the control group (0.432 vs. 0.397). We note that this descriptive difference does not account for answer quality heterogeneity or other controls.</w:t>
        </w:r>
      </w:ins>
    </w:p>
    <w:p w14:paraId="003A2D3D" w14:textId="57ABD5B5" w:rsidR="002275D2" w:rsidRPr="0022223D" w:rsidDel="004F1908" w:rsidRDefault="004F1908" w:rsidP="004F1908">
      <w:pPr>
        <w:pStyle w:val="Paragraph0"/>
        <w:rPr>
          <w:del w:id="844" w:author="Dylan CHEN" w:date="2026-05-30T18:24:00Z" w16du:dateUtc="2026-05-30T10:24:00Z"/>
        </w:rPr>
      </w:pPr>
      <w:ins w:id="845" w:author="Dylan CHEN" w:date="2026-05-30T18:24:00Z" w16du:dateUtc="2026-05-30T10:24:00Z">
        <w:r>
          <w:t>The table also summarizes the quality-related variables used in our interaction analyses. For treated questions, the AI-generated answer has an average logged length of 5.676 and an average similarity with LLM of 0.555. The first answer, whether AI-generated or human-generated, has an average logged length of 4.662 in the full sample, with a higher mean in the treatment group than in the control group (5.676 vs. 3.443). Likewise, the similarity between the first answer and LLM averages 0.506 overall and is higher in the treatment group (0.555 vs. 0.445)</w:t>
        </w:r>
      </w:ins>
      <w:del w:id="846" w:author="Dylan CHEN" w:date="2026-05-30T18:24:00Z" w16du:dateUtc="2026-05-30T10:24:00Z">
        <w:r w:rsidR="002275D2" w:rsidRPr="0022223D" w:rsidDel="004F1908">
          <w:delText>reports summary statistics of our data. Questions in our sample average 86.809 Chinese characters and receive an average of 1.293 human answers, with 76.1% of questions receiving at least one answer. Questioners “accept” answers for 32.2% of all questions.</w:delText>
        </w:r>
      </w:del>
    </w:p>
    <w:p w14:paraId="52E638E1" w14:textId="13A2EF94" w:rsidR="002275D2" w:rsidRPr="0022223D" w:rsidDel="004F1908" w:rsidRDefault="002275D2" w:rsidP="004F1908">
      <w:pPr>
        <w:pStyle w:val="Paragraph0"/>
        <w:rPr>
          <w:del w:id="847" w:author="Dylan CHEN" w:date="2026-05-30T18:24:00Z" w16du:dateUtc="2026-05-30T10:24:00Z"/>
        </w:rPr>
      </w:pPr>
      <w:del w:id="848" w:author="Dylan CHEN" w:date="2026-05-30T18:24:00Z" w16du:dateUtc="2026-05-30T10:24:00Z">
        <w:r w:rsidRPr="0022223D" w:rsidDel="004F1908">
          <w:delText>The treatment group exhibits notable differences from the control group. It receives fewer human answers (1.209 vs. 1.372) and has a lower proportion of accepted answers (29.3% vs. 35.0%). On question pages, viewers can upvote or downvote answers, with the page displaying net likes (upvotes minus downvotes) for each answer. Answers in our sample average 0.489 net likes, with the treatment group receiving fewer (0.436 vs. 0.536).</w:delText>
        </w:r>
      </w:del>
    </w:p>
    <w:p w14:paraId="6520E0A9" w14:textId="1FCF6901" w:rsidR="002275D2" w:rsidRPr="0022223D" w:rsidRDefault="002275D2" w:rsidP="004F1908">
      <w:pPr>
        <w:pStyle w:val="Paragraph0"/>
      </w:pPr>
      <w:del w:id="849" w:author="Dylan CHEN" w:date="2026-05-30T18:24:00Z" w16du:dateUtc="2026-05-30T10:24:00Z">
        <w:r w:rsidRPr="0022223D" w:rsidDel="004F1908">
          <w:delText>SegmentFault employs a reputation system where users accumulate reputation scores based on their contributions. Reputation scores in our sample range from -3 to 28,800, with an average of 378.337.</w:delText>
        </w:r>
        <w:r w:rsidRPr="0022223D" w:rsidDel="004F1908">
          <w:rPr>
            <w:vertAlign w:val="superscript"/>
          </w:rPr>
          <w:footnoteReference w:id="7"/>
        </w:r>
        <w:r w:rsidRPr="0022223D" w:rsidDel="004F1908">
          <w:delText xml:space="preserve"> This average roughly corresponds to 10 questions, each receiving about 2 upvotes</w:delText>
        </w:r>
      </w:del>
      <w:r w:rsidRPr="0022223D">
        <w:t>.</w:t>
      </w:r>
    </w:p>
    <w:p w14:paraId="3957A237" w14:textId="77777777" w:rsidR="002275D2" w:rsidRPr="0022223D" w:rsidRDefault="002275D2" w:rsidP="002275D2">
      <w:pPr>
        <w:pStyle w:val="TableFiguretitle"/>
      </w:pPr>
      <w:bookmarkStart w:id="852" w:name="_Ref177391744"/>
      <w:r w:rsidRPr="0022223D">
        <w:t xml:space="preserve">Table </w:t>
      </w:r>
      <w:fldSimple w:instr=" SEQ Table \* ARABIC ">
        <w:r w:rsidRPr="0022223D">
          <w:t>2</w:t>
        </w:r>
      </w:fldSimple>
      <w:bookmarkEnd w:id="852"/>
      <w:r w:rsidRPr="0022223D">
        <w:t>. Descriptive statistics of main variables</w:t>
      </w:r>
    </w:p>
    <w:tbl>
      <w:tblPr>
        <w:tblW w:w="5000" w:type="pct"/>
        <w:jc w:val="center"/>
        <w:tblLayout w:type="fixed"/>
        <w:tblLook w:val="04A0" w:firstRow="1" w:lastRow="0" w:firstColumn="1" w:lastColumn="0" w:noHBand="0" w:noVBand="1"/>
        <w:tblPrChange w:id="853" w:author="Dylan CHEN" w:date="2026-05-30T21:59:00Z" w16du:dateUtc="2026-05-30T13:59:00Z">
          <w:tblPr>
            <w:tblW w:w="11020" w:type="dxa"/>
            <w:tblLook w:val="04A0" w:firstRow="1" w:lastRow="0" w:firstColumn="1" w:lastColumn="0" w:noHBand="0" w:noVBand="1"/>
          </w:tblPr>
        </w:tblPrChange>
      </w:tblPr>
      <w:tblGrid>
        <w:gridCol w:w="3330"/>
        <w:gridCol w:w="1169"/>
        <w:gridCol w:w="1513"/>
        <w:gridCol w:w="1116"/>
        <w:gridCol w:w="1116"/>
        <w:gridCol w:w="1116"/>
        <w:tblGridChange w:id="854">
          <w:tblGrid>
            <w:gridCol w:w="3330"/>
            <w:gridCol w:w="330"/>
            <w:gridCol w:w="1680"/>
            <w:gridCol w:w="1780"/>
            <w:gridCol w:w="8"/>
            <w:gridCol w:w="1116"/>
            <w:gridCol w:w="176"/>
            <w:gridCol w:w="940"/>
            <w:gridCol w:w="360"/>
            <w:gridCol w:w="1300"/>
          </w:tblGrid>
        </w:tblGridChange>
      </w:tblGrid>
      <w:tr w:rsidR="002E4492" w14:paraId="6C6EEEB9" w14:textId="77777777" w:rsidTr="00F06DF9">
        <w:trPr>
          <w:trHeight w:val="320"/>
          <w:jc w:val="center"/>
          <w:ins w:id="855" w:author="Dylan CHEN" w:date="2026-05-30T16:45:00Z"/>
          <w:trPrChange w:id="856" w:author="Dylan CHEN" w:date="2026-05-30T21:59:00Z" w16du:dateUtc="2026-05-30T13:59:00Z">
            <w:trPr>
              <w:trHeight w:val="320"/>
            </w:trPr>
          </w:trPrChange>
        </w:trPr>
        <w:tc>
          <w:tcPr>
            <w:tcW w:w="3330" w:type="dxa"/>
            <w:vMerge w:val="restart"/>
            <w:tcBorders>
              <w:top w:val="single" w:sz="4" w:space="0" w:color="auto"/>
              <w:left w:val="nil"/>
              <w:bottom w:val="nil"/>
              <w:right w:val="nil"/>
            </w:tcBorders>
            <w:hideMark/>
            <w:tcPrChange w:id="857" w:author="Dylan CHEN" w:date="2026-05-30T21:59:00Z" w16du:dateUtc="2026-05-30T13:59:00Z">
              <w:tcPr>
                <w:tcW w:w="3660" w:type="dxa"/>
                <w:gridSpan w:val="2"/>
                <w:vMerge w:val="restart"/>
                <w:tcBorders>
                  <w:top w:val="single" w:sz="4" w:space="0" w:color="auto"/>
                  <w:left w:val="nil"/>
                  <w:bottom w:val="nil"/>
                  <w:right w:val="nil"/>
                </w:tcBorders>
                <w:vAlign w:val="center"/>
                <w:hideMark/>
              </w:tcPr>
            </w:tcPrChange>
          </w:tcPr>
          <w:p w14:paraId="3670A087" w14:textId="77777777" w:rsidR="002E4492" w:rsidRDefault="002E4492">
            <w:pPr>
              <w:jc w:val="center"/>
              <w:rPr>
                <w:ins w:id="858" w:author="Dylan CHEN" w:date="2026-05-30T16:45:00Z" w16du:dateUtc="2026-05-30T08:45:00Z"/>
                <w:color w:val="000000"/>
                <w:sz w:val="20"/>
                <w:szCs w:val="20"/>
              </w:rPr>
            </w:pPr>
            <w:ins w:id="859" w:author="Dylan CHEN" w:date="2026-05-30T16:45:00Z" w16du:dateUtc="2026-05-30T08:45:00Z">
              <w:r>
                <w:rPr>
                  <w:rFonts w:eastAsia="SimSun"/>
                  <w:color w:val="000000"/>
                  <w:sz w:val="20"/>
                  <w:szCs w:val="20"/>
                </w:rPr>
                <w:t>Variable</w:t>
              </w:r>
            </w:ins>
          </w:p>
        </w:tc>
        <w:tc>
          <w:tcPr>
            <w:tcW w:w="3798" w:type="dxa"/>
            <w:gridSpan w:val="3"/>
            <w:tcBorders>
              <w:top w:val="single" w:sz="4" w:space="0" w:color="auto"/>
              <w:left w:val="nil"/>
              <w:bottom w:val="nil"/>
              <w:right w:val="nil"/>
            </w:tcBorders>
            <w:hideMark/>
            <w:tcPrChange w:id="860" w:author="Dylan CHEN" w:date="2026-05-30T21:59:00Z" w16du:dateUtc="2026-05-30T13:59:00Z">
              <w:tcPr>
                <w:tcW w:w="4760" w:type="dxa"/>
                <w:gridSpan w:val="5"/>
                <w:tcBorders>
                  <w:top w:val="single" w:sz="4" w:space="0" w:color="auto"/>
                  <w:left w:val="nil"/>
                  <w:bottom w:val="nil"/>
                  <w:right w:val="nil"/>
                </w:tcBorders>
                <w:vAlign w:val="center"/>
                <w:hideMark/>
              </w:tcPr>
            </w:tcPrChange>
          </w:tcPr>
          <w:p w14:paraId="19CB2D04" w14:textId="77777777" w:rsidR="002E4492" w:rsidRDefault="002E4492">
            <w:pPr>
              <w:jc w:val="center"/>
              <w:rPr>
                <w:ins w:id="861" w:author="Dylan CHEN" w:date="2026-05-30T16:45:00Z" w16du:dateUtc="2026-05-30T08:45:00Z"/>
                <w:color w:val="000000"/>
                <w:sz w:val="20"/>
                <w:szCs w:val="20"/>
              </w:rPr>
            </w:pPr>
            <w:ins w:id="862" w:author="Dylan CHEN" w:date="2026-05-30T16:45:00Z" w16du:dateUtc="2026-05-30T08:45:00Z">
              <w:r>
                <w:rPr>
                  <w:rFonts w:eastAsia="SimSun"/>
                  <w:color w:val="000000"/>
                  <w:sz w:val="20"/>
                  <w:szCs w:val="20"/>
                </w:rPr>
                <w:t>Mean and SD</w:t>
              </w:r>
            </w:ins>
          </w:p>
        </w:tc>
        <w:tc>
          <w:tcPr>
            <w:tcW w:w="1116" w:type="dxa"/>
            <w:vMerge w:val="restart"/>
            <w:tcBorders>
              <w:top w:val="single" w:sz="4" w:space="0" w:color="auto"/>
              <w:left w:val="nil"/>
              <w:bottom w:val="single" w:sz="4" w:space="0" w:color="000000"/>
              <w:right w:val="nil"/>
            </w:tcBorders>
            <w:hideMark/>
            <w:tcPrChange w:id="863" w:author="Dylan CHEN" w:date="2026-05-30T21:59:00Z" w16du:dateUtc="2026-05-30T13:59:00Z">
              <w:tcPr>
                <w:tcW w:w="1300" w:type="dxa"/>
                <w:gridSpan w:val="2"/>
                <w:vMerge w:val="restart"/>
                <w:tcBorders>
                  <w:top w:val="single" w:sz="4" w:space="0" w:color="auto"/>
                  <w:left w:val="nil"/>
                  <w:bottom w:val="single" w:sz="4" w:space="0" w:color="000000"/>
                  <w:right w:val="nil"/>
                </w:tcBorders>
                <w:vAlign w:val="center"/>
                <w:hideMark/>
              </w:tcPr>
            </w:tcPrChange>
          </w:tcPr>
          <w:p w14:paraId="228AC15B" w14:textId="77777777" w:rsidR="002E4492" w:rsidRDefault="002E4492">
            <w:pPr>
              <w:jc w:val="center"/>
              <w:rPr>
                <w:ins w:id="864" w:author="Dylan CHEN" w:date="2026-05-30T16:45:00Z" w16du:dateUtc="2026-05-30T08:45:00Z"/>
                <w:color w:val="000000"/>
                <w:sz w:val="20"/>
                <w:szCs w:val="20"/>
              </w:rPr>
            </w:pPr>
            <w:ins w:id="865" w:author="Dylan CHEN" w:date="2026-05-30T16:45:00Z" w16du:dateUtc="2026-05-30T08:45:00Z">
              <w:r>
                <w:rPr>
                  <w:rFonts w:eastAsia="SimSun"/>
                  <w:color w:val="000000"/>
                  <w:sz w:val="20"/>
                  <w:szCs w:val="20"/>
                </w:rPr>
                <w:t>Min</w:t>
              </w:r>
            </w:ins>
          </w:p>
        </w:tc>
        <w:tc>
          <w:tcPr>
            <w:tcW w:w="1116" w:type="dxa"/>
            <w:vMerge w:val="restart"/>
            <w:tcBorders>
              <w:top w:val="single" w:sz="4" w:space="0" w:color="auto"/>
              <w:left w:val="nil"/>
              <w:bottom w:val="single" w:sz="4" w:space="0" w:color="000000"/>
              <w:right w:val="nil"/>
            </w:tcBorders>
            <w:hideMark/>
            <w:tcPrChange w:id="866" w:author="Dylan CHEN" w:date="2026-05-30T21:59:00Z" w16du:dateUtc="2026-05-30T13:59:00Z">
              <w:tcPr>
                <w:tcW w:w="1300" w:type="dxa"/>
                <w:vMerge w:val="restart"/>
                <w:tcBorders>
                  <w:top w:val="single" w:sz="4" w:space="0" w:color="auto"/>
                  <w:left w:val="nil"/>
                  <w:bottom w:val="single" w:sz="4" w:space="0" w:color="000000"/>
                  <w:right w:val="nil"/>
                </w:tcBorders>
                <w:vAlign w:val="center"/>
                <w:hideMark/>
              </w:tcPr>
            </w:tcPrChange>
          </w:tcPr>
          <w:p w14:paraId="40287DCD" w14:textId="77777777" w:rsidR="002E4492" w:rsidRDefault="002E4492">
            <w:pPr>
              <w:jc w:val="center"/>
              <w:rPr>
                <w:ins w:id="867" w:author="Dylan CHEN" w:date="2026-05-30T16:45:00Z" w16du:dateUtc="2026-05-30T08:45:00Z"/>
                <w:color w:val="000000"/>
                <w:sz w:val="20"/>
                <w:szCs w:val="20"/>
              </w:rPr>
            </w:pPr>
            <w:ins w:id="868" w:author="Dylan CHEN" w:date="2026-05-30T16:45:00Z" w16du:dateUtc="2026-05-30T08:45:00Z">
              <w:r>
                <w:rPr>
                  <w:rFonts w:eastAsia="SimSun"/>
                  <w:color w:val="000000"/>
                  <w:sz w:val="20"/>
                  <w:szCs w:val="20"/>
                </w:rPr>
                <w:t>Max</w:t>
              </w:r>
            </w:ins>
          </w:p>
        </w:tc>
      </w:tr>
      <w:tr w:rsidR="002E4492" w14:paraId="3AEFD742" w14:textId="77777777" w:rsidTr="00F06DF9">
        <w:trPr>
          <w:trHeight w:val="320"/>
          <w:jc w:val="center"/>
          <w:ins w:id="869" w:author="Dylan CHEN" w:date="2026-05-30T16:45:00Z"/>
          <w:trPrChange w:id="870" w:author="Dylan CHEN" w:date="2026-05-30T21:59:00Z" w16du:dateUtc="2026-05-30T13:59:00Z">
            <w:trPr>
              <w:trHeight w:val="320"/>
            </w:trPr>
          </w:trPrChange>
        </w:trPr>
        <w:tc>
          <w:tcPr>
            <w:tcW w:w="3330" w:type="dxa"/>
            <w:vMerge/>
            <w:tcBorders>
              <w:top w:val="single" w:sz="4" w:space="0" w:color="auto"/>
              <w:left w:val="nil"/>
              <w:bottom w:val="nil"/>
              <w:right w:val="nil"/>
            </w:tcBorders>
            <w:hideMark/>
            <w:tcPrChange w:id="871" w:author="Dylan CHEN" w:date="2026-05-30T21:59:00Z" w16du:dateUtc="2026-05-30T13:59:00Z">
              <w:tcPr>
                <w:tcW w:w="3660" w:type="dxa"/>
                <w:gridSpan w:val="2"/>
                <w:vMerge/>
                <w:tcBorders>
                  <w:top w:val="single" w:sz="4" w:space="0" w:color="auto"/>
                  <w:left w:val="nil"/>
                  <w:bottom w:val="nil"/>
                  <w:right w:val="nil"/>
                </w:tcBorders>
                <w:vAlign w:val="center"/>
                <w:hideMark/>
              </w:tcPr>
            </w:tcPrChange>
          </w:tcPr>
          <w:p w14:paraId="76C91375" w14:textId="77777777" w:rsidR="002E4492" w:rsidRDefault="002E4492">
            <w:pPr>
              <w:rPr>
                <w:ins w:id="872" w:author="Dylan CHEN" w:date="2026-05-30T16:45:00Z" w16du:dateUtc="2026-05-30T08:45:00Z"/>
                <w:color w:val="000000"/>
                <w:sz w:val="20"/>
                <w:szCs w:val="20"/>
              </w:rPr>
            </w:pPr>
          </w:p>
        </w:tc>
        <w:tc>
          <w:tcPr>
            <w:tcW w:w="1169" w:type="dxa"/>
            <w:tcBorders>
              <w:top w:val="nil"/>
              <w:left w:val="nil"/>
              <w:bottom w:val="single" w:sz="4" w:space="0" w:color="auto"/>
              <w:right w:val="nil"/>
            </w:tcBorders>
            <w:hideMark/>
            <w:tcPrChange w:id="873" w:author="Dylan CHEN" w:date="2026-05-30T21:59:00Z" w16du:dateUtc="2026-05-30T13:59:00Z">
              <w:tcPr>
                <w:tcW w:w="1680" w:type="dxa"/>
                <w:tcBorders>
                  <w:top w:val="nil"/>
                  <w:left w:val="nil"/>
                  <w:bottom w:val="single" w:sz="4" w:space="0" w:color="auto"/>
                  <w:right w:val="nil"/>
                </w:tcBorders>
                <w:vAlign w:val="center"/>
                <w:hideMark/>
              </w:tcPr>
            </w:tcPrChange>
          </w:tcPr>
          <w:p w14:paraId="1AFC710F" w14:textId="77777777" w:rsidR="002E4492" w:rsidRDefault="002E4492">
            <w:pPr>
              <w:jc w:val="center"/>
              <w:rPr>
                <w:ins w:id="874" w:author="Dylan CHEN" w:date="2026-05-30T16:45:00Z" w16du:dateUtc="2026-05-30T08:45:00Z"/>
                <w:color w:val="000000"/>
                <w:sz w:val="20"/>
                <w:szCs w:val="20"/>
              </w:rPr>
            </w:pPr>
            <w:ins w:id="875" w:author="Dylan CHEN" w:date="2026-05-30T16:45:00Z" w16du:dateUtc="2026-05-30T08:45:00Z">
              <w:r>
                <w:rPr>
                  <w:rFonts w:eastAsia="SimSun"/>
                  <w:color w:val="000000"/>
                  <w:sz w:val="20"/>
                  <w:szCs w:val="20"/>
                </w:rPr>
                <w:t>All samples</w:t>
              </w:r>
            </w:ins>
          </w:p>
        </w:tc>
        <w:tc>
          <w:tcPr>
            <w:tcW w:w="1513" w:type="dxa"/>
            <w:tcBorders>
              <w:top w:val="nil"/>
              <w:left w:val="nil"/>
              <w:bottom w:val="single" w:sz="4" w:space="0" w:color="auto"/>
              <w:right w:val="nil"/>
            </w:tcBorders>
            <w:hideMark/>
            <w:tcPrChange w:id="876" w:author="Dylan CHEN" w:date="2026-05-30T21:59:00Z" w16du:dateUtc="2026-05-30T13:59:00Z">
              <w:tcPr>
                <w:tcW w:w="1780" w:type="dxa"/>
                <w:tcBorders>
                  <w:top w:val="nil"/>
                  <w:left w:val="nil"/>
                  <w:bottom w:val="single" w:sz="4" w:space="0" w:color="auto"/>
                  <w:right w:val="nil"/>
                </w:tcBorders>
                <w:vAlign w:val="center"/>
                <w:hideMark/>
              </w:tcPr>
            </w:tcPrChange>
          </w:tcPr>
          <w:p w14:paraId="618A022C" w14:textId="77777777" w:rsidR="002E4492" w:rsidRDefault="002E4492">
            <w:pPr>
              <w:jc w:val="center"/>
              <w:rPr>
                <w:ins w:id="877" w:author="Dylan CHEN" w:date="2026-05-30T16:45:00Z" w16du:dateUtc="2026-05-30T08:45:00Z"/>
                <w:color w:val="000000"/>
                <w:sz w:val="20"/>
                <w:szCs w:val="20"/>
              </w:rPr>
            </w:pPr>
            <w:ins w:id="878" w:author="Dylan CHEN" w:date="2026-05-30T16:45:00Z" w16du:dateUtc="2026-05-30T08:45:00Z">
              <w:r>
                <w:rPr>
                  <w:rFonts w:eastAsia="SimSun"/>
                  <w:color w:val="000000"/>
                  <w:sz w:val="20"/>
                  <w:szCs w:val="20"/>
                </w:rPr>
                <w:t>Treatment group</w:t>
              </w:r>
            </w:ins>
          </w:p>
        </w:tc>
        <w:tc>
          <w:tcPr>
            <w:tcW w:w="1116" w:type="dxa"/>
            <w:tcBorders>
              <w:top w:val="nil"/>
              <w:left w:val="nil"/>
              <w:bottom w:val="single" w:sz="4" w:space="0" w:color="auto"/>
              <w:right w:val="nil"/>
            </w:tcBorders>
            <w:hideMark/>
            <w:tcPrChange w:id="879" w:author="Dylan CHEN" w:date="2026-05-30T21:59:00Z" w16du:dateUtc="2026-05-30T13:59:00Z">
              <w:tcPr>
                <w:tcW w:w="1300" w:type="dxa"/>
                <w:gridSpan w:val="3"/>
                <w:tcBorders>
                  <w:top w:val="nil"/>
                  <w:left w:val="nil"/>
                  <w:bottom w:val="single" w:sz="4" w:space="0" w:color="auto"/>
                  <w:right w:val="nil"/>
                </w:tcBorders>
                <w:vAlign w:val="center"/>
                <w:hideMark/>
              </w:tcPr>
            </w:tcPrChange>
          </w:tcPr>
          <w:p w14:paraId="068234E5" w14:textId="77777777" w:rsidR="002E4492" w:rsidRDefault="002E4492">
            <w:pPr>
              <w:jc w:val="center"/>
              <w:rPr>
                <w:ins w:id="880" w:author="Dylan CHEN" w:date="2026-05-30T16:45:00Z" w16du:dateUtc="2026-05-30T08:45:00Z"/>
                <w:color w:val="000000"/>
                <w:sz w:val="20"/>
                <w:szCs w:val="20"/>
              </w:rPr>
            </w:pPr>
            <w:ins w:id="881" w:author="Dylan CHEN" w:date="2026-05-30T16:45:00Z" w16du:dateUtc="2026-05-30T08:45:00Z">
              <w:r>
                <w:rPr>
                  <w:rFonts w:eastAsia="SimSun"/>
                  <w:color w:val="000000"/>
                  <w:sz w:val="20"/>
                  <w:szCs w:val="20"/>
                </w:rPr>
                <w:t>Control group</w:t>
              </w:r>
            </w:ins>
          </w:p>
        </w:tc>
        <w:tc>
          <w:tcPr>
            <w:tcW w:w="1116" w:type="dxa"/>
            <w:vMerge/>
            <w:tcBorders>
              <w:top w:val="single" w:sz="4" w:space="0" w:color="auto"/>
              <w:left w:val="nil"/>
              <w:bottom w:val="single" w:sz="4" w:space="0" w:color="000000"/>
              <w:right w:val="nil"/>
            </w:tcBorders>
            <w:hideMark/>
            <w:tcPrChange w:id="882" w:author="Dylan CHEN" w:date="2026-05-30T21:59:00Z" w16du:dateUtc="2026-05-30T13:59:00Z">
              <w:tcPr>
                <w:tcW w:w="1300" w:type="dxa"/>
                <w:gridSpan w:val="2"/>
                <w:vMerge/>
                <w:tcBorders>
                  <w:top w:val="single" w:sz="4" w:space="0" w:color="auto"/>
                  <w:left w:val="nil"/>
                  <w:bottom w:val="single" w:sz="4" w:space="0" w:color="000000"/>
                  <w:right w:val="nil"/>
                </w:tcBorders>
                <w:vAlign w:val="center"/>
                <w:hideMark/>
              </w:tcPr>
            </w:tcPrChange>
          </w:tcPr>
          <w:p w14:paraId="4C33DFAD" w14:textId="77777777" w:rsidR="002E4492" w:rsidRDefault="002E4492">
            <w:pPr>
              <w:rPr>
                <w:ins w:id="883" w:author="Dylan CHEN" w:date="2026-05-30T16:45:00Z" w16du:dateUtc="2026-05-30T08:45:00Z"/>
                <w:color w:val="000000"/>
                <w:sz w:val="20"/>
                <w:szCs w:val="20"/>
              </w:rPr>
            </w:pPr>
          </w:p>
        </w:tc>
        <w:tc>
          <w:tcPr>
            <w:tcW w:w="1116" w:type="dxa"/>
            <w:vMerge/>
            <w:tcBorders>
              <w:top w:val="single" w:sz="4" w:space="0" w:color="auto"/>
              <w:left w:val="nil"/>
              <w:bottom w:val="single" w:sz="4" w:space="0" w:color="000000"/>
              <w:right w:val="nil"/>
            </w:tcBorders>
            <w:hideMark/>
            <w:tcPrChange w:id="884" w:author="Dylan CHEN" w:date="2026-05-30T21:59:00Z" w16du:dateUtc="2026-05-30T13:59:00Z">
              <w:tcPr>
                <w:tcW w:w="1300" w:type="dxa"/>
                <w:vMerge/>
                <w:tcBorders>
                  <w:top w:val="single" w:sz="4" w:space="0" w:color="auto"/>
                  <w:left w:val="nil"/>
                  <w:bottom w:val="single" w:sz="4" w:space="0" w:color="000000"/>
                  <w:right w:val="nil"/>
                </w:tcBorders>
                <w:vAlign w:val="center"/>
                <w:hideMark/>
              </w:tcPr>
            </w:tcPrChange>
          </w:tcPr>
          <w:p w14:paraId="7D18C94F" w14:textId="77777777" w:rsidR="002E4492" w:rsidRDefault="002E4492">
            <w:pPr>
              <w:rPr>
                <w:ins w:id="885" w:author="Dylan CHEN" w:date="2026-05-30T16:45:00Z" w16du:dateUtc="2026-05-30T08:45:00Z"/>
                <w:color w:val="000000"/>
                <w:sz w:val="20"/>
                <w:szCs w:val="20"/>
              </w:rPr>
            </w:pPr>
          </w:p>
        </w:tc>
      </w:tr>
      <w:tr w:rsidR="002E4492" w14:paraId="74425F46" w14:textId="77777777" w:rsidTr="00F06DF9">
        <w:trPr>
          <w:trHeight w:val="320"/>
          <w:jc w:val="center"/>
          <w:ins w:id="886" w:author="Dylan CHEN" w:date="2026-05-30T16:45:00Z"/>
          <w:trPrChange w:id="887" w:author="Dylan CHEN" w:date="2026-05-30T21:59:00Z" w16du:dateUtc="2026-05-30T13:59:00Z">
            <w:trPr>
              <w:trHeight w:val="320"/>
            </w:trPr>
          </w:trPrChange>
        </w:trPr>
        <w:tc>
          <w:tcPr>
            <w:tcW w:w="3330" w:type="dxa"/>
            <w:vMerge w:val="restart"/>
            <w:tcBorders>
              <w:top w:val="nil"/>
              <w:left w:val="nil"/>
              <w:bottom w:val="nil"/>
              <w:right w:val="nil"/>
            </w:tcBorders>
            <w:vAlign w:val="center"/>
            <w:hideMark/>
            <w:tcPrChange w:id="888" w:author="Dylan CHEN" w:date="2026-05-30T21:59:00Z" w16du:dateUtc="2026-05-30T13:59:00Z">
              <w:tcPr>
                <w:tcW w:w="3660" w:type="dxa"/>
                <w:gridSpan w:val="2"/>
                <w:vMerge w:val="restart"/>
                <w:tcBorders>
                  <w:top w:val="nil"/>
                  <w:left w:val="nil"/>
                  <w:bottom w:val="nil"/>
                  <w:right w:val="nil"/>
                </w:tcBorders>
                <w:vAlign w:val="center"/>
                <w:hideMark/>
              </w:tcPr>
            </w:tcPrChange>
          </w:tcPr>
          <w:p w14:paraId="1E21C6AF" w14:textId="77777777" w:rsidR="002E4492" w:rsidRDefault="002E4492">
            <w:pPr>
              <w:rPr>
                <w:ins w:id="889" w:author="Dylan CHEN" w:date="2026-05-30T16:45:00Z" w16du:dateUtc="2026-05-30T08:45:00Z"/>
                <w:color w:val="000000"/>
                <w:sz w:val="20"/>
                <w:szCs w:val="20"/>
              </w:rPr>
              <w:pPrChange w:id="890" w:author="Dylan CHEN" w:date="2026-05-30T21:59:00Z" w16du:dateUtc="2026-05-30T13:59:00Z">
                <w:pPr>
                  <w:jc w:val="both"/>
                </w:pPr>
              </w:pPrChange>
            </w:pPr>
            <w:ins w:id="891" w:author="Dylan CHEN" w:date="2026-05-30T16:45:00Z" w16du:dateUtc="2026-05-30T08:45:00Z">
              <w:r>
                <w:rPr>
                  <w:color w:val="000000"/>
                  <w:sz w:val="20"/>
                  <w:szCs w:val="20"/>
                </w:rPr>
                <w:t>question length (number of Chinese characters)</w:t>
              </w:r>
            </w:ins>
          </w:p>
        </w:tc>
        <w:tc>
          <w:tcPr>
            <w:tcW w:w="1169" w:type="dxa"/>
            <w:tcBorders>
              <w:top w:val="nil"/>
              <w:left w:val="nil"/>
              <w:bottom w:val="nil"/>
              <w:right w:val="nil"/>
            </w:tcBorders>
            <w:noWrap/>
            <w:hideMark/>
            <w:tcPrChange w:id="892" w:author="Dylan CHEN" w:date="2026-05-30T21:59:00Z" w16du:dateUtc="2026-05-30T13:59:00Z">
              <w:tcPr>
                <w:tcW w:w="1680" w:type="dxa"/>
                <w:tcBorders>
                  <w:top w:val="nil"/>
                  <w:left w:val="nil"/>
                  <w:bottom w:val="nil"/>
                  <w:right w:val="nil"/>
                </w:tcBorders>
                <w:noWrap/>
                <w:vAlign w:val="bottom"/>
                <w:hideMark/>
              </w:tcPr>
            </w:tcPrChange>
          </w:tcPr>
          <w:p w14:paraId="10CFFAE6" w14:textId="77777777" w:rsidR="002E4492" w:rsidRDefault="002E4492">
            <w:pPr>
              <w:jc w:val="center"/>
              <w:rPr>
                <w:ins w:id="893" w:author="Dylan CHEN" w:date="2026-05-30T16:45:00Z" w16du:dateUtc="2026-05-30T08:45:00Z"/>
                <w:color w:val="000000"/>
                <w:sz w:val="20"/>
                <w:szCs w:val="20"/>
              </w:rPr>
            </w:pPr>
            <w:ins w:id="894" w:author="Dylan CHEN" w:date="2026-05-30T16:45:00Z" w16du:dateUtc="2026-05-30T08:45:00Z">
              <w:r>
                <w:rPr>
                  <w:color w:val="000000"/>
                  <w:sz w:val="20"/>
                  <w:szCs w:val="20"/>
                </w:rPr>
                <w:t>86.809</w:t>
              </w:r>
            </w:ins>
          </w:p>
        </w:tc>
        <w:tc>
          <w:tcPr>
            <w:tcW w:w="1513" w:type="dxa"/>
            <w:tcBorders>
              <w:top w:val="nil"/>
              <w:left w:val="nil"/>
              <w:bottom w:val="nil"/>
              <w:right w:val="nil"/>
            </w:tcBorders>
            <w:noWrap/>
            <w:hideMark/>
            <w:tcPrChange w:id="895" w:author="Dylan CHEN" w:date="2026-05-30T21:59:00Z" w16du:dateUtc="2026-05-30T13:59:00Z">
              <w:tcPr>
                <w:tcW w:w="1780" w:type="dxa"/>
                <w:tcBorders>
                  <w:top w:val="nil"/>
                  <w:left w:val="nil"/>
                  <w:bottom w:val="nil"/>
                  <w:right w:val="nil"/>
                </w:tcBorders>
                <w:noWrap/>
                <w:vAlign w:val="bottom"/>
                <w:hideMark/>
              </w:tcPr>
            </w:tcPrChange>
          </w:tcPr>
          <w:p w14:paraId="15D8FC6F" w14:textId="77777777" w:rsidR="002E4492" w:rsidRDefault="002E4492">
            <w:pPr>
              <w:jc w:val="center"/>
              <w:rPr>
                <w:ins w:id="896" w:author="Dylan CHEN" w:date="2026-05-30T16:45:00Z" w16du:dateUtc="2026-05-30T08:45:00Z"/>
                <w:color w:val="000000"/>
                <w:sz w:val="20"/>
                <w:szCs w:val="20"/>
              </w:rPr>
            </w:pPr>
            <w:ins w:id="897" w:author="Dylan CHEN" w:date="2026-05-30T16:45:00Z" w16du:dateUtc="2026-05-30T08:45:00Z">
              <w:r>
                <w:rPr>
                  <w:color w:val="000000"/>
                  <w:sz w:val="20"/>
                  <w:szCs w:val="20"/>
                </w:rPr>
                <w:t>84.233</w:t>
              </w:r>
            </w:ins>
          </w:p>
        </w:tc>
        <w:tc>
          <w:tcPr>
            <w:tcW w:w="1116" w:type="dxa"/>
            <w:tcBorders>
              <w:top w:val="nil"/>
              <w:left w:val="nil"/>
              <w:bottom w:val="nil"/>
              <w:right w:val="nil"/>
            </w:tcBorders>
            <w:noWrap/>
            <w:hideMark/>
            <w:tcPrChange w:id="898" w:author="Dylan CHEN" w:date="2026-05-30T21:59:00Z" w16du:dateUtc="2026-05-30T13:59:00Z">
              <w:tcPr>
                <w:tcW w:w="1300" w:type="dxa"/>
                <w:gridSpan w:val="3"/>
                <w:tcBorders>
                  <w:top w:val="nil"/>
                  <w:left w:val="nil"/>
                  <w:bottom w:val="nil"/>
                  <w:right w:val="nil"/>
                </w:tcBorders>
                <w:noWrap/>
                <w:vAlign w:val="bottom"/>
                <w:hideMark/>
              </w:tcPr>
            </w:tcPrChange>
          </w:tcPr>
          <w:p w14:paraId="4058EE9D" w14:textId="77777777" w:rsidR="002E4492" w:rsidRDefault="002E4492">
            <w:pPr>
              <w:jc w:val="center"/>
              <w:rPr>
                <w:ins w:id="899" w:author="Dylan CHEN" w:date="2026-05-30T16:45:00Z" w16du:dateUtc="2026-05-30T08:45:00Z"/>
                <w:color w:val="000000"/>
                <w:sz w:val="20"/>
                <w:szCs w:val="20"/>
              </w:rPr>
            </w:pPr>
            <w:ins w:id="900" w:author="Dylan CHEN" w:date="2026-05-30T16:45:00Z" w16du:dateUtc="2026-05-30T08:45:00Z">
              <w:r>
                <w:rPr>
                  <w:color w:val="000000"/>
                  <w:sz w:val="20"/>
                  <w:szCs w:val="20"/>
                </w:rPr>
                <w:t>89.272</w:t>
              </w:r>
            </w:ins>
          </w:p>
        </w:tc>
        <w:tc>
          <w:tcPr>
            <w:tcW w:w="1116" w:type="dxa"/>
            <w:vMerge w:val="restart"/>
            <w:tcBorders>
              <w:top w:val="nil"/>
              <w:left w:val="nil"/>
              <w:bottom w:val="nil"/>
              <w:right w:val="nil"/>
            </w:tcBorders>
            <w:hideMark/>
            <w:tcPrChange w:id="901" w:author="Dylan CHEN" w:date="2026-05-30T21:59:00Z" w16du:dateUtc="2026-05-30T13:59:00Z">
              <w:tcPr>
                <w:tcW w:w="1300" w:type="dxa"/>
                <w:gridSpan w:val="2"/>
                <w:vMerge w:val="restart"/>
                <w:tcBorders>
                  <w:top w:val="nil"/>
                  <w:left w:val="nil"/>
                  <w:bottom w:val="nil"/>
                  <w:right w:val="nil"/>
                </w:tcBorders>
                <w:vAlign w:val="center"/>
                <w:hideMark/>
              </w:tcPr>
            </w:tcPrChange>
          </w:tcPr>
          <w:p w14:paraId="2EC6D108" w14:textId="77777777" w:rsidR="002E4492" w:rsidRDefault="002E4492">
            <w:pPr>
              <w:jc w:val="center"/>
              <w:rPr>
                <w:ins w:id="902" w:author="Dylan CHEN" w:date="2026-05-30T16:45:00Z" w16du:dateUtc="2026-05-30T08:45:00Z"/>
                <w:color w:val="000000"/>
                <w:sz w:val="20"/>
                <w:szCs w:val="20"/>
              </w:rPr>
            </w:pPr>
            <w:ins w:id="903" w:author="Dylan CHEN" w:date="2026-05-30T16:45:00Z" w16du:dateUtc="2026-05-30T08:45:00Z">
              <w:r>
                <w:rPr>
                  <w:color w:val="000000"/>
                  <w:sz w:val="20"/>
                  <w:szCs w:val="20"/>
                </w:rPr>
                <w:t>0.000</w:t>
              </w:r>
            </w:ins>
          </w:p>
        </w:tc>
        <w:tc>
          <w:tcPr>
            <w:tcW w:w="1116" w:type="dxa"/>
            <w:vMerge w:val="restart"/>
            <w:tcBorders>
              <w:top w:val="nil"/>
              <w:left w:val="nil"/>
              <w:bottom w:val="nil"/>
              <w:right w:val="nil"/>
            </w:tcBorders>
            <w:hideMark/>
            <w:tcPrChange w:id="904" w:author="Dylan CHEN" w:date="2026-05-30T21:59:00Z" w16du:dateUtc="2026-05-30T13:59:00Z">
              <w:tcPr>
                <w:tcW w:w="1300" w:type="dxa"/>
                <w:vMerge w:val="restart"/>
                <w:tcBorders>
                  <w:top w:val="nil"/>
                  <w:left w:val="nil"/>
                  <w:bottom w:val="nil"/>
                  <w:right w:val="nil"/>
                </w:tcBorders>
                <w:vAlign w:val="center"/>
                <w:hideMark/>
              </w:tcPr>
            </w:tcPrChange>
          </w:tcPr>
          <w:p w14:paraId="1C4DEB23" w14:textId="77777777" w:rsidR="002E4492" w:rsidRDefault="002E4492">
            <w:pPr>
              <w:jc w:val="center"/>
              <w:rPr>
                <w:ins w:id="905" w:author="Dylan CHEN" w:date="2026-05-30T16:45:00Z" w16du:dateUtc="2026-05-30T08:45:00Z"/>
                <w:color w:val="000000"/>
                <w:sz w:val="20"/>
                <w:szCs w:val="20"/>
              </w:rPr>
            </w:pPr>
            <w:ins w:id="906" w:author="Dylan CHEN" w:date="2026-05-30T16:45:00Z" w16du:dateUtc="2026-05-30T08:45:00Z">
              <w:r>
                <w:rPr>
                  <w:color w:val="000000"/>
                  <w:sz w:val="20"/>
                  <w:szCs w:val="20"/>
                </w:rPr>
                <w:t>2702.000</w:t>
              </w:r>
            </w:ins>
          </w:p>
        </w:tc>
      </w:tr>
      <w:tr w:rsidR="002E4492" w14:paraId="6B71F30B" w14:textId="77777777" w:rsidTr="00F06DF9">
        <w:trPr>
          <w:trHeight w:val="320"/>
          <w:jc w:val="center"/>
          <w:ins w:id="907" w:author="Dylan CHEN" w:date="2026-05-30T16:45:00Z"/>
          <w:trPrChange w:id="908" w:author="Dylan CHEN" w:date="2026-05-30T21:59:00Z" w16du:dateUtc="2026-05-30T13:59:00Z">
            <w:trPr>
              <w:trHeight w:val="320"/>
            </w:trPr>
          </w:trPrChange>
        </w:trPr>
        <w:tc>
          <w:tcPr>
            <w:tcW w:w="3330" w:type="dxa"/>
            <w:vMerge/>
            <w:tcBorders>
              <w:top w:val="nil"/>
              <w:left w:val="nil"/>
              <w:bottom w:val="nil"/>
              <w:right w:val="nil"/>
            </w:tcBorders>
            <w:vAlign w:val="center"/>
            <w:hideMark/>
            <w:tcPrChange w:id="909" w:author="Dylan CHEN" w:date="2026-05-30T21:59:00Z" w16du:dateUtc="2026-05-30T13:59:00Z">
              <w:tcPr>
                <w:tcW w:w="3660" w:type="dxa"/>
                <w:gridSpan w:val="2"/>
                <w:vMerge/>
                <w:tcBorders>
                  <w:top w:val="nil"/>
                  <w:left w:val="nil"/>
                  <w:bottom w:val="nil"/>
                  <w:right w:val="nil"/>
                </w:tcBorders>
                <w:vAlign w:val="center"/>
                <w:hideMark/>
              </w:tcPr>
            </w:tcPrChange>
          </w:tcPr>
          <w:p w14:paraId="314DFE29" w14:textId="77777777" w:rsidR="002E4492" w:rsidRDefault="002E4492" w:rsidP="00F06DF9">
            <w:pPr>
              <w:rPr>
                <w:ins w:id="910" w:author="Dylan CHEN" w:date="2026-05-30T16:45:00Z" w16du:dateUtc="2026-05-30T08:45:00Z"/>
                <w:color w:val="000000"/>
                <w:sz w:val="20"/>
                <w:szCs w:val="20"/>
              </w:rPr>
            </w:pPr>
          </w:p>
        </w:tc>
        <w:tc>
          <w:tcPr>
            <w:tcW w:w="1169" w:type="dxa"/>
            <w:tcBorders>
              <w:top w:val="nil"/>
              <w:left w:val="nil"/>
              <w:bottom w:val="nil"/>
              <w:right w:val="nil"/>
            </w:tcBorders>
            <w:noWrap/>
            <w:hideMark/>
            <w:tcPrChange w:id="911" w:author="Dylan CHEN" w:date="2026-05-30T21:59:00Z" w16du:dateUtc="2026-05-30T13:59:00Z">
              <w:tcPr>
                <w:tcW w:w="1680" w:type="dxa"/>
                <w:tcBorders>
                  <w:top w:val="nil"/>
                  <w:left w:val="nil"/>
                  <w:bottom w:val="nil"/>
                  <w:right w:val="nil"/>
                </w:tcBorders>
                <w:noWrap/>
                <w:vAlign w:val="bottom"/>
                <w:hideMark/>
              </w:tcPr>
            </w:tcPrChange>
          </w:tcPr>
          <w:p w14:paraId="181C3CCB" w14:textId="77777777" w:rsidR="002E4492" w:rsidRDefault="002E4492">
            <w:pPr>
              <w:jc w:val="center"/>
              <w:rPr>
                <w:ins w:id="912" w:author="Dylan CHEN" w:date="2026-05-30T16:45:00Z" w16du:dateUtc="2026-05-30T08:45:00Z"/>
                <w:color w:val="000000"/>
                <w:sz w:val="20"/>
                <w:szCs w:val="20"/>
              </w:rPr>
            </w:pPr>
            <w:ins w:id="913" w:author="Dylan CHEN" w:date="2026-05-30T16:45:00Z" w16du:dateUtc="2026-05-30T08:45:00Z">
              <w:r>
                <w:rPr>
                  <w:color w:val="000000"/>
                  <w:sz w:val="20"/>
                  <w:szCs w:val="20"/>
                </w:rPr>
                <w:t>(113.981)</w:t>
              </w:r>
            </w:ins>
          </w:p>
        </w:tc>
        <w:tc>
          <w:tcPr>
            <w:tcW w:w="1513" w:type="dxa"/>
            <w:tcBorders>
              <w:top w:val="nil"/>
              <w:left w:val="nil"/>
              <w:bottom w:val="nil"/>
              <w:right w:val="nil"/>
            </w:tcBorders>
            <w:noWrap/>
            <w:hideMark/>
            <w:tcPrChange w:id="914" w:author="Dylan CHEN" w:date="2026-05-30T21:59:00Z" w16du:dateUtc="2026-05-30T13:59:00Z">
              <w:tcPr>
                <w:tcW w:w="1780" w:type="dxa"/>
                <w:tcBorders>
                  <w:top w:val="nil"/>
                  <w:left w:val="nil"/>
                  <w:bottom w:val="nil"/>
                  <w:right w:val="nil"/>
                </w:tcBorders>
                <w:noWrap/>
                <w:vAlign w:val="bottom"/>
                <w:hideMark/>
              </w:tcPr>
            </w:tcPrChange>
          </w:tcPr>
          <w:p w14:paraId="0E54FFAE" w14:textId="77777777" w:rsidR="002E4492" w:rsidRDefault="002E4492">
            <w:pPr>
              <w:jc w:val="center"/>
              <w:rPr>
                <w:ins w:id="915" w:author="Dylan CHEN" w:date="2026-05-30T16:45:00Z" w16du:dateUtc="2026-05-30T08:45:00Z"/>
                <w:color w:val="000000"/>
                <w:sz w:val="20"/>
                <w:szCs w:val="20"/>
              </w:rPr>
            </w:pPr>
            <w:ins w:id="916" w:author="Dylan CHEN" w:date="2026-05-30T16:45:00Z" w16du:dateUtc="2026-05-30T08:45:00Z">
              <w:r>
                <w:rPr>
                  <w:color w:val="000000"/>
                  <w:sz w:val="20"/>
                  <w:szCs w:val="20"/>
                </w:rPr>
                <w:t>(89.347)</w:t>
              </w:r>
            </w:ins>
          </w:p>
        </w:tc>
        <w:tc>
          <w:tcPr>
            <w:tcW w:w="1116" w:type="dxa"/>
            <w:tcBorders>
              <w:top w:val="nil"/>
              <w:left w:val="nil"/>
              <w:bottom w:val="nil"/>
              <w:right w:val="nil"/>
            </w:tcBorders>
            <w:noWrap/>
            <w:hideMark/>
            <w:tcPrChange w:id="917" w:author="Dylan CHEN" w:date="2026-05-30T21:59:00Z" w16du:dateUtc="2026-05-30T13:59:00Z">
              <w:tcPr>
                <w:tcW w:w="1300" w:type="dxa"/>
                <w:gridSpan w:val="3"/>
                <w:tcBorders>
                  <w:top w:val="nil"/>
                  <w:left w:val="nil"/>
                  <w:bottom w:val="nil"/>
                  <w:right w:val="nil"/>
                </w:tcBorders>
                <w:noWrap/>
                <w:vAlign w:val="bottom"/>
                <w:hideMark/>
              </w:tcPr>
            </w:tcPrChange>
          </w:tcPr>
          <w:p w14:paraId="6DE17812" w14:textId="77777777" w:rsidR="002E4492" w:rsidRDefault="002E4492">
            <w:pPr>
              <w:jc w:val="center"/>
              <w:rPr>
                <w:ins w:id="918" w:author="Dylan CHEN" w:date="2026-05-30T16:45:00Z" w16du:dateUtc="2026-05-30T08:45:00Z"/>
                <w:color w:val="000000"/>
                <w:sz w:val="20"/>
                <w:szCs w:val="20"/>
              </w:rPr>
            </w:pPr>
            <w:ins w:id="919" w:author="Dylan CHEN" w:date="2026-05-30T16:45:00Z" w16du:dateUtc="2026-05-30T08:45:00Z">
              <w:r>
                <w:rPr>
                  <w:color w:val="000000"/>
                  <w:sz w:val="20"/>
                  <w:szCs w:val="20"/>
                </w:rPr>
                <w:t>(133.323)</w:t>
              </w:r>
            </w:ins>
          </w:p>
        </w:tc>
        <w:tc>
          <w:tcPr>
            <w:tcW w:w="1116" w:type="dxa"/>
            <w:vMerge/>
            <w:tcBorders>
              <w:top w:val="nil"/>
              <w:left w:val="nil"/>
              <w:bottom w:val="nil"/>
              <w:right w:val="nil"/>
            </w:tcBorders>
            <w:hideMark/>
            <w:tcPrChange w:id="920" w:author="Dylan CHEN" w:date="2026-05-30T21:59:00Z" w16du:dateUtc="2026-05-30T13:59:00Z">
              <w:tcPr>
                <w:tcW w:w="1300" w:type="dxa"/>
                <w:gridSpan w:val="2"/>
                <w:vMerge/>
                <w:tcBorders>
                  <w:top w:val="nil"/>
                  <w:left w:val="nil"/>
                  <w:bottom w:val="nil"/>
                  <w:right w:val="nil"/>
                </w:tcBorders>
                <w:vAlign w:val="center"/>
                <w:hideMark/>
              </w:tcPr>
            </w:tcPrChange>
          </w:tcPr>
          <w:p w14:paraId="7DC83DC6" w14:textId="77777777" w:rsidR="002E4492" w:rsidRDefault="002E4492">
            <w:pPr>
              <w:rPr>
                <w:ins w:id="921" w:author="Dylan CHEN" w:date="2026-05-30T16:45:00Z" w16du:dateUtc="2026-05-30T08:45:00Z"/>
                <w:color w:val="000000"/>
                <w:sz w:val="20"/>
                <w:szCs w:val="20"/>
              </w:rPr>
            </w:pPr>
          </w:p>
        </w:tc>
        <w:tc>
          <w:tcPr>
            <w:tcW w:w="1116" w:type="dxa"/>
            <w:vMerge/>
            <w:tcBorders>
              <w:top w:val="nil"/>
              <w:left w:val="nil"/>
              <w:bottom w:val="nil"/>
              <w:right w:val="nil"/>
            </w:tcBorders>
            <w:hideMark/>
            <w:tcPrChange w:id="922" w:author="Dylan CHEN" w:date="2026-05-30T21:59:00Z" w16du:dateUtc="2026-05-30T13:59:00Z">
              <w:tcPr>
                <w:tcW w:w="1300" w:type="dxa"/>
                <w:vMerge/>
                <w:tcBorders>
                  <w:top w:val="nil"/>
                  <w:left w:val="nil"/>
                  <w:bottom w:val="nil"/>
                  <w:right w:val="nil"/>
                </w:tcBorders>
                <w:vAlign w:val="center"/>
                <w:hideMark/>
              </w:tcPr>
            </w:tcPrChange>
          </w:tcPr>
          <w:p w14:paraId="05F6E313" w14:textId="77777777" w:rsidR="002E4492" w:rsidRDefault="002E4492">
            <w:pPr>
              <w:rPr>
                <w:ins w:id="923" w:author="Dylan CHEN" w:date="2026-05-30T16:45:00Z" w16du:dateUtc="2026-05-30T08:45:00Z"/>
                <w:color w:val="000000"/>
                <w:sz w:val="20"/>
                <w:szCs w:val="20"/>
              </w:rPr>
            </w:pPr>
          </w:p>
        </w:tc>
      </w:tr>
      <w:tr w:rsidR="002E4492" w14:paraId="277C2221" w14:textId="77777777" w:rsidTr="00F06DF9">
        <w:trPr>
          <w:trHeight w:val="320"/>
          <w:jc w:val="center"/>
          <w:ins w:id="924" w:author="Dylan CHEN" w:date="2026-05-30T16:45:00Z"/>
          <w:trPrChange w:id="925" w:author="Dylan CHEN" w:date="2026-05-30T21:59:00Z" w16du:dateUtc="2026-05-30T13:59:00Z">
            <w:trPr>
              <w:trHeight w:val="320"/>
            </w:trPr>
          </w:trPrChange>
        </w:trPr>
        <w:tc>
          <w:tcPr>
            <w:tcW w:w="3330" w:type="dxa"/>
            <w:vMerge w:val="restart"/>
            <w:tcBorders>
              <w:top w:val="nil"/>
              <w:left w:val="nil"/>
              <w:bottom w:val="nil"/>
              <w:right w:val="nil"/>
            </w:tcBorders>
            <w:vAlign w:val="center"/>
            <w:hideMark/>
            <w:tcPrChange w:id="926" w:author="Dylan CHEN" w:date="2026-05-30T21:59:00Z" w16du:dateUtc="2026-05-30T13:59:00Z">
              <w:tcPr>
                <w:tcW w:w="3660" w:type="dxa"/>
                <w:gridSpan w:val="2"/>
                <w:vMerge w:val="restart"/>
                <w:tcBorders>
                  <w:top w:val="nil"/>
                  <w:left w:val="nil"/>
                  <w:bottom w:val="nil"/>
                  <w:right w:val="nil"/>
                </w:tcBorders>
                <w:vAlign w:val="center"/>
                <w:hideMark/>
              </w:tcPr>
            </w:tcPrChange>
          </w:tcPr>
          <w:p w14:paraId="0D85CE1B" w14:textId="77777777" w:rsidR="002E4492" w:rsidRDefault="002E4492">
            <w:pPr>
              <w:rPr>
                <w:ins w:id="927" w:author="Dylan CHEN" w:date="2026-05-30T16:45:00Z" w16du:dateUtc="2026-05-30T08:45:00Z"/>
                <w:color w:val="000000"/>
                <w:sz w:val="20"/>
                <w:szCs w:val="20"/>
              </w:rPr>
              <w:pPrChange w:id="928" w:author="Dylan CHEN" w:date="2026-05-30T21:59:00Z" w16du:dateUtc="2026-05-30T13:59:00Z">
                <w:pPr>
                  <w:jc w:val="both"/>
                </w:pPr>
              </w:pPrChange>
            </w:pPr>
            <w:ins w:id="929" w:author="Dylan CHEN" w:date="2026-05-30T16:45:00Z" w16du:dateUtc="2026-05-30T08:45:00Z">
              <w:r>
                <w:rPr>
                  <w:color w:val="000000"/>
                  <w:sz w:val="20"/>
                  <w:szCs w:val="20"/>
                </w:rPr>
                <w:t>number of human-generated answers received by a question</w:t>
              </w:r>
            </w:ins>
          </w:p>
        </w:tc>
        <w:tc>
          <w:tcPr>
            <w:tcW w:w="1169" w:type="dxa"/>
            <w:tcBorders>
              <w:top w:val="nil"/>
              <w:left w:val="nil"/>
              <w:bottom w:val="nil"/>
              <w:right w:val="nil"/>
            </w:tcBorders>
            <w:noWrap/>
            <w:hideMark/>
            <w:tcPrChange w:id="930" w:author="Dylan CHEN" w:date="2026-05-30T21:59:00Z" w16du:dateUtc="2026-05-30T13:59:00Z">
              <w:tcPr>
                <w:tcW w:w="1680" w:type="dxa"/>
                <w:tcBorders>
                  <w:top w:val="nil"/>
                  <w:left w:val="nil"/>
                  <w:bottom w:val="nil"/>
                  <w:right w:val="nil"/>
                </w:tcBorders>
                <w:noWrap/>
                <w:vAlign w:val="bottom"/>
                <w:hideMark/>
              </w:tcPr>
            </w:tcPrChange>
          </w:tcPr>
          <w:p w14:paraId="6140A4DE" w14:textId="77777777" w:rsidR="002E4492" w:rsidRDefault="002E4492">
            <w:pPr>
              <w:jc w:val="center"/>
              <w:rPr>
                <w:ins w:id="931" w:author="Dylan CHEN" w:date="2026-05-30T16:45:00Z" w16du:dateUtc="2026-05-30T08:45:00Z"/>
                <w:color w:val="000000"/>
                <w:sz w:val="20"/>
                <w:szCs w:val="20"/>
              </w:rPr>
            </w:pPr>
            <w:ins w:id="932" w:author="Dylan CHEN" w:date="2026-05-30T16:45:00Z" w16du:dateUtc="2026-05-30T08:45:00Z">
              <w:r>
                <w:rPr>
                  <w:color w:val="000000"/>
                  <w:sz w:val="20"/>
                  <w:szCs w:val="20"/>
                </w:rPr>
                <w:t>1.293</w:t>
              </w:r>
            </w:ins>
          </w:p>
        </w:tc>
        <w:tc>
          <w:tcPr>
            <w:tcW w:w="1513" w:type="dxa"/>
            <w:tcBorders>
              <w:top w:val="nil"/>
              <w:left w:val="nil"/>
              <w:bottom w:val="nil"/>
              <w:right w:val="nil"/>
            </w:tcBorders>
            <w:noWrap/>
            <w:hideMark/>
            <w:tcPrChange w:id="933" w:author="Dylan CHEN" w:date="2026-05-30T21:59:00Z" w16du:dateUtc="2026-05-30T13:59:00Z">
              <w:tcPr>
                <w:tcW w:w="1780" w:type="dxa"/>
                <w:tcBorders>
                  <w:top w:val="nil"/>
                  <w:left w:val="nil"/>
                  <w:bottom w:val="nil"/>
                  <w:right w:val="nil"/>
                </w:tcBorders>
                <w:noWrap/>
                <w:vAlign w:val="bottom"/>
                <w:hideMark/>
              </w:tcPr>
            </w:tcPrChange>
          </w:tcPr>
          <w:p w14:paraId="0801C84C" w14:textId="77777777" w:rsidR="002E4492" w:rsidRDefault="002E4492">
            <w:pPr>
              <w:jc w:val="center"/>
              <w:rPr>
                <w:ins w:id="934" w:author="Dylan CHEN" w:date="2026-05-30T16:45:00Z" w16du:dateUtc="2026-05-30T08:45:00Z"/>
                <w:color w:val="000000"/>
                <w:sz w:val="20"/>
                <w:szCs w:val="20"/>
              </w:rPr>
            </w:pPr>
            <w:ins w:id="935" w:author="Dylan CHEN" w:date="2026-05-30T16:45:00Z" w16du:dateUtc="2026-05-30T08:45:00Z">
              <w:r>
                <w:rPr>
                  <w:color w:val="000000"/>
                  <w:sz w:val="20"/>
                  <w:szCs w:val="20"/>
                </w:rPr>
                <w:t>1.209</w:t>
              </w:r>
            </w:ins>
          </w:p>
        </w:tc>
        <w:tc>
          <w:tcPr>
            <w:tcW w:w="1116" w:type="dxa"/>
            <w:tcBorders>
              <w:top w:val="nil"/>
              <w:left w:val="nil"/>
              <w:bottom w:val="nil"/>
              <w:right w:val="nil"/>
            </w:tcBorders>
            <w:noWrap/>
            <w:hideMark/>
            <w:tcPrChange w:id="936" w:author="Dylan CHEN" w:date="2026-05-30T21:59:00Z" w16du:dateUtc="2026-05-30T13:59:00Z">
              <w:tcPr>
                <w:tcW w:w="1300" w:type="dxa"/>
                <w:gridSpan w:val="3"/>
                <w:tcBorders>
                  <w:top w:val="nil"/>
                  <w:left w:val="nil"/>
                  <w:bottom w:val="nil"/>
                  <w:right w:val="nil"/>
                </w:tcBorders>
                <w:noWrap/>
                <w:vAlign w:val="bottom"/>
                <w:hideMark/>
              </w:tcPr>
            </w:tcPrChange>
          </w:tcPr>
          <w:p w14:paraId="476DB173" w14:textId="77777777" w:rsidR="002E4492" w:rsidRDefault="002E4492">
            <w:pPr>
              <w:jc w:val="center"/>
              <w:rPr>
                <w:ins w:id="937" w:author="Dylan CHEN" w:date="2026-05-30T16:45:00Z" w16du:dateUtc="2026-05-30T08:45:00Z"/>
                <w:color w:val="000000"/>
                <w:sz w:val="20"/>
                <w:szCs w:val="20"/>
              </w:rPr>
            </w:pPr>
            <w:ins w:id="938" w:author="Dylan CHEN" w:date="2026-05-30T16:45:00Z" w16du:dateUtc="2026-05-30T08:45:00Z">
              <w:r>
                <w:rPr>
                  <w:color w:val="000000"/>
                  <w:sz w:val="20"/>
                  <w:szCs w:val="20"/>
                </w:rPr>
                <w:t>1.372</w:t>
              </w:r>
            </w:ins>
          </w:p>
        </w:tc>
        <w:tc>
          <w:tcPr>
            <w:tcW w:w="1116" w:type="dxa"/>
            <w:vMerge w:val="restart"/>
            <w:tcBorders>
              <w:top w:val="nil"/>
              <w:left w:val="nil"/>
              <w:bottom w:val="nil"/>
              <w:right w:val="nil"/>
            </w:tcBorders>
            <w:hideMark/>
            <w:tcPrChange w:id="939" w:author="Dylan CHEN" w:date="2026-05-30T21:59:00Z" w16du:dateUtc="2026-05-30T13:59:00Z">
              <w:tcPr>
                <w:tcW w:w="1300" w:type="dxa"/>
                <w:gridSpan w:val="2"/>
                <w:vMerge w:val="restart"/>
                <w:tcBorders>
                  <w:top w:val="nil"/>
                  <w:left w:val="nil"/>
                  <w:bottom w:val="nil"/>
                  <w:right w:val="nil"/>
                </w:tcBorders>
                <w:vAlign w:val="center"/>
                <w:hideMark/>
              </w:tcPr>
            </w:tcPrChange>
          </w:tcPr>
          <w:p w14:paraId="563D5833" w14:textId="77777777" w:rsidR="002E4492" w:rsidRDefault="002E4492">
            <w:pPr>
              <w:jc w:val="center"/>
              <w:rPr>
                <w:ins w:id="940" w:author="Dylan CHEN" w:date="2026-05-30T16:45:00Z" w16du:dateUtc="2026-05-30T08:45:00Z"/>
                <w:color w:val="000000"/>
                <w:sz w:val="20"/>
                <w:szCs w:val="20"/>
              </w:rPr>
            </w:pPr>
            <w:ins w:id="941" w:author="Dylan CHEN" w:date="2026-05-30T16:45:00Z" w16du:dateUtc="2026-05-30T08:45:00Z">
              <w:r>
                <w:rPr>
                  <w:color w:val="000000"/>
                  <w:sz w:val="20"/>
                  <w:szCs w:val="20"/>
                </w:rPr>
                <w:t>0.000</w:t>
              </w:r>
            </w:ins>
          </w:p>
        </w:tc>
        <w:tc>
          <w:tcPr>
            <w:tcW w:w="1116" w:type="dxa"/>
            <w:vMerge w:val="restart"/>
            <w:tcBorders>
              <w:top w:val="nil"/>
              <w:left w:val="nil"/>
              <w:bottom w:val="nil"/>
              <w:right w:val="nil"/>
            </w:tcBorders>
            <w:hideMark/>
            <w:tcPrChange w:id="942" w:author="Dylan CHEN" w:date="2026-05-30T21:59:00Z" w16du:dateUtc="2026-05-30T13:59:00Z">
              <w:tcPr>
                <w:tcW w:w="1300" w:type="dxa"/>
                <w:vMerge w:val="restart"/>
                <w:tcBorders>
                  <w:top w:val="nil"/>
                  <w:left w:val="nil"/>
                  <w:bottom w:val="nil"/>
                  <w:right w:val="nil"/>
                </w:tcBorders>
                <w:vAlign w:val="center"/>
                <w:hideMark/>
              </w:tcPr>
            </w:tcPrChange>
          </w:tcPr>
          <w:p w14:paraId="0A6D8B0D" w14:textId="77777777" w:rsidR="002E4492" w:rsidRDefault="002E4492">
            <w:pPr>
              <w:jc w:val="center"/>
              <w:rPr>
                <w:ins w:id="943" w:author="Dylan CHEN" w:date="2026-05-30T16:45:00Z" w16du:dateUtc="2026-05-30T08:45:00Z"/>
                <w:color w:val="000000"/>
                <w:sz w:val="20"/>
                <w:szCs w:val="20"/>
              </w:rPr>
            </w:pPr>
            <w:ins w:id="944" w:author="Dylan CHEN" w:date="2026-05-30T16:45:00Z" w16du:dateUtc="2026-05-30T08:45:00Z">
              <w:r>
                <w:rPr>
                  <w:color w:val="000000"/>
                  <w:sz w:val="20"/>
                  <w:szCs w:val="20"/>
                </w:rPr>
                <w:t>8.000</w:t>
              </w:r>
            </w:ins>
          </w:p>
        </w:tc>
      </w:tr>
      <w:tr w:rsidR="002E4492" w14:paraId="259745BE" w14:textId="77777777" w:rsidTr="00F06DF9">
        <w:trPr>
          <w:trHeight w:val="320"/>
          <w:jc w:val="center"/>
          <w:ins w:id="945" w:author="Dylan CHEN" w:date="2026-05-30T16:45:00Z"/>
          <w:trPrChange w:id="946" w:author="Dylan CHEN" w:date="2026-05-30T21:59:00Z" w16du:dateUtc="2026-05-30T13:59:00Z">
            <w:trPr>
              <w:trHeight w:val="320"/>
            </w:trPr>
          </w:trPrChange>
        </w:trPr>
        <w:tc>
          <w:tcPr>
            <w:tcW w:w="3330" w:type="dxa"/>
            <w:vMerge/>
            <w:tcBorders>
              <w:top w:val="nil"/>
              <w:left w:val="nil"/>
              <w:bottom w:val="nil"/>
              <w:right w:val="nil"/>
            </w:tcBorders>
            <w:vAlign w:val="center"/>
            <w:hideMark/>
            <w:tcPrChange w:id="947" w:author="Dylan CHEN" w:date="2026-05-30T21:59:00Z" w16du:dateUtc="2026-05-30T13:59:00Z">
              <w:tcPr>
                <w:tcW w:w="3660" w:type="dxa"/>
                <w:gridSpan w:val="2"/>
                <w:vMerge/>
                <w:tcBorders>
                  <w:top w:val="nil"/>
                  <w:left w:val="nil"/>
                  <w:bottom w:val="nil"/>
                  <w:right w:val="nil"/>
                </w:tcBorders>
                <w:vAlign w:val="center"/>
                <w:hideMark/>
              </w:tcPr>
            </w:tcPrChange>
          </w:tcPr>
          <w:p w14:paraId="60360C80" w14:textId="77777777" w:rsidR="002E4492" w:rsidRDefault="002E4492" w:rsidP="00F06DF9">
            <w:pPr>
              <w:rPr>
                <w:ins w:id="948" w:author="Dylan CHEN" w:date="2026-05-30T16:45:00Z" w16du:dateUtc="2026-05-30T08:45:00Z"/>
                <w:color w:val="000000"/>
                <w:sz w:val="20"/>
                <w:szCs w:val="20"/>
              </w:rPr>
            </w:pPr>
          </w:p>
        </w:tc>
        <w:tc>
          <w:tcPr>
            <w:tcW w:w="1169" w:type="dxa"/>
            <w:tcBorders>
              <w:top w:val="nil"/>
              <w:left w:val="nil"/>
              <w:bottom w:val="nil"/>
              <w:right w:val="nil"/>
            </w:tcBorders>
            <w:noWrap/>
            <w:hideMark/>
            <w:tcPrChange w:id="949" w:author="Dylan CHEN" w:date="2026-05-30T21:59:00Z" w16du:dateUtc="2026-05-30T13:59:00Z">
              <w:tcPr>
                <w:tcW w:w="1680" w:type="dxa"/>
                <w:tcBorders>
                  <w:top w:val="nil"/>
                  <w:left w:val="nil"/>
                  <w:bottom w:val="nil"/>
                  <w:right w:val="nil"/>
                </w:tcBorders>
                <w:noWrap/>
                <w:vAlign w:val="bottom"/>
                <w:hideMark/>
              </w:tcPr>
            </w:tcPrChange>
          </w:tcPr>
          <w:p w14:paraId="148A7367" w14:textId="77777777" w:rsidR="002E4492" w:rsidRDefault="002E4492">
            <w:pPr>
              <w:jc w:val="center"/>
              <w:rPr>
                <w:ins w:id="950" w:author="Dylan CHEN" w:date="2026-05-30T16:45:00Z" w16du:dateUtc="2026-05-30T08:45:00Z"/>
                <w:color w:val="000000"/>
                <w:sz w:val="20"/>
                <w:szCs w:val="20"/>
              </w:rPr>
            </w:pPr>
            <w:ins w:id="951" w:author="Dylan CHEN" w:date="2026-05-30T16:45:00Z" w16du:dateUtc="2026-05-30T08:45:00Z">
              <w:r>
                <w:rPr>
                  <w:color w:val="000000"/>
                  <w:sz w:val="20"/>
                  <w:szCs w:val="20"/>
                </w:rPr>
                <w:t>(1.166)</w:t>
              </w:r>
            </w:ins>
          </w:p>
        </w:tc>
        <w:tc>
          <w:tcPr>
            <w:tcW w:w="1513" w:type="dxa"/>
            <w:tcBorders>
              <w:top w:val="nil"/>
              <w:left w:val="nil"/>
              <w:bottom w:val="nil"/>
              <w:right w:val="nil"/>
            </w:tcBorders>
            <w:noWrap/>
            <w:hideMark/>
            <w:tcPrChange w:id="952" w:author="Dylan CHEN" w:date="2026-05-30T21:59:00Z" w16du:dateUtc="2026-05-30T13:59:00Z">
              <w:tcPr>
                <w:tcW w:w="1780" w:type="dxa"/>
                <w:tcBorders>
                  <w:top w:val="nil"/>
                  <w:left w:val="nil"/>
                  <w:bottom w:val="nil"/>
                  <w:right w:val="nil"/>
                </w:tcBorders>
                <w:noWrap/>
                <w:vAlign w:val="bottom"/>
                <w:hideMark/>
              </w:tcPr>
            </w:tcPrChange>
          </w:tcPr>
          <w:p w14:paraId="1E79F549" w14:textId="77777777" w:rsidR="002E4492" w:rsidRDefault="002E4492">
            <w:pPr>
              <w:jc w:val="center"/>
              <w:rPr>
                <w:ins w:id="953" w:author="Dylan CHEN" w:date="2026-05-30T16:45:00Z" w16du:dateUtc="2026-05-30T08:45:00Z"/>
                <w:color w:val="000000"/>
                <w:sz w:val="20"/>
                <w:szCs w:val="20"/>
              </w:rPr>
            </w:pPr>
            <w:ins w:id="954" w:author="Dylan CHEN" w:date="2026-05-30T16:45:00Z" w16du:dateUtc="2026-05-30T08:45:00Z">
              <w:r>
                <w:rPr>
                  <w:color w:val="000000"/>
                  <w:sz w:val="20"/>
                  <w:szCs w:val="20"/>
                </w:rPr>
                <w:t>(1.133)</w:t>
              </w:r>
            </w:ins>
          </w:p>
        </w:tc>
        <w:tc>
          <w:tcPr>
            <w:tcW w:w="1116" w:type="dxa"/>
            <w:tcBorders>
              <w:top w:val="nil"/>
              <w:left w:val="nil"/>
              <w:bottom w:val="nil"/>
              <w:right w:val="nil"/>
            </w:tcBorders>
            <w:noWrap/>
            <w:hideMark/>
            <w:tcPrChange w:id="955" w:author="Dylan CHEN" w:date="2026-05-30T21:59:00Z" w16du:dateUtc="2026-05-30T13:59:00Z">
              <w:tcPr>
                <w:tcW w:w="1300" w:type="dxa"/>
                <w:gridSpan w:val="3"/>
                <w:tcBorders>
                  <w:top w:val="nil"/>
                  <w:left w:val="nil"/>
                  <w:bottom w:val="nil"/>
                  <w:right w:val="nil"/>
                </w:tcBorders>
                <w:noWrap/>
                <w:vAlign w:val="bottom"/>
                <w:hideMark/>
              </w:tcPr>
            </w:tcPrChange>
          </w:tcPr>
          <w:p w14:paraId="47C3B435" w14:textId="77777777" w:rsidR="002E4492" w:rsidRDefault="002E4492">
            <w:pPr>
              <w:jc w:val="center"/>
              <w:rPr>
                <w:ins w:id="956" w:author="Dylan CHEN" w:date="2026-05-30T16:45:00Z" w16du:dateUtc="2026-05-30T08:45:00Z"/>
                <w:color w:val="000000"/>
                <w:sz w:val="20"/>
                <w:szCs w:val="20"/>
              </w:rPr>
            </w:pPr>
            <w:ins w:id="957" w:author="Dylan CHEN" w:date="2026-05-30T16:45:00Z" w16du:dateUtc="2026-05-30T08:45:00Z">
              <w:r>
                <w:rPr>
                  <w:color w:val="000000"/>
                  <w:sz w:val="20"/>
                  <w:szCs w:val="20"/>
                </w:rPr>
                <w:t>(1.192)</w:t>
              </w:r>
            </w:ins>
          </w:p>
        </w:tc>
        <w:tc>
          <w:tcPr>
            <w:tcW w:w="1116" w:type="dxa"/>
            <w:vMerge/>
            <w:tcBorders>
              <w:top w:val="nil"/>
              <w:left w:val="nil"/>
              <w:bottom w:val="nil"/>
              <w:right w:val="nil"/>
            </w:tcBorders>
            <w:hideMark/>
            <w:tcPrChange w:id="958" w:author="Dylan CHEN" w:date="2026-05-30T21:59:00Z" w16du:dateUtc="2026-05-30T13:59:00Z">
              <w:tcPr>
                <w:tcW w:w="1300" w:type="dxa"/>
                <w:gridSpan w:val="2"/>
                <w:vMerge/>
                <w:tcBorders>
                  <w:top w:val="nil"/>
                  <w:left w:val="nil"/>
                  <w:bottom w:val="nil"/>
                  <w:right w:val="nil"/>
                </w:tcBorders>
                <w:vAlign w:val="center"/>
                <w:hideMark/>
              </w:tcPr>
            </w:tcPrChange>
          </w:tcPr>
          <w:p w14:paraId="39E5220E" w14:textId="77777777" w:rsidR="002E4492" w:rsidRDefault="002E4492">
            <w:pPr>
              <w:rPr>
                <w:ins w:id="959" w:author="Dylan CHEN" w:date="2026-05-30T16:45:00Z" w16du:dateUtc="2026-05-30T08:45:00Z"/>
                <w:color w:val="000000"/>
                <w:sz w:val="20"/>
                <w:szCs w:val="20"/>
              </w:rPr>
            </w:pPr>
          </w:p>
        </w:tc>
        <w:tc>
          <w:tcPr>
            <w:tcW w:w="1116" w:type="dxa"/>
            <w:vMerge/>
            <w:tcBorders>
              <w:top w:val="nil"/>
              <w:left w:val="nil"/>
              <w:bottom w:val="nil"/>
              <w:right w:val="nil"/>
            </w:tcBorders>
            <w:hideMark/>
            <w:tcPrChange w:id="960" w:author="Dylan CHEN" w:date="2026-05-30T21:59:00Z" w16du:dateUtc="2026-05-30T13:59:00Z">
              <w:tcPr>
                <w:tcW w:w="1300" w:type="dxa"/>
                <w:vMerge/>
                <w:tcBorders>
                  <w:top w:val="nil"/>
                  <w:left w:val="nil"/>
                  <w:bottom w:val="nil"/>
                  <w:right w:val="nil"/>
                </w:tcBorders>
                <w:vAlign w:val="center"/>
                <w:hideMark/>
              </w:tcPr>
            </w:tcPrChange>
          </w:tcPr>
          <w:p w14:paraId="265853E5" w14:textId="77777777" w:rsidR="002E4492" w:rsidRDefault="002E4492">
            <w:pPr>
              <w:rPr>
                <w:ins w:id="961" w:author="Dylan CHEN" w:date="2026-05-30T16:45:00Z" w16du:dateUtc="2026-05-30T08:45:00Z"/>
                <w:color w:val="000000"/>
                <w:sz w:val="20"/>
                <w:szCs w:val="20"/>
              </w:rPr>
            </w:pPr>
          </w:p>
        </w:tc>
      </w:tr>
      <w:tr w:rsidR="002E4492" w14:paraId="579F98AC" w14:textId="77777777" w:rsidTr="00F06DF9">
        <w:trPr>
          <w:trHeight w:val="320"/>
          <w:jc w:val="center"/>
          <w:ins w:id="962" w:author="Dylan CHEN" w:date="2026-05-30T16:45:00Z"/>
          <w:trPrChange w:id="963" w:author="Dylan CHEN" w:date="2026-05-30T21:59:00Z" w16du:dateUtc="2026-05-30T13:59:00Z">
            <w:trPr>
              <w:trHeight w:val="320"/>
            </w:trPr>
          </w:trPrChange>
        </w:trPr>
        <w:tc>
          <w:tcPr>
            <w:tcW w:w="3330" w:type="dxa"/>
            <w:vMerge w:val="restart"/>
            <w:tcBorders>
              <w:top w:val="nil"/>
              <w:left w:val="nil"/>
              <w:bottom w:val="nil"/>
              <w:right w:val="nil"/>
            </w:tcBorders>
            <w:vAlign w:val="center"/>
            <w:hideMark/>
            <w:tcPrChange w:id="964" w:author="Dylan CHEN" w:date="2026-05-30T21:59:00Z" w16du:dateUtc="2026-05-30T13:59:00Z">
              <w:tcPr>
                <w:tcW w:w="3660" w:type="dxa"/>
                <w:gridSpan w:val="2"/>
                <w:vMerge w:val="restart"/>
                <w:tcBorders>
                  <w:top w:val="nil"/>
                  <w:left w:val="nil"/>
                  <w:bottom w:val="nil"/>
                  <w:right w:val="nil"/>
                </w:tcBorders>
                <w:vAlign w:val="center"/>
                <w:hideMark/>
              </w:tcPr>
            </w:tcPrChange>
          </w:tcPr>
          <w:p w14:paraId="375B63CA" w14:textId="77777777" w:rsidR="002E4492" w:rsidRDefault="002E4492">
            <w:pPr>
              <w:rPr>
                <w:ins w:id="965" w:author="Dylan CHEN" w:date="2026-05-30T16:45:00Z" w16du:dateUtc="2026-05-30T08:45:00Z"/>
                <w:color w:val="000000"/>
                <w:sz w:val="20"/>
                <w:szCs w:val="20"/>
              </w:rPr>
              <w:pPrChange w:id="966" w:author="Dylan CHEN" w:date="2026-05-30T21:59:00Z" w16du:dateUtc="2026-05-30T13:59:00Z">
                <w:pPr>
                  <w:jc w:val="both"/>
                </w:pPr>
              </w:pPrChange>
            </w:pPr>
            <w:ins w:id="967" w:author="Dylan CHEN" w:date="2026-05-30T16:45:00Z" w16du:dateUtc="2026-05-30T08:45:00Z">
              <w:r>
                <w:rPr>
                  <w:color w:val="000000"/>
                  <w:sz w:val="20"/>
                  <w:szCs w:val="20"/>
                </w:rPr>
                <w:t>similarity between the second answer to the first answer</w:t>
              </w:r>
            </w:ins>
          </w:p>
        </w:tc>
        <w:tc>
          <w:tcPr>
            <w:tcW w:w="1169" w:type="dxa"/>
            <w:tcBorders>
              <w:top w:val="nil"/>
              <w:left w:val="nil"/>
              <w:bottom w:val="nil"/>
              <w:right w:val="nil"/>
            </w:tcBorders>
            <w:noWrap/>
            <w:hideMark/>
            <w:tcPrChange w:id="968" w:author="Dylan CHEN" w:date="2026-05-30T21:59:00Z" w16du:dateUtc="2026-05-30T13:59:00Z">
              <w:tcPr>
                <w:tcW w:w="1680" w:type="dxa"/>
                <w:tcBorders>
                  <w:top w:val="nil"/>
                  <w:left w:val="nil"/>
                  <w:bottom w:val="nil"/>
                  <w:right w:val="nil"/>
                </w:tcBorders>
                <w:noWrap/>
                <w:vAlign w:val="bottom"/>
                <w:hideMark/>
              </w:tcPr>
            </w:tcPrChange>
          </w:tcPr>
          <w:p w14:paraId="48100716" w14:textId="77777777" w:rsidR="002E4492" w:rsidRDefault="002E4492">
            <w:pPr>
              <w:jc w:val="center"/>
              <w:rPr>
                <w:ins w:id="969" w:author="Dylan CHEN" w:date="2026-05-30T16:45:00Z" w16du:dateUtc="2026-05-30T08:45:00Z"/>
                <w:color w:val="000000"/>
                <w:sz w:val="20"/>
                <w:szCs w:val="20"/>
              </w:rPr>
            </w:pPr>
            <w:ins w:id="970" w:author="Dylan CHEN" w:date="2026-05-30T16:45:00Z" w16du:dateUtc="2026-05-30T08:45:00Z">
              <w:r>
                <w:rPr>
                  <w:color w:val="000000"/>
                  <w:sz w:val="20"/>
                  <w:szCs w:val="20"/>
                </w:rPr>
                <w:t>0.420</w:t>
              </w:r>
            </w:ins>
          </w:p>
        </w:tc>
        <w:tc>
          <w:tcPr>
            <w:tcW w:w="1513" w:type="dxa"/>
            <w:tcBorders>
              <w:top w:val="nil"/>
              <w:left w:val="nil"/>
              <w:bottom w:val="nil"/>
              <w:right w:val="nil"/>
            </w:tcBorders>
            <w:noWrap/>
            <w:hideMark/>
            <w:tcPrChange w:id="971" w:author="Dylan CHEN" w:date="2026-05-30T21:59:00Z" w16du:dateUtc="2026-05-30T13:59:00Z">
              <w:tcPr>
                <w:tcW w:w="1780" w:type="dxa"/>
                <w:tcBorders>
                  <w:top w:val="nil"/>
                  <w:left w:val="nil"/>
                  <w:bottom w:val="nil"/>
                  <w:right w:val="nil"/>
                </w:tcBorders>
                <w:noWrap/>
                <w:vAlign w:val="bottom"/>
                <w:hideMark/>
              </w:tcPr>
            </w:tcPrChange>
          </w:tcPr>
          <w:p w14:paraId="29ECB481" w14:textId="77777777" w:rsidR="002E4492" w:rsidRDefault="002E4492">
            <w:pPr>
              <w:jc w:val="center"/>
              <w:rPr>
                <w:ins w:id="972" w:author="Dylan CHEN" w:date="2026-05-30T16:45:00Z" w16du:dateUtc="2026-05-30T08:45:00Z"/>
                <w:color w:val="000000"/>
                <w:sz w:val="20"/>
                <w:szCs w:val="20"/>
              </w:rPr>
            </w:pPr>
            <w:ins w:id="973" w:author="Dylan CHEN" w:date="2026-05-30T16:45:00Z" w16du:dateUtc="2026-05-30T08:45:00Z">
              <w:r>
                <w:rPr>
                  <w:color w:val="000000"/>
                  <w:sz w:val="20"/>
                  <w:szCs w:val="20"/>
                </w:rPr>
                <w:t>0.432</w:t>
              </w:r>
            </w:ins>
          </w:p>
        </w:tc>
        <w:tc>
          <w:tcPr>
            <w:tcW w:w="1116" w:type="dxa"/>
            <w:tcBorders>
              <w:top w:val="nil"/>
              <w:left w:val="nil"/>
              <w:bottom w:val="nil"/>
              <w:right w:val="nil"/>
            </w:tcBorders>
            <w:noWrap/>
            <w:hideMark/>
            <w:tcPrChange w:id="974" w:author="Dylan CHEN" w:date="2026-05-30T21:59:00Z" w16du:dateUtc="2026-05-30T13:59:00Z">
              <w:tcPr>
                <w:tcW w:w="1300" w:type="dxa"/>
                <w:gridSpan w:val="3"/>
                <w:tcBorders>
                  <w:top w:val="nil"/>
                  <w:left w:val="nil"/>
                  <w:bottom w:val="nil"/>
                  <w:right w:val="nil"/>
                </w:tcBorders>
                <w:noWrap/>
                <w:vAlign w:val="bottom"/>
                <w:hideMark/>
              </w:tcPr>
            </w:tcPrChange>
          </w:tcPr>
          <w:p w14:paraId="78D586B6" w14:textId="77777777" w:rsidR="002E4492" w:rsidRDefault="002E4492">
            <w:pPr>
              <w:jc w:val="center"/>
              <w:rPr>
                <w:ins w:id="975" w:author="Dylan CHEN" w:date="2026-05-30T16:45:00Z" w16du:dateUtc="2026-05-30T08:45:00Z"/>
                <w:color w:val="000000"/>
                <w:sz w:val="20"/>
                <w:szCs w:val="20"/>
              </w:rPr>
            </w:pPr>
            <w:ins w:id="976" w:author="Dylan CHEN" w:date="2026-05-30T16:45:00Z" w16du:dateUtc="2026-05-30T08:45:00Z">
              <w:r>
                <w:rPr>
                  <w:color w:val="000000"/>
                  <w:sz w:val="20"/>
                  <w:szCs w:val="20"/>
                </w:rPr>
                <w:t>0.397</w:t>
              </w:r>
            </w:ins>
          </w:p>
        </w:tc>
        <w:tc>
          <w:tcPr>
            <w:tcW w:w="1116" w:type="dxa"/>
            <w:vMerge w:val="restart"/>
            <w:tcBorders>
              <w:top w:val="nil"/>
              <w:left w:val="nil"/>
              <w:bottom w:val="nil"/>
              <w:right w:val="nil"/>
            </w:tcBorders>
            <w:hideMark/>
            <w:tcPrChange w:id="977" w:author="Dylan CHEN" w:date="2026-05-30T21:59:00Z" w16du:dateUtc="2026-05-30T13:59:00Z">
              <w:tcPr>
                <w:tcW w:w="1300" w:type="dxa"/>
                <w:gridSpan w:val="2"/>
                <w:vMerge w:val="restart"/>
                <w:tcBorders>
                  <w:top w:val="nil"/>
                  <w:left w:val="nil"/>
                  <w:bottom w:val="nil"/>
                  <w:right w:val="nil"/>
                </w:tcBorders>
                <w:vAlign w:val="center"/>
                <w:hideMark/>
              </w:tcPr>
            </w:tcPrChange>
          </w:tcPr>
          <w:p w14:paraId="329DE9C1" w14:textId="77777777" w:rsidR="002E4492" w:rsidRDefault="002E4492">
            <w:pPr>
              <w:jc w:val="center"/>
              <w:rPr>
                <w:ins w:id="978" w:author="Dylan CHEN" w:date="2026-05-30T16:45:00Z" w16du:dateUtc="2026-05-30T08:45:00Z"/>
                <w:color w:val="000000"/>
                <w:sz w:val="20"/>
                <w:szCs w:val="20"/>
              </w:rPr>
            </w:pPr>
            <w:ins w:id="979" w:author="Dylan CHEN" w:date="2026-05-30T16:45:00Z" w16du:dateUtc="2026-05-30T08:45:00Z">
              <w:r>
                <w:rPr>
                  <w:color w:val="000000"/>
                  <w:sz w:val="20"/>
                  <w:szCs w:val="20"/>
                </w:rPr>
                <w:t>-0.048</w:t>
              </w:r>
            </w:ins>
          </w:p>
        </w:tc>
        <w:tc>
          <w:tcPr>
            <w:tcW w:w="1116" w:type="dxa"/>
            <w:vMerge w:val="restart"/>
            <w:tcBorders>
              <w:top w:val="nil"/>
              <w:left w:val="nil"/>
              <w:bottom w:val="nil"/>
              <w:right w:val="nil"/>
            </w:tcBorders>
            <w:hideMark/>
            <w:tcPrChange w:id="980" w:author="Dylan CHEN" w:date="2026-05-30T21:59:00Z" w16du:dateUtc="2026-05-30T13:59:00Z">
              <w:tcPr>
                <w:tcW w:w="1300" w:type="dxa"/>
                <w:vMerge w:val="restart"/>
                <w:tcBorders>
                  <w:top w:val="nil"/>
                  <w:left w:val="nil"/>
                  <w:bottom w:val="nil"/>
                  <w:right w:val="nil"/>
                </w:tcBorders>
                <w:vAlign w:val="center"/>
                <w:hideMark/>
              </w:tcPr>
            </w:tcPrChange>
          </w:tcPr>
          <w:p w14:paraId="6F1D71B1" w14:textId="77777777" w:rsidR="002E4492" w:rsidRDefault="002E4492">
            <w:pPr>
              <w:jc w:val="center"/>
              <w:rPr>
                <w:ins w:id="981" w:author="Dylan CHEN" w:date="2026-05-30T16:45:00Z" w16du:dateUtc="2026-05-30T08:45:00Z"/>
                <w:color w:val="000000"/>
                <w:sz w:val="20"/>
                <w:szCs w:val="20"/>
              </w:rPr>
            </w:pPr>
            <w:ins w:id="982" w:author="Dylan CHEN" w:date="2026-05-30T16:45:00Z" w16du:dateUtc="2026-05-30T08:45:00Z">
              <w:r>
                <w:rPr>
                  <w:color w:val="000000"/>
                  <w:sz w:val="20"/>
                  <w:szCs w:val="20"/>
                </w:rPr>
                <w:t>0.991</w:t>
              </w:r>
            </w:ins>
          </w:p>
        </w:tc>
      </w:tr>
      <w:tr w:rsidR="002E4492" w14:paraId="6D48918D" w14:textId="77777777" w:rsidTr="00F06DF9">
        <w:trPr>
          <w:trHeight w:val="320"/>
          <w:jc w:val="center"/>
          <w:ins w:id="983" w:author="Dylan CHEN" w:date="2026-05-30T16:45:00Z"/>
          <w:trPrChange w:id="984" w:author="Dylan CHEN" w:date="2026-05-30T21:59:00Z" w16du:dateUtc="2026-05-30T13:59:00Z">
            <w:trPr>
              <w:trHeight w:val="320"/>
            </w:trPr>
          </w:trPrChange>
        </w:trPr>
        <w:tc>
          <w:tcPr>
            <w:tcW w:w="3330" w:type="dxa"/>
            <w:vMerge/>
            <w:tcBorders>
              <w:top w:val="nil"/>
              <w:left w:val="nil"/>
              <w:bottom w:val="nil"/>
              <w:right w:val="nil"/>
            </w:tcBorders>
            <w:vAlign w:val="center"/>
            <w:hideMark/>
            <w:tcPrChange w:id="985" w:author="Dylan CHEN" w:date="2026-05-30T21:59:00Z" w16du:dateUtc="2026-05-30T13:59:00Z">
              <w:tcPr>
                <w:tcW w:w="3660" w:type="dxa"/>
                <w:gridSpan w:val="2"/>
                <w:vMerge/>
                <w:tcBorders>
                  <w:top w:val="nil"/>
                  <w:left w:val="nil"/>
                  <w:bottom w:val="nil"/>
                  <w:right w:val="nil"/>
                </w:tcBorders>
                <w:vAlign w:val="center"/>
                <w:hideMark/>
              </w:tcPr>
            </w:tcPrChange>
          </w:tcPr>
          <w:p w14:paraId="20B0E49D" w14:textId="77777777" w:rsidR="002E4492" w:rsidRDefault="002E4492" w:rsidP="00F06DF9">
            <w:pPr>
              <w:rPr>
                <w:ins w:id="986" w:author="Dylan CHEN" w:date="2026-05-30T16:45:00Z" w16du:dateUtc="2026-05-30T08:45:00Z"/>
                <w:color w:val="000000"/>
                <w:sz w:val="20"/>
                <w:szCs w:val="20"/>
              </w:rPr>
            </w:pPr>
          </w:p>
        </w:tc>
        <w:tc>
          <w:tcPr>
            <w:tcW w:w="1169" w:type="dxa"/>
            <w:tcBorders>
              <w:top w:val="nil"/>
              <w:left w:val="nil"/>
              <w:bottom w:val="nil"/>
              <w:right w:val="nil"/>
            </w:tcBorders>
            <w:noWrap/>
            <w:hideMark/>
            <w:tcPrChange w:id="987" w:author="Dylan CHEN" w:date="2026-05-30T21:59:00Z" w16du:dateUtc="2026-05-30T13:59:00Z">
              <w:tcPr>
                <w:tcW w:w="1680" w:type="dxa"/>
                <w:tcBorders>
                  <w:top w:val="nil"/>
                  <w:left w:val="nil"/>
                  <w:bottom w:val="nil"/>
                  <w:right w:val="nil"/>
                </w:tcBorders>
                <w:noWrap/>
                <w:vAlign w:val="bottom"/>
                <w:hideMark/>
              </w:tcPr>
            </w:tcPrChange>
          </w:tcPr>
          <w:p w14:paraId="3D3F249E" w14:textId="77777777" w:rsidR="002E4492" w:rsidRDefault="002E4492">
            <w:pPr>
              <w:jc w:val="center"/>
              <w:rPr>
                <w:ins w:id="988" w:author="Dylan CHEN" w:date="2026-05-30T16:45:00Z" w16du:dateUtc="2026-05-30T08:45:00Z"/>
                <w:color w:val="000000"/>
                <w:sz w:val="20"/>
                <w:szCs w:val="20"/>
              </w:rPr>
            </w:pPr>
            <w:ins w:id="989" w:author="Dylan CHEN" w:date="2026-05-30T16:45:00Z" w16du:dateUtc="2026-05-30T08:45:00Z">
              <w:r>
                <w:rPr>
                  <w:color w:val="000000"/>
                  <w:sz w:val="20"/>
                  <w:szCs w:val="20"/>
                </w:rPr>
                <w:t>(0.181)</w:t>
              </w:r>
            </w:ins>
          </w:p>
        </w:tc>
        <w:tc>
          <w:tcPr>
            <w:tcW w:w="1513" w:type="dxa"/>
            <w:tcBorders>
              <w:top w:val="nil"/>
              <w:left w:val="nil"/>
              <w:bottom w:val="nil"/>
              <w:right w:val="nil"/>
            </w:tcBorders>
            <w:noWrap/>
            <w:hideMark/>
            <w:tcPrChange w:id="990" w:author="Dylan CHEN" w:date="2026-05-30T21:59:00Z" w16du:dateUtc="2026-05-30T13:59:00Z">
              <w:tcPr>
                <w:tcW w:w="1780" w:type="dxa"/>
                <w:tcBorders>
                  <w:top w:val="nil"/>
                  <w:left w:val="nil"/>
                  <w:bottom w:val="nil"/>
                  <w:right w:val="nil"/>
                </w:tcBorders>
                <w:noWrap/>
                <w:vAlign w:val="bottom"/>
                <w:hideMark/>
              </w:tcPr>
            </w:tcPrChange>
          </w:tcPr>
          <w:p w14:paraId="3A6C831C" w14:textId="77777777" w:rsidR="002E4492" w:rsidRDefault="002E4492">
            <w:pPr>
              <w:jc w:val="center"/>
              <w:rPr>
                <w:ins w:id="991" w:author="Dylan CHEN" w:date="2026-05-30T16:45:00Z" w16du:dateUtc="2026-05-30T08:45:00Z"/>
                <w:color w:val="000000"/>
                <w:sz w:val="20"/>
                <w:szCs w:val="20"/>
              </w:rPr>
            </w:pPr>
            <w:ins w:id="992" w:author="Dylan CHEN" w:date="2026-05-30T16:45:00Z" w16du:dateUtc="2026-05-30T08:45:00Z">
              <w:r>
                <w:rPr>
                  <w:color w:val="000000"/>
                  <w:sz w:val="20"/>
                  <w:szCs w:val="20"/>
                </w:rPr>
                <w:t>(0.175)</w:t>
              </w:r>
            </w:ins>
          </w:p>
        </w:tc>
        <w:tc>
          <w:tcPr>
            <w:tcW w:w="1116" w:type="dxa"/>
            <w:tcBorders>
              <w:top w:val="nil"/>
              <w:left w:val="nil"/>
              <w:bottom w:val="nil"/>
              <w:right w:val="nil"/>
            </w:tcBorders>
            <w:noWrap/>
            <w:hideMark/>
            <w:tcPrChange w:id="993" w:author="Dylan CHEN" w:date="2026-05-30T21:59:00Z" w16du:dateUtc="2026-05-30T13:59:00Z">
              <w:tcPr>
                <w:tcW w:w="1300" w:type="dxa"/>
                <w:gridSpan w:val="3"/>
                <w:tcBorders>
                  <w:top w:val="nil"/>
                  <w:left w:val="nil"/>
                  <w:bottom w:val="nil"/>
                  <w:right w:val="nil"/>
                </w:tcBorders>
                <w:noWrap/>
                <w:vAlign w:val="bottom"/>
                <w:hideMark/>
              </w:tcPr>
            </w:tcPrChange>
          </w:tcPr>
          <w:p w14:paraId="6FEEAE79" w14:textId="77777777" w:rsidR="002E4492" w:rsidRDefault="002E4492">
            <w:pPr>
              <w:jc w:val="center"/>
              <w:rPr>
                <w:ins w:id="994" w:author="Dylan CHEN" w:date="2026-05-30T16:45:00Z" w16du:dateUtc="2026-05-30T08:45:00Z"/>
                <w:color w:val="000000"/>
                <w:sz w:val="20"/>
                <w:szCs w:val="20"/>
              </w:rPr>
            </w:pPr>
            <w:ins w:id="995" w:author="Dylan CHEN" w:date="2026-05-30T16:45:00Z" w16du:dateUtc="2026-05-30T08:45:00Z">
              <w:r>
                <w:rPr>
                  <w:color w:val="000000"/>
                  <w:sz w:val="20"/>
                  <w:szCs w:val="20"/>
                </w:rPr>
                <w:t>(0.188)</w:t>
              </w:r>
            </w:ins>
          </w:p>
        </w:tc>
        <w:tc>
          <w:tcPr>
            <w:tcW w:w="1116" w:type="dxa"/>
            <w:vMerge/>
            <w:tcBorders>
              <w:top w:val="nil"/>
              <w:left w:val="nil"/>
              <w:bottom w:val="nil"/>
              <w:right w:val="nil"/>
            </w:tcBorders>
            <w:hideMark/>
            <w:tcPrChange w:id="996" w:author="Dylan CHEN" w:date="2026-05-30T21:59:00Z" w16du:dateUtc="2026-05-30T13:59:00Z">
              <w:tcPr>
                <w:tcW w:w="1300" w:type="dxa"/>
                <w:gridSpan w:val="2"/>
                <w:vMerge/>
                <w:tcBorders>
                  <w:top w:val="nil"/>
                  <w:left w:val="nil"/>
                  <w:bottom w:val="nil"/>
                  <w:right w:val="nil"/>
                </w:tcBorders>
                <w:vAlign w:val="center"/>
                <w:hideMark/>
              </w:tcPr>
            </w:tcPrChange>
          </w:tcPr>
          <w:p w14:paraId="32A847FA" w14:textId="77777777" w:rsidR="002E4492" w:rsidRDefault="002E4492">
            <w:pPr>
              <w:rPr>
                <w:ins w:id="997" w:author="Dylan CHEN" w:date="2026-05-30T16:45:00Z" w16du:dateUtc="2026-05-30T08:45:00Z"/>
                <w:color w:val="000000"/>
                <w:sz w:val="20"/>
                <w:szCs w:val="20"/>
              </w:rPr>
            </w:pPr>
          </w:p>
        </w:tc>
        <w:tc>
          <w:tcPr>
            <w:tcW w:w="1116" w:type="dxa"/>
            <w:vMerge/>
            <w:tcBorders>
              <w:top w:val="nil"/>
              <w:left w:val="nil"/>
              <w:bottom w:val="nil"/>
              <w:right w:val="nil"/>
            </w:tcBorders>
            <w:hideMark/>
            <w:tcPrChange w:id="998" w:author="Dylan CHEN" w:date="2026-05-30T21:59:00Z" w16du:dateUtc="2026-05-30T13:59:00Z">
              <w:tcPr>
                <w:tcW w:w="1300" w:type="dxa"/>
                <w:vMerge/>
                <w:tcBorders>
                  <w:top w:val="nil"/>
                  <w:left w:val="nil"/>
                  <w:bottom w:val="nil"/>
                  <w:right w:val="nil"/>
                </w:tcBorders>
                <w:vAlign w:val="center"/>
                <w:hideMark/>
              </w:tcPr>
            </w:tcPrChange>
          </w:tcPr>
          <w:p w14:paraId="7CDE0A93" w14:textId="77777777" w:rsidR="002E4492" w:rsidRDefault="002E4492">
            <w:pPr>
              <w:rPr>
                <w:ins w:id="999" w:author="Dylan CHEN" w:date="2026-05-30T16:45:00Z" w16du:dateUtc="2026-05-30T08:45:00Z"/>
                <w:color w:val="000000"/>
                <w:sz w:val="20"/>
                <w:szCs w:val="20"/>
              </w:rPr>
            </w:pPr>
          </w:p>
        </w:tc>
      </w:tr>
      <w:tr w:rsidR="002E4492" w14:paraId="077B5AB7" w14:textId="77777777" w:rsidTr="00F06DF9">
        <w:trPr>
          <w:trHeight w:val="320"/>
          <w:jc w:val="center"/>
          <w:ins w:id="1000" w:author="Dylan CHEN" w:date="2026-05-30T16:45:00Z"/>
          <w:trPrChange w:id="1001" w:author="Dylan CHEN" w:date="2026-05-30T21:59:00Z" w16du:dateUtc="2026-05-30T13:59:00Z">
            <w:trPr>
              <w:trHeight w:val="320"/>
            </w:trPr>
          </w:trPrChange>
        </w:trPr>
        <w:tc>
          <w:tcPr>
            <w:tcW w:w="3330" w:type="dxa"/>
            <w:vMerge w:val="restart"/>
            <w:tcBorders>
              <w:top w:val="nil"/>
              <w:left w:val="nil"/>
              <w:bottom w:val="nil"/>
              <w:right w:val="nil"/>
            </w:tcBorders>
            <w:vAlign w:val="center"/>
            <w:hideMark/>
            <w:tcPrChange w:id="1002" w:author="Dylan CHEN" w:date="2026-05-30T21:59:00Z" w16du:dateUtc="2026-05-30T13:59:00Z">
              <w:tcPr>
                <w:tcW w:w="3660" w:type="dxa"/>
                <w:gridSpan w:val="2"/>
                <w:vMerge w:val="restart"/>
                <w:tcBorders>
                  <w:top w:val="nil"/>
                  <w:left w:val="nil"/>
                  <w:bottom w:val="nil"/>
                  <w:right w:val="nil"/>
                </w:tcBorders>
                <w:vAlign w:val="center"/>
                <w:hideMark/>
              </w:tcPr>
            </w:tcPrChange>
          </w:tcPr>
          <w:p w14:paraId="1404BA7F" w14:textId="77777777" w:rsidR="002E4492" w:rsidRDefault="002E4492">
            <w:pPr>
              <w:rPr>
                <w:ins w:id="1003" w:author="Dylan CHEN" w:date="2026-05-30T16:45:00Z" w16du:dateUtc="2026-05-30T08:45:00Z"/>
                <w:color w:val="000000"/>
                <w:sz w:val="20"/>
                <w:szCs w:val="20"/>
              </w:rPr>
              <w:pPrChange w:id="1004" w:author="Dylan CHEN" w:date="2026-05-30T21:59:00Z" w16du:dateUtc="2026-05-30T13:59:00Z">
                <w:pPr>
                  <w:jc w:val="both"/>
                </w:pPr>
              </w:pPrChange>
            </w:pPr>
            <w:ins w:id="1005" w:author="Dylan CHEN" w:date="2026-05-30T16:45:00Z" w16du:dateUtc="2026-05-30T08:45:00Z">
              <w:r>
                <w:rPr>
                  <w:color w:val="000000"/>
                  <w:sz w:val="20"/>
                  <w:szCs w:val="20"/>
                </w:rPr>
                <w:t>average number of net likes received by all the answers to a question</w:t>
              </w:r>
            </w:ins>
          </w:p>
        </w:tc>
        <w:tc>
          <w:tcPr>
            <w:tcW w:w="1169" w:type="dxa"/>
            <w:tcBorders>
              <w:top w:val="nil"/>
              <w:left w:val="nil"/>
              <w:bottom w:val="nil"/>
              <w:right w:val="nil"/>
            </w:tcBorders>
            <w:noWrap/>
            <w:hideMark/>
            <w:tcPrChange w:id="1006" w:author="Dylan CHEN" w:date="2026-05-30T21:59:00Z" w16du:dateUtc="2026-05-30T13:59:00Z">
              <w:tcPr>
                <w:tcW w:w="1680" w:type="dxa"/>
                <w:tcBorders>
                  <w:top w:val="nil"/>
                  <w:left w:val="nil"/>
                  <w:bottom w:val="nil"/>
                  <w:right w:val="nil"/>
                </w:tcBorders>
                <w:noWrap/>
                <w:vAlign w:val="bottom"/>
                <w:hideMark/>
              </w:tcPr>
            </w:tcPrChange>
          </w:tcPr>
          <w:p w14:paraId="14735FC0" w14:textId="77777777" w:rsidR="002E4492" w:rsidRDefault="002E4492">
            <w:pPr>
              <w:jc w:val="center"/>
              <w:rPr>
                <w:ins w:id="1007" w:author="Dylan CHEN" w:date="2026-05-30T16:45:00Z" w16du:dateUtc="2026-05-30T08:45:00Z"/>
                <w:color w:val="000000"/>
                <w:sz w:val="20"/>
                <w:szCs w:val="20"/>
              </w:rPr>
            </w:pPr>
            <w:ins w:id="1008" w:author="Dylan CHEN" w:date="2026-05-30T16:45:00Z" w16du:dateUtc="2026-05-30T08:45:00Z">
              <w:r>
                <w:rPr>
                  <w:color w:val="000000"/>
                  <w:sz w:val="20"/>
                  <w:szCs w:val="20"/>
                </w:rPr>
                <w:t>0.489</w:t>
              </w:r>
            </w:ins>
          </w:p>
        </w:tc>
        <w:tc>
          <w:tcPr>
            <w:tcW w:w="1513" w:type="dxa"/>
            <w:tcBorders>
              <w:top w:val="nil"/>
              <w:left w:val="nil"/>
              <w:bottom w:val="nil"/>
              <w:right w:val="nil"/>
            </w:tcBorders>
            <w:noWrap/>
            <w:hideMark/>
            <w:tcPrChange w:id="1009" w:author="Dylan CHEN" w:date="2026-05-30T21:59:00Z" w16du:dateUtc="2026-05-30T13:59:00Z">
              <w:tcPr>
                <w:tcW w:w="1780" w:type="dxa"/>
                <w:tcBorders>
                  <w:top w:val="nil"/>
                  <w:left w:val="nil"/>
                  <w:bottom w:val="nil"/>
                  <w:right w:val="nil"/>
                </w:tcBorders>
                <w:noWrap/>
                <w:vAlign w:val="bottom"/>
                <w:hideMark/>
              </w:tcPr>
            </w:tcPrChange>
          </w:tcPr>
          <w:p w14:paraId="292CF269" w14:textId="77777777" w:rsidR="002E4492" w:rsidRDefault="002E4492">
            <w:pPr>
              <w:jc w:val="center"/>
              <w:rPr>
                <w:ins w:id="1010" w:author="Dylan CHEN" w:date="2026-05-30T16:45:00Z" w16du:dateUtc="2026-05-30T08:45:00Z"/>
                <w:color w:val="000000"/>
                <w:sz w:val="20"/>
                <w:szCs w:val="20"/>
              </w:rPr>
            </w:pPr>
            <w:ins w:id="1011" w:author="Dylan CHEN" w:date="2026-05-30T16:45:00Z" w16du:dateUtc="2026-05-30T08:45:00Z">
              <w:r>
                <w:rPr>
                  <w:color w:val="000000"/>
                  <w:sz w:val="20"/>
                  <w:szCs w:val="20"/>
                </w:rPr>
                <w:t>0.436</w:t>
              </w:r>
            </w:ins>
          </w:p>
        </w:tc>
        <w:tc>
          <w:tcPr>
            <w:tcW w:w="1116" w:type="dxa"/>
            <w:tcBorders>
              <w:top w:val="nil"/>
              <w:left w:val="nil"/>
              <w:bottom w:val="nil"/>
              <w:right w:val="nil"/>
            </w:tcBorders>
            <w:noWrap/>
            <w:hideMark/>
            <w:tcPrChange w:id="1012" w:author="Dylan CHEN" w:date="2026-05-30T21:59:00Z" w16du:dateUtc="2026-05-30T13:59:00Z">
              <w:tcPr>
                <w:tcW w:w="1300" w:type="dxa"/>
                <w:gridSpan w:val="3"/>
                <w:tcBorders>
                  <w:top w:val="nil"/>
                  <w:left w:val="nil"/>
                  <w:bottom w:val="nil"/>
                  <w:right w:val="nil"/>
                </w:tcBorders>
                <w:noWrap/>
                <w:vAlign w:val="bottom"/>
                <w:hideMark/>
              </w:tcPr>
            </w:tcPrChange>
          </w:tcPr>
          <w:p w14:paraId="3C5C7FAF" w14:textId="77777777" w:rsidR="002E4492" w:rsidRDefault="002E4492">
            <w:pPr>
              <w:jc w:val="center"/>
              <w:rPr>
                <w:ins w:id="1013" w:author="Dylan CHEN" w:date="2026-05-30T16:45:00Z" w16du:dateUtc="2026-05-30T08:45:00Z"/>
                <w:color w:val="000000"/>
                <w:sz w:val="20"/>
                <w:szCs w:val="20"/>
              </w:rPr>
            </w:pPr>
            <w:ins w:id="1014" w:author="Dylan CHEN" w:date="2026-05-30T16:45:00Z" w16du:dateUtc="2026-05-30T08:45:00Z">
              <w:r>
                <w:rPr>
                  <w:color w:val="000000"/>
                  <w:sz w:val="20"/>
                  <w:szCs w:val="20"/>
                </w:rPr>
                <w:t>0.536</w:t>
              </w:r>
            </w:ins>
          </w:p>
        </w:tc>
        <w:tc>
          <w:tcPr>
            <w:tcW w:w="1116" w:type="dxa"/>
            <w:vMerge w:val="restart"/>
            <w:tcBorders>
              <w:top w:val="nil"/>
              <w:left w:val="nil"/>
              <w:bottom w:val="nil"/>
              <w:right w:val="nil"/>
            </w:tcBorders>
            <w:hideMark/>
            <w:tcPrChange w:id="1015" w:author="Dylan CHEN" w:date="2026-05-30T21:59:00Z" w16du:dateUtc="2026-05-30T13:59:00Z">
              <w:tcPr>
                <w:tcW w:w="1300" w:type="dxa"/>
                <w:gridSpan w:val="2"/>
                <w:vMerge w:val="restart"/>
                <w:tcBorders>
                  <w:top w:val="nil"/>
                  <w:left w:val="nil"/>
                  <w:bottom w:val="nil"/>
                  <w:right w:val="nil"/>
                </w:tcBorders>
                <w:vAlign w:val="center"/>
                <w:hideMark/>
              </w:tcPr>
            </w:tcPrChange>
          </w:tcPr>
          <w:p w14:paraId="439B38BC" w14:textId="77777777" w:rsidR="002E4492" w:rsidRDefault="002E4492">
            <w:pPr>
              <w:jc w:val="center"/>
              <w:rPr>
                <w:ins w:id="1016" w:author="Dylan CHEN" w:date="2026-05-30T16:45:00Z" w16du:dateUtc="2026-05-30T08:45:00Z"/>
                <w:color w:val="000000"/>
                <w:sz w:val="20"/>
                <w:szCs w:val="20"/>
              </w:rPr>
            </w:pPr>
            <w:ins w:id="1017" w:author="Dylan CHEN" w:date="2026-05-30T16:45:00Z" w16du:dateUtc="2026-05-30T08:45:00Z">
              <w:r>
                <w:rPr>
                  <w:color w:val="000000"/>
                  <w:sz w:val="20"/>
                  <w:szCs w:val="20"/>
                </w:rPr>
                <w:t>-3.000</w:t>
              </w:r>
            </w:ins>
          </w:p>
        </w:tc>
        <w:tc>
          <w:tcPr>
            <w:tcW w:w="1116" w:type="dxa"/>
            <w:vMerge w:val="restart"/>
            <w:tcBorders>
              <w:top w:val="nil"/>
              <w:left w:val="nil"/>
              <w:bottom w:val="nil"/>
              <w:right w:val="nil"/>
            </w:tcBorders>
            <w:hideMark/>
            <w:tcPrChange w:id="1018" w:author="Dylan CHEN" w:date="2026-05-30T21:59:00Z" w16du:dateUtc="2026-05-30T13:59:00Z">
              <w:tcPr>
                <w:tcW w:w="1300" w:type="dxa"/>
                <w:vMerge w:val="restart"/>
                <w:tcBorders>
                  <w:top w:val="nil"/>
                  <w:left w:val="nil"/>
                  <w:bottom w:val="nil"/>
                  <w:right w:val="nil"/>
                </w:tcBorders>
                <w:vAlign w:val="center"/>
                <w:hideMark/>
              </w:tcPr>
            </w:tcPrChange>
          </w:tcPr>
          <w:p w14:paraId="34DC6E2C" w14:textId="77777777" w:rsidR="002E4492" w:rsidRDefault="002E4492">
            <w:pPr>
              <w:jc w:val="center"/>
              <w:rPr>
                <w:ins w:id="1019" w:author="Dylan CHEN" w:date="2026-05-30T16:45:00Z" w16du:dateUtc="2026-05-30T08:45:00Z"/>
                <w:color w:val="000000"/>
                <w:sz w:val="20"/>
                <w:szCs w:val="20"/>
              </w:rPr>
            </w:pPr>
            <w:ins w:id="1020" w:author="Dylan CHEN" w:date="2026-05-30T16:45:00Z" w16du:dateUtc="2026-05-30T08:45:00Z">
              <w:r>
                <w:rPr>
                  <w:color w:val="000000"/>
                  <w:sz w:val="20"/>
                  <w:szCs w:val="20"/>
                </w:rPr>
                <w:t>14.000</w:t>
              </w:r>
            </w:ins>
          </w:p>
        </w:tc>
      </w:tr>
      <w:tr w:rsidR="002E4492" w14:paraId="70E2992B" w14:textId="77777777" w:rsidTr="00F06DF9">
        <w:trPr>
          <w:trHeight w:val="320"/>
          <w:jc w:val="center"/>
          <w:ins w:id="1021" w:author="Dylan CHEN" w:date="2026-05-30T16:45:00Z"/>
          <w:trPrChange w:id="1022" w:author="Dylan CHEN" w:date="2026-05-30T21:59:00Z" w16du:dateUtc="2026-05-30T13:59:00Z">
            <w:trPr>
              <w:trHeight w:val="320"/>
            </w:trPr>
          </w:trPrChange>
        </w:trPr>
        <w:tc>
          <w:tcPr>
            <w:tcW w:w="3330" w:type="dxa"/>
            <w:vMerge/>
            <w:tcBorders>
              <w:top w:val="nil"/>
              <w:left w:val="nil"/>
              <w:bottom w:val="nil"/>
              <w:right w:val="nil"/>
            </w:tcBorders>
            <w:vAlign w:val="center"/>
            <w:hideMark/>
            <w:tcPrChange w:id="1023" w:author="Dylan CHEN" w:date="2026-05-30T21:59:00Z" w16du:dateUtc="2026-05-30T13:59:00Z">
              <w:tcPr>
                <w:tcW w:w="3660" w:type="dxa"/>
                <w:gridSpan w:val="2"/>
                <w:vMerge/>
                <w:tcBorders>
                  <w:top w:val="nil"/>
                  <w:left w:val="nil"/>
                  <w:bottom w:val="nil"/>
                  <w:right w:val="nil"/>
                </w:tcBorders>
                <w:vAlign w:val="center"/>
                <w:hideMark/>
              </w:tcPr>
            </w:tcPrChange>
          </w:tcPr>
          <w:p w14:paraId="2253D1F5" w14:textId="77777777" w:rsidR="002E4492" w:rsidRDefault="002E4492" w:rsidP="00F06DF9">
            <w:pPr>
              <w:rPr>
                <w:ins w:id="1024" w:author="Dylan CHEN" w:date="2026-05-30T16:45:00Z" w16du:dateUtc="2026-05-30T08:45:00Z"/>
                <w:color w:val="000000"/>
                <w:sz w:val="20"/>
                <w:szCs w:val="20"/>
              </w:rPr>
            </w:pPr>
          </w:p>
        </w:tc>
        <w:tc>
          <w:tcPr>
            <w:tcW w:w="1169" w:type="dxa"/>
            <w:tcBorders>
              <w:top w:val="nil"/>
              <w:left w:val="nil"/>
              <w:bottom w:val="nil"/>
              <w:right w:val="nil"/>
            </w:tcBorders>
            <w:noWrap/>
            <w:hideMark/>
            <w:tcPrChange w:id="1025" w:author="Dylan CHEN" w:date="2026-05-30T21:59:00Z" w16du:dateUtc="2026-05-30T13:59:00Z">
              <w:tcPr>
                <w:tcW w:w="1680" w:type="dxa"/>
                <w:tcBorders>
                  <w:top w:val="nil"/>
                  <w:left w:val="nil"/>
                  <w:bottom w:val="nil"/>
                  <w:right w:val="nil"/>
                </w:tcBorders>
                <w:noWrap/>
                <w:vAlign w:val="bottom"/>
                <w:hideMark/>
              </w:tcPr>
            </w:tcPrChange>
          </w:tcPr>
          <w:p w14:paraId="04AA75AE" w14:textId="77777777" w:rsidR="002E4492" w:rsidRDefault="002E4492">
            <w:pPr>
              <w:jc w:val="center"/>
              <w:rPr>
                <w:ins w:id="1026" w:author="Dylan CHEN" w:date="2026-05-30T16:45:00Z" w16du:dateUtc="2026-05-30T08:45:00Z"/>
                <w:color w:val="000000"/>
                <w:sz w:val="20"/>
                <w:szCs w:val="20"/>
              </w:rPr>
            </w:pPr>
            <w:ins w:id="1027" w:author="Dylan CHEN" w:date="2026-05-30T16:45:00Z" w16du:dateUtc="2026-05-30T08:45:00Z">
              <w:r>
                <w:rPr>
                  <w:color w:val="000000"/>
                  <w:sz w:val="20"/>
                  <w:szCs w:val="20"/>
                </w:rPr>
                <w:t>(1.096)</w:t>
              </w:r>
            </w:ins>
          </w:p>
        </w:tc>
        <w:tc>
          <w:tcPr>
            <w:tcW w:w="1513" w:type="dxa"/>
            <w:tcBorders>
              <w:top w:val="nil"/>
              <w:left w:val="nil"/>
              <w:bottom w:val="nil"/>
              <w:right w:val="nil"/>
            </w:tcBorders>
            <w:noWrap/>
            <w:hideMark/>
            <w:tcPrChange w:id="1028" w:author="Dylan CHEN" w:date="2026-05-30T21:59:00Z" w16du:dateUtc="2026-05-30T13:59:00Z">
              <w:tcPr>
                <w:tcW w:w="1780" w:type="dxa"/>
                <w:tcBorders>
                  <w:top w:val="nil"/>
                  <w:left w:val="nil"/>
                  <w:bottom w:val="nil"/>
                  <w:right w:val="nil"/>
                </w:tcBorders>
                <w:noWrap/>
                <w:vAlign w:val="bottom"/>
                <w:hideMark/>
              </w:tcPr>
            </w:tcPrChange>
          </w:tcPr>
          <w:p w14:paraId="1A71473D" w14:textId="77777777" w:rsidR="002E4492" w:rsidRDefault="002E4492">
            <w:pPr>
              <w:jc w:val="center"/>
              <w:rPr>
                <w:ins w:id="1029" w:author="Dylan CHEN" w:date="2026-05-30T16:45:00Z" w16du:dateUtc="2026-05-30T08:45:00Z"/>
                <w:color w:val="000000"/>
                <w:sz w:val="20"/>
                <w:szCs w:val="20"/>
              </w:rPr>
            </w:pPr>
            <w:ins w:id="1030" w:author="Dylan CHEN" w:date="2026-05-30T16:45:00Z" w16du:dateUtc="2026-05-30T08:45:00Z">
              <w:r>
                <w:rPr>
                  <w:color w:val="000000"/>
                  <w:sz w:val="20"/>
                  <w:szCs w:val="20"/>
                </w:rPr>
                <w:t>(1.041)</w:t>
              </w:r>
            </w:ins>
          </w:p>
        </w:tc>
        <w:tc>
          <w:tcPr>
            <w:tcW w:w="1116" w:type="dxa"/>
            <w:tcBorders>
              <w:top w:val="nil"/>
              <w:left w:val="nil"/>
              <w:bottom w:val="nil"/>
              <w:right w:val="nil"/>
            </w:tcBorders>
            <w:noWrap/>
            <w:hideMark/>
            <w:tcPrChange w:id="1031" w:author="Dylan CHEN" w:date="2026-05-30T21:59:00Z" w16du:dateUtc="2026-05-30T13:59:00Z">
              <w:tcPr>
                <w:tcW w:w="1300" w:type="dxa"/>
                <w:gridSpan w:val="3"/>
                <w:tcBorders>
                  <w:top w:val="nil"/>
                  <w:left w:val="nil"/>
                  <w:bottom w:val="nil"/>
                  <w:right w:val="nil"/>
                </w:tcBorders>
                <w:noWrap/>
                <w:vAlign w:val="bottom"/>
                <w:hideMark/>
              </w:tcPr>
            </w:tcPrChange>
          </w:tcPr>
          <w:p w14:paraId="06C6BD64" w14:textId="77777777" w:rsidR="002E4492" w:rsidRDefault="002E4492">
            <w:pPr>
              <w:jc w:val="center"/>
              <w:rPr>
                <w:ins w:id="1032" w:author="Dylan CHEN" w:date="2026-05-30T16:45:00Z" w16du:dateUtc="2026-05-30T08:45:00Z"/>
                <w:color w:val="000000"/>
                <w:sz w:val="20"/>
                <w:szCs w:val="20"/>
              </w:rPr>
            </w:pPr>
            <w:ins w:id="1033" w:author="Dylan CHEN" w:date="2026-05-30T16:45:00Z" w16du:dateUtc="2026-05-30T08:45:00Z">
              <w:r>
                <w:rPr>
                  <w:color w:val="000000"/>
                  <w:sz w:val="20"/>
                  <w:szCs w:val="20"/>
                </w:rPr>
                <w:t>(1.140)</w:t>
              </w:r>
            </w:ins>
          </w:p>
        </w:tc>
        <w:tc>
          <w:tcPr>
            <w:tcW w:w="1116" w:type="dxa"/>
            <w:vMerge/>
            <w:tcBorders>
              <w:top w:val="nil"/>
              <w:left w:val="nil"/>
              <w:bottom w:val="nil"/>
              <w:right w:val="nil"/>
            </w:tcBorders>
            <w:hideMark/>
            <w:tcPrChange w:id="1034" w:author="Dylan CHEN" w:date="2026-05-30T21:59:00Z" w16du:dateUtc="2026-05-30T13:59:00Z">
              <w:tcPr>
                <w:tcW w:w="1300" w:type="dxa"/>
                <w:gridSpan w:val="2"/>
                <w:vMerge/>
                <w:tcBorders>
                  <w:top w:val="nil"/>
                  <w:left w:val="nil"/>
                  <w:bottom w:val="nil"/>
                  <w:right w:val="nil"/>
                </w:tcBorders>
                <w:vAlign w:val="center"/>
                <w:hideMark/>
              </w:tcPr>
            </w:tcPrChange>
          </w:tcPr>
          <w:p w14:paraId="115C4AB8" w14:textId="77777777" w:rsidR="002E4492" w:rsidRDefault="002E4492">
            <w:pPr>
              <w:rPr>
                <w:ins w:id="1035" w:author="Dylan CHEN" w:date="2026-05-30T16:45:00Z" w16du:dateUtc="2026-05-30T08:45:00Z"/>
                <w:color w:val="000000"/>
                <w:sz w:val="20"/>
                <w:szCs w:val="20"/>
              </w:rPr>
            </w:pPr>
          </w:p>
        </w:tc>
        <w:tc>
          <w:tcPr>
            <w:tcW w:w="1116" w:type="dxa"/>
            <w:vMerge/>
            <w:tcBorders>
              <w:top w:val="nil"/>
              <w:left w:val="nil"/>
              <w:bottom w:val="nil"/>
              <w:right w:val="nil"/>
            </w:tcBorders>
            <w:hideMark/>
            <w:tcPrChange w:id="1036" w:author="Dylan CHEN" w:date="2026-05-30T21:59:00Z" w16du:dateUtc="2026-05-30T13:59:00Z">
              <w:tcPr>
                <w:tcW w:w="1300" w:type="dxa"/>
                <w:vMerge/>
                <w:tcBorders>
                  <w:top w:val="nil"/>
                  <w:left w:val="nil"/>
                  <w:bottom w:val="nil"/>
                  <w:right w:val="nil"/>
                </w:tcBorders>
                <w:vAlign w:val="center"/>
                <w:hideMark/>
              </w:tcPr>
            </w:tcPrChange>
          </w:tcPr>
          <w:p w14:paraId="1CAB40D3" w14:textId="77777777" w:rsidR="002E4492" w:rsidRDefault="002E4492">
            <w:pPr>
              <w:rPr>
                <w:ins w:id="1037" w:author="Dylan CHEN" w:date="2026-05-30T16:45:00Z" w16du:dateUtc="2026-05-30T08:45:00Z"/>
                <w:color w:val="000000"/>
                <w:sz w:val="20"/>
                <w:szCs w:val="20"/>
              </w:rPr>
            </w:pPr>
          </w:p>
        </w:tc>
      </w:tr>
      <w:tr w:rsidR="002E4492" w14:paraId="70DFD7E2" w14:textId="77777777" w:rsidTr="00F06DF9">
        <w:trPr>
          <w:trHeight w:val="320"/>
          <w:jc w:val="center"/>
          <w:ins w:id="1038" w:author="Dylan CHEN" w:date="2026-05-30T16:45:00Z"/>
          <w:trPrChange w:id="1039" w:author="Dylan CHEN" w:date="2026-05-30T21:59:00Z" w16du:dateUtc="2026-05-30T13:59:00Z">
            <w:trPr>
              <w:trHeight w:val="320"/>
            </w:trPr>
          </w:trPrChange>
        </w:trPr>
        <w:tc>
          <w:tcPr>
            <w:tcW w:w="3330" w:type="dxa"/>
            <w:vMerge w:val="restart"/>
            <w:tcBorders>
              <w:top w:val="nil"/>
              <w:left w:val="nil"/>
              <w:bottom w:val="nil"/>
              <w:right w:val="nil"/>
            </w:tcBorders>
            <w:vAlign w:val="center"/>
            <w:hideMark/>
            <w:tcPrChange w:id="1040" w:author="Dylan CHEN" w:date="2026-05-30T21:59:00Z" w16du:dateUtc="2026-05-30T13:59:00Z">
              <w:tcPr>
                <w:tcW w:w="3660" w:type="dxa"/>
                <w:gridSpan w:val="2"/>
                <w:vMerge w:val="restart"/>
                <w:tcBorders>
                  <w:top w:val="nil"/>
                  <w:left w:val="nil"/>
                  <w:bottom w:val="nil"/>
                  <w:right w:val="nil"/>
                </w:tcBorders>
                <w:vAlign w:val="center"/>
                <w:hideMark/>
              </w:tcPr>
            </w:tcPrChange>
          </w:tcPr>
          <w:p w14:paraId="401B0181" w14:textId="77777777" w:rsidR="002E4492" w:rsidRDefault="002E4492">
            <w:pPr>
              <w:rPr>
                <w:ins w:id="1041" w:author="Dylan CHEN" w:date="2026-05-30T16:45:00Z" w16du:dateUtc="2026-05-30T08:45:00Z"/>
                <w:color w:val="000000"/>
                <w:sz w:val="20"/>
                <w:szCs w:val="20"/>
              </w:rPr>
              <w:pPrChange w:id="1042" w:author="Dylan CHEN" w:date="2026-05-30T21:59:00Z" w16du:dateUtc="2026-05-30T13:59:00Z">
                <w:pPr>
                  <w:jc w:val="both"/>
                </w:pPr>
              </w:pPrChange>
            </w:pPr>
            <w:ins w:id="1043" w:author="Dylan CHEN" w:date="2026-05-30T16:45:00Z" w16du:dateUtc="2026-05-30T08:45:00Z">
              <w:r>
                <w:rPr>
                  <w:color w:val="000000"/>
                  <w:sz w:val="20"/>
                  <w:szCs w:val="20"/>
                </w:rPr>
                <w:t>log of length for AI-generated answer (with 0 filled for control group)</w:t>
              </w:r>
            </w:ins>
          </w:p>
        </w:tc>
        <w:tc>
          <w:tcPr>
            <w:tcW w:w="1169" w:type="dxa"/>
            <w:tcBorders>
              <w:top w:val="nil"/>
              <w:left w:val="nil"/>
              <w:bottom w:val="nil"/>
              <w:right w:val="nil"/>
            </w:tcBorders>
            <w:noWrap/>
            <w:hideMark/>
            <w:tcPrChange w:id="1044" w:author="Dylan CHEN" w:date="2026-05-30T21:59:00Z" w16du:dateUtc="2026-05-30T13:59:00Z">
              <w:tcPr>
                <w:tcW w:w="1680" w:type="dxa"/>
                <w:tcBorders>
                  <w:top w:val="nil"/>
                  <w:left w:val="nil"/>
                  <w:bottom w:val="nil"/>
                  <w:right w:val="nil"/>
                </w:tcBorders>
                <w:noWrap/>
                <w:vAlign w:val="bottom"/>
                <w:hideMark/>
              </w:tcPr>
            </w:tcPrChange>
          </w:tcPr>
          <w:p w14:paraId="67158781" w14:textId="77777777" w:rsidR="002E4492" w:rsidRDefault="002E4492">
            <w:pPr>
              <w:jc w:val="center"/>
              <w:rPr>
                <w:ins w:id="1045" w:author="Dylan CHEN" w:date="2026-05-30T16:45:00Z" w16du:dateUtc="2026-05-30T08:45:00Z"/>
                <w:color w:val="000000"/>
                <w:sz w:val="20"/>
                <w:szCs w:val="20"/>
              </w:rPr>
            </w:pPr>
            <w:ins w:id="1046" w:author="Dylan CHEN" w:date="2026-05-30T16:45:00Z" w16du:dateUtc="2026-05-30T08:45:00Z">
              <w:r>
                <w:rPr>
                  <w:color w:val="000000"/>
                  <w:sz w:val="20"/>
                  <w:szCs w:val="20"/>
                </w:rPr>
                <w:t>2.774</w:t>
              </w:r>
            </w:ins>
          </w:p>
        </w:tc>
        <w:tc>
          <w:tcPr>
            <w:tcW w:w="1513" w:type="dxa"/>
            <w:tcBorders>
              <w:top w:val="nil"/>
              <w:left w:val="nil"/>
              <w:bottom w:val="nil"/>
              <w:right w:val="nil"/>
            </w:tcBorders>
            <w:noWrap/>
            <w:hideMark/>
            <w:tcPrChange w:id="1047" w:author="Dylan CHEN" w:date="2026-05-30T21:59:00Z" w16du:dateUtc="2026-05-30T13:59:00Z">
              <w:tcPr>
                <w:tcW w:w="1780" w:type="dxa"/>
                <w:tcBorders>
                  <w:top w:val="nil"/>
                  <w:left w:val="nil"/>
                  <w:bottom w:val="nil"/>
                  <w:right w:val="nil"/>
                </w:tcBorders>
                <w:noWrap/>
                <w:vAlign w:val="bottom"/>
                <w:hideMark/>
              </w:tcPr>
            </w:tcPrChange>
          </w:tcPr>
          <w:p w14:paraId="3FFC514E" w14:textId="77777777" w:rsidR="002E4492" w:rsidRDefault="002E4492">
            <w:pPr>
              <w:jc w:val="center"/>
              <w:rPr>
                <w:ins w:id="1048" w:author="Dylan CHEN" w:date="2026-05-30T16:45:00Z" w16du:dateUtc="2026-05-30T08:45:00Z"/>
                <w:color w:val="000000"/>
                <w:sz w:val="20"/>
                <w:szCs w:val="20"/>
              </w:rPr>
            </w:pPr>
            <w:ins w:id="1049" w:author="Dylan CHEN" w:date="2026-05-30T16:45:00Z" w16du:dateUtc="2026-05-30T08:45:00Z">
              <w:r>
                <w:rPr>
                  <w:color w:val="000000"/>
                  <w:sz w:val="20"/>
                  <w:szCs w:val="20"/>
                </w:rPr>
                <w:t>5.676</w:t>
              </w:r>
            </w:ins>
          </w:p>
        </w:tc>
        <w:tc>
          <w:tcPr>
            <w:tcW w:w="1116" w:type="dxa"/>
            <w:tcBorders>
              <w:top w:val="nil"/>
              <w:left w:val="nil"/>
              <w:bottom w:val="nil"/>
              <w:right w:val="nil"/>
            </w:tcBorders>
            <w:noWrap/>
            <w:hideMark/>
            <w:tcPrChange w:id="1050" w:author="Dylan CHEN" w:date="2026-05-30T21:59:00Z" w16du:dateUtc="2026-05-30T13:59:00Z">
              <w:tcPr>
                <w:tcW w:w="1300" w:type="dxa"/>
                <w:gridSpan w:val="3"/>
                <w:tcBorders>
                  <w:top w:val="nil"/>
                  <w:left w:val="nil"/>
                  <w:bottom w:val="nil"/>
                  <w:right w:val="nil"/>
                </w:tcBorders>
                <w:noWrap/>
                <w:vAlign w:val="bottom"/>
                <w:hideMark/>
              </w:tcPr>
            </w:tcPrChange>
          </w:tcPr>
          <w:p w14:paraId="4DC7F753" w14:textId="77777777" w:rsidR="002E4492" w:rsidRDefault="002E4492">
            <w:pPr>
              <w:jc w:val="center"/>
              <w:rPr>
                <w:ins w:id="1051" w:author="Dylan CHEN" w:date="2026-05-30T16:45:00Z" w16du:dateUtc="2026-05-30T08:45:00Z"/>
                <w:color w:val="000000"/>
                <w:sz w:val="20"/>
                <w:szCs w:val="20"/>
              </w:rPr>
            </w:pPr>
            <w:ins w:id="1052" w:author="Dylan CHEN" w:date="2026-05-30T16:45:00Z" w16du:dateUtc="2026-05-30T08:45:00Z">
              <w:r>
                <w:rPr>
                  <w:color w:val="000000"/>
                  <w:sz w:val="20"/>
                  <w:szCs w:val="20"/>
                </w:rPr>
                <w:t>0.000</w:t>
              </w:r>
            </w:ins>
          </w:p>
        </w:tc>
        <w:tc>
          <w:tcPr>
            <w:tcW w:w="1116" w:type="dxa"/>
            <w:vMerge w:val="restart"/>
            <w:tcBorders>
              <w:top w:val="nil"/>
              <w:left w:val="nil"/>
              <w:bottom w:val="nil"/>
              <w:right w:val="nil"/>
            </w:tcBorders>
            <w:hideMark/>
            <w:tcPrChange w:id="1053" w:author="Dylan CHEN" w:date="2026-05-30T21:59:00Z" w16du:dateUtc="2026-05-30T13:59:00Z">
              <w:tcPr>
                <w:tcW w:w="1300" w:type="dxa"/>
                <w:gridSpan w:val="2"/>
                <w:vMerge w:val="restart"/>
                <w:tcBorders>
                  <w:top w:val="nil"/>
                  <w:left w:val="nil"/>
                  <w:bottom w:val="nil"/>
                  <w:right w:val="nil"/>
                </w:tcBorders>
                <w:vAlign w:val="center"/>
                <w:hideMark/>
              </w:tcPr>
            </w:tcPrChange>
          </w:tcPr>
          <w:p w14:paraId="0B680AC4" w14:textId="77777777" w:rsidR="002E4492" w:rsidRDefault="002E4492">
            <w:pPr>
              <w:jc w:val="center"/>
              <w:rPr>
                <w:ins w:id="1054" w:author="Dylan CHEN" w:date="2026-05-30T16:45:00Z" w16du:dateUtc="2026-05-30T08:45:00Z"/>
                <w:color w:val="000000"/>
                <w:sz w:val="20"/>
                <w:szCs w:val="20"/>
              </w:rPr>
            </w:pPr>
            <w:ins w:id="1055" w:author="Dylan CHEN" w:date="2026-05-30T16:45:00Z" w16du:dateUtc="2026-05-30T08:45:00Z">
              <w:r>
                <w:rPr>
                  <w:color w:val="000000"/>
                  <w:sz w:val="20"/>
                  <w:szCs w:val="20"/>
                </w:rPr>
                <w:t>0.000</w:t>
              </w:r>
            </w:ins>
          </w:p>
        </w:tc>
        <w:tc>
          <w:tcPr>
            <w:tcW w:w="1116" w:type="dxa"/>
            <w:vMerge w:val="restart"/>
            <w:tcBorders>
              <w:top w:val="nil"/>
              <w:left w:val="nil"/>
              <w:bottom w:val="nil"/>
              <w:right w:val="nil"/>
            </w:tcBorders>
            <w:hideMark/>
            <w:tcPrChange w:id="1056" w:author="Dylan CHEN" w:date="2026-05-30T21:59:00Z" w16du:dateUtc="2026-05-30T13:59:00Z">
              <w:tcPr>
                <w:tcW w:w="1300" w:type="dxa"/>
                <w:vMerge w:val="restart"/>
                <w:tcBorders>
                  <w:top w:val="nil"/>
                  <w:left w:val="nil"/>
                  <w:bottom w:val="nil"/>
                  <w:right w:val="nil"/>
                </w:tcBorders>
                <w:vAlign w:val="center"/>
                <w:hideMark/>
              </w:tcPr>
            </w:tcPrChange>
          </w:tcPr>
          <w:p w14:paraId="3171ABFD" w14:textId="77777777" w:rsidR="002E4492" w:rsidRDefault="002E4492">
            <w:pPr>
              <w:jc w:val="center"/>
              <w:rPr>
                <w:ins w:id="1057" w:author="Dylan CHEN" w:date="2026-05-30T16:45:00Z" w16du:dateUtc="2026-05-30T08:45:00Z"/>
                <w:color w:val="000000"/>
                <w:sz w:val="20"/>
                <w:szCs w:val="20"/>
              </w:rPr>
            </w:pPr>
            <w:ins w:id="1058" w:author="Dylan CHEN" w:date="2026-05-30T16:45:00Z" w16du:dateUtc="2026-05-30T08:45:00Z">
              <w:r>
                <w:rPr>
                  <w:color w:val="000000"/>
                  <w:sz w:val="20"/>
                  <w:szCs w:val="20"/>
                </w:rPr>
                <w:t>6.977</w:t>
              </w:r>
            </w:ins>
          </w:p>
        </w:tc>
      </w:tr>
      <w:tr w:rsidR="002E4492" w14:paraId="0612C21B" w14:textId="77777777" w:rsidTr="00F06DF9">
        <w:trPr>
          <w:trHeight w:val="320"/>
          <w:jc w:val="center"/>
          <w:ins w:id="1059" w:author="Dylan CHEN" w:date="2026-05-30T16:45:00Z"/>
          <w:trPrChange w:id="1060" w:author="Dylan CHEN" w:date="2026-05-30T21:59:00Z" w16du:dateUtc="2026-05-30T13:59:00Z">
            <w:trPr>
              <w:trHeight w:val="320"/>
            </w:trPr>
          </w:trPrChange>
        </w:trPr>
        <w:tc>
          <w:tcPr>
            <w:tcW w:w="3330" w:type="dxa"/>
            <w:vMerge/>
            <w:tcBorders>
              <w:top w:val="nil"/>
              <w:left w:val="nil"/>
              <w:bottom w:val="nil"/>
              <w:right w:val="nil"/>
            </w:tcBorders>
            <w:vAlign w:val="center"/>
            <w:hideMark/>
            <w:tcPrChange w:id="1061" w:author="Dylan CHEN" w:date="2026-05-30T21:59:00Z" w16du:dateUtc="2026-05-30T13:59:00Z">
              <w:tcPr>
                <w:tcW w:w="3660" w:type="dxa"/>
                <w:gridSpan w:val="2"/>
                <w:vMerge/>
                <w:tcBorders>
                  <w:top w:val="nil"/>
                  <w:left w:val="nil"/>
                  <w:bottom w:val="nil"/>
                  <w:right w:val="nil"/>
                </w:tcBorders>
                <w:vAlign w:val="center"/>
                <w:hideMark/>
              </w:tcPr>
            </w:tcPrChange>
          </w:tcPr>
          <w:p w14:paraId="5669E42C" w14:textId="77777777" w:rsidR="002E4492" w:rsidRDefault="002E4492" w:rsidP="00F06DF9">
            <w:pPr>
              <w:rPr>
                <w:ins w:id="1062" w:author="Dylan CHEN" w:date="2026-05-30T16:45:00Z" w16du:dateUtc="2026-05-30T08:45:00Z"/>
                <w:color w:val="000000"/>
                <w:sz w:val="20"/>
                <w:szCs w:val="20"/>
              </w:rPr>
            </w:pPr>
          </w:p>
        </w:tc>
        <w:tc>
          <w:tcPr>
            <w:tcW w:w="1169" w:type="dxa"/>
            <w:tcBorders>
              <w:top w:val="nil"/>
              <w:left w:val="nil"/>
              <w:bottom w:val="nil"/>
              <w:right w:val="nil"/>
            </w:tcBorders>
            <w:noWrap/>
            <w:hideMark/>
            <w:tcPrChange w:id="1063" w:author="Dylan CHEN" w:date="2026-05-30T21:59:00Z" w16du:dateUtc="2026-05-30T13:59:00Z">
              <w:tcPr>
                <w:tcW w:w="1680" w:type="dxa"/>
                <w:tcBorders>
                  <w:top w:val="nil"/>
                  <w:left w:val="nil"/>
                  <w:bottom w:val="nil"/>
                  <w:right w:val="nil"/>
                </w:tcBorders>
                <w:noWrap/>
                <w:vAlign w:val="bottom"/>
                <w:hideMark/>
              </w:tcPr>
            </w:tcPrChange>
          </w:tcPr>
          <w:p w14:paraId="37635B8E" w14:textId="77777777" w:rsidR="002E4492" w:rsidRDefault="002E4492">
            <w:pPr>
              <w:jc w:val="center"/>
              <w:rPr>
                <w:ins w:id="1064" w:author="Dylan CHEN" w:date="2026-05-30T16:45:00Z" w16du:dateUtc="2026-05-30T08:45:00Z"/>
                <w:color w:val="000000"/>
                <w:sz w:val="20"/>
                <w:szCs w:val="20"/>
              </w:rPr>
            </w:pPr>
            <w:ins w:id="1065" w:author="Dylan CHEN" w:date="2026-05-30T16:45:00Z" w16du:dateUtc="2026-05-30T08:45:00Z">
              <w:r>
                <w:rPr>
                  <w:color w:val="000000"/>
                  <w:sz w:val="20"/>
                  <w:szCs w:val="20"/>
                </w:rPr>
                <w:t>(2.864)</w:t>
              </w:r>
            </w:ins>
          </w:p>
        </w:tc>
        <w:tc>
          <w:tcPr>
            <w:tcW w:w="1513" w:type="dxa"/>
            <w:tcBorders>
              <w:top w:val="nil"/>
              <w:left w:val="nil"/>
              <w:bottom w:val="nil"/>
              <w:right w:val="nil"/>
            </w:tcBorders>
            <w:noWrap/>
            <w:hideMark/>
            <w:tcPrChange w:id="1066" w:author="Dylan CHEN" w:date="2026-05-30T21:59:00Z" w16du:dateUtc="2026-05-30T13:59:00Z">
              <w:tcPr>
                <w:tcW w:w="1780" w:type="dxa"/>
                <w:tcBorders>
                  <w:top w:val="nil"/>
                  <w:left w:val="nil"/>
                  <w:bottom w:val="nil"/>
                  <w:right w:val="nil"/>
                </w:tcBorders>
                <w:noWrap/>
                <w:vAlign w:val="bottom"/>
                <w:hideMark/>
              </w:tcPr>
            </w:tcPrChange>
          </w:tcPr>
          <w:p w14:paraId="79BC1BD1" w14:textId="77777777" w:rsidR="002E4492" w:rsidRDefault="002E4492">
            <w:pPr>
              <w:jc w:val="center"/>
              <w:rPr>
                <w:ins w:id="1067" w:author="Dylan CHEN" w:date="2026-05-30T16:45:00Z" w16du:dateUtc="2026-05-30T08:45:00Z"/>
                <w:color w:val="000000"/>
                <w:sz w:val="20"/>
                <w:szCs w:val="20"/>
              </w:rPr>
            </w:pPr>
            <w:ins w:id="1068" w:author="Dylan CHEN" w:date="2026-05-30T16:45:00Z" w16du:dateUtc="2026-05-30T08:45:00Z">
              <w:r>
                <w:rPr>
                  <w:color w:val="000000"/>
                  <w:sz w:val="20"/>
                  <w:szCs w:val="20"/>
                </w:rPr>
                <w:t>(0.556)</w:t>
              </w:r>
            </w:ins>
          </w:p>
        </w:tc>
        <w:tc>
          <w:tcPr>
            <w:tcW w:w="1116" w:type="dxa"/>
            <w:tcBorders>
              <w:top w:val="nil"/>
              <w:left w:val="nil"/>
              <w:bottom w:val="nil"/>
              <w:right w:val="nil"/>
            </w:tcBorders>
            <w:noWrap/>
            <w:hideMark/>
            <w:tcPrChange w:id="1069" w:author="Dylan CHEN" w:date="2026-05-30T21:59:00Z" w16du:dateUtc="2026-05-30T13:59:00Z">
              <w:tcPr>
                <w:tcW w:w="1300" w:type="dxa"/>
                <w:gridSpan w:val="3"/>
                <w:tcBorders>
                  <w:top w:val="nil"/>
                  <w:left w:val="nil"/>
                  <w:bottom w:val="nil"/>
                  <w:right w:val="nil"/>
                </w:tcBorders>
                <w:noWrap/>
                <w:vAlign w:val="bottom"/>
                <w:hideMark/>
              </w:tcPr>
            </w:tcPrChange>
          </w:tcPr>
          <w:p w14:paraId="40841AD6" w14:textId="77777777" w:rsidR="002E4492" w:rsidRDefault="002E4492">
            <w:pPr>
              <w:jc w:val="center"/>
              <w:rPr>
                <w:ins w:id="1070" w:author="Dylan CHEN" w:date="2026-05-30T16:45:00Z" w16du:dateUtc="2026-05-30T08:45:00Z"/>
                <w:color w:val="000000"/>
                <w:sz w:val="20"/>
                <w:szCs w:val="20"/>
              </w:rPr>
            </w:pPr>
            <w:ins w:id="1071" w:author="Dylan CHEN" w:date="2026-05-30T16:45:00Z" w16du:dateUtc="2026-05-30T08:45:00Z">
              <w:r>
                <w:rPr>
                  <w:color w:val="000000"/>
                  <w:sz w:val="20"/>
                  <w:szCs w:val="20"/>
                </w:rPr>
                <w:t>(0.000)</w:t>
              </w:r>
            </w:ins>
          </w:p>
        </w:tc>
        <w:tc>
          <w:tcPr>
            <w:tcW w:w="1116" w:type="dxa"/>
            <w:vMerge/>
            <w:tcBorders>
              <w:top w:val="nil"/>
              <w:left w:val="nil"/>
              <w:bottom w:val="nil"/>
              <w:right w:val="nil"/>
            </w:tcBorders>
            <w:hideMark/>
            <w:tcPrChange w:id="1072" w:author="Dylan CHEN" w:date="2026-05-30T21:59:00Z" w16du:dateUtc="2026-05-30T13:59:00Z">
              <w:tcPr>
                <w:tcW w:w="1300" w:type="dxa"/>
                <w:gridSpan w:val="2"/>
                <w:vMerge/>
                <w:tcBorders>
                  <w:top w:val="nil"/>
                  <w:left w:val="nil"/>
                  <w:bottom w:val="nil"/>
                  <w:right w:val="nil"/>
                </w:tcBorders>
                <w:vAlign w:val="center"/>
                <w:hideMark/>
              </w:tcPr>
            </w:tcPrChange>
          </w:tcPr>
          <w:p w14:paraId="27064B9A" w14:textId="77777777" w:rsidR="002E4492" w:rsidRDefault="002E4492">
            <w:pPr>
              <w:rPr>
                <w:ins w:id="1073" w:author="Dylan CHEN" w:date="2026-05-30T16:45:00Z" w16du:dateUtc="2026-05-30T08:45:00Z"/>
                <w:color w:val="000000"/>
                <w:sz w:val="20"/>
                <w:szCs w:val="20"/>
              </w:rPr>
            </w:pPr>
          </w:p>
        </w:tc>
        <w:tc>
          <w:tcPr>
            <w:tcW w:w="1116" w:type="dxa"/>
            <w:vMerge/>
            <w:tcBorders>
              <w:top w:val="nil"/>
              <w:left w:val="nil"/>
              <w:bottom w:val="nil"/>
              <w:right w:val="nil"/>
            </w:tcBorders>
            <w:hideMark/>
            <w:tcPrChange w:id="1074" w:author="Dylan CHEN" w:date="2026-05-30T21:59:00Z" w16du:dateUtc="2026-05-30T13:59:00Z">
              <w:tcPr>
                <w:tcW w:w="1300" w:type="dxa"/>
                <w:vMerge/>
                <w:tcBorders>
                  <w:top w:val="nil"/>
                  <w:left w:val="nil"/>
                  <w:bottom w:val="nil"/>
                  <w:right w:val="nil"/>
                </w:tcBorders>
                <w:vAlign w:val="center"/>
                <w:hideMark/>
              </w:tcPr>
            </w:tcPrChange>
          </w:tcPr>
          <w:p w14:paraId="378F0DD7" w14:textId="77777777" w:rsidR="002E4492" w:rsidRDefault="002E4492">
            <w:pPr>
              <w:rPr>
                <w:ins w:id="1075" w:author="Dylan CHEN" w:date="2026-05-30T16:45:00Z" w16du:dateUtc="2026-05-30T08:45:00Z"/>
                <w:color w:val="000000"/>
                <w:sz w:val="20"/>
                <w:szCs w:val="20"/>
              </w:rPr>
            </w:pPr>
          </w:p>
        </w:tc>
      </w:tr>
      <w:tr w:rsidR="002E4492" w14:paraId="47E1CC55" w14:textId="77777777" w:rsidTr="00F06DF9">
        <w:trPr>
          <w:trHeight w:val="320"/>
          <w:jc w:val="center"/>
          <w:ins w:id="1076" w:author="Dylan CHEN" w:date="2026-05-30T16:45:00Z"/>
          <w:trPrChange w:id="1077" w:author="Dylan CHEN" w:date="2026-05-30T21:59:00Z" w16du:dateUtc="2026-05-30T13:59:00Z">
            <w:trPr>
              <w:trHeight w:val="320"/>
            </w:trPr>
          </w:trPrChange>
        </w:trPr>
        <w:tc>
          <w:tcPr>
            <w:tcW w:w="3330" w:type="dxa"/>
            <w:vMerge w:val="restart"/>
            <w:tcBorders>
              <w:top w:val="nil"/>
              <w:left w:val="nil"/>
              <w:bottom w:val="nil"/>
              <w:right w:val="nil"/>
            </w:tcBorders>
            <w:vAlign w:val="center"/>
            <w:hideMark/>
            <w:tcPrChange w:id="1078" w:author="Dylan CHEN" w:date="2026-05-30T21:59:00Z" w16du:dateUtc="2026-05-30T13:59:00Z">
              <w:tcPr>
                <w:tcW w:w="3660" w:type="dxa"/>
                <w:gridSpan w:val="2"/>
                <w:vMerge w:val="restart"/>
                <w:tcBorders>
                  <w:top w:val="nil"/>
                  <w:left w:val="nil"/>
                  <w:bottom w:val="nil"/>
                  <w:right w:val="nil"/>
                </w:tcBorders>
                <w:vAlign w:val="center"/>
                <w:hideMark/>
              </w:tcPr>
            </w:tcPrChange>
          </w:tcPr>
          <w:p w14:paraId="18AD46D9" w14:textId="77777777" w:rsidR="002E4492" w:rsidRDefault="002E4492">
            <w:pPr>
              <w:rPr>
                <w:ins w:id="1079" w:author="Dylan CHEN" w:date="2026-05-30T16:45:00Z" w16du:dateUtc="2026-05-30T08:45:00Z"/>
                <w:color w:val="000000"/>
                <w:sz w:val="20"/>
                <w:szCs w:val="20"/>
              </w:rPr>
              <w:pPrChange w:id="1080" w:author="Dylan CHEN" w:date="2026-05-30T21:59:00Z" w16du:dateUtc="2026-05-30T13:59:00Z">
                <w:pPr>
                  <w:jc w:val="both"/>
                </w:pPr>
              </w:pPrChange>
            </w:pPr>
            <w:ins w:id="1081" w:author="Dylan CHEN" w:date="2026-05-30T16:45:00Z" w16du:dateUtc="2026-05-30T08:45:00Z">
              <w:r>
                <w:rPr>
                  <w:color w:val="000000"/>
                  <w:sz w:val="20"/>
                  <w:szCs w:val="20"/>
                </w:rPr>
                <w:t>similarity between AI-generated answer and LLM (with 0 filled for control group)</w:t>
              </w:r>
            </w:ins>
          </w:p>
        </w:tc>
        <w:tc>
          <w:tcPr>
            <w:tcW w:w="1169" w:type="dxa"/>
            <w:tcBorders>
              <w:top w:val="nil"/>
              <w:left w:val="nil"/>
              <w:bottom w:val="nil"/>
              <w:right w:val="nil"/>
            </w:tcBorders>
            <w:noWrap/>
            <w:hideMark/>
            <w:tcPrChange w:id="1082" w:author="Dylan CHEN" w:date="2026-05-30T21:59:00Z" w16du:dateUtc="2026-05-30T13:59:00Z">
              <w:tcPr>
                <w:tcW w:w="1680" w:type="dxa"/>
                <w:tcBorders>
                  <w:top w:val="nil"/>
                  <w:left w:val="nil"/>
                  <w:bottom w:val="nil"/>
                  <w:right w:val="nil"/>
                </w:tcBorders>
                <w:noWrap/>
                <w:vAlign w:val="bottom"/>
                <w:hideMark/>
              </w:tcPr>
            </w:tcPrChange>
          </w:tcPr>
          <w:p w14:paraId="4A83BFC8" w14:textId="77777777" w:rsidR="002E4492" w:rsidRDefault="002E4492">
            <w:pPr>
              <w:jc w:val="center"/>
              <w:rPr>
                <w:ins w:id="1083" w:author="Dylan CHEN" w:date="2026-05-30T16:45:00Z" w16du:dateUtc="2026-05-30T08:45:00Z"/>
                <w:color w:val="000000"/>
                <w:sz w:val="20"/>
                <w:szCs w:val="20"/>
              </w:rPr>
            </w:pPr>
            <w:ins w:id="1084" w:author="Dylan CHEN" w:date="2026-05-30T16:45:00Z" w16du:dateUtc="2026-05-30T08:45:00Z">
              <w:r>
                <w:rPr>
                  <w:color w:val="000000"/>
                  <w:sz w:val="20"/>
                  <w:szCs w:val="20"/>
                </w:rPr>
                <w:t>0.271</w:t>
              </w:r>
            </w:ins>
          </w:p>
        </w:tc>
        <w:tc>
          <w:tcPr>
            <w:tcW w:w="1513" w:type="dxa"/>
            <w:tcBorders>
              <w:top w:val="nil"/>
              <w:left w:val="nil"/>
              <w:bottom w:val="nil"/>
              <w:right w:val="nil"/>
            </w:tcBorders>
            <w:noWrap/>
            <w:hideMark/>
            <w:tcPrChange w:id="1085" w:author="Dylan CHEN" w:date="2026-05-30T21:59:00Z" w16du:dateUtc="2026-05-30T13:59:00Z">
              <w:tcPr>
                <w:tcW w:w="1780" w:type="dxa"/>
                <w:tcBorders>
                  <w:top w:val="nil"/>
                  <w:left w:val="nil"/>
                  <w:bottom w:val="nil"/>
                  <w:right w:val="nil"/>
                </w:tcBorders>
                <w:noWrap/>
                <w:vAlign w:val="bottom"/>
                <w:hideMark/>
              </w:tcPr>
            </w:tcPrChange>
          </w:tcPr>
          <w:p w14:paraId="3B614A67" w14:textId="77777777" w:rsidR="002E4492" w:rsidRDefault="002E4492">
            <w:pPr>
              <w:jc w:val="center"/>
              <w:rPr>
                <w:ins w:id="1086" w:author="Dylan CHEN" w:date="2026-05-30T16:45:00Z" w16du:dateUtc="2026-05-30T08:45:00Z"/>
                <w:color w:val="000000"/>
                <w:sz w:val="20"/>
                <w:szCs w:val="20"/>
              </w:rPr>
            </w:pPr>
            <w:ins w:id="1087" w:author="Dylan CHEN" w:date="2026-05-30T16:45:00Z" w16du:dateUtc="2026-05-30T08:45:00Z">
              <w:r>
                <w:rPr>
                  <w:color w:val="000000"/>
                  <w:sz w:val="20"/>
                  <w:szCs w:val="20"/>
                </w:rPr>
                <w:t>0.555</w:t>
              </w:r>
            </w:ins>
          </w:p>
        </w:tc>
        <w:tc>
          <w:tcPr>
            <w:tcW w:w="1116" w:type="dxa"/>
            <w:tcBorders>
              <w:top w:val="nil"/>
              <w:left w:val="nil"/>
              <w:bottom w:val="nil"/>
              <w:right w:val="nil"/>
            </w:tcBorders>
            <w:noWrap/>
            <w:hideMark/>
            <w:tcPrChange w:id="1088" w:author="Dylan CHEN" w:date="2026-05-30T21:59:00Z" w16du:dateUtc="2026-05-30T13:59:00Z">
              <w:tcPr>
                <w:tcW w:w="1300" w:type="dxa"/>
                <w:gridSpan w:val="3"/>
                <w:tcBorders>
                  <w:top w:val="nil"/>
                  <w:left w:val="nil"/>
                  <w:bottom w:val="nil"/>
                  <w:right w:val="nil"/>
                </w:tcBorders>
                <w:noWrap/>
                <w:vAlign w:val="bottom"/>
                <w:hideMark/>
              </w:tcPr>
            </w:tcPrChange>
          </w:tcPr>
          <w:p w14:paraId="1E7016BB" w14:textId="77777777" w:rsidR="002E4492" w:rsidRDefault="002E4492">
            <w:pPr>
              <w:jc w:val="center"/>
              <w:rPr>
                <w:ins w:id="1089" w:author="Dylan CHEN" w:date="2026-05-30T16:45:00Z" w16du:dateUtc="2026-05-30T08:45:00Z"/>
                <w:color w:val="000000"/>
                <w:sz w:val="20"/>
                <w:szCs w:val="20"/>
              </w:rPr>
            </w:pPr>
            <w:ins w:id="1090" w:author="Dylan CHEN" w:date="2026-05-30T16:45:00Z" w16du:dateUtc="2026-05-30T08:45:00Z">
              <w:r>
                <w:rPr>
                  <w:color w:val="000000"/>
                  <w:sz w:val="20"/>
                  <w:szCs w:val="20"/>
                </w:rPr>
                <w:t>0.000</w:t>
              </w:r>
            </w:ins>
          </w:p>
        </w:tc>
        <w:tc>
          <w:tcPr>
            <w:tcW w:w="1116" w:type="dxa"/>
            <w:vMerge w:val="restart"/>
            <w:tcBorders>
              <w:top w:val="nil"/>
              <w:left w:val="nil"/>
              <w:bottom w:val="nil"/>
              <w:right w:val="nil"/>
            </w:tcBorders>
            <w:hideMark/>
            <w:tcPrChange w:id="1091" w:author="Dylan CHEN" w:date="2026-05-30T21:59:00Z" w16du:dateUtc="2026-05-30T13:59:00Z">
              <w:tcPr>
                <w:tcW w:w="1300" w:type="dxa"/>
                <w:gridSpan w:val="2"/>
                <w:vMerge w:val="restart"/>
                <w:tcBorders>
                  <w:top w:val="nil"/>
                  <w:left w:val="nil"/>
                  <w:bottom w:val="nil"/>
                  <w:right w:val="nil"/>
                </w:tcBorders>
                <w:vAlign w:val="center"/>
                <w:hideMark/>
              </w:tcPr>
            </w:tcPrChange>
          </w:tcPr>
          <w:p w14:paraId="4D24B815" w14:textId="77777777" w:rsidR="002E4492" w:rsidRDefault="002E4492">
            <w:pPr>
              <w:jc w:val="center"/>
              <w:rPr>
                <w:ins w:id="1092" w:author="Dylan CHEN" w:date="2026-05-30T16:45:00Z" w16du:dateUtc="2026-05-30T08:45:00Z"/>
                <w:color w:val="000000"/>
                <w:sz w:val="20"/>
                <w:szCs w:val="20"/>
              </w:rPr>
            </w:pPr>
            <w:ins w:id="1093" w:author="Dylan CHEN" w:date="2026-05-30T16:45:00Z" w16du:dateUtc="2026-05-30T08:45:00Z">
              <w:r>
                <w:rPr>
                  <w:color w:val="000000"/>
                  <w:sz w:val="20"/>
                  <w:szCs w:val="20"/>
                </w:rPr>
                <w:t>0.000</w:t>
              </w:r>
            </w:ins>
          </w:p>
        </w:tc>
        <w:tc>
          <w:tcPr>
            <w:tcW w:w="1116" w:type="dxa"/>
            <w:vMerge w:val="restart"/>
            <w:tcBorders>
              <w:top w:val="nil"/>
              <w:left w:val="nil"/>
              <w:bottom w:val="nil"/>
              <w:right w:val="nil"/>
            </w:tcBorders>
            <w:hideMark/>
            <w:tcPrChange w:id="1094" w:author="Dylan CHEN" w:date="2026-05-30T21:59:00Z" w16du:dateUtc="2026-05-30T13:59:00Z">
              <w:tcPr>
                <w:tcW w:w="1300" w:type="dxa"/>
                <w:vMerge w:val="restart"/>
                <w:tcBorders>
                  <w:top w:val="nil"/>
                  <w:left w:val="nil"/>
                  <w:bottom w:val="nil"/>
                  <w:right w:val="nil"/>
                </w:tcBorders>
                <w:vAlign w:val="center"/>
                <w:hideMark/>
              </w:tcPr>
            </w:tcPrChange>
          </w:tcPr>
          <w:p w14:paraId="14B6E7A8" w14:textId="77777777" w:rsidR="002E4492" w:rsidRDefault="002E4492">
            <w:pPr>
              <w:jc w:val="center"/>
              <w:rPr>
                <w:ins w:id="1095" w:author="Dylan CHEN" w:date="2026-05-30T16:45:00Z" w16du:dateUtc="2026-05-30T08:45:00Z"/>
                <w:color w:val="000000"/>
                <w:sz w:val="20"/>
                <w:szCs w:val="20"/>
              </w:rPr>
            </w:pPr>
            <w:ins w:id="1096" w:author="Dylan CHEN" w:date="2026-05-30T16:45:00Z" w16du:dateUtc="2026-05-30T08:45:00Z">
              <w:r>
                <w:rPr>
                  <w:color w:val="000000"/>
                  <w:sz w:val="20"/>
                  <w:szCs w:val="20"/>
                </w:rPr>
                <w:t>0.891</w:t>
              </w:r>
            </w:ins>
          </w:p>
        </w:tc>
      </w:tr>
      <w:tr w:rsidR="002E4492" w14:paraId="39EF6B3A" w14:textId="77777777" w:rsidTr="00F06DF9">
        <w:trPr>
          <w:trHeight w:val="320"/>
          <w:jc w:val="center"/>
          <w:ins w:id="1097" w:author="Dylan CHEN" w:date="2026-05-30T16:45:00Z"/>
          <w:trPrChange w:id="1098" w:author="Dylan CHEN" w:date="2026-05-30T21:59:00Z" w16du:dateUtc="2026-05-30T13:59:00Z">
            <w:trPr>
              <w:trHeight w:val="320"/>
            </w:trPr>
          </w:trPrChange>
        </w:trPr>
        <w:tc>
          <w:tcPr>
            <w:tcW w:w="3330" w:type="dxa"/>
            <w:vMerge/>
            <w:tcBorders>
              <w:top w:val="nil"/>
              <w:left w:val="nil"/>
              <w:bottom w:val="nil"/>
              <w:right w:val="nil"/>
            </w:tcBorders>
            <w:vAlign w:val="center"/>
            <w:hideMark/>
            <w:tcPrChange w:id="1099" w:author="Dylan CHEN" w:date="2026-05-30T21:59:00Z" w16du:dateUtc="2026-05-30T13:59:00Z">
              <w:tcPr>
                <w:tcW w:w="3660" w:type="dxa"/>
                <w:gridSpan w:val="2"/>
                <w:vMerge/>
                <w:tcBorders>
                  <w:top w:val="nil"/>
                  <w:left w:val="nil"/>
                  <w:bottom w:val="nil"/>
                  <w:right w:val="nil"/>
                </w:tcBorders>
                <w:vAlign w:val="center"/>
                <w:hideMark/>
              </w:tcPr>
            </w:tcPrChange>
          </w:tcPr>
          <w:p w14:paraId="3C68AA7A" w14:textId="77777777" w:rsidR="002E4492" w:rsidRDefault="002E4492" w:rsidP="00F06DF9">
            <w:pPr>
              <w:rPr>
                <w:ins w:id="1100" w:author="Dylan CHEN" w:date="2026-05-30T16:45:00Z" w16du:dateUtc="2026-05-30T08:45:00Z"/>
                <w:color w:val="000000"/>
                <w:sz w:val="20"/>
                <w:szCs w:val="20"/>
              </w:rPr>
            </w:pPr>
          </w:p>
        </w:tc>
        <w:tc>
          <w:tcPr>
            <w:tcW w:w="1169" w:type="dxa"/>
            <w:tcBorders>
              <w:top w:val="nil"/>
              <w:left w:val="nil"/>
              <w:bottom w:val="nil"/>
              <w:right w:val="nil"/>
            </w:tcBorders>
            <w:noWrap/>
            <w:hideMark/>
            <w:tcPrChange w:id="1101" w:author="Dylan CHEN" w:date="2026-05-30T21:59:00Z" w16du:dateUtc="2026-05-30T13:59:00Z">
              <w:tcPr>
                <w:tcW w:w="1680" w:type="dxa"/>
                <w:tcBorders>
                  <w:top w:val="nil"/>
                  <w:left w:val="nil"/>
                  <w:bottom w:val="nil"/>
                  <w:right w:val="nil"/>
                </w:tcBorders>
                <w:noWrap/>
                <w:vAlign w:val="bottom"/>
                <w:hideMark/>
              </w:tcPr>
            </w:tcPrChange>
          </w:tcPr>
          <w:p w14:paraId="1660DCBF" w14:textId="77777777" w:rsidR="002E4492" w:rsidRDefault="002E4492">
            <w:pPr>
              <w:jc w:val="center"/>
              <w:rPr>
                <w:ins w:id="1102" w:author="Dylan CHEN" w:date="2026-05-30T16:45:00Z" w16du:dateUtc="2026-05-30T08:45:00Z"/>
                <w:color w:val="000000"/>
                <w:sz w:val="20"/>
                <w:szCs w:val="20"/>
              </w:rPr>
            </w:pPr>
            <w:ins w:id="1103" w:author="Dylan CHEN" w:date="2026-05-30T16:45:00Z" w16du:dateUtc="2026-05-30T08:45:00Z">
              <w:r>
                <w:rPr>
                  <w:color w:val="000000"/>
                  <w:sz w:val="20"/>
                  <w:szCs w:val="20"/>
                </w:rPr>
                <w:t>(0.297)</w:t>
              </w:r>
            </w:ins>
          </w:p>
        </w:tc>
        <w:tc>
          <w:tcPr>
            <w:tcW w:w="1513" w:type="dxa"/>
            <w:tcBorders>
              <w:top w:val="nil"/>
              <w:left w:val="nil"/>
              <w:bottom w:val="nil"/>
              <w:right w:val="nil"/>
            </w:tcBorders>
            <w:noWrap/>
            <w:hideMark/>
            <w:tcPrChange w:id="1104" w:author="Dylan CHEN" w:date="2026-05-30T21:59:00Z" w16du:dateUtc="2026-05-30T13:59:00Z">
              <w:tcPr>
                <w:tcW w:w="1780" w:type="dxa"/>
                <w:tcBorders>
                  <w:top w:val="nil"/>
                  <w:left w:val="nil"/>
                  <w:bottom w:val="nil"/>
                  <w:right w:val="nil"/>
                </w:tcBorders>
                <w:noWrap/>
                <w:vAlign w:val="bottom"/>
                <w:hideMark/>
              </w:tcPr>
            </w:tcPrChange>
          </w:tcPr>
          <w:p w14:paraId="1D01375F" w14:textId="77777777" w:rsidR="002E4492" w:rsidRDefault="002E4492">
            <w:pPr>
              <w:jc w:val="center"/>
              <w:rPr>
                <w:ins w:id="1105" w:author="Dylan CHEN" w:date="2026-05-30T16:45:00Z" w16du:dateUtc="2026-05-30T08:45:00Z"/>
                <w:color w:val="000000"/>
                <w:sz w:val="20"/>
                <w:szCs w:val="20"/>
              </w:rPr>
            </w:pPr>
            <w:ins w:id="1106" w:author="Dylan CHEN" w:date="2026-05-30T16:45:00Z" w16du:dateUtc="2026-05-30T08:45:00Z">
              <w:r>
                <w:rPr>
                  <w:color w:val="000000"/>
                  <w:sz w:val="20"/>
                  <w:szCs w:val="20"/>
                </w:rPr>
                <w:t>(0.152)</w:t>
              </w:r>
            </w:ins>
          </w:p>
        </w:tc>
        <w:tc>
          <w:tcPr>
            <w:tcW w:w="1116" w:type="dxa"/>
            <w:tcBorders>
              <w:top w:val="nil"/>
              <w:left w:val="nil"/>
              <w:bottom w:val="nil"/>
              <w:right w:val="nil"/>
            </w:tcBorders>
            <w:noWrap/>
            <w:hideMark/>
            <w:tcPrChange w:id="1107" w:author="Dylan CHEN" w:date="2026-05-30T21:59:00Z" w16du:dateUtc="2026-05-30T13:59:00Z">
              <w:tcPr>
                <w:tcW w:w="1300" w:type="dxa"/>
                <w:gridSpan w:val="3"/>
                <w:tcBorders>
                  <w:top w:val="nil"/>
                  <w:left w:val="nil"/>
                  <w:bottom w:val="nil"/>
                  <w:right w:val="nil"/>
                </w:tcBorders>
                <w:noWrap/>
                <w:vAlign w:val="bottom"/>
                <w:hideMark/>
              </w:tcPr>
            </w:tcPrChange>
          </w:tcPr>
          <w:p w14:paraId="52B602E4" w14:textId="77777777" w:rsidR="002E4492" w:rsidRDefault="002E4492">
            <w:pPr>
              <w:jc w:val="center"/>
              <w:rPr>
                <w:ins w:id="1108" w:author="Dylan CHEN" w:date="2026-05-30T16:45:00Z" w16du:dateUtc="2026-05-30T08:45:00Z"/>
                <w:color w:val="000000"/>
                <w:sz w:val="20"/>
                <w:szCs w:val="20"/>
              </w:rPr>
            </w:pPr>
            <w:ins w:id="1109" w:author="Dylan CHEN" w:date="2026-05-30T16:45:00Z" w16du:dateUtc="2026-05-30T08:45:00Z">
              <w:r>
                <w:rPr>
                  <w:color w:val="000000"/>
                  <w:sz w:val="20"/>
                  <w:szCs w:val="20"/>
                </w:rPr>
                <w:t>(0.000)</w:t>
              </w:r>
            </w:ins>
          </w:p>
        </w:tc>
        <w:tc>
          <w:tcPr>
            <w:tcW w:w="1116" w:type="dxa"/>
            <w:vMerge/>
            <w:tcBorders>
              <w:top w:val="nil"/>
              <w:left w:val="nil"/>
              <w:bottom w:val="nil"/>
              <w:right w:val="nil"/>
            </w:tcBorders>
            <w:hideMark/>
            <w:tcPrChange w:id="1110" w:author="Dylan CHEN" w:date="2026-05-30T21:59:00Z" w16du:dateUtc="2026-05-30T13:59:00Z">
              <w:tcPr>
                <w:tcW w:w="1300" w:type="dxa"/>
                <w:gridSpan w:val="2"/>
                <w:vMerge/>
                <w:tcBorders>
                  <w:top w:val="nil"/>
                  <w:left w:val="nil"/>
                  <w:bottom w:val="nil"/>
                  <w:right w:val="nil"/>
                </w:tcBorders>
                <w:vAlign w:val="center"/>
                <w:hideMark/>
              </w:tcPr>
            </w:tcPrChange>
          </w:tcPr>
          <w:p w14:paraId="2B99B454" w14:textId="77777777" w:rsidR="002E4492" w:rsidRDefault="002E4492">
            <w:pPr>
              <w:rPr>
                <w:ins w:id="1111" w:author="Dylan CHEN" w:date="2026-05-30T16:45:00Z" w16du:dateUtc="2026-05-30T08:45:00Z"/>
                <w:color w:val="000000"/>
                <w:sz w:val="20"/>
                <w:szCs w:val="20"/>
              </w:rPr>
            </w:pPr>
          </w:p>
        </w:tc>
        <w:tc>
          <w:tcPr>
            <w:tcW w:w="1116" w:type="dxa"/>
            <w:vMerge/>
            <w:tcBorders>
              <w:top w:val="nil"/>
              <w:left w:val="nil"/>
              <w:bottom w:val="nil"/>
              <w:right w:val="nil"/>
            </w:tcBorders>
            <w:hideMark/>
            <w:tcPrChange w:id="1112" w:author="Dylan CHEN" w:date="2026-05-30T21:59:00Z" w16du:dateUtc="2026-05-30T13:59:00Z">
              <w:tcPr>
                <w:tcW w:w="1300" w:type="dxa"/>
                <w:vMerge/>
                <w:tcBorders>
                  <w:top w:val="nil"/>
                  <w:left w:val="nil"/>
                  <w:bottom w:val="nil"/>
                  <w:right w:val="nil"/>
                </w:tcBorders>
                <w:vAlign w:val="center"/>
                <w:hideMark/>
              </w:tcPr>
            </w:tcPrChange>
          </w:tcPr>
          <w:p w14:paraId="42A7C9A4" w14:textId="77777777" w:rsidR="002E4492" w:rsidRDefault="002E4492">
            <w:pPr>
              <w:rPr>
                <w:ins w:id="1113" w:author="Dylan CHEN" w:date="2026-05-30T16:45:00Z" w16du:dateUtc="2026-05-30T08:45:00Z"/>
                <w:color w:val="000000"/>
                <w:sz w:val="20"/>
                <w:szCs w:val="20"/>
              </w:rPr>
            </w:pPr>
          </w:p>
        </w:tc>
      </w:tr>
      <w:tr w:rsidR="002E4492" w14:paraId="3182BC91" w14:textId="77777777" w:rsidTr="00F06DF9">
        <w:trPr>
          <w:trHeight w:val="320"/>
          <w:jc w:val="center"/>
          <w:ins w:id="1114" w:author="Dylan CHEN" w:date="2026-05-30T16:45:00Z"/>
          <w:trPrChange w:id="1115" w:author="Dylan CHEN" w:date="2026-05-30T21:59:00Z" w16du:dateUtc="2026-05-30T13:59:00Z">
            <w:trPr>
              <w:trHeight w:val="320"/>
            </w:trPr>
          </w:trPrChange>
        </w:trPr>
        <w:tc>
          <w:tcPr>
            <w:tcW w:w="3330" w:type="dxa"/>
            <w:vMerge w:val="restart"/>
            <w:tcBorders>
              <w:top w:val="nil"/>
              <w:left w:val="nil"/>
              <w:bottom w:val="nil"/>
              <w:right w:val="nil"/>
            </w:tcBorders>
            <w:vAlign w:val="center"/>
            <w:hideMark/>
            <w:tcPrChange w:id="1116" w:author="Dylan CHEN" w:date="2026-05-30T21:59:00Z" w16du:dateUtc="2026-05-30T13:59:00Z">
              <w:tcPr>
                <w:tcW w:w="3660" w:type="dxa"/>
                <w:gridSpan w:val="2"/>
                <w:vMerge w:val="restart"/>
                <w:tcBorders>
                  <w:top w:val="nil"/>
                  <w:left w:val="nil"/>
                  <w:bottom w:val="nil"/>
                  <w:right w:val="nil"/>
                </w:tcBorders>
                <w:vAlign w:val="center"/>
                <w:hideMark/>
              </w:tcPr>
            </w:tcPrChange>
          </w:tcPr>
          <w:p w14:paraId="30F150F6" w14:textId="77777777" w:rsidR="002E4492" w:rsidRDefault="002E4492">
            <w:pPr>
              <w:rPr>
                <w:ins w:id="1117" w:author="Dylan CHEN" w:date="2026-05-30T16:45:00Z" w16du:dateUtc="2026-05-30T08:45:00Z"/>
                <w:color w:val="000000"/>
                <w:sz w:val="20"/>
                <w:szCs w:val="20"/>
              </w:rPr>
              <w:pPrChange w:id="1118" w:author="Dylan CHEN" w:date="2026-05-30T21:59:00Z" w16du:dateUtc="2026-05-30T13:59:00Z">
                <w:pPr>
                  <w:jc w:val="both"/>
                </w:pPr>
              </w:pPrChange>
            </w:pPr>
            <w:ins w:id="1119" w:author="Dylan CHEN" w:date="2026-05-30T16:45:00Z" w16du:dateUtc="2026-05-30T08:45:00Z">
              <w:r>
                <w:rPr>
                  <w:color w:val="000000"/>
                  <w:sz w:val="20"/>
                  <w:szCs w:val="20"/>
                </w:rPr>
                <w:t xml:space="preserve">log of length for the first answer </w:t>
              </w:r>
            </w:ins>
          </w:p>
        </w:tc>
        <w:tc>
          <w:tcPr>
            <w:tcW w:w="1169" w:type="dxa"/>
            <w:tcBorders>
              <w:top w:val="nil"/>
              <w:left w:val="nil"/>
              <w:bottom w:val="nil"/>
              <w:right w:val="nil"/>
            </w:tcBorders>
            <w:noWrap/>
            <w:hideMark/>
            <w:tcPrChange w:id="1120" w:author="Dylan CHEN" w:date="2026-05-30T21:59:00Z" w16du:dateUtc="2026-05-30T13:59:00Z">
              <w:tcPr>
                <w:tcW w:w="1680" w:type="dxa"/>
                <w:tcBorders>
                  <w:top w:val="nil"/>
                  <w:left w:val="nil"/>
                  <w:bottom w:val="nil"/>
                  <w:right w:val="nil"/>
                </w:tcBorders>
                <w:noWrap/>
                <w:vAlign w:val="bottom"/>
                <w:hideMark/>
              </w:tcPr>
            </w:tcPrChange>
          </w:tcPr>
          <w:p w14:paraId="34BBAC62" w14:textId="77777777" w:rsidR="002E4492" w:rsidRDefault="002E4492">
            <w:pPr>
              <w:jc w:val="center"/>
              <w:rPr>
                <w:ins w:id="1121" w:author="Dylan CHEN" w:date="2026-05-30T16:45:00Z" w16du:dateUtc="2026-05-30T08:45:00Z"/>
                <w:color w:val="000000"/>
                <w:sz w:val="20"/>
                <w:szCs w:val="20"/>
              </w:rPr>
            </w:pPr>
            <w:ins w:id="1122" w:author="Dylan CHEN" w:date="2026-05-30T16:45:00Z" w16du:dateUtc="2026-05-30T08:45:00Z">
              <w:r>
                <w:rPr>
                  <w:color w:val="000000"/>
                  <w:sz w:val="20"/>
                  <w:szCs w:val="20"/>
                </w:rPr>
                <w:t>4.662</w:t>
              </w:r>
            </w:ins>
          </w:p>
        </w:tc>
        <w:tc>
          <w:tcPr>
            <w:tcW w:w="1513" w:type="dxa"/>
            <w:tcBorders>
              <w:top w:val="nil"/>
              <w:left w:val="nil"/>
              <w:bottom w:val="nil"/>
              <w:right w:val="nil"/>
            </w:tcBorders>
            <w:noWrap/>
            <w:hideMark/>
            <w:tcPrChange w:id="1123" w:author="Dylan CHEN" w:date="2026-05-30T21:59:00Z" w16du:dateUtc="2026-05-30T13:59:00Z">
              <w:tcPr>
                <w:tcW w:w="1780" w:type="dxa"/>
                <w:tcBorders>
                  <w:top w:val="nil"/>
                  <w:left w:val="nil"/>
                  <w:bottom w:val="nil"/>
                  <w:right w:val="nil"/>
                </w:tcBorders>
                <w:noWrap/>
                <w:vAlign w:val="bottom"/>
                <w:hideMark/>
              </w:tcPr>
            </w:tcPrChange>
          </w:tcPr>
          <w:p w14:paraId="1ED0FC3A" w14:textId="77777777" w:rsidR="002E4492" w:rsidRDefault="002E4492">
            <w:pPr>
              <w:jc w:val="center"/>
              <w:rPr>
                <w:ins w:id="1124" w:author="Dylan CHEN" w:date="2026-05-30T16:45:00Z" w16du:dateUtc="2026-05-30T08:45:00Z"/>
                <w:color w:val="000000"/>
                <w:sz w:val="20"/>
                <w:szCs w:val="20"/>
              </w:rPr>
            </w:pPr>
            <w:ins w:id="1125" w:author="Dylan CHEN" w:date="2026-05-30T16:45:00Z" w16du:dateUtc="2026-05-30T08:45:00Z">
              <w:r>
                <w:rPr>
                  <w:color w:val="000000"/>
                  <w:sz w:val="20"/>
                  <w:szCs w:val="20"/>
                </w:rPr>
                <w:t>5.676</w:t>
              </w:r>
            </w:ins>
          </w:p>
        </w:tc>
        <w:tc>
          <w:tcPr>
            <w:tcW w:w="1116" w:type="dxa"/>
            <w:tcBorders>
              <w:top w:val="nil"/>
              <w:left w:val="nil"/>
              <w:bottom w:val="nil"/>
              <w:right w:val="nil"/>
            </w:tcBorders>
            <w:noWrap/>
            <w:hideMark/>
            <w:tcPrChange w:id="1126" w:author="Dylan CHEN" w:date="2026-05-30T21:59:00Z" w16du:dateUtc="2026-05-30T13:59:00Z">
              <w:tcPr>
                <w:tcW w:w="1300" w:type="dxa"/>
                <w:gridSpan w:val="3"/>
                <w:tcBorders>
                  <w:top w:val="nil"/>
                  <w:left w:val="nil"/>
                  <w:bottom w:val="nil"/>
                  <w:right w:val="nil"/>
                </w:tcBorders>
                <w:noWrap/>
                <w:vAlign w:val="bottom"/>
                <w:hideMark/>
              </w:tcPr>
            </w:tcPrChange>
          </w:tcPr>
          <w:p w14:paraId="526901A1" w14:textId="77777777" w:rsidR="002E4492" w:rsidRDefault="002E4492">
            <w:pPr>
              <w:jc w:val="center"/>
              <w:rPr>
                <w:ins w:id="1127" w:author="Dylan CHEN" w:date="2026-05-30T16:45:00Z" w16du:dateUtc="2026-05-30T08:45:00Z"/>
                <w:color w:val="000000"/>
                <w:sz w:val="20"/>
                <w:szCs w:val="20"/>
              </w:rPr>
            </w:pPr>
            <w:ins w:id="1128" w:author="Dylan CHEN" w:date="2026-05-30T16:45:00Z" w16du:dateUtc="2026-05-30T08:45:00Z">
              <w:r>
                <w:rPr>
                  <w:color w:val="000000"/>
                  <w:sz w:val="20"/>
                  <w:szCs w:val="20"/>
                </w:rPr>
                <w:t>3.443</w:t>
              </w:r>
            </w:ins>
          </w:p>
        </w:tc>
        <w:tc>
          <w:tcPr>
            <w:tcW w:w="1116" w:type="dxa"/>
            <w:vMerge w:val="restart"/>
            <w:tcBorders>
              <w:top w:val="nil"/>
              <w:left w:val="nil"/>
              <w:bottom w:val="nil"/>
              <w:right w:val="nil"/>
            </w:tcBorders>
            <w:hideMark/>
            <w:tcPrChange w:id="1129" w:author="Dylan CHEN" w:date="2026-05-30T21:59:00Z" w16du:dateUtc="2026-05-30T13:59:00Z">
              <w:tcPr>
                <w:tcW w:w="1300" w:type="dxa"/>
                <w:gridSpan w:val="2"/>
                <w:vMerge w:val="restart"/>
                <w:tcBorders>
                  <w:top w:val="nil"/>
                  <w:left w:val="nil"/>
                  <w:bottom w:val="nil"/>
                  <w:right w:val="nil"/>
                </w:tcBorders>
                <w:vAlign w:val="center"/>
                <w:hideMark/>
              </w:tcPr>
            </w:tcPrChange>
          </w:tcPr>
          <w:p w14:paraId="21705F0C" w14:textId="77777777" w:rsidR="002E4492" w:rsidRDefault="002E4492">
            <w:pPr>
              <w:jc w:val="center"/>
              <w:rPr>
                <w:ins w:id="1130" w:author="Dylan CHEN" w:date="2026-05-30T16:45:00Z" w16du:dateUtc="2026-05-30T08:45:00Z"/>
                <w:color w:val="000000"/>
                <w:sz w:val="20"/>
                <w:szCs w:val="20"/>
              </w:rPr>
            </w:pPr>
            <w:ins w:id="1131" w:author="Dylan CHEN" w:date="2026-05-30T16:45:00Z" w16du:dateUtc="2026-05-30T08:45:00Z">
              <w:r>
                <w:rPr>
                  <w:color w:val="000000"/>
                  <w:sz w:val="20"/>
                  <w:szCs w:val="20"/>
                </w:rPr>
                <w:t>0.000</w:t>
              </w:r>
            </w:ins>
          </w:p>
        </w:tc>
        <w:tc>
          <w:tcPr>
            <w:tcW w:w="1116" w:type="dxa"/>
            <w:vMerge w:val="restart"/>
            <w:tcBorders>
              <w:top w:val="nil"/>
              <w:left w:val="nil"/>
              <w:bottom w:val="nil"/>
              <w:right w:val="nil"/>
            </w:tcBorders>
            <w:hideMark/>
            <w:tcPrChange w:id="1132" w:author="Dylan CHEN" w:date="2026-05-30T21:59:00Z" w16du:dateUtc="2026-05-30T13:59:00Z">
              <w:tcPr>
                <w:tcW w:w="1300" w:type="dxa"/>
                <w:vMerge w:val="restart"/>
                <w:tcBorders>
                  <w:top w:val="nil"/>
                  <w:left w:val="nil"/>
                  <w:bottom w:val="nil"/>
                  <w:right w:val="nil"/>
                </w:tcBorders>
                <w:vAlign w:val="center"/>
                <w:hideMark/>
              </w:tcPr>
            </w:tcPrChange>
          </w:tcPr>
          <w:p w14:paraId="6EFB15DD" w14:textId="77777777" w:rsidR="002E4492" w:rsidRDefault="002E4492">
            <w:pPr>
              <w:jc w:val="center"/>
              <w:rPr>
                <w:ins w:id="1133" w:author="Dylan CHEN" w:date="2026-05-30T16:45:00Z" w16du:dateUtc="2026-05-30T08:45:00Z"/>
                <w:color w:val="000000"/>
                <w:sz w:val="20"/>
                <w:szCs w:val="20"/>
              </w:rPr>
            </w:pPr>
            <w:ins w:id="1134" w:author="Dylan CHEN" w:date="2026-05-30T16:45:00Z" w16du:dateUtc="2026-05-30T08:45:00Z">
              <w:r>
                <w:rPr>
                  <w:color w:val="000000"/>
                  <w:sz w:val="20"/>
                  <w:szCs w:val="20"/>
                </w:rPr>
                <w:t>7.912</w:t>
              </w:r>
            </w:ins>
          </w:p>
        </w:tc>
      </w:tr>
      <w:tr w:rsidR="002E4492" w14:paraId="16DE1DA9" w14:textId="77777777" w:rsidTr="00F06DF9">
        <w:trPr>
          <w:trHeight w:val="320"/>
          <w:jc w:val="center"/>
          <w:ins w:id="1135" w:author="Dylan CHEN" w:date="2026-05-30T16:45:00Z"/>
          <w:trPrChange w:id="1136" w:author="Dylan CHEN" w:date="2026-05-30T21:59:00Z" w16du:dateUtc="2026-05-30T13:59:00Z">
            <w:trPr>
              <w:trHeight w:val="320"/>
            </w:trPr>
          </w:trPrChange>
        </w:trPr>
        <w:tc>
          <w:tcPr>
            <w:tcW w:w="3330" w:type="dxa"/>
            <w:vMerge/>
            <w:tcBorders>
              <w:top w:val="nil"/>
              <w:left w:val="nil"/>
              <w:bottom w:val="nil"/>
              <w:right w:val="nil"/>
            </w:tcBorders>
            <w:vAlign w:val="center"/>
            <w:hideMark/>
            <w:tcPrChange w:id="1137" w:author="Dylan CHEN" w:date="2026-05-30T21:59:00Z" w16du:dateUtc="2026-05-30T13:59:00Z">
              <w:tcPr>
                <w:tcW w:w="3660" w:type="dxa"/>
                <w:gridSpan w:val="2"/>
                <w:vMerge/>
                <w:tcBorders>
                  <w:top w:val="nil"/>
                  <w:left w:val="nil"/>
                  <w:bottom w:val="nil"/>
                  <w:right w:val="nil"/>
                </w:tcBorders>
                <w:vAlign w:val="center"/>
                <w:hideMark/>
              </w:tcPr>
            </w:tcPrChange>
          </w:tcPr>
          <w:p w14:paraId="7F88D51F" w14:textId="77777777" w:rsidR="002E4492" w:rsidRDefault="002E4492" w:rsidP="00F06DF9">
            <w:pPr>
              <w:rPr>
                <w:ins w:id="1138" w:author="Dylan CHEN" w:date="2026-05-30T16:45:00Z" w16du:dateUtc="2026-05-30T08:45:00Z"/>
                <w:color w:val="000000"/>
                <w:sz w:val="20"/>
                <w:szCs w:val="20"/>
              </w:rPr>
            </w:pPr>
          </w:p>
        </w:tc>
        <w:tc>
          <w:tcPr>
            <w:tcW w:w="1169" w:type="dxa"/>
            <w:tcBorders>
              <w:top w:val="nil"/>
              <w:left w:val="nil"/>
              <w:bottom w:val="nil"/>
              <w:right w:val="nil"/>
            </w:tcBorders>
            <w:noWrap/>
            <w:hideMark/>
            <w:tcPrChange w:id="1139" w:author="Dylan CHEN" w:date="2026-05-30T21:59:00Z" w16du:dateUtc="2026-05-30T13:59:00Z">
              <w:tcPr>
                <w:tcW w:w="1680" w:type="dxa"/>
                <w:tcBorders>
                  <w:top w:val="nil"/>
                  <w:left w:val="nil"/>
                  <w:bottom w:val="nil"/>
                  <w:right w:val="nil"/>
                </w:tcBorders>
                <w:noWrap/>
                <w:vAlign w:val="bottom"/>
                <w:hideMark/>
              </w:tcPr>
            </w:tcPrChange>
          </w:tcPr>
          <w:p w14:paraId="3F650D48" w14:textId="77777777" w:rsidR="002E4492" w:rsidRDefault="002E4492">
            <w:pPr>
              <w:jc w:val="center"/>
              <w:rPr>
                <w:ins w:id="1140" w:author="Dylan CHEN" w:date="2026-05-30T16:45:00Z" w16du:dateUtc="2026-05-30T08:45:00Z"/>
                <w:color w:val="000000"/>
                <w:sz w:val="20"/>
                <w:szCs w:val="20"/>
              </w:rPr>
            </w:pPr>
            <w:ins w:id="1141" w:author="Dylan CHEN" w:date="2026-05-30T16:45:00Z" w16du:dateUtc="2026-05-30T08:45:00Z">
              <w:r>
                <w:rPr>
                  <w:color w:val="000000"/>
                  <w:sz w:val="20"/>
                  <w:szCs w:val="20"/>
                </w:rPr>
                <w:t>(1.489)</w:t>
              </w:r>
            </w:ins>
          </w:p>
        </w:tc>
        <w:tc>
          <w:tcPr>
            <w:tcW w:w="1513" w:type="dxa"/>
            <w:tcBorders>
              <w:top w:val="nil"/>
              <w:left w:val="nil"/>
              <w:bottom w:val="nil"/>
              <w:right w:val="nil"/>
            </w:tcBorders>
            <w:noWrap/>
            <w:hideMark/>
            <w:tcPrChange w:id="1142" w:author="Dylan CHEN" w:date="2026-05-30T21:59:00Z" w16du:dateUtc="2026-05-30T13:59:00Z">
              <w:tcPr>
                <w:tcW w:w="1780" w:type="dxa"/>
                <w:tcBorders>
                  <w:top w:val="nil"/>
                  <w:left w:val="nil"/>
                  <w:bottom w:val="nil"/>
                  <w:right w:val="nil"/>
                </w:tcBorders>
                <w:noWrap/>
                <w:vAlign w:val="bottom"/>
                <w:hideMark/>
              </w:tcPr>
            </w:tcPrChange>
          </w:tcPr>
          <w:p w14:paraId="22BB6923" w14:textId="77777777" w:rsidR="002E4492" w:rsidRDefault="002E4492">
            <w:pPr>
              <w:jc w:val="center"/>
              <w:rPr>
                <w:ins w:id="1143" w:author="Dylan CHEN" w:date="2026-05-30T16:45:00Z" w16du:dateUtc="2026-05-30T08:45:00Z"/>
                <w:color w:val="000000"/>
                <w:sz w:val="20"/>
                <w:szCs w:val="20"/>
              </w:rPr>
            </w:pPr>
            <w:ins w:id="1144" w:author="Dylan CHEN" w:date="2026-05-30T16:45:00Z" w16du:dateUtc="2026-05-30T08:45:00Z">
              <w:r>
                <w:rPr>
                  <w:color w:val="000000"/>
                  <w:sz w:val="20"/>
                  <w:szCs w:val="20"/>
                </w:rPr>
                <w:t>(0.556)</w:t>
              </w:r>
            </w:ins>
          </w:p>
        </w:tc>
        <w:tc>
          <w:tcPr>
            <w:tcW w:w="1116" w:type="dxa"/>
            <w:tcBorders>
              <w:top w:val="nil"/>
              <w:left w:val="nil"/>
              <w:bottom w:val="nil"/>
              <w:right w:val="nil"/>
            </w:tcBorders>
            <w:noWrap/>
            <w:hideMark/>
            <w:tcPrChange w:id="1145" w:author="Dylan CHEN" w:date="2026-05-30T21:59:00Z" w16du:dateUtc="2026-05-30T13:59:00Z">
              <w:tcPr>
                <w:tcW w:w="1300" w:type="dxa"/>
                <w:gridSpan w:val="3"/>
                <w:tcBorders>
                  <w:top w:val="nil"/>
                  <w:left w:val="nil"/>
                  <w:bottom w:val="nil"/>
                  <w:right w:val="nil"/>
                </w:tcBorders>
                <w:noWrap/>
                <w:vAlign w:val="bottom"/>
                <w:hideMark/>
              </w:tcPr>
            </w:tcPrChange>
          </w:tcPr>
          <w:p w14:paraId="0ABD1F5D" w14:textId="77777777" w:rsidR="002E4492" w:rsidRDefault="002E4492">
            <w:pPr>
              <w:jc w:val="center"/>
              <w:rPr>
                <w:ins w:id="1146" w:author="Dylan CHEN" w:date="2026-05-30T16:45:00Z" w16du:dateUtc="2026-05-30T08:45:00Z"/>
                <w:color w:val="000000"/>
                <w:sz w:val="20"/>
                <w:szCs w:val="20"/>
              </w:rPr>
            </w:pPr>
            <w:ins w:id="1147" w:author="Dylan CHEN" w:date="2026-05-30T16:45:00Z" w16du:dateUtc="2026-05-30T08:45:00Z">
              <w:r>
                <w:rPr>
                  <w:color w:val="000000"/>
                  <w:sz w:val="20"/>
                  <w:szCs w:val="20"/>
                </w:rPr>
                <w:t>(1.338)</w:t>
              </w:r>
            </w:ins>
          </w:p>
        </w:tc>
        <w:tc>
          <w:tcPr>
            <w:tcW w:w="1116" w:type="dxa"/>
            <w:vMerge/>
            <w:tcBorders>
              <w:top w:val="nil"/>
              <w:left w:val="nil"/>
              <w:bottom w:val="nil"/>
              <w:right w:val="nil"/>
            </w:tcBorders>
            <w:hideMark/>
            <w:tcPrChange w:id="1148" w:author="Dylan CHEN" w:date="2026-05-30T21:59:00Z" w16du:dateUtc="2026-05-30T13:59:00Z">
              <w:tcPr>
                <w:tcW w:w="1300" w:type="dxa"/>
                <w:gridSpan w:val="2"/>
                <w:vMerge/>
                <w:tcBorders>
                  <w:top w:val="nil"/>
                  <w:left w:val="nil"/>
                  <w:bottom w:val="nil"/>
                  <w:right w:val="nil"/>
                </w:tcBorders>
                <w:vAlign w:val="center"/>
                <w:hideMark/>
              </w:tcPr>
            </w:tcPrChange>
          </w:tcPr>
          <w:p w14:paraId="1468D661" w14:textId="77777777" w:rsidR="002E4492" w:rsidRDefault="002E4492">
            <w:pPr>
              <w:rPr>
                <w:ins w:id="1149" w:author="Dylan CHEN" w:date="2026-05-30T16:45:00Z" w16du:dateUtc="2026-05-30T08:45:00Z"/>
                <w:color w:val="000000"/>
                <w:sz w:val="20"/>
                <w:szCs w:val="20"/>
              </w:rPr>
            </w:pPr>
          </w:p>
        </w:tc>
        <w:tc>
          <w:tcPr>
            <w:tcW w:w="1116" w:type="dxa"/>
            <w:vMerge/>
            <w:tcBorders>
              <w:top w:val="nil"/>
              <w:left w:val="nil"/>
              <w:bottom w:val="nil"/>
              <w:right w:val="nil"/>
            </w:tcBorders>
            <w:hideMark/>
            <w:tcPrChange w:id="1150" w:author="Dylan CHEN" w:date="2026-05-30T21:59:00Z" w16du:dateUtc="2026-05-30T13:59:00Z">
              <w:tcPr>
                <w:tcW w:w="1300" w:type="dxa"/>
                <w:vMerge/>
                <w:tcBorders>
                  <w:top w:val="nil"/>
                  <w:left w:val="nil"/>
                  <w:bottom w:val="nil"/>
                  <w:right w:val="nil"/>
                </w:tcBorders>
                <w:vAlign w:val="center"/>
                <w:hideMark/>
              </w:tcPr>
            </w:tcPrChange>
          </w:tcPr>
          <w:p w14:paraId="14F5056F" w14:textId="77777777" w:rsidR="002E4492" w:rsidRDefault="002E4492">
            <w:pPr>
              <w:rPr>
                <w:ins w:id="1151" w:author="Dylan CHEN" w:date="2026-05-30T16:45:00Z" w16du:dateUtc="2026-05-30T08:45:00Z"/>
                <w:color w:val="000000"/>
                <w:sz w:val="20"/>
                <w:szCs w:val="20"/>
              </w:rPr>
            </w:pPr>
          </w:p>
        </w:tc>
      </w:tr>
      <w:tr w:rsidR="002E4492" w14:paraId="3E2A369B" w14:textId="77777777" w:rsidTr="00F06DF9">
        <w:trPr>
          <w:trHeight w:val="320"/>
          <w:jc w:val="center"/>
          <w:ins w:id="1152" w:author="Dylan CHEN" w:date="2026-05-30T16:45:00Z"/>
          <w:trPrChange w:id="1153" w:author="Dylan CHEN" w:date="2026-05-30T21:59:00Z" w16du:dateUtc="2026-05-30T13:59:00Z">
            <w:trPr>
              <w:trHeight w:val="320"/>
            </w:trPr>
          </w:trPrChange>
        </w:trPr>
        <w:tc>
          <w:tcPr>
            <w:tcW w:w="3330" w:type="dxa"/>
            <w:vMerge w:val="restart"/>
            <w:tcBorders>
              <w:top w:val="nil"/>
              <w:left w:val="nil"/>
              <w:bottom w:val="single" w:sz="4" w:space="0" w:color="000000"/>
              <w:right w:val="nil"/>
            </w:tcBorders>
            <w:vAlign w:val="center"/>
            <w:hideMark/>
            <w:tcPrChange w:id="1154" w:author="Dylan CHEN" w:date="2026-05-30T21:59:00Z" w16du:dateUtc="2026-05-30T13:59:00Z">
              <w:tcPr>
                <w:tcW w:w="3660" w:type="dxa"/>
                <w:gridSpan w:val="2"/>
                <w:vMerge w:val="restart"/>
                <w:tcBorders>
                  <w:top w:val="nil"/>
                  <w:left w:val="nil"/>
                  <w:bottom w:val="single" w:sz="4" w:space="0" w:color="000000"/>
                  <w:right w:val="nil"/>
                </w:tcBorders>
                <w:vAlign w:val="center"/>
                <w:hideMark/>
              </w:tcPr>
            </w:tcPrChange>
          </w:tcPr>
          <w:p w14:paraId="6224A7EC" w14:textId="77777777" w:rsidR="002E4492" w:rsidRDefault="002E4492">
            <w:pPr>
              <w:rPr>
                <w:ins w:id="1155" w:author="Dylan CHEN" w:date="2026-05-30T16:45:00Z" w16du:dateUtc="2026-05-30T08:45:00Z"/>
                <w:color w:val="000000"/>
                <w:sz w:val="20"/>
                <w:szCs w:val="20"/>
              </w:rPr>
              <w:pPrChange w:id="1156" w:author="Dylan CHEN" w:date="2026-05-30T21:59:00Z" w16du:dateUtc="2026-05-30T13:59:00Z">
                <w:pPr>
                  <w:jc w:val="both"/>
                </w:pPr>
              </w:pPrChange>
            </w:pPr>
            <w:ins w:id="1157" w:author="Dylan CHEN" w:date="2026-05-30T16:45:00Z" w16du:dateUtc="2026-05-30T08:45:00Z">
              <w:r>
                <w:rPr>
                  <w:color w:val="000000"/>
                  <w:sz w:val="20"/>
                  <w:szCs w:val="20"/>
                </w:rPr>
                <w:t>similarity between the first answer and LLM</w:t>
              </w:r>
            </w:ins>
          </w:p>
        </w:tc>
        <w:tc>
          <w:tcPr>
            <w:tcW w:w="1169" w:type="dxa"/>
            <w:tcBorders>
              <w:top w:val="nil"/>
              <w:left w:val="nil"/>
              <w:bottom w:val="nil"/>
              <w:right w:val="nil"/>
            </w:tcBorders>
            <w:noWrap/>
            <w:hideMark/>
            <w:tcPrChange w:id="1158" w:author="Dylan CHEN" w:date="2026-05-30T21:59:00Z" w16du:dateUtc="2026-05-30T13:59:00Z">
              <w:tcPr>
                <w:tcW w:w="1680" w:type="dxa"/>
                <w:tcBorders>
                  <w:top w:val="nil"/>
                  <w:left w:val="nil"/>
                  <w:bottom w:val="nil"/>
                  <w:right w:val="nil"/>
                </w:tcBorders>
                <w:noWrap/>
                <w:vAlign w:val="bottom"/>
                <w:hideMark/>
              </w:tcPr>
            </w:tcPrChange>
          </w:tcPr>
          <w:p w14:paraId="334AE62C" w14:textId="77777777" w:rsidR="002E4492" w:rsidRDefault="002E4492">
            <w:pPr>
              <w:jc w:val="center"/>
              <w:rPr>
                <w:ins w:id="1159" w:author="Dylan CHEN" w:date="2026-05-30T16:45:00Z" w16du:dateUtc="2026-05-30T08:45:00Z"/>
                <w:color w:val="000000"/>
                <w:sz w:val="20"/>
                <w:szCs w:val="20"/>
              </w:rPr>
            </w:pPr>
            <w:ins w:id="1160" w:author="Dylan CHEN" w:date="2026-05-30T16:45:00Z" w16du:dateUtc="2026-05-30T08:45:00Z">
              <w:r>
                <w:rPr>
                  <w:color w:val="000000"/>
                  <w:sz w:val="20"/>
                  <w:szCs w:val="20"/>
                </w:rPr>
                <w:t>0.506</w:t>
              </w:r>
            </w:ins>
          </w:p>
        </w:tc>
        <w:tc>
          <w:tcPr>
            <w:tcW w:w="1513" w:type="dxa"/>
            <w:tcBorders>
              <w:top w:val="nil"/>
              <w:left w:val="nil"/>
              <w:bottom w:val="nil"/>
              <w:right w:val="nil"/>
            </w:tcBorders>
            <w:noWrap/>
            <w:hideMark/>
            <w:tcPrChange w:id="1161" w:author="Dylan CHEN" w:date="2026-05-30T21:59:00Z" w16du:dateUtc="2026-05-30T13:59:00Z">
              <w:tcPr>
                <w:tcW w:w="1780" w:type="dxa"/>
                <w:tcBorders>
                  <w:top w:val="nil"/>
                  <w:left w:val="nil"/>
                  <w:bottom w:val="nil"/>
                  <w:right w:val="nil"/>
                </w:tcBorders>
                <w:noWrap/>
                <w:vAlign w:val="bottom"/>
                <w:hideMark/>
              </w:tcPr>
            </w:tcPrChange>
          </w:tcPr>
          <w:p w14:paraId="5B6CECDD" w14:textId="77777777" w:rsidR="002E4492" w:rsidRDefault="002E4492">
            <w:pPr>
              <w:jc w:val="center"/>
              <w:rPr>
                <w:ins w:id="1162" w:author="Dylan CHEN" w:date="2026-05-30T16:45:00Z" w16du:dateUtc="2026-05-30T08:45:00Z"/>
                <w:color w:val="000000"/>
                <w:sz w:val="20"/>
                <w:szCs w:val="20"/>
              </w:rPr>
            </w:pPr>
            <w:ins w:id="1163" w:author="Dylan CHEN" w:date="2026-05-30T16:45:00Z" w16du:dateUtc="2026-05-30T08:45:00Z">
              <w:r>
                <w:rPr>
                  <w:color w:val="000000"/>
                  <w:sz w:val="20"/>
                  <w:szCs w:val="20"/>
                </w:rPr>
                <w:t>0.555</w:t>
              </w:r>
            </w:ins>
          </w:p>
        </w:tc>
        <w:tc>
          <w:tcPr>
            <w:tcW w:w="1116" w:type="dxa"/>
            <w:tcBorders>
              <w:top w:val="nil"/>
              <w:left w:val="nil"/>
              <w:bottom w:val="nil"/>
              <w:right w:val="nil"/>
            </w:tcBorders>
            <w:noWrap/>
            <w:hideMark/>
            <w:tcPrChange w:id="1164" w:author="Dylan CHEN" w:date="2026-05-30T21:59:00Z" w16du:dateUtc="2026-05-30T13:59:00Z">
              <w:tcPr>
                <w:tcW w:w="1300" w:type="dxa"/>
                <w:gridSpan w:val="3"/>
                <w:tcBorders>
                  <w:top w:val="nil"/>
                  <w:left w:val="nil"/>
                  <w:bottom w:val="nil"/>
                  <w:right w:val="nil"/>
                </w:tcBorders>
                <w:noWrap/>
                <w:vAlign w:val="bottom"/>
                <w:hideMark/>
              </w:tcPr>
            </w:tcPrChange>
          </w:tcPr>
          <w:p w14:paraId="7CC7D40A" w14:textId="77777777" w:rsidR="002E4492" w:rsidRDefault="002E4492">
            <w:pPr>
              <w:jc w:val="center"/>
              <w:rPr>
                <w:ins w:id="1165" w:author="Dylan CHEN" w:date="2026-05-30T16:45:00Z" w16du:dateUtc="2026-05-30T08:45:00Z"/>
                <w:color w:val="000000"/>
                <w:sz w:val="20"/>
                <w:szCs w:val="20"/>
              </w:rPr>
            </w:pPr>
            <w:ins w:id="1166" w:author="Dylan CHEN" w:date="2026-05-30T16:45:00Z" w16du:dateUtc="2026-05-30T08:45:00Z">
              <w:r>
                <w:rPr>
                  <w:color w:val="000000"/>
                  <w:sz w:val="20"/>
                  <w:szCs w:val="20"/>
                </w:rPr>
                <w:t>0.445</w:t>
              </w:r>
            </w:ins>
          </w:p>
        </w:tc>
        <w:tc>
          <w:tcPr>
            <w:tcW w:w="1116" w:type="dxa"/>
            <w:vMerge w:val="restart"/>
            <w:tcBorders>
              <w:top w:val="nil"/>
              <w:left w:val="nil"/>
              <w:bottom w:val="single" w:sz="4" w:space="0" w:color="000000"/>
              <w:right w:val="nil"/>
            </w:tcBorders>
            <w:hideMark/>
            <w:tcPrChange w:id="1167" w:author="Dylan CHEN" w:date="2026-05-30T21:59:00Z" w16du:dateUtc="2026-05-30T13:59:00Z">
              <w:tcPr>
                <w:tcW w:w="1300" w:type="dxa"/>
                <w:gridSpan w:val="2"/>
                <w:vMerge w:val="restart"/>
                <w:tcBorders>
                  <w:top w:val="nil"/>
                  <w:left w:val="nil"/>
                  <w:bottom w:val="single" w:sz="4" w:space="0" w:color="000000"/>
                  <w:right w:val="nil"/>
                </w:tcBorders>
                <w:vAlign w:val="center"/>
                <w:hideMark/>
              </w:tcPr>
            </w:tcPrChange>
          </w:tcPr>
          <w:p w14:paraId="191E8A35" w14:textId="77777777" w:rsidR="002E4492" w:rsidRDefault="002E4492">
            <w:pPr>
              <w:jc w:val="center"/>
              <w:rPr>
                <w:ins w:id="1168" w:author="Dylan CHEN" w:date="2026-05-30T16:45:00Z" w16du:dateUtc="2026-05-30T08:45:00Z"/>
                <w:color w:val="000000"/>
                <w:sz w:val="20"/>
                <w:szCs w:val="20"/>
              </w:rPr>
            </w:pPr>
            <w:ins w:id="1169" w:author="Dylan CHEN" w:date="2026-05-30T16:45:00Z" w16du:dateUtc="2026-05-30T08:45:00Z">
              <w:r>
                <w:rPr>
                  <w:color w:val="000000"/>
                  <w:sz w:val="20"/>
                  <w:szCs w:val="20"/>
                </w:rPr>
                <w:t>-0.090</w:t>
              </w:r>
            </w:ins>
          </w:p>
        </w:tc>
        <w:tc>
          <w:tcPr>
            <w:tcW w:w="1116" w:type="dxa"/>
            <w:vMerge w:val="restart"/>
            <w:tcBorders>
              <w:top w:val="nil"/>
              <w:left w:val="nil"/>
              <w:bottom w:val="single" w:sz="4" w:space="0" w:color="000000"/>
              <w:right w:val="nil"/>
            </w:tcBorders>
            <w:hideMark/>
            <w:tcPrChange w:id="1170" w:author="Dylan CHEN" w:date="2026-05-30T21:59:00Z" w16du:dateUtc="2026-05-30T13:59:00Z">
              <w:tcPr>
                <w:tcW w:w="1300" w:type="dxa"/>
                <w:vMerge w:val="restart"/>
                <w:tcBorders>
                  <w:top w:val="nil"/>
                  <w:left w:val="nil"/>
                  <w:bottom w:val="single" w:sz="4" w:space="0" w:color="000000"/>
                  <w:right w:val="nil"/>
                </w:tcBorders>
                <w:vAlign w:val="center"/>
                <w:hideMark/>
              </w:tcPr>
            </w:tcPrChange>
          </w:tcPr>
          <w:p w14:paraId="43A8CF6C" w14:textId="77777777" w:rsidR="002E4492" w:rsidRDefault="002E4492">
            <w:pPr>
              <w:jc w:val="center"/>
              <w:rPr>
                <w:ins w:id="1171" w:author="Dylan CHEN" w:date="2026-05-30T16:45:00Z" w16du:dateUtc="2026-05-30T08:45:00Z"/>
                <w:color w:val="000000"/>
                <w:sz w:val="20"/>
                <w:szCs w:val="20"/>
              </w:rPr>
            </w:pPr>
            <w:ins w:id="1172" w:author="Dylan CHEN" w:date="2026-05-30T16:45:00Z" w16du:dateUtc="2026-05-30T08:45:00Z">
              <w:r>
                <w:rPr>
                  <w:color w:val="000000"/>
                  <w:sz w:val="20"/>
                  <w:szCs w:val="20"/>
                </w:rPr>
                <w:t>0.911</w:t>
              </w:r>
            </w:ins>
          </w:p>
        </w:tc>
      </w:tr>
      <w:tr w:rsidR="002E4492" w14:paraId="2C6B20F4" w14:textId="77777777" w:rsidTr="00F06DF9">
        <w:trPr>
          <w:trHeight w:val="320"/>
          <w:jc w:val="center"/>
          <w:ins w:id="1173" w:author="Dylan CHEN" w:date="2026-05-30T16:45:00Z"/>
          <w:trPrChange w:id="1174" w:author="Dylan CHEN" w:date="2026-05-30T21:59:00Z" w16du:dateUtc="2026-05-30T13:59:00Z">
            <w:trPr>
              <w:trHeight w:val="320"/>
            </w:trPr>
          </w:trPrChange>
        </w:trPr>
        <w:tc>
          <w:tcPr>
            <w:tcW w:w="3330" w:type="dxa"/>
            <w:vMerge/>
            <w:tcBorders>
              <w:top w:val="nil"/>
              <w:left w:val="nil"/>
              <w:bottom w:val="single" w:sz="4" w:space="0" w:color="000000"/>
              <w:right w:val="nil"/>
            </w:tcBorders>
            <w:hideMark/>
            <w:tcPrChange w:id="1175" w:author="Dylan CHEN" w:date="2026-05-30T21:59:00Z" w16du:dateUtc="2026-05-30T13:59:00Z">
              <w:tcPr>
                <w:tcW w:w="3660" w:type="dxa"/>
                <w:gridSpan w:val="2"/>
                <w:vMerge/>
                <w:tcBorders>
                  <w:top w:val="nil"/>
                  <w:left w:val="nil"/>
                  <w:bottom w:val="single" w:sz="4" w:space="0" w:color="000000"/>
                  <w:right w:val="nil"/>
                </w:tcBorders>
                <w:vAlign w:val="center"/>
                <w:hideMark/>
              </w:tcPr>
            </w:tcPrChange>
          </w:tcPr>
          <w:p w14:paraId="747DA003" w14:textId="77777777" w:rsidR="002E4492" w:rsidRDefault="002E4492">
            <w:pPr>
              <w:rPr>
                <w:ins w:id="1176" w:author="Dylan CHEN" w:date="2026-05-30T16:45:00Z" w16du:dateUtc="2026-05-30T08:45:00Z"/>
                <w:color w:val="000000"/>
                <w:sz w:val="20"/>
                <w:szCs w:val="20"/>
              </w:rPr>
            </w:pPr>
          </w:p>
        </w:tc>
        <w:tc>
          <w:tcPr>
            <w:tcW w:w="1169" w:type="dxa"/>
            <w:tcBorders>
              <w:top w:val="nil"/>
              <w:left w:val="nil"/>
              <w:bottom w:val="single" w:sz="4" w:space="0" w:color="auto"/>
              <w:right w:val="nil"/>
            </w:tcBorders>
            <w:noWrap/>
            <w:hideMark/>
            <w:tcPrChange w:id="1177" w:author="Dylan CHEN" w:date="2026-05-30T21:59:00Z" w16du:dateUtc="2026-05-30T13:59:00Z">
              <w:tcPr>
                <w:tcW w:w="1680" w:type="dxa"/>
                <w:tcBorders>
                  <w:top w:val="nil"/>
                  <w:left w:val="nil"/>
                  <w:bottom w:val="single" w:sz="4" w:space="0" w:color="auto"/>
                  <w:right w:val="nil"/>
                </w:tcBorders>
                <w:noWrap/>
                <w:vAlign w:val="bottom"/>
                <w:hideMark/>
              </w:tcPr>
            </w:tcPrChange>
          </w:tcPr>
          <w:p w14:paraId="12708CC7" w14:textId="77777777" w:rsidR="002E4492" w:rsidRDefault="002E4492">
            <w:pPr>
              <w:jc w:val="center"/>
              <w:rPr>
                <w:ins w:id="1178" w:author="Dylan CHEN" w:date="2026-05-30T16:45:00Z" w16du:dateUtc="2026-05-30T08:45:00Z"/>
                <w:color w:val="000000"/>
                <w:sz w:val="20"/>
                <w:szCs w:val="20"/>
              </w:rPr>
            </w:pPr>
            <w:ins w:id="1179" w:author="Dylan CHEN" w:date="2026-05-30T16:45:00Z" w16du:dateUtc="2026-05-30T08:45:00Z">
              <w:r>
                <w:rPr>
                  <w:color w:val="000000"/>
                  <w:sz w:val="20"/>
                  <w:szCs w:val="20"/>
                </w:rPr>
                <w:t>(0.177)</w:t>
              </w:r>
            </w:ins>
          </w:p>
        </w:tc>
        <w:tc>
          <w:tcPr>
            <w:tcW w:w="1513" w:type="dxa"/>
            <w:tcBorders>
              <w:top w:val="nil"/>
              <w:left w:val="nil"/>
              <w:bottom w:val="single" w:sz="4" w:space="0" w:color="auto"/>
              <w:right w:val="nil"/>
            </w:tcBorders>
            <w:noWrap/>
            <w:hideMark/>
            <w:tcPrChange w:id="1180" w:author="Dylan CHEN" w:date="2026-05-30T21:59:00Z" w16du:dateUtc="2026-05-30T13:59:00Z">
              <w:tcPr>
                <w:tcW w:w="1780" w:type="dxa"/>
                <w:tcBorders>
                  <w:top w:val="nil"/>
                  <w:left w:val="nil"/>
                  <w:bottom w:val="single" w:sz="4" w:space="0" w:color="auto"/>
                  <w:right w:val="nil"/>
                </w:tcBorders>
                <w:noWrap/>
                <w:vAlign w:val="bottom"/>
                <w:hideMark/>
              </w:tcPr>
            </w:tcPrChange>
          </w:tcPr>
          <w:p w14:paraId="02D5612C" w14:textId="77777777" w:rsidR="002E4492" w:rsidRDefault="002E4492">
            <w:pPr>
              <w:jc w:val="center"/>
              <w:rPr>
                <w:ins w:id="1181" w:author="Dylan CHEN" w:date="2026-05-30T16:45:00Z" w16du:dateUtc="2026-05-30T08:45:00Z"/>
                <w:color w:val="000000"/>
                <w:sz w:val="20"/>
                <w:szCs w:val="20"/>
              </w:rPr>
            </w:pPr>
            <w:ins w:id="1182" w:author="Dylan CHEN" w:date="2026-05-30T16:45:00Z" w16du:dateUtc="2026-05-30T08:45:00Z">
              <w:r>
                <w:rPr>
                  <w:color w:val="000000"/>
                  <w:sz w:val="20"/>
                  <w:szCs w:val="20"/>
                </w:rPr>
                <w:t>(0.152)</w:t>
              </w:r>
            </w:ins>
          </w:p>
        </w:tc>
        <w:tc>
          <w:tcPr>
            <w:tcW w:w="1116" w:type="dxa"/>
            <w:tcBorders>
              <w:top w:val="nil"/>
              <w:left w:val="nil"/>
              <w:bottom w:val="single" w:sz="4" w:space="0" w:color="auto"/>
              <w:right w:val="nil"/>
            </w:tcBorders>
            <w:noWrap/>
            <w:hideMark/>
            <w:tcPrChange w:id="1183" w:author="Dylan CHEN" w:date="2026-05-30T21:59:00Z" w16du:dateUtc="2026-05-30T13:59:00Z">
              <w:tcPr>
                <w:tcW w:w="1300" w:type="dxa"/>
                <w:gridSpan w:val="3"/>
                <w:tcBorders>
                  <w:top w:val="nil"/>
                  <w:left w:val="nil"/>
                  <w:bottom w:val="single" w:sz="4" w:space="0" w:color="auto"/>
                  <w:right w:val="nil"/>
                </w:tcBorders>
                <w:noWrap/>
                <w:vAlign w:val="bottom"/>
                <w:hideMark/>
              </w:tcPr>
            </w:tcPrChange>
          </w:tcPr>
          <w:p w14:paraId="4EFD9546" w14:textId="77777777" w:rsidR="002E4492" w:rsidRDefault="002E4492">
            <w:pPr>
              <w:jc w:val="center"/>
              <w:rPr>
                <w:ins w:id="1184" w:author="Dylan CHEN" w:date="2026-05-30T16:45:00Z" w16du:dateUtc="2026-05-30T08:45:00Z"/>
                <w:color w:val="000000"/>
                <w:sz w:val="20"/>
                <w:szCs w:val="20"/>
              </w:rPr>
            </w:pPr>
            <w:ins w:id="1185" w:author="Dylan CHEN" w:date="2026-05-30T16:45:00Z" w16du:dateUtc="2026-05-30T08:45:00Z">
              <w:r>
                <w:rPr>
                  <w:color w:val="000000"/>
                  <w:sz w:val="20"/>
                  <w:szCs w:val="20"/>
                </w:rPr>
                <w:t>(0.187)</w:t>
              </w:r>
            </w:ins>
          </w:p>
        </w:tc>
        <w:tc>
          <w:tcPr>
            <w:tcW w:w="1116" w:type="dxa"/>
            <w:vMerge/>
            <w:tcBorders>
              <w:top w:val="nil"/>
              <w:left w:val="nil"/>
              <w:bottom w:val="single" w:sz="4" w:space="0" w:color="000000"/>
              <w:right w:val="nil"/>
            </w:tcBorders>
            <w:hideMark/>
            <w:tcPrChange w:id="1186" w:author="Dylan CHEN" w:date="2026-05-30T21:59:00Z" w16du:dateUtc="2026-05-30T13:59:00Z">
              <w:tcPr>
                <w:tcW w:w="1300" w:type="dxa"/>
                <w:gridSpan w:val="2"/>
                <w:vMerge/>
                <w:tcBorders>
                  <w:top w:val="nil"/>
                  <w:left w:val="nil"/>
                  <w:bottom w:val="single" w:sz="4" w:space="0" w:color="000000"/>
                  <w:right w:val="nil"/>
                </w:tcBorders>
                <w:vAlign w:val="center"/>
                <w:hideMark/>
              </w:tcPr>
            </w:tcPrChange>
          </w:tcPr>
          <w:p w14:paraId="7154726D" w14:textId="77777777" w:rsidR="002E4492" w:rsidRDefault="002E4492">
            <w:pPr>
              <w:rPr>
                <w:ins w:id="1187" w:author="Dylan CHEN" w:date="2026-05-30T16:45:00Z" w16du:dateUtc="2026-05-30T08:45:00Z"/>
                <w:color w:val="000000"/>
                <w:sz w:val="20"/>
                <w:szCs w:val="20"/>
              </w:rPr>
            </w:pPr>
          </w:p>
        </w:tc>
        <w:tc>
          <w:tcPr>
            <w:tcW w:w="1116" w:type="dxa"/>
            <w:vMerge/>
            <w:tcBorders>
              <w:top w:val="nil"/>
              <w:left w:val="nil"/>
              <w:bottom w:val="single" w:sz="4" w:space="0" w:color="000000"/>
              <w:right w:val="nil"/>
            </w:tcBorders>
            <w:hideMark/>
            <w:tcPrChange w:id="1188" w:author="Dylan CHEN" w:date="2026-05-30T21:59:00Z" w16du:dateUtc="2026-05-30T13:59:00Z">
              <w:tcPr>
                <w:tcW w:w="1300" w:type="dxa"/>
                <w:vMerge/>
                <w:tcBorders>
                  <w:top w:val="nil"/>
                  <w:left w:val="nil"/>
                  <w:bottom w:val="single" w:sz="4" w:space="0" w:color="000000"/>
                  <w:right w:val="nil"/>
                </w:tcBorders>
                <w:vAlign w:val="center"/>
                <w:hideMark/>
              </w:tcPr>
            </w:tcPrChange>
          </w:tcPr>
          <w:p w14:paraId="4FB6A1D4" w14:textId="77777777" w:rsidR="002E4492" w:rsidRDefault="002E4492">
            <w:pPr>
              <w:rPr>
                <w:ins w:id="1189" w:author="Dylan CHEN" w:date="2026-05-30T16:45:00Z" w16du:dateUtc="2026-05-30T08:45:00Z"/>
                <w:color w:val="000000"/>
                <w:sz w:val="20"/>
                <w:szCs w:val="20"/>
              </w:rPr>
            </w:pPr>
          </w:p>
        </w:tc>
      </w:tr>
    </w:tbl>
    <w:p w14:paraId="64A0769F" w14:textId="77777777" w:rsidR="002275D2" w:rsidRPr="0022223D" w:rsidRDefault="002275D2" w:rsidP="002275D2">
      <w:pPr>
        <w:pStyle w:val="Notes"/>
      </w:pPr>
      <w:r w:rsidRPr="0022223D">
        <w:t xml:space="preserve">Notes: 1. Columns 2-4 present the means of the main variables, with the standard deviations shown in parentheses below each mean. </w:t>
      </w:r>
      <w:r w:rsidRPr="0022223D">
        <w:br/>
        <w:t>2. 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2ACE5B31" w14:textId="650F1DE9" w:rsidR="007C0428" w:rsidRPr="0022223D" w:rsidRDefault="00F7692C" w:rsidP="00B51326">
      <w:pPr>
        <w:pStyle w:val="Heading2"/>
      </w:pPr>
      <w:ins w:id="1190" w:author="Xin Li" w:date="2026-04-11T10:20:00Z" w16du:dateUtc="2026-04-11T02:20:00Z">
        <w:r>
          <w:t>A</w:t>
        </w:r>
      </w:ins>
      <w:ins w:id="1191" w:author="Xin Li" w:date="2026-04-11T10:21:00Z" w16du:dateUtc="2026-04-11T02:21:00Z">
        <w:r>
          <w:t>nswer</w:t>
        </w:r>
      </w:ins>
      <w:ins w:id="1192" w:author="Xin Li" w:date="2026-04-11T15:53:00Z" w16du:dateUtc="2026-04-11T07:53:00Z">
        <w:r w:rsidR="00AA71C1">
          <w:t>er</w:t>
        </w:r>
      </w:ins>
      <w:ins w:id="1193" w:author="Xin Li" w:date="2026-04-11T10:21:00Z" w16du:dateUtc="2026-04-11T02:21:00Z">
        <w:r>
          <w:t xml:space="preserve"> </w:t>
        </w:r>
      </w:ins>
      <w:ins w:id="1194" w:author="Xin Li" w:date="2026-04-11T15:53:00Z" w16du:dateUtc="2026-04-11T07:53:00Z">
        <w:r w:rsidR="00AA71C1">
          <w:t>Participation</w:t>
        </w:r>
      </w:ins>
      <w:del w:id="1195" w:author="Xin Li" w:date="2026-04-11T10:21:00Z" w16du:dateUtc="2026-04-11T02:21:00Z">
        <w:r w:rsidR="00B51326" w:rsidRPr="0022223D" w:rsidDel="00F7692C">
          <w:delText>Main Results</w:delText>
        </w:r>
      </w:del>
    </w:p>
    <w:p w14:paraId="40314F35" w14:textId="5E543105" w:rsidR="00D35BD9" w:rsidRPr="00D35BD9" w:rsidRDefault="00D35BD9">
      <w:pPr>
        <w:pStyle w:val="Paragraph0"/>
        <w:rPr>
          <w:ins w:id="1196" w:author="Dylan CHEN" w:date="2026-05-30T18:26:00Z" w16du:dateUtc="2026-05-30T10:26:00Z"/>
        </w:rPr>
        <w:pPrChange w:id="1197" w:author="Dylan CHEN" w:date="2026-05-30T18:26:00Z" w16du:dateUtc="2026-05-30T10:26:00Z">
          <w:pPr>
            <w:pStyle w:val="Heading2"/>
          </w:pPr>
        </w:pPrChange>
      </w:pPr>
      <w:ins w:id="1198" w:author="Dylan CHEN" w:date="2026-05-30T18:26:00Z" w16du:dateUtc="2026-05-30T10:26:00Z">
        <w:r w:rsidRPr="00D35BD9">
          <w:t>Tables 3 and 4 report the effects of AI-generated answers on answerer participation across the two econometric setups. Consistent with Figure 3, Setup 1 examines all human answers to a question after the question is posted, whereas Setup 2 examines only the answers that arrive after the first answer has already appeared.</w:t>
        </w:r>
      </w:ins>
    </w:p>
    <w:p w14:paraId="469C3276" w14:textId="33F01E87" w:rsidR="00D35BD9" w:rsidRPr="00D35BD9" w:rsidRDefault="00D35BD9">
      <w:pPr>
        <w:pStyle w:val="Paragraph0"/>
        <w:rPr>
          <w:ins w:id="1199" w:author="Dylan CHEN" w:date="2026-05-30T18:26:00Z" w16du:dateUtc="2026-05-30T10:26:00Z"/>
        </w:rPr>
        <w:pPrChange w:id="1200" w:author="Dylan CHEN" w:date="2026-05-30T18:26:00Z" w16du:dateUtc="2026-05-30T10:26:00Z">
          <w:pPr>
            <w:pStyle w:val="Heading2"/>
          </w:pPr>
        </w:pPrChange>
      </w:pPr>
      <w:ins w:id="1201" w:author="Dylan CHEN" w:date="2026-05-30T18:26:00Z" w16du:dateUtc="2026-05-30T10:26:00Z">
        <w:r w:rsidRPr="00D35BD9">
          <w:t>Table 3 reports Setup 1. In Column 1, where answerer participation is measured as the logarithm of the number of human answers received within 7 days, AI-generated answers significantly reduce subsequent human participation (</w:t>
        </w:r>
        <w:r w:rsidRPr="00D35BD9">
          <w:rPr>
            <w:i/>
            <w:iCs/>
            <w:rPrChange w:id="1202" w:author="Dylan CHEN" w:date="2026-05-30T18:26:00Z" w16du:dateUtc="2026-05-30T10:26:00Z">
              <w:rPr>
                <w:b w:val="0"/>
              </w:rPr>
            </w:rPrChange>
          </w:rPr>
          <w:t>β</w:t>
        </w:r>
        <w:r w:rsidRPr="00D35BD9">
          <w:t xml:space="preserve"> = -0.046, p &lt; 0.001). This estimate implies that attaching an AI-generated answer to the question lowers the supply of subsequent human answers.</w:t>
        </w:r>
      </w:ins>
    </w:p>
    <w:p w14:paraId="43D9EE8D" w14:textId="30E53C71" w:rsidR="00004C03" w:rsidDel="00F06DF9" w:rsidRDefault="00D35BD9" w:rsidP="00D35BD9">
      <w:pPr>
        <w:pStyle w:val="Paragraph0"/>
        <w:rPr>
          <w:del w:id="1203" w:author="Dylan CHEN" w:date="2026-05-30T18:26:00Z" w16du:dateUtc="2026-05-30T10:26:00Z"/>
        </w:rPr>
      </w:pPr>
      <w:ins w:id="1204" w:author="Dylan CHEN" w:date="2026-05-30T18:26:00Z" w16du:dateUtc="2026-05-30T10:26:00Z">
        <w:r w:rsidRPr="00D35BD9">
          <w:t xml:space="preserve">We next examine whether this participation effect depends on the quality of the AI-generated answer. Our motivation is that users may not respond only to the presence of AI, but also to how strong the displayed AI answer appears. We therefore interact the AI indicator with two quality proxies: answer length and similarity with LLM. Length captures how substantively developed the AI answer appears. Similarity with LLM captures how close the AI answer is to a benchmark answer produced by a state-of-the-art model, which we interpret as a proxy for </w:t>
        </w:r>
        <w:r w:rsidRPr="00D35BD9">
          <w:lastRenderedPageBreak/>
          <w:t>answer quality. As shown in Column 2, the interaction between AI and AI answer length is negative and significant (</w:t>
        </w:r>
        <w:r w:rsidRPr="00D35BD9">
          <w:rPr>
            <w:i/>
            <w:iCs/>
            <w:rPrChange w:id="1205" w:author="Dylan CHEN" w:date="2026-05-30T18:27:00Z" w16du:dateUtc="2026-05-30T10:27:00Z">
              <w:rPr/>
            </w:rPrChange>
          </w:rPr>
          <w:t>β</w:t>
        </w:r>
        <w:r w:rsidRPr="00D35BD9">
          <w:t xml:space="preserve"> = -0.045, p &lt; 0.01), indicating that longer AI answers further suppress subsequent human participation. By contrast, the interaction between AI and similarity with LLM is statistically insignificant.</w:t>
        </w:r>
      </w:ins>
      <w:ins w:id="1206" w:author="Dylan CHEN" w:date="2026-05-30T21:59:00Z" w16du:dateUtc="2026-05-30T13:59:00Z">
        <w:r w:rsidR="00F06DF9">
          <w:rPr>
            <w:rFonts w:hint="eastAsia"/>
          </w:rPr>
          <w:t xml:space="preserve"> </w:t>
        </w:r>
      </w:ins>
      <w:del w:id="1207" w:author="Dylan CHEN" w:date="2026-05-30T18:26:00Z" w16du:dateUtc="2026-05-30T10:26:00Z">
        <w:r w:rsidR="00004C03" w:rsidRPr="0022223D" w:rsidDel="00D35BD9">
          <w:delText>Table 3 presents our main findings on AI-generated answers’ impact on participation.</w:delText>
        </w:r>
      </w:del>
    </w:p>
    <w:p w14:paraId="431EA159" w14:textId="77777777" w:rsidR="00F06DF9" w:rsidRPr="0022223D" w:rsidRDefault="00F06DF9">
      <w:pPr>
        <w:pStyle w:val="Paragraph0"/>
        <w:rPr>
          <w:ins w:id="1208" w:author="Dylan CHEN" w:date="2026-05-30T21:59:00Z" w16du:dateUtc="2026-05-30T13:59:00Z"/>
        </w:rPr>
        <w:pPrChange w:id="1209" w:author="Dylan CHEN" w:date="2026-05-30T18:26:00Z" w16du:dateUtc="2026-05-30T10:26:00Z">
          <w:pPr>
            <w:pStyle w:val="Heading2"/>
          </w:pPr>
        </w:pPrChange>
      </w:pPr>
    </w:p>
    <w:p w14:paraId="441BC453" w14:textId="275CDC86" w:rsidR="00D35BD9" w:rsidRPr="00F06DF9" w:rsidRDefault="00F06DF9">
      <w:pPr>
        <w:pStyle w:val="Paragraph0"/>
        <w:pPrChange w:id="1210" w:author="Dylan CHEN" w:date="2026-05-30T18:26:00Z" w16du:dateUtc="2026-05-30T10:26:00Z">
          <w:pPr>
            <w:pStyle w:val="Heading2"/>
          </w:pPr>
        </w:pPrChange>
      </w:pPr>
      <w:ins w:id="1211" w:author="Dylan CHEN" w:date="2026-05-30T21:59:00Z" w16du:dateUtc="2026-05-30T13:59:00Z">
        <w:r w:rsidRPr="00F06DF9">
          <w:rPr>
            <w:rFonts w:hint="eastAsia"/>
          </w:rPr>
          <w:t>Therefore</w:t>
        </w:r>
      </w:ins>
      <w:ins w:id="1212" w:author="Dylan CHEN" w:date="2026-05-30T22:00:00Z" w16du:dateUtc="2026-05-30T14:00:00Z">
        <w:r>
          <w:rPr>
            <w:rFonts w:hint="eastAsia"/>
          </w:rPr>
          <w:t>, hypotheses H1 and H2 are supported.</w:t>
        </w:r>
      </w:ins>
      <w:del w:id="1213" w:author="Dylan CHEN" w:date="2026-05-30T18:26:00Z" w16du:dateUtc="2026-05-30T10:26:00Z">
        <w:r w:rsidR="004B363E" w:rsidRPr="00F06DF9" w:rsidDel="00D35BD9">
          <w:delText>Answer Supply</w:delText>
        </w:r>
        <w:r w:rsidR="000028FF" w:rsidRPr="00F06DF9" w:rsidDel="00D35BD9">
          <w:delText xml:space="preserve"> (</w:delText>
        </w:r>
        <w:r w:rsidR="00F41D7C" w:rsidRPr="00F06DF9" w:rsidDel="00D35BD9">
          <w:delText>C</w:delText>
        </w:r>
        <w:r w:rsidR="000028FF" w:rsidRPr="00F06DF9" w:rsidDel="00D35BD9">
          <w:delText>olumns 1-</w:delText>
        </w:r>
      </w:del>
      <w:del w:id="1214" w:author="Dylan CHEN" w:date="2026-03-17T17:29:00Z" w16du:dateUtc="2026-03-17T09:29:00Z">
        <w:r w:rsidR="000028FF" w:rsidRPr="00F06DF9" w:rsidDel="00BE6B85">
          <w:delText>3</w:delText>
        </w:r>
      </w:del>
      <w:del w:id="1215" w:author="Dylan CHEN" w:date="2026-05-30T18:26:00Z" w16du:dateUtc="2026-05-30T10:26:00Z">
        <w:r w:rsidR="000028FF" w:rsidRPr="00F06DF9" w:rsidDel="00D35BD9">
          <w:delText>)</w:delText>
        </w:r>
        <w:r w:rsidR="004B363E" w:rsidRPr="00F06DF9" w:rsidDel="00D35BD9">
          <w:delText xml:space="preserve">. We progressively add controls, moving from a baseline model without covariates (Column 1) to models with question characteristics (Column </w:delText>
        </w:r>
      </w:del>
      <w:del w:id="1216" w:author="Dylan CHEN" w:date="2026-03-17T17:30:00Z" w16du:dateUtc="2026-03-17T09:30:00Z">
        <w:r w:rsidR="004B363E" w:rsidRPr="00F06DF9" w:rsidDel="00BE6B85">
          <w:delText>2</w:delText>
        </w:r>
      </w:del>
      <w:del w:id="1217" w:author="Dylan CHEN" w:date="2026-05-30T18:26:00Z" w16du:dateUtc="2026-05-30T10:26:00Z">
        <w:r w:rsidR="004B363E" w:rsidRPr="00F06DF9" w:rsidDel="00D35BD9">
          <w:delText xml:space="preserve">) </w:delText>
        </w:r>
        <w:r w:rsidR="000028FF" w:rsidRPr="00F06DF9" w:rsidDel="00D35BD9">
          <w:delText xml:space="preserve">to </w:delText>
        </w:r>
        <w:r w:rsidR="004B363E" w:rsidRPr="00F06DF9" w:rsidDel="00D35BD9">
          <w:delText xml:space="preserve">questioner characteristics (Column </w:delText>
        </w:r>
      </w:del>
      <w:del w:id="1218" w:author="Dylan CHEN" w:date="2026-03-17T17:30:00Z" w16du:dateUtc="2026-03-17T09:30:00Z">
        <w:r w:rsidR="004B363E" w:rsidRPr="00F06DF9" w:rsidDel="00BE6B85">
          <w:delText>3</w:delText>
        </w:r>
      </w:del>
      <w:del w:id="1219" w:author="Dylan CHEN" w:date="2026-05-30T18:26:00Z" w16du:dateUtc="2026-05-30T10:26:00Z">
        <w:r w:rsidR="004B363E" w:rsidRPr="00F06DF9" w:rsidDel="00D35BD9">
          <w:delText xml:space="preserve">). AI-generated answers significantly reduce human answer supply across all specifications. Our preferred specification (Column </w:delText>
        </w:r>
      </w:del>
      <w:del w:id="1220" w:author="Dylan CHEN" w:date="2026-03-17T17:30:00Z" w16du:dateUtc="2026-03-17T09:30:00Z">
        <w:r w:rsidR="004B363E" w:rsidRPr="00F06DF9" w:rsidDel="00BE6B85">
          <w:delText>3</w:delText>
        </w:r>
      </w:del>
      <w:del w:id="1221" w:author="Dylan CHEN" w:date="2026-05-30T18:26:00Z" w16du:dateUtc="2026-05-30T10:26:00Z">
        <w:r w:rsidR="004B363E" w:rsidRPr="00F06DF9" w:rsidDel="00D35BD9">
          <w:delText xml:space="preserve">) includes the full set of controls, which improves </w:delText>
        </w:r>
        <w:r w:rsidR="00C208BF" w:rsidRPr="00F06DF9" w:rsidDel="00D35BD9">
          <w:delText xml:space="preserve">the </w:delText>
        </w:r>
        <w:r w:rsidR="004B363E" w:rsidRPr="00F06DF9" w:rsidDel="00D35BD9">
          <w:delText>precision of treatment effect estimation by reducing residual variance. This specification shows that AI-generated answers cause a statistically significant 4.</w:delText>
        </w:r>
        <w:r w:rsidR="00181B2B" w:rsidRPr="00F06DF9" w:rsidDel="00D35BD9">
          <w:delText>6</w:delText>
        </w:r>
        <w:r w:rsidR="004B363E" w:rsidRPr="00F06DF9" w:rsidDel="00D35BD9">
          <w:delText>% decrease in human answers (</w:delText>
        </w:r>
        <w:r w:rsidR="004B363E" w:rsidRPr="00F06DF9" w:rsidDel="00D35BD9">
          <w:rPr>
            <w:i/>
            <w:iCs/>
          </w:rPr>
          <w:delText>β</w:delText>
        </w:r>
        <w:r w:rsidR="004B363E" w:rsidRPr="00F06DF9" w:rsidDel="00D35BD9">
          <w:delText xml:space="preserve"> = -0.046, p &lt; 0.001).</w:delText>
        </w:r>
      </w:del>
    </w:p>
    <w:p w14:paraId="6DBBD160" w14:textId="0937FE39" w:rsidR="00BE6B85" w:rsidRPr="0022223D" w:rsidRDefault="004C30A7" w:rsidP="00BE6B85">
      <w:pPr>
        <w:pStyle w:val="TableFiguretitle"/>
      </w:pPr>
      <w:bookmarkStart w:id="1222" w:name="_Ref194135045"/>
      <w:bookmarkStart w:id="1223" w:name="_Ref177391826"/>
      <w:r w:rsidRPr="0022223D">
        <w:t xml:space="preserve">Table </w:t>
      </w:r>
      <w:fldSimple w:instr=" SEQ Table \* ARABIC ">
        <w:r w:rsidR="00B04148" w:rsidRPr="0022223D">
          <w:t>3</w:t>
        </w:r>
      </w:fldSimple>
      <w:bookmarkEnd w:id="1222"/>
      <w:r w:rsidRPr="0022223D">
        <w:t xml:space="preserve">. </w:t>
      </w:r>
      <w:bookmarkEnd w:id="1223"/>
      <w:r w:rsidR="00F40939" w:rsidRPr="0022223D">
        <w:t>The impact of AI-generated answers on the answer</w:t>
      </w:r>
      <w:r w:rsidR="00B228B4" w:rsidRPr="0022223D">
        <w:t xml:space="preserve"> supply and </w:t>
      </w:r>
      <w:r w:rsidR="00761522" w:rsidRPr="0022223D">
        <w:t>viewer</w:t>
      </w:r>
      <w:r w:rsidR="00B228B4" w:rsidRPr="0022223D">
        <w:t xml:space="preserve"> recognition</w:t>
      </w:r>
    </w:p>
    <w:tbl>
      <w:tblPr>
        <w:tblW w:w="9720" w:type="dxa"/>
        <w:tblLook w:val="04A0" w:firstRow="1" w:lastRow="0" w:firstColumn="1" w:lastColumn="0" w:noHBand="0" w:noVBand="1"/>
      </w:tblPr>
      <w:tblGrid>
        <w:gridCol w:w="3660"/>
        <w:gridCol w:w="1680"/>
        <w:gridCol w:w="1780"/>
        <w:gridCol w:w="1300"/>
        <w:gridCol w:w="1300"/>
      </w:tblGrid>
      <w:tr w:rsidR="00A00637" w14:paraId="785002E6" w14:textId="77777777" w:rsidTr="00A00637">
        <w:trPr>
          <w:trHeight w:val="320"/>
          <w:ins w:id="1224" w:author="Dylan CHEN" w:date="2026-05-30T16:45:00Z"/>
        </w:trPr>
        <w:tc>
          <w:tcPr>
            <w:tcW w:w="3660" w:type="dxa"/>
            <w:tcBorders>
              <w:top w:val="single" w:sz="4" w:space="0" w:color="auto"/>
              <w:left w:val="nil"/>
              <w:bottom w:val="nil"/>
              <w:right w:val="nil"/>
            </w:tcBorders>
            <w:noWrap/>
            <w:hideMark/>
          </w:tcPr>
          <w:p w14:paraId="0C923E4E" w14:textId="77777777" w:rsidR="00A00637" w:rsidRDefault="00A00637">
            <w:pPr>
              <w:rPr>
                <w:ins w:id="1225" w:author="Dylan CHEN" w:date="2026-05-30T16:45:00Z" w16du:dateUtc="2026-05-30T08:45:00Z"/>
                <w:rFonts w:ascii="Georgia" w:hAnsi="Georgia"/>
                <w:color w:val="000000"/>
                <w:sz w:val="20"/>
                <w:szCs w:val="20"/>
              </w:rPr>
            </w:pPr>
            <w:ins w:id="1226" w:author="Dylan CHEN" w:date="2026-05-30T16:45:00Z" w16du:dateUtc="2026-05-30T08:45:00Z">
              <w:r>
                <w:rPr>
                  <w:rFonts w:ascii="Georgia" w:hAnsi="Georgia"/>
                  <w:color w:val="000000"/>
                  <w:sz w:val="20"/>
                  <w:szCs w:val="20"/>
                </w:rPr>
                <w:t> </w:t>
              </w:r>
            </w:ins>
          </w:p>
        </w:tc>
        <w:tc>
          <w:tcPr>
            <w:tcW w:w="1680" w:type="dxa"/>
            <w:tcBorders>
              <w:top w:val="single" w:sz="4" w:space="0" w:color="auto"/>
              <w:left w:val="nil"/>
              <w:bottom w:val="nil"/>
              <w:right w:val="nil"/>
            </w:tcBorders>
            <w:noWrap/>
            <w:vAlign w:val="center"/>
            <w:hideMark/>
          </w:tcPr>
          <w:p w14:paraId="616CFABE" w14:textId="77777777" w:rsidR="00A00637" w:rsidRDefault="00A00637">
            <w:pPr>
              <w:jc w:val="center"/>
              <w:rPr>
                <w:ins w:id="1227" w:author="Dylan CHEN" w:date="2026-05-30T16:45:00Z" w16du:dateUtc="2026-05-30T08:45:00Z"/>
                <w:color w:val="000000"/>
                <w:sz w:val="20"/>
                <w:szCs w:val="20"/>
              </w:rPr>
            </w:pPr>
            <w:ins w:id="1228" w:author="Dylan CHEN" w:date="2026-05-30T16:45:00Z" w16du:dateUtc="2026-05-30T08:45:00Z">
              <w:r>
                <w:rPr>
                  <w:color w:val="000000"/>
                  <w:sz w:val="20"/>
                  <w:szCs w:val="20"/>
                </w:rPr>
                <w:t>(1)</w:t>
              </w:r>
            </w:ins>
          </w:p>
        </w:tc>
        <w:tc>
          <w:tcPr>
            <w:tcW w:w="1780" w:type="dxa"/>
            <w:tcBorders>
              <w:top w:val="single" w:sz="4" w:space="0" w:color="auto"/>
              <w:left w:val="nil"/>
              <w:bottom w:val="nil"/>
              <w:right w:val="nil"/>
            </w:tcBorders>
            <w:noWrap/>
            <w:vAlign w:val="center"/>
            <w:hideMark/>
          </w:tcPr>
          <w:p w14:paraId="2CDC4502" w14:textId="77777777" w:rsidR="00A00637" w:rsidRDefault="00A00637">
            <w:pPr>
              <w:jc w:val="center"/>
              <w:rPr>
                <w:ins w:id="1229" w:author="Dylan CHEN" w:date="2026-05-30T16:45:00Z" w16du:dateUtc="2026-05-30T08:45:00Z"/>
                <w:color w:val="000000"/>
                <w:sz w:val="20"/>
                <w:szCs w:val="20"/>
              </w:rPr>
            </w:pPr>
            <w:ins w:id="1230" w:author="Dylan CHEN" w:date="2026-05-30T16:45:00Z" w16du:dateUtc="2026-05-30T08:45:00Z">
              <w:r>
                <w:rPr>
                  <w:color w:val="000000"/>
                  <w:sz w:val="20"/>
                  <w:szCs w:val="20"/>
                </w:rPr>
                <w:t>(2)</w:t>
              </w:r>
            </w:ins>
          </w:p>
        </w:tc>
        <w:tc>
          <w:tcPr>
            <w:tcW w:w="1300" w:type="dxa"/>
            <w:tcBorders>
              <w:top w:val="single" w:sz="4" w:space="0" w:color="auto"/>
              <w:left w:val="nil"/>
              <w:bottom w:val="nil"/>
              <w:right w:val="nil"/>
            </w:tcBorders>
            <w:noWrap/>
            <w:vAlign w:val="center"/>
            <w:hideMark/>
          </w:tcPr>
          <w:p w14:paraId="19502C7B" w14:textId="77777777" w:rsidR="00A00637" w:rsidRDefault="00A00637">
            <w:pPr>
              <w:jc w:val="center"/>
              <w:rPr>
                <w:ins w:id="1231" w:author="Dylan CHEN" w:date="2026-05-30T16:45:00Z" w16du:dateUtc="2026-05-30T08:45:00Z"/>
                <w:color w:val="000000"/>
                <w:sz w:val="20"/>
                <w:szCs w:val="20"/>
              </w:rPr>
            </w:pPr>
            <w:ins w:id="1232" w:author="Dylan CHEN" w:date="2026-05-30T16:45:00Z" w16du:dateUtc="2026-05-30T08:45:00Z">
              <w:r>
                <w:rPr>
                  <w:color w:val="000000"/>
                  <w:sz w:val="20"/>
                  <w:szCs w:val="20"/>
                </w:rPr>
                <w:t>(3)</w:t>
              </w:r>
            </w:ins>
          </w:p>
        </w:tc>
        <w:tc>
          <w:tcPr>
            <w:tcW w:w="1300" w:type="dxa"/>
            <w:tcBorders>
              <w:top w:val="single" w:sz="4" w:space="0" w:color="auto"/>
              <w:left w:val="nil"/>
              <w:bottom w:val="nil"/>
              <w:right w:val="nil"/>
            </w:tcBorders>
            <w:noWrap/>
            <w:vAlign w:val="center"/>
            <w:hideMark/>
          </w:tcPr>
          <w:p w14:paraId="33C71A7D" w14:textId="77777777" w:rsidR="00A00637" w:rsidRDefault="00A00637">
            <w:pPr>
              <w:jc w:val="center"/>
              <w:rPr>
                <w:ins w:id="1233" w:author="Dylan CHEN" w:date="2026-05-30T16:45:00Z" w16du:dateUtc="2026-05-30T08:45:00Z"/>
                <w:color w:val="000000"/>
                <w:sz w:val="20"/>
                <w:szCs w:val="20"/>
              </w:rPr>
            </w:pPr>
            <w:ins w:id="1234" w:author="Dylan CHEN" w:date="2026-05-30T16:45:00Z" w16du:dateUtc="2026-05-30T08:45:00Z">
              <w:r>
                <w:rPr>
                  <w:color w:val="000000"/>
                  <w:sz w:val="20"/>
                  <w:szCs w:val="20"/>
                </w:rPr>
                <w:t>(4)</w:t>
              </w:r>
            </w:ins>
          </w:p>
        </w:tc>
      </w:tr>
      <w:tr w:rsidR="00A00637" w14:paraId="14242E8D" w14:textId="77777777" w:rsidTr="00A00637">
        <w:trPr>
          <w:trHeight w:val="640"/>
          <w:ins w:id="1235" w:author="Dylan CHEN" w:date="2026-05-30T16:45:00Z"/>
        </w:trPr>
        <w:tc>
          <w:tcPr>
            <w:tcW w:w="3660" w:type="dxa"/>
            <w:tcBorders>
              <w:top w:val="nil"/>
              <w:left w:val="nil"/>
              <w:bottom w:val="nil"/>
              <w:right w:val="nil"/>
            </w:tcBorders>
            <w:noWrap/>
            <w:vAlign w:val="center"/>
            <w:hideMark/>
          </w:tcPr>
          <w:p w14:paraId="308C3B6D" w14:textId="77777777" w:rsidR="00A00637" w:rsidRDefault="00A00637">
            <w:pPr>
              <w:jc w:val="right"/>
              <w:rPr>
                <w:ins w:id="1236" w:author="Dylan CHEN" w:date="2026-05-30T16:45:00Z" w16du:dateUtc="2026-05-30T08:45:00Z"/>
                <w:rFonts w:ascii="Georgia" w:hAnsi="Georgia"/>
                <w:color w:val="000000"/>
                <w:sz w:val="20"/>
                <w:szCs w:val="20"/>
              </w:rPr>
            </w:pPr>
            <w:ins w:id="1237" w:author="Dylan CHEN" w:date="2026-05-30T16:45:00Z" w16du:dateUtc="2026-05-30T08:45:00Z">
              <w:r>
                <w:rPr>
                  <w:rFonts w:ascii="Georgia" w:hAnsi="Georgia"/>
                  <w:color w:val="000000"/>
                  <w:sz w:val="20"/>
                  <w:szCs w:val="20"/>
                </w:rPr>
                <w:t>DV:</w:t>
              </w:r>
            </w:ins>
          </w:p>
        </w:tc>
        <w:tc>
          <w:tcPr>
            <w:tcW w:w="3460" w:type="dxa"/>
            <w:gridSpan w:val="2"/>
            <w:tcBorders>
              <w:top w:val="nil"/>
              <w:left w:val="nil"/>
              <w:bottom w:val="single" w:sz="4" w:space="0" w:color="auto"/>
              <w:right w:val="nil"/>
            </w:tcBorders>
            <w:vAlign w:val="center"/>
            <w:hideMark/>
          </w:tcPr>
          <w:p w14:paraId="0ED08078" w14:textId="77777777" w:rsidR="00A00637" w:rsidRDefault="00A00637">
            <w:pPr>
              <w:jc w:val="center"/>
              <w:rPr>
                <w:ins w:id="1238" w:author="Dylan CHEN" w:date="2026-05-30T16:45:00Z" w16du:dateUtc="2026-05-30T08:45:00Z"/>
                <w:color w:val="000000"/>
                <w:sz w:val="20"/>
                <w:szCs w:val="20"/>
              </w:rPr>
            </w:pPr>
            <w:ins w:id="1239" w:author="Dylan CHEN" w:date="2026-05-30T16:45:00Z" w16du:dateUtc="2026-05-30T08:45:00Z">
              <w:r>
                <w:rPr>
                  <w:color w:val="000000"/>
                  <w:sz w:val="20"/>
                  <w:szCs w:val="20"/>
                </w:rPr>
                <w:t>log of the number of human answers provided within 7 days (answerNumi)</w:t>
              </w:r>
            </w:ins>
          </w:p>
        </w:tc>
        <w:tc>
          <w:tcPr>
            <w:tcW w:w="2600" w:type="dxa"/>
            <w:gridSpan w:val="2"/>
            <w:tcBorders>
              <w:top w:val="nil"/>
              <w:left w:val="nil"/>
              <w:bottom w:val="single" w:sz="4" w:space="0" w:color="auto"/>
              <w:right w:val="nil"/>
            </w:tcBorders>
            <w:vAlign w:val="center"/>
            <w:hideMark/>
          </w:tcPr>
          <w:p w14:paraId="6FDD3416" w14:textId="77777777" w:rsidR="00A00637" w:rsidRDefault="00A00637">
            <w:pPr>
              <w:jc w:val="center"/>
              <w:rPr>
                <w:ins w:id="1240" w:author="Dylan CHEN" w:date="2026-05-30T16:45:00Z" w16du:dateUtc="2026-05-30T08:45:00Z"/>
                <w:color w:val="000000"/>
                <w:sz w:val="20"/>
                <w:szCs w:val="20"/>
              </w:rPr>
            </w:pPr>
            <w:ins w:id="1241" w:author="Dylan CHEN" w:date="2026-05-30T16:45:00Z" w16du:dateUtc="2026-05-30T08:45:00Z">
              <w:r>
                <w:rPr>
                  <w:color w:val="000000"/>
                  <w:sz w:val="20"/>
                  <w:szCs w:val="20"/>
                </w:rPr>
                <w:t>harzard first human answer (harzardFirstHumani)</w:t>
              </w:r>
            </w:ins>
          </w:p>
        </w:tc>
      </w:tr>
      <w:tr w:rsidR="00A00637" w14:paraId="211C1CA4" w14:textId="77777777" w:rsidTr="00A00637">
        <w:trPr>
          <w:trHeight w:val="320"/>
          <w:ins w:id="1242" w:author="Dylan CHEN" w:date="2026-05-30T16:45:00Z"/>
        </w:trPr>
        <w:tc>
          <w:tcPr>
            <w:tcW w:w="3660" w:type="dxa"/>
            <w:vMerge w:val="restart"/>
            <w:tcBorders>
              <w:top w:val="nil"/>
              <w:left w:val="nil"/>
              <w:bottom w:val="nil"/>
              <w:right w:val="nil"/>
            </w:tcBorders>
            <w:noWrap/>
            <w:vAlign w:val="center"/>
            <w:hideMark/>
          </w:tcPr>
          <w:p w14:paraId="4B1A82C1" w14:textId="77777777" w:rsidR="00A00637" w:rsidRDefault="00A00637">
            <w:pPr>
              <w:rPr>
                <w:ins w:id="1243" w:author="Dylan CHEN" w:date="2026-05-30T16:45:00Z" w16du:dateUtc="2026-05-30T08:45:00Z"/>
                <w:i/>
                <w:iCs/>
                <w:color w:val="000000"/>
                <w:sz w:val="20"/>
                <w:szCs w:val="20"/>
              </w:rPr>
            </w:pPr>
            <w:ins w:id="1244" w:author="Dylan CHEN" w:date="2026-05-30T16:45:00Z" w16du:dateUtc="2026-05-30T08:45:00Z">
              <w:r>
                <w:rPr>
                  <w:i/>
                  <w:iCs/>
                  <w:color w:val="000000"/>
                  <w:sz w:val="20"/>
                  <w:szCs w:val="20"/>
                </w:rPr>
                <w:t>AI</w:t>
              </w:r>
              <w:r w:rsidRPr="00686766">
                <w:rPr>
                  <w:i/>
                  <w:iCs/>
                  <w:color w:val="000000"/>
                  <w:sz w:val="20"/>
                  <w:szCs w:val="20"/>
                  <w:vertAlign w:val="subscript"/>
                  <w:rPrChange w:id="1245" w:author="Dylan CHEN" w:date="2026-05-30T16:51:00Z" w16du:dateUtc="2026-05-30T08:51:00Z">
                    <w:rPr>
                      <w:i/>
                      <w:iCs/>
                      <w:color w:val="000000"/>
                      <w:sz w:val="20"/>
                      <w:szCs w:val="20"/>
                    </w:rPr>
                  </w:rPrChange>
                </w:rPr>
                <w:t>i</w:t>
              </w:r>
            </w:ins>
          </w:p>
        </w:tc>
        <w:tc>
          <w:tcPr>
            <w:tcW w:w="1680" w:type="dxa"/>
            <w:tcBorders>
              <w:top w:val="nil"/>
              <w:left w:val="nil"/>
              <w:bottom w:val="nil"/>
              <w:right w:val="nil"/>
            </w:tcBorders>
            <w:noWrap/>
            <w:vAlign w:val="center"/>
            <w:hideMark/>
          </w:tcPr>
          <w:p w14:paraId="53171468" w14:textId="77777777" w:rsidR="00A00637" w:rsidRDefault="00A00637">
            <w:pPr>
              <w:jc w:val="center"/>
              <w:rPr>
                <w:ins w:id="1246" w:author="Dylan CHEN" w:date="2026-05-30T16:45:00Z" w16du:dateUtc="2026-05-30T08:45:00Z"/>
                <w:color w:val="000000"/>
                <w:sz w:val="20"/>
                <w:szCs w:val="20"/>
              </w:rPr>
            </w:pPr>
            <w:ins w:id="1247" w:author="Dylan CHEN" w:date="2026-05-30T16:45:00Z" w16du:dateUtc="2026-05-30T08:45:00Z">
              <w:r>
                <w:rPr>
                  <w:color w:val="000000"/>
                  <w:sz w:val="20"/>
                  <w:szCs w:val="20"/>
                </w:rPr>
                <w:t>-0.046 ***</w:t>
              </w:r>
            </w:ins>
          </w:p>
        </w:tc>
        <w:tc>
          <w:tcPr>
            <w:tcW w:w="1780" w:type="dxa"/>
            <w:tcBorders>
              <w:top w:val="nil"/>
              <w:left w:val="nil"/>
              <w:bottom w:val="nil"/>
              <w:right w:val="nil"/>
            </w:tcBorders>
            <w:noWrap/>
            <w:vAlign w:val="center"/>
            <w:hideMark/>
          </w:tcPr>
          <w:p w14:paraId="3776C202" w14:textId="77777777" w:rsidR="00A00637" w:rsidRDefault="00A00637">
            <w:pPr>
              <w:jc w:val="center"/>
              <w:rPr>
                <w:ins w:id="1248" w:author="Dylan CHEN" w:date="2026-05-30T16:45:00Z" w16du:dateUtc="2026-05-30T08:45:00Z"/>
                <w:color w:val="000000"/>
                <w:sz w:val="20"/>
                <w:szCs w:val="20"/>
              </w:rPr>
            </w:pPr>
            <w:ins w:id="1249" w:author="Dylan CHEN" w:date="2026-05-30T16:45:00Z" w16du:dateUtc="2026-05-30T08:45:00Z">
              <w:r>
                <w:rPr>
                  <w:color w:val="000000"/>
                  <w:sz w:val="20"/>
                  <w:szCs w:val="20"/>
                </w:rPr>
                <w:t>0.226 **</w:t>
              </w:r>
            </w:ins>
          </w:p>
        </w:tc>
        <w:tc>
          <w:tcPr>
            <w:tcW w:w="1300" w:type="dxa"/>
            <w:tcBorders>
              <w:top w:val="nil"/>
              <w:left w:val="nil"/>
              <w:bottom w:val="nil"/>
              <w:right w:val="nil"/>
            </w:tcBorders>
            <w:noWrap/>
            <w:vAlign w:val="center"/>
            <w:hideMark/>
          </w:tcPr>
          <w:p w14:paraId="61FD939A" w14:textId="77777777" w:rsidR="00A00637" w:rsidRDefault="00A00637">
            <w:pPr>
              <w:jc w:val="center"/>
              <w:rPr>
                <w:ins w:id="1250" w:author="Dylan CHEN" w:date="2026-05-30T16:45:00Z" w16du:dateUtc="2026-05-30T08:45:00Z"/>
                <w:color w:val="000000"/>
                <w:sz w:val="20"/>
                <w:szCs w:val="20"/>
              </w:rPr>
            </w:pPr>
            <w:ins w:id="1251" w:author="Dylan CHEN" w:date="2026-05-30T16:45:00Z" w16du:dateUtc="2026-05-30T08:45:00Z">
              <w:r>
                <w:rPr>
                  <w:color w:val="000000"/>
                  <w:sz w:val="20"/>
                  <w:szCs w:val="20"/>
                </w:rPr>
                <w:t>-0.145 ***</w:t>
              </w:r>
            </w:ins>
          </w:p>
        </w:tc>
        <w:tc>
          <w:tcPr>
            <w:tcW w:w="1300" w:type="dxa"/>
            <w:tcBorders>
              <w:top w:val="nil"/>
              <w:left w:val="nil"/>
              <w:bottom w:val="nil"/>
              <w:right w:val="nil"/>
            </w:tcBorders>
            <w:noWrap/>
            <w:vAlign w:val="center"/>
            <w:hideMark/>
          </w:tcPr>
          <w:p w14:paraId="581462B8" w14:textId="77777777" w:rsidR="00A00637" w:rsidRDefault="00A00637">
            <w:pPr>
              <w:jc w:val="center"/>
              <w:rPr>
                <w:ins w:id="1252" w:author="Dylan CHEN" w:date="2026-05-30T16:45:00Z" w16du:dateUtc="2026-05-30T08:45:00Z"/>
                <w:color w:val="000000"/>
                <w:sz w:val="20"/>
                <w:szCs w:val="20"/>
              </w:rPr>
            </w:pPr>
            <w:ins w:id="1253" w:author="Dylan CHEN" w:date="2026-05-30T16:45:00Z" w16du:dateUtc="2026-05-30T08:45:00Z">
              <w:r>
                <w:rPr>
                  <w:color w:val="000000"/>
                  <w:sz w:val="20"/>
                  <w:szCs w:val="20"/>
                </w:rPr>
                <w:t>1.113 ***</w:t>
              </w:r>
            </w:ins>
          </w:p>
        </w:tc>
      </w:tr>
      <w:tr w:rsidR="00A00637" w14:paraId="78A8CC97" w14:textId="77777777" w:rsidTr="00A00637">
        <w:trPr>
          <w:trHeight w:val="320"/>
          <w:ins w:id="1254" w:author="Dylan CHEN" w:date="2026-05-30T16:45:00Z"/>
        </w:trPr>
        <w:tc>
          <w:tcPr>
            <w:tcW w:w="3660" w:type="dxa"/>
            <w:vMerge/>
            <w:tcBorders>
              <w:top w:val="nil"/>
              <w:left w:val="nil"/>
              <w:bottom w:val="nil"/>
              <w:right w:val="nil"/>
            </w:tcBorders>
            <w:vAlign w:val="center"/>
            <w:hideMark/>
          </w:tcPr>
          <w:p w14:paraId="4E83735A" w14:textId="77777777" w:rsidR="00A00637" w:rsidRDefault="00A00637">
            <w:pPr>
              <w:rPr>
                <w:ins w:id="1255" w:author="Dylan CHEN" w:date="2026-05-30T16:45:00Z" w16du:dateUtc="2026-05-30T08:45:00Z"/>
                <w:i/>
                <w:iCs/>
                <w:color w:val="000000"/>
                <w:sz w:val="20"/>
                <w:szCs w:val="20"/>
              </w:rPr>
            </w:pPr>
          </w:p>
        </w:tc>
        <w:tc>
          <w:tcPr>
            <w:tcW w:w="1680" w:type="dxa"/>
            <w:tcBorders>
              <w:top w:val="nil"/>
              <w:left w:val="nil"/>
              <w:bottom w:val="nil"/>
              <w:right w:val="nil"/>
            </w:tcBorders>
            <w:noWrap/>
            <w:vAlign w:val="center"/>
            <w:hideMark/>
          </w:tcPr>
          <w:p w14:paraId="23ED313E" w14:textId="77777777" w:rsidR="00A00637" w:rsidRDefault="00A00637">
            <w:pPr>
              <w:jc w:val="center"/>
              <w:rPr>
                <w:ins w:id="1256" w:author="Dylan CHEN" w:date="2026-05-30T16:45:00Z" w16du:dateUtc="2026-05-30T08:45:00Z"/>
                <w:color w:val="000000"/>
                <w:sz w:val="20"/>
                <w:szCs w:val="20"/>
              </w:rPr>
            </w:pPr>
            <w:ins w:id="1257" w:author="Dylan CHEN" w:date="2026-05-30T16:45:00Z" w16du:dateUtc="2026-05-30T08:45:00Z">
              <w:r>
                <w:rPr>
                  <w:color w:val="000000"/>
                  <w:sz w:val="20"/>
                  <w:szCs w:val="20"/>
                </w:rPr>
                <w:t>(0.011)</w:t>
              </w:r>
            </w:ins>
          </w:p>
        </w:tc>
        <w:tc>
          <w:tcPr>
            <w:tcW w:w="1780" w:type="dxa"/>
            <w:tcBorders>
              <w:top w:val="nil"/>
              <w:left w:val="nil"/>
              <w:bottom w:val="nil"/>
              <w:right w:val="nil"/>
            </w:tcBorders>
            <w:noWrap/>
            <w:vAlign w:val="center"/>
            <w:hideMark/>
          </w:tcPr>
          <w:p w14:paraId="5D86E06D" w14:textId="77777777" w:rsidR="00A00637" w:rsidRDefault="00A00637">
            <w:pPr>
              <w:jc w:val="center"/>
              <w:rPr>
                <w:ins w:id="1258" w:author="Dylan CHEN" w:date="2026-05-30T16:45:00Z" w16du:dateUtc="2026-05-30T08:45:00Z"/>
                <w:color w:val="000000"/>
                <w:sz w:val="20"/>
                <w:szCs w:val="20"/>
              </w:rPr>
            </w:pPr>
            <w:ins w:id="1259" w:author="Dylan CHEN" w:date="2026-05-30T16:45:00Z" w16du:dateUtc="2026-05-30T08:45:00Z">
              <w:r>
                <w:rPr>
                  <w:color w:val="000000"/>
                  <w:sz w:val="20"/>
                  <w:szCs w:val="20"/>
                </w:rPr>
                <w:t>(0.085)</w:t>
              </w:r>
            </w:ins>
          </w:p>
        </w:tc>
        <w:tc>
          <w:tcPr>
            <w:tcW w:w="1300" w:type="dxa"/>
            <w:tcBorders>
              <w:top w:val="nil"/>
              <w:left w:val="nil"/>
              <w:bottom w:val="nil"/>
              <w:right w:val="nil"/>
            </w:tcBorders>
            <w:noWrap/>
            <w:vAlign w:val="center"/>
            <w:hideMark/>
          </w:tcPr>
          <w:p w14:paraId="1A5CABB0" w14:textId="77777777" w:rsidR="00A00637" w:rsidRDefault="00A00637">
            <w:pPr>
              <w:jc w:val="center"/>
              <w:rPr>
                <w:ins w:id="1260" w:author="Dylan CHEN" w:date="2026-05-30T16:45:00Z" w16du:dateUtc="2026-05-30T08:45:00Z"/>
                <w:color w:val="000000"/>
                <w:sz w:val="20"/>
                <w:szCs w:val="20"/>
              </w:rPr>
            </w:pPr>
            <w:ins w:id="1261" w:author="Dylan CHEN" w:date="2026-05-30T16:45:00Z" w16du:dateUtc="2026-05-30T08:45:00Z">
              <w:r>
                <w:rPr>
                  <w:color w:val="000000"/>
                  <w:sz w:val="20"/>
                  <w:szCs w:val="20"/>
                </w:rPr>
                <w:t>(0.042)</w:t>
              </w:r>
            </w:ins>
          </w:p>
        </w:tc>
        <w:tc>
          <w:tcPr>
            <w:tcW w:w="1300" w:type="dxa"/>
            <w:tcBorders>
              <w:top w:val="nil"/>
              <w:left w:val="nil"/>
              <w:bottom w:val="nil"/>
              <w:right w:val="nil"/>
            </w:tcBorders>
            <w:noWrap/>
            <w:vAlign w:val="center"/>
            <w:hideMark/>
          </w:tcPr>
          <w:p w14:paraId="70333C9A" w14:textId="77777777" w:rsidR="00A00637" w:rsidRDefault="00A00637">
            <w:pPr>
              <w:jc w:val="center"/>
              <w:rPr>
                <w:ins w:id="1262" w:author="Dylan CHEN" w:date="2026-05-30T16:45:00Z" w16du:dateUtc="2026-05-30T08:45:00Z"/>
                <w:color w:val="000000"/>
                <w:sz w:val="20"/>
                <w:szCs w:val="20"/>
              </w:rPr>
            </w:pPr>
            <w:ins w:id="1263" w:author="Dylan CHEN" w:date="2026-05-30T16:45:00Z" w16du:dateUtc="2026-05-30T08:45:00Z">
              <w:r>
                <w:rPr>
                  <w:color w:val="000000"/>
                  <w:sz w:val="20"/>
                  <w:szCs w:val="20"/>
                </w:rPr>
                <w:t>(0.314)</w:t>
              </w:r>
            </w:ins>
          </w:p>
        </w:tc>
      </w:tr>
      <w:tr w:rsidR="00A00637" w14:paraId="73F30B36" w14:textId="77777777" w:rsidTr="00A00637">
        <w:trPr>
          <w:trHeight w:val="320"/>
          <w:ins w:id="1264" w:author="Dylan CHEN" w:date="2026-05-30T16:45:00Z"/>
        </w:trPr>
        <w:tc>
          <w:tcPr>
            <w:tcW w:w="3660" w:type="dxa"/>
            <w:vMerge w:val="restart"/>
            <w:tcBorders>
              <w:top w:val="nil"/>
              <w:left w:val="nil"/>
              <w:bottom w:val="nil"/>
              <w:right w:val="nil"/>
            </w:tcBorders>
            <w:noWrap/>
            <w:vAlign w:val="center"/>
            <w:hideMark/>
          </w:tcPr>
          <w:p w14:paraId="7EBDA53A" w14:textId="055347D2" w:rsidR="00A00637" w:rsidRDefault="00855F33">
            <w:pPr>
              <w:rPr>
                <w:ins w:id="1265" w:author="Dylan CHEN" w:date="2026-05-30T16:45:00Z" w16du:dateUtc="2026-05-30T08:45:00Z"/>
                <w:i/>
                <w:iCs/>
                <w:color w:val="000000"/>
                <w:sz w:val="20"/>
                <w:szCs w:val="20"/>
              </w:rPr>
            </w:pPr>
            <w:ins w:id="1266" w:author="Dylan CHEN" w:date="2026-05-30T16:51:00Z" w16du:dateUtc="2026-05-30T08:51:00Z">
              <w:r>
                <w:rPr>
                  <w:i/>
                  <w:iCs/>
                  <w:color w:val="000000"/>
                  <w:sz w:val="20"/>
                  <w:szCs w:val="20"/>
                </w:rPr>
                <w:t>AI</w:t>
              </w:r>
              <w:r w:rsidRPr="00FA7E91">
                <w:rPr>
                  <w:i/>
                  <w:iCs/>
                  <w:color w:val="000000"/>
                  <w:sz w:val="20"/>
                  <w:szCs w:val="20"/>
                  <w:vertAlign w:val="subscript"/>
                </w:rPr>
                <w:t>i</w:t>
              </w:r>
            </w:ins>
            <w:ins w:id="1267" w:author="Dylan CHEN" w:date="2026-05-30T16:45:00Z" w16du:dateUtc="2026-05-30T08:45:00Z">
              <w:r w:rsidR="00A00637">
                <w:rPr>
                  <w:i/>
                  <w:iCs/>
                  <w:color w:val="000000"/>
                  <w:sz w:val="20"/>
                  <w:szCs w:val="20"/>
                </w:rPr>
                <w:t xml:space="preserve"> * AILength</w:t>
              </w:r>
              <w:r w:rsidR="00A00637" w:rsidRPr="00855F33">
                <w:rPr>
                  <w:i/>
                  <w:iCs/>
                  <w:color w:val="000000"/>
                  <w:sz w:val="20"/>
                  <w:szCs w:val="20"/>
                  <w:vertAlign w:val="subscript"/>
                  <w:rPrChange w:id="1268" w:author="Dylan CHEN" w:date="2026-05-30T16:51:00Z" w16du:dateUtc="2026-05-30T08:51:00Z">
                    <w:rPr>
                      <w:i/>
                      <w:iCs/>
                      <w:color w:val="000000"/>
                      <w:sz w:val="20"/>
                      <w:szCs w:val="20"/>
                    </w:rPr>
                  </w:rPrChange>
                </w:rPr>
                <w:t>i</w:t>
              </w:r>
            </w:ins>
          </w:p>
        </w:tc>
        <w:tc>
          <w:tcPr>
            <w:tcW w:w="1680" w:type="dxa"/>
            <w:tcBorders>
              <w:top w:val="nil"/>
              <w:left w:val="nil"/>
              <w:bottom w:val="nil"/>
              <w:right w:val="nil"/>
            </w:tcBorders>
            <w:noWrap/>
            <w:vAlign w:val="center"/>
            <w:hideMark/>
          </w:tcPr>
          <w:p w14:paraId="4C78A352" w14:textId="77777777" w:rsidR="00A00637" w:rsidRDefault="00A00637">
            <w:pPr>
              <w:rPr>
                <w:ins w:id="1269" w:author="Dylan CHEN" w:date="2026-05-30T16:45:00Z" w16du:dateUtc="2026-05-30T08:45:00Z"/>
                <w:i/>
                <w:iCs/>
                <w:color w:val="000000"/>
                <w:sz w:val="20"/>
                <w:szCs w:val="20"/>
              </w:rPr>
            </w:pPr>
          </w:p>
        </w:tc>
        <w:tc>
          <w:tcPr>
            <w:tcW w:w="1780" w:type="dxa"/>
            <w:tcBorders>
              <w:top w:val="nil"/>
              <w:left w:val="nil"/>
              <w:bottom w:val="nil"/>
              <w:right w:val="nil"/>
            </w:tcBorders>
            <w:noWrap/>
            <w:vAlign w:val="center"/>
            <w:hideMark/>
          </w:tcPr>
          <w:p w14:paraId="4B1E675E" w14:textId="77777777" w:rsidR="00A00637" w:rsidRDefault="00A00637">
            <w:pPr>
              <w:jc w:val="center"/>
              <w:rPr>
                <w:ins w:id="1270" w:author="Dylan CHEN" w:date="2026-05-30T16:45:00Z" w16du:dateUtc="2026-05-30T08:45:00Z"/>
                <w:color w:val="000000"/>
                <w:sz w:val="20"/>
                <w:szCs w:val="20"/>
              </w:rPr>
            </w:pPr>
            <w:ins w:id="1271" w:author="Dylan CHEN" w:date="2026-05-30T16:45:00Z" w16du:dateUtc="2026-05-30T08:45:00Z">
              <w:r>
                <w:rPr>
                  <w:color w:val="000000"/>
                  <w:sz w:val="20"/>
                  <w:szCs w:val="20"/>
                </w:rPr>
                <w:t>-0.045 **</w:t>
              </w:r>
            </w:ins>
          </w:p>
        </w:tc>
        <w:tc>
          <w:tcPr>
            <w:tcW w:w="1300" w:type="dxa"/>
            <w:tcBorders>
              <w:top w:val="nil"/>
              <w:left w:val="nil"/>
              <w:bottom w:val="nil"/>
              <w:right w:val="nil"/>
            </w:tcBorders>
            <w:noWrap/>
            <w:vAlign w:val="center"/>
            <w:hideMark/>
          </w:tcPr>
          <w:p w14:paraId="68704E2C" w14:textId="77777777" w:rsidR="00A00637" w:rsidRDefault="00A00637">
            <w:pPr>
              <w:jc w:val="center"/>
              <w:rPr>
                <w:ins w:id="1272" w:author="Dylan CHEN" w:date="2026-05-30T16:45:00Z" w16du:dateUtc="2026-05-30T08:45:00Z"/>
                <w:color w:val="000000"/>
                <w:sz w:val="20"/>
                <w:szCs w:val="20"/>
              </w:rPr>
            </w:pPr>
          </w:p>
        </w:tc>
        <w:tc>
          <w:tcPr>
            <w:tcW w:w="1300" w:type="dxa"/>
            <w:tcBorders>
              <w:top w:val="nil"/>
              <w:left w:val="nil"/>
              <w:bottom w:val="nil"/>
              <w:right w:val="nil"/>
            </w:tcBorders>
            <w:noWrap/>
            <w:vAlign w:val="center"/>
            <w:hideMark/>
          </w:tcPr>
          <w:p w14:paraId="3773E3B3" w14:textId="77777777" w:rsidR="00A00637" w:rsidRDefault="00A00637">
            <w:pPr>
              <w:jc w:val="center"/>
              <w:rPr>
                <w:ins w:id="1273" w:author="Dylan CHEN" w:date="2026-05-30T16:45:00Z" w16du:dateUtc="2026-05-30T08:45:00Z"/>
                <w:color w:val="000000"/>
                <w:sz w:val="20"/>
                <w:szCs w:val="20"/>
              </w:rPr>
            </w:pPr>
            <w:ins w:id="1274" w:author="Dylan CHEN" w:date="2026-05-30T16:45:00Z" w16du:dateUtc="2026-05-30T08:45:00Z">
              <w:r>
                <w:rPr>
                  <w:color w:val="000000"/>
                  <w:sz w:val="20"/>
                  <w:szCs w:val="20"/>
                </w:rPr>
                <w:t>-0.227 ***</w:t>
              </w:r>
            </w:ins>
          </w:p>
        </w:tc>
      </w:tr>
      <w:tr w:rsidR="00A00637" w14:paraId="6F01CD7A" w14:textId="77777777" w:rsidTr="00A00637">
        <w:trPr>
          <w:trHeight w:val="320"/>
          <w:ins w:id="1275" w:author="Dylan CHEN" w:date="2026-05-30T16:45:00Z"/>
        </w:trPr>
        <w:tc>
          <w:tcPr>
            <w:tcW w:w="3660" w:type="dxa"/>
            <w:vMerge/>
            <w:tcBorders>
              <w:top w:val="nil"/>
              <w:left w:val="nil"/>
              <w:bottom w:val="nil"/>
              <w:right w:val="nil"/>
            </w:tcBorders>
            <w:vAlign w:val="center"/>
            <w:hideMark/>
          </w:tcPr>
          <w:p w14:paraId="4E0217DE" w14:textId="77777777" w:rsidR="00A00637" w:rsidRDefault="00A00637">
            <w:pPr>
              <w:rPr>
                <w:ins w:id="1276" w:author="Dylan CHEN" w:date="2026-05-30T16:45:00Z" w16du:dateUtc="2026-05-30T08:45:00Z"/>
                <w:i/>
                <w:iCs/>
                <w:color w:val="000000"/>
                <w:sz w:val="20"/>
                <w:szCs w:val="20"/>
              </w:rPr>
            </w:pPr>
          </w:p>
        </w:tc>
        <w:tc>
          <w:tcPr>
            <w:tcW w:w="1680" w:type="dxa"/>
            <w:tcBorders>
              <w:top w:val="nil"/>
              <w:left w:val="nil"/>
              <w:bottom w:val="nil"/>
              <w:right w:val="nil"/>
            </w:tcBorders>
            <w:noWrap/>
            <w:vAlign w:val="center"/>
            <w:hideMark/>
          </w:tcPr>
          <w:p w14:paraId="415A863A" w14:textId="77777777" w:rsidR="00A00637" w:rsidRDefault="00A00637">
            <w:pPr>
              <w:jc w:val="center"/>
              <w:rPr>
                <w:ins w:id="1277" w:author="Dylan CHEN" w:date="2026-05-30T16:45:00Z" w16du:dateUtc="2026-05-30T08:45:00Z"/>
                <w:color w:val="000000"/>
                <w:sz w:val="20"/>
                <w:szCs w:val="20"/>
              </w:rPr>
            </w:pPr>
          </w:p>
        </w:tc>
        <w:tc>
          <w:tcPr>
            <w:tcW w:w="1780" w:type="dxa"/>
            <w:tcBorders>
              <w:top w:val="nil"/>
              <w:left w:val="nil"/>
              <w:bottom w:val="nil"/>
              <w:right w:val="nil"/>
            </w:tcBorders>
            <w:noWrap/>
            <w:vAlign w:val="center"/>
            <w:hideMark/>
          </w:tcPr>
          <w:p w14:paraId="48DC2C19" w14:textId="77777777" w:rsidR="00A00637" w:rsidRDefault="00A00637">
            <w:pPr>
              <w:jc w:val="center"/>
              <w:rPr>
                <w:ins w:id="1278" w:author="Dylan CHEN" w:date="2026-05-30T16:45:00Z" w16du:dateUtc="2026-05-30T08:45:00Z"/>
                <w:color w:val="000000"/>
                <w:sz w:val="20"/>
                <w:szCs w:val="20"/>
              </w:rPr>
            </w:pPr>
            <w:ins w:id="1279" w:author="Dylan CHEN" w:date="2026-05-30T16:45:00Z" w16du:dateUtc="2026-05-30T08:45:00Z">
              <w:r>
                <w:rPr>
                  <w:color w:val="000000"/>
                  <w:sz w:val="20"/>
                  <w:szCs w:val="20"/>
                </w:rPr>
                <w:t>(0.014)</w:t>
              </w:r>
            </w:ins>
          </w:p>
        </w:tc>
        <w:tc>
          <w:tcPr>
            <w:tcW w:w="1300" w:type="dxa"/>
            <w:tcBorders>
              <w:top w:val="nil"/>
              <w:left w:val="nil"/>
              <w:bottom w:val="nil"/>
              <w:right w:val="nil"/>
            </w:tcBorders>
            <w:noWrap/>
            <w:vAlign w:val="center"/>
            <w:hideMark/>
          </w:tcPr>
          <w:p w14:paraId="41948A6E" w14:textId="77777777" w:rsidR="00A00637" w:rsidRDefault="00A00637">
            <w:pPr>
              <w:jc w:val="center"/>
              <w:rPr>
                <w:ins w:id="1280" w:author="Dylan CHEN" w:date="2026-05-30T16:45:00Z" w16du:dateUtc="2026-05-30T08:45:00Z"/>
                <w:color w:val="000000"/>
                <w:sz w:val="20"/>
                <w:szCs w:val="20"/>
              </w:rPr>
            </w:pPr>
          </w:p>
        </w:tc>
        <w:tc>
          <w:tcPr>
            <w:tcW w:w="1300" w:type="dxa"/>
            <w:tcBorders>
              <w:top w:val="nil"/>
              <w:left w:val="nil"/>
              <w:bottom w:val="nil"/>
              <w:right w:val="nil"/>
            </w:tcBorders>
            <w:noWrap/>
            <w:vAlign w:val="center"/>
            <w:hideMark/>
          </w:tcPr>
          <w:p w14:paraId="7A8F8582" w14:textId="77777777" w:rsidR="00A00637" w:rsidRDefault="00A00637">
            <w:pPr>
              <w:jc w:val="center"/>
              <w:rPr>
                <w:ins w:id="1281" w:author="Dylan CHEN" w:date="2026-05-30T16:45:00Z" w16du:dateUtc="2026-05-30T08:45:00Z"/>
                <w:color w:val="000000"/>
                <w:sz w:val="20"/>
                <w:szCs w:val="20"/>
              </w:rPr>
            </w:pPr>
            <w:ins w:id="1282" w:author="Dylan CHEN" w:date="2026-05-30T16:45:00Z" w16du:dateUtc="2026-05-30T08:45:00Z">
              <w:r>
                <w:rPr>
                  <w:color w:val="000000"/>
                  <w:sz w:val="20"/>
                  <w:szCs w:val="20"/>
                </w:rPr>
                <w:t>(0.052)</w:t>
              </w:r>
            </w:ins>
          </w:p>
        </w:tc>
      </w:tr>
      <w:tr w:rsidR="00A00637" w14:paraId="6068FB6D" w14:textId="77777777" w:rsidTr="00A00637">
        <w:trPr>
          <w:trHeight w:val="320"/>
          <w:ins w:id="1283" w:author="Dylan CHEN" w:date="2026-05-30T16:45:00Z"/>
        </w:trPr>
        <w:tc>
          <w:tcPr>
            <w:tcW w:w="3660" w:type="dxa"/>
            <w:vMerge w:val="restart"/>
            <w:tcBorders>
              <w:top w:val="nil"/>
              <w:left w:val="nil"/>
              <w:bottom w:val="single" w:sz="4" w:space="0" w:color="000000"/>
              <w:right w:val="nil"/>
            </w:tcBorders>
            <w:noWrap/>
            <w:vAlign w:val="center"/>
            <w:hideMark/>
          </w:tcPr>
          <w:p w14:paraId="3334A7E6" w14:textId="5AE20693" w:rsidR="00A00637" w:rsidRDefault="00855F33">
            <w:pPr>
              <w:rPr>
                <w:ins w:id="1284" w:author="Dylan CHEN" w:date="2026-05-30T16:45:00Z" w16du:dateUtc="2026-05-30T08:45:00Z"/>
                <w:i/>
                <w:iCs/>
                <w:color w:val="000000"/>
                <w:sz w:val="20"/>
                <w:szCs w:val="20"/>
              </w:rPr>
            </w:pPr>
            <w:ins w:id="1285" w:author="Dylan CHEN" w:date="2026-05-30T16:51:00Z" w16du:dateUtc="2026-05-30T08:51:00Z">
              <w:r>
                <w:rPr>
                  <w:i/>
                  <w:iCs/>
                  <w:color w:val="000000"/>
                  <w:sz w:val="20"/>
                  <w:szCs w:val="20"/>
                </w:rPr>
                <w:t>AI</w:t>
              </w:r>
              <w:r w:rsidRPr="00FA7E91">
                <w:rPr>
                  <w:i/>
                  <w:iCs/>
                  <w:color w:val="000000"/>
                  <w:sz w:val="20"/>
                  <w:szCs w:val="20"/>
                  <w:vertAlign w:val="subscript"/>
                </w:rPr>
                <w:t>i</w:t>
              </w:r>
            </w:ins>
            <w:ins w:id="1286" w:author="Dylan CHEN" w:date="2026-05-30T16:45:00Z" w16du:dateUtc="2026-05-30T08:45:00Z">
              <w:r w:rsidR="00A00637">
                <w:rPr>
                  <w:i/>
                  <w:iCs/>
                  <w:color w:val="000000"/>
                  <w:sz w:val="20"/>
                  <w:szCs w:val="20"/>
                </w:rPr>
                <w:t xml:space="preserve"> * AISimWithLLM</w:t>
              </w:r>
              <w:r w:rsidR="00A00637" w:rsidRPr="00855F33">
                <w:rPr>
                  <w:i/>
                  <w:iCs/>
                  <w:color w:val="000000"/>
                  <w:sz w:val="20"/>
                  <w:szCs w:val="20"/>
                  <w:vertAlign w:val="subscript"/>
                  <w:rPrChange w:id="1287" w:author="Dylan CHEN" w:date="2026-05-30T16:51:00Z" w16du:dateUtc="2026-05-30T08:51:00Z">
                    <w:rPr>
                      <w:i/>
                      <w:iCs/>
                      <w:color w:val="000000"/>
                      <w:sz w:val="20"/>
                      <w:szCs w:val="20"/>
                    </w:rPr>
                  </w:rPrChange>
                </w:rPr>
                <w:t>i</w:t>
              </w:r>
            </w:ins>
          </w:p>
        </w:tc>
        <w:tc>
          <w:tcPr>
            <w:tcW w:w="1680" w:type="dxa"/>
            <w:tcBorders>
              <w:top w:val="nil"/>
              <w:left w:val="nil"/>
              <w:bottom w:val="nil"/>
              <w:right w:val="nil"/>
            </w:tcBorders>
            <w:noWrap/>
            <w:vAlign w:val="center"/>
            <w:hideMark/>
          </w:tcPr>
          <w:p w14:paraId="0619EFA9" w14:textId="77777777" w:rsidR="00A00637" w:rsidRDefault="00A00637">
            <w:pPr>
              <w:rPr>
                <w:ins w:id="1288" w:author="Dylan CHEN" w:date="2026-05-30T16:45:00Z" w16du:dateUtc="2026-05-30T08:45:00Z"/>
                <w:i/>
                <w:iCs/>
                <w:color w:val="000000"/>
                <w:sz w:val="20"/>
                <w:szCs w:val="20"/>
              </w:rPr>
            </w:pPr>
          </w:p>
        </w:tc>
        <w:tc>
          <w:tcPr>
            <w:tcW w:w="1780" w:type="dxa"/>
            <w:tcBorders>
              <w:top w:val="nil"/>
              <w:left w:val="nil"/>
              <w:bottom w:val="nil"/>
              <w:right w:val="nil"/>
            </w:tcBorders>
            <w:noWrap/>
            <w:vAlign w:val="center"/>
            <w:hideMark/>
          </w:tcPr>
          <w:p w14:paraId="2C0BD65A" w14:textId="77777777" w:rsidR="00A00637" w:rsidRDefault="00A00637">
            <w:pPr>
              <w:jc w:val="center"/>
              <w:rPr>
                <w:ins w:id="1289" w:author="Dylan CHEN" w:date="2026-05-30T16:45:00Z" w16du:dateUtc="2026-05-30T08:45:00Z"/>
                <w:color w:val="000000"/>
                <w:sz w:val="20"/>
                <w:szCs w:val="20"/>
              </w:rPr>
            </w:pPr>
            <w:ins w:id="1290" w:author="Dylan CHEN" w:date="2026-05-30T16:45:00Z" w16du:dateUtc="2026-05-30T08:45:00Z">
              <w:r>
                <w:rPr>
                  <w:color w:val="000000"/>
                  <w:sz w:val="20"/>
                  <w:szCs w:val="20"/>
                </w:rPr>
                <w:t>-0.038</w:t>
              </w:r>
            </w:ins>
          </w:p>
        </w:tc>
        <w:tc>
          <w:tcPr>
            <w:tcW w:w="1300" w:type="dxa"/>
            <w:tcBorders>
              <w:top w:val="nil"/>
              <w:left w:val="nil"/>
              <w:bottom w:val="nil"/>
              <w:right w:val="nil"/>
            </w:tcBorders>
            <w:noWrap/>
            <w:vAlign w:val="center"/>
            <w:hideMark/>
          </w:tcPr>
          <w:p w14:paraId="5D2AF7C3" w14:textId="77777777" w:rsidR="00A00637" w:rsidRDefault="00A00637">
            <w:pPr>
              <w:jc w:val="center"/>
              <w:rPr>
                <w:ins w:id="1291" w:author="Dylan CHEN" w:date="2026-05-30T16:45:00Z" w16du:dateUtc="2026-05-30T08:45:00Z"/>
                <w:color w:val="000000"/>
                <w:sz w:val="20"/>
                <w:szCs w:val="20"/>
              </w:rPr>
            </w:pPr>
          </w:p>
        </w:tc>
        <w:tc>
          <w:tcPr>
            <w:tcW w:w="1300" w:type="dxa"/>
            <w:tcBorders>
              <w:top w:val="nil"/>
              <w:left w:val="nil"/>
              <w:bottom w:val="nil"/>
              <w:right w:val="nil"/>
            </w:tcBorders>
            <w:noWrap/>
            <w:vAlign w:val="center"/>
            <w:hideMark/>
          </w:tcPr>
          <w:p w14:paraId="546FCF1A" w14:textId="77777777" w:rsidR="00A00637" w:rsidRDefault="00A00637">
            <w:pPr>
              <w:jc w:val="center"/>
              <w:rPr>
                <w:ins w:id="1292" w:author="Dylan CHEN" w:date="2026-05-30T16:45:00Z" w16du:dateUtc="2026-05-30T08:45:00Z"/>
                <w:color w:val="000000"/>
                <w:sz w:val="20"/>
                <w:szCs w:val="20"/>
              </w:rPr>
            </w:pPr>
            <w:ins w:id="1293" w:author="Dylan CHEN" w:date="2026-05-30T16:45:00Z" w16du:dateUtc="2026-05-30T08:45:00Z">
              <w:r>
                <w:rPr>
                  <w:color w:val="000000"/>
                  <w:sz w:val="20"/>
                  <w:szCs w:val="20"/>
                </w:rPr>
                <w:t>0.056</w:t>
              </w:r>
            </w:ins>
          </w:p>
        </w:tc>
      </w:tr>
      <w:tr w:rsidR="00A00637" w14:paraId="0EBE9439" w14:textId="77777777" w:rsidTr="00A00637">
        <w:trPr>
          <w:trHeight w:val="320"/>
          <w:ins w:id="1294" w:author="Dylan CHEN" w:date="2026-05-30T16:45:00Z"/>
        </w:trPr>
        <w:tc>
          <w:tcPr>
            <w:tcW w:w="3660" w:type="dxa"/>
            <w:vMerge/>
            <w:tcBorders>
              <w:top w:val="nil"/>
              <w:left w:val="nil"/>
              <w:bottom w:val="single" w:sz="4" w:space="0" w:color="000000"/>
              <w:right w:val="nil"/>
            </w:tcBorders>
            <w:vAlign w:val="center"/>
            <w:hideMark/>
          </w:tcPr>
          <w:p w14:paraId="36825C6A" w14:textId="77777777" w:rsidR="00A00637" w:rsidRDefault="00A00637">
            <w:pPr>
              <w:rPr>
                <w:ins w:id="1295" w:author="Dylan CHEN" w:date="2026-05-30T16:45:00Z" w16du:dateUtc="2026-05-30T08:45:00Z"/>
                <w:i/>
                <w:iCs/>
                <w:color w:val="000000"/>
                <w:sz w:val="20"/>
                <w:szCs w:val="20"/>
              </w:rPr>
            </w:pPr>
          </w:p>
        </w:tc>
        <w:tc>
          <w:tcPr>
            <w:tcW w:w="1680" w:type="dxa"/>
            <w:tcBorders>
              <w:top w:val="nil"/>
              <w:left w:val="nil"/>
              <w:bottom w:val="single" w:sz="4" w:space="0" w:color="auto"/>
              <w:right w:val="nil"/>
            </w:tcBorders>
            <w:noWrap/>
            <w:vAlign w:val="center"/>
            <w:hideMark/>
          </w:tcPr>
          <w:p w14:paraId="422023DA" w14:textId="77777777" w:rsidR="00A00637" w:rsidRDefault="00A00637">
            <w:pPr>
              <w:jc w:val="center"/>
              <w:rPr>
                <w:ins w:id="1296" w:author="Dylan CHEN" w:date="2026-05-30T16:45:00Z" w16du:dateUtc="2026-05-30T08:45:00Z"/>
                <w:color w:val="000000"/>
                <w:sz w:val="20"/>
                <w:szCs w:val="20"/>
              </w:rPr>
            </w:pPr>
            <w:ins w:id="1297" w:author="Dylan CHEN" w:date="2026-05-30T16:45:00Z" w16du:dateUtc="2026-05-30T08:45:00Z">
              <w:r>
                <w:rPr>
                  <w:color w:val="000000"/>
                  <w:sz w:val="20"/>
                  <w:szCs w:val="20"/>
                </w:rPr>
                <w:t> </w:t>
              </w:r>
            </w:ins>
          </w:p>
        </w:tc>
        <w:tc>
          <w:tcPr>
            <w:tcW w:w="1780" w:type="dxa"/>
            <w:tcBorders>
              <w:top w:val="nil"/>
              <w:left w:val="nil"/>
              <w:bottom w:val="single" w:sz="4" w:space="0" w:color="auto"/>
              <w:right w:val="nil"/>
            </w:tcBorders>
            <w:noWrap/>
            <w:vAlign w:val="center"/>
            <w:hideMark/>
          </w:tcPr>
          <w:p w14:paraId="660C37C3" w14:textId="77777777" w:rsidR="00A00637" w:rsidRDefault="00A00637">
            <w:pPr>
              <w:jc w:val="center"/>
              <w:rPr>
                <w:ins w:id="1298" w:author="Dylan CHEN" w:date="2026-05-30T16:45:00Z" w16du:dateUtc="2026-05-30T08:45:00Z"/>
                <w:color w:val="000000"/>
                <w:sz w:val="20"/>
                <w:szCs w:val="20"/>
              </w:rPr>
            </w:pPr>
            <w:ins w:id="1299" w:author="Dylan CHEN" w:date="2026-05-30T16:45:00Z" w16du:dateUtc="2026-05-30T08:45:00Z">
              <w:r>
                <w:rPr>
                  <w:color w:val="000000"/>
                  <w:sz w:val="20"/>
                  <w:szCs w:val="20"/>
                </w:rPr>
                <w:t>(0.051)</w:t>
              </w:r>
            </w:ins>
          </w:p>
        </w:tc>
        <w:tc>
          <w:tcPr>
            <w:tcW w:w="1300" w:type="dxa"/>
            <w:tcBorders>
              <w:top w:val="nil"/>
              <w:left w:val="nil"/>
              <w:bottom w:val="single" w:sz="4" w:space="0" w:color="auto"/>
              <w:right w:val="nil"/>
            </w:tcBorders>
            <w:noWrap/>
            <w:vAlign w:val="center"/>
            <w:hideMark/>
          </w:tcPr>
          <w:p w14:paraId="7DC41E4F" w14:textId="77777777" w:rsidR="00A00637" w:rsidRDefault="00A00637">
            <w:pPr>
              <w:jc w:val="center"/>
              <w:rPr>
                <w:ins w:id="1300" w:author="Dylan CHEN" w:date="2026-05-30T16:45:00Z" w16du:dateUtc="2026-05-30T08:45:00Z"/>
                <w:color w:val="000000"/>
                <w:sz w:val="20"/>
                <w:szCs w:val="20"/>
              </w:rPr>
            </w:pPr>
            <w:ins w:id="1301" w:author="Dylan CHEN" w:date="2026-05-30T16:45:00Z" w16du:dateUtc="2026-05-30T08:45:00Z">
              <w:r>
                <w:rPr>
                  <w:color w:val="000000"/>
                  <w:sz w:val="20"/>
                  <w:szCs w:val="20"/>
                </w:rPr>
                <w:t> </w:t>
              </w:r>
            </w:ins>
          </w:p>
        </w:tc>
        <w:tc>
          <w:tcPr>
            <w:tcW w:w="1300" w:type="dxa"/>
            <w:tcBorders>
              <w:top w:val="nil"/>
              <w:left w:val="nil"/>
              <w:bottom w:val="single" w:sz="4" w:space="0" w:color="auto"/>
              <w:right w:val="nil"/>
            </w:tcBorders>
            <w:noWrap/>
            <w:vAlign w:val="center"/>
            <w:hideMark/>
          </w:tcPr>
          <w:p w14:paraId="67CBC12C" w14:textId="77777777" w:rsidR="00A00637" w:rsidRDefault="00A00637">
            <w:pPr>
              <w:jc w:val="center"/>
              <w:rPr>
                <w:ins w:id="1302" w:author="Dylan CHEN" w:date="2026-05-30T16:45:00Z" w16du:dateUtc="2026-05-30T08:45:00Z"/>
                <w:color w:val="000000"/>
                <w:sz w:val="20"/>
                <w:szCs w:val="20"/>
              </w:rPr>
            </w:pPr>
            <w:ins w:id="1303" w:author="Dylan CHEN" w:date="2026-05-30T16:45:00Z" w16du:dateUtc="2026-05-30T08:45:00Z">
              <w:r>
                <w:rPr>
                  <w:color w:val="000000"/>
                  <w:sz w:val="20"/>
                  <w:szCs w:val="20"/>
                </w:rPr>
                <w:t>(0.197)</w:t>
              </w:r>
            </w:ins>
          </w:p>
        </w:tc>
      </w:tr>
      <w:tr w:rsidR="00A00637" w14:paraId="65EF75F8" w14:textId="77777777" w:rsidTr="00A00637">
        <w:trPr>
          <w:trHeight w:val="320"/>
          <w:ins w:id="1304" w:author="Dylan CHEN" w:date="2026-05-30T16:45:00Z"/>
        </w:trPr>
        <w:tc>
          <w:tcPr>
            <w:tcW w:w="3660" w:type="dxa"/>
            <w:tcBorders>
              <w:top w:val="nil"/>
              <w:left w:val="nil"/>
              <w:bottom w:val="nil"/>
              <w:right w:val="nil"/>
            </w:tcBorders>
            <w:noWrap/>
            <w:vAlign w:val="center"/>
            <w:hideMark/>
          </w:tcPr>
          <w:p w14:paraId="4048FD03" w14:textId="77777777" w:rsidR="00A00637" w:rsidRDefault="00A00637">
            <w:pPr>
              <w:rPr>
                <w:ins w:id="1305" w:author="Dylan CHEN" w:date="2026-05-30T16:45:00Z" w16du:dateUtc="2026-05-30T08:45:00Z"/>
                <w:color w:val="000000"/>
                <w:sz w:val="20"/>
                <w:szCs w:val="20"/>
              </w:rPr>
            </w:pPr>
            <w:ins w:id="1306" w:author="Dylan CHEN" w:date="2026-05-30T16:45:00Z" w16du:dateUtc="2026-05-30T08:45:00Z">
              <w:r>
                <w:rPr>
                  <w:color w:val="000000"/>
                  <w:sz w:val="20"/>
                  <w:szCs w:val="20"/>
                </w:rPr>
                <w:t>question controls</w:t>
              </w:r>
            </w:ins>
          </w:p>
        </w:tc>
        <w:tc>
          <w:tcPr>
            <w:tcW w:w="1680" w:type="dxa"/>
            <w:tcBorders>
              <w:top w:val="nil"/>
              <w:left w:val="nil"/>
              <w:bottom w:val="nil"/>
              <w:right w:val="nil"/>
            </w:tcBorders>
            <w:noWrap/>
            <w:vAlign w:val="center"/>
            <w:hideMark/>
          </w:tcPr>
          <w:p w14:paraId="4B1F3FAB" w14:textId="77777777" w:rsidR="00A00637" w:rsidRDefault="00A00637">
            <w:pPr>
              <w:jc w:val="center"/>
              <w:rPr>
                <w:ins w:id="1307" w:author="Dylan CHEN" w:date="2026-05-30T16:45:00Z" w16du:dateUtc="2026-05-30T08:45:00Z"/>
                <w:color w:val="000000"/>
                <w:sz w:val="20"/>
                <w:szCs w:val="20"/>
              </w:rPr>
            </w:pPr>
            <w:ins w:id="1308" w:author="Dylan CHEN" w:date="2026-05-30T16:45:00Z" w16du:dateUtc="2026-05-30T08:45:00Z">
              <w:r>
                <w:rPr>
                  <w:color w:val="000000"/>
                  <w:sz w:val="20"/>
                  <w:szCs w:val="20"/>
                </w:rPr>
                <w:t>√</w:t>
              </w:r>
            </w:ins>
          </w:p>
        </w:tc>
        <w:tc>
          <w:tcPr>
            <w:tcW w:w="1780" w:type="dxa"/>
            <w:tcBorders>
              <w:top w:val="nil"/>
              <w:left w:val="nil"/>
              <w:bottom w:val="nil"/>
              <w:right w:val="nil"/>
            </w:tcBorders>
            <w:noWrap/>
            <w:vAlign w:val="center"/>
            <w:hideMark/>
          </w:tcPr>
          <w:p w14:paraId="08DA6C53" w14:textId="77777777" w:rsidR="00A00637" w:rsidRDefault="00A00637">
            <w:pPr>
              <w:jc w:val="center"/>
              <w:rPr>
                <w:ins w:id="1309" w:author="Dylan CHEN" w:date="2026-05-30T16:45:00Z" w16du:dateUtc="2026-05-30T08:45:00Z"/>
                <w:color w:val="000000"/>
                <w:sz w:val="20"/>
                <w:szCs w:val="20"/>
              </w:rPr>
            </w:pPr>
            <w:ins w:id="1310" w:author="Dylan CHEN" w:date="2026-05-30T16:45:00Z" w16du:dateUtc="2026-05-30T08:45:00Z">
              <w:r>
                <w:rPr>
                  <w:color w:val="000000"/>
                  <w:sz w:val="20"/>
                  <w:szCs w:val="20"/>
                </w:rPr>
                <w:t>√</w:t>
              </w:r>
            </w:ins>
          </w:p>
        </w:tc>
        <w:tc>
          <w:tcPr>
            <w:tcW w:w="1300" w:type="dxa"/>
            <w:tcBorders>
              <w:top w:val="nil"/>
              <w:left w:val="nil"/>
              <w:bottom w:val="nil"/>
              <w:right w:val="nil"/>
            </w:tcBorders>
            <w:noWrap/>
            <w:vAlign w:val="center"/>
            <w:hideMark/>
          </w:tcPr>
          <w:p w14:paraId="3E7A6087" w14:textId="77777777" w:rsidR="00A00637" w:rsidRDefault="00A00637">
            <w:pPr>
              <w:jc w:val="center"/>
              <w:rPr>
                <w:ins w:id="1311" w:author="Dylan CHEN" w:date="2026-05-30T16:45:00Z" w16du:dateUtc="2026-05-30T08:45:00Z"/>
                <w:color w:val="000000"/>
                <w:sz w:val="20"/>
                <w:szCs w:val="20"/>
              </w:rPr>
            </w:pPr>
            <w:ins w:id="1312" w:author="Dylan CHEN" w:date="2026-05-30T16:45:00Z" w16du:dateUtc="2026-05-30T08:45:00Z">
              <w:r>
                <w:rPr>
                  <w:color w:val="000000"/>
                  <w:sz w:val="20"/>
                  <w:szCs w:val="20"/>
                </w:rPr>
                <w:t>√</w:t>
              </w:r>
            </w:ins>
          </w:p>
        </w:tc>
        <w:tc>
          <w:tcPr>
            <w:tcW w:w="1300" w:type="dxa"/>
            <w:tcBorders>
              <w:top w:val="nil"/>
              <w:left w:val="nil"/>
              <w:bottom w:val="nil"/>
              <w:right w:val="nil"/>
            </w:tcBorders>
            <w:noWrap/>
            <w:vAlign w:val="center"/>
            <w:hideMark/>
          </w:tcPr>
          <w:p w14:paraId="77D5F39B" w14:textId="77777777" w:rsidR="00A00637" w:rsidRDefault="00A00637">
            <w:pPr>
              <w:jc w:val="center"/>
              <w:rPr>
                <w:ins w:id="1313" w:author="Dylan CHEN" w:date="2026-05-30T16:45:00Z" w16du:dateUtc="2026-05-30T08:45:00Z"/>
                <w:color w:val="000000"/>
                <w:sz w:val="20"/>
                <w:szCs w:val="20"/>
              </w:rPr>
            </w:pPr>
            <w:ins w:id="1314" w:author="Dylan CHEN" w:date="2026-05-30T16:45:00Z" w16du:dateUtc="2026-05-30T08:45:00Z">
              <w:r>
                <w:rPr>
                  <w:color w:val="000000"/>
                  <w:sz w:val="20"/>
                  <w:szCs w:val="20"/>
                </w:rPr>
                <w:t>√</w:t>
              </w:r>
            </w:ins>
          </w:p>
        </w:tc>
      </w:tr>
      <w:tr w:rsidR="00A00637" w14:paraId="246AC93C" w14:textId="77777777" w:rsidTr="00A00637">
        <w:trPr>
          <w:trHeight w:val="320"/>
          <w:ins w:id="1315" w:author="Dylan CHEN" w:date="2026-05-30T16:45:00Z"/>
        </w:trPr>
        <w:tc>
          <w:tcPr>
            <w:tcW w:w="3660" w:type="dxa"/>
            <w:tcBorders>
              <w:top w:val="nil"/>
              <w:left w:val="nil"/>
              <w:bottom w:val="nil"/>
              <w:right w:val="nil"/>
            </w:tcBorders>
            <w:noWrap/>
            <w:vAlign w:val="center"/>
            <w:hideMark/>
          </w:tcPr>
          <w:p w14:paraId="2E8DA441" w14:textId="77777777" w:rsidR="00A00637" w:rsidRDefault="00A00637">
            <w:pPr>
              <w:rPr>
                <w:ins w:id="1316" w:author="Dylan CHEN" w:date="2026-05-30T16:45:00Z" w16du:dateUtc="2026-05-30T08:45:00Z"/>
                <w:color w:val="000000"/>
                <w:sz w:val="20"/>
                <w:szCs w:val="20"/>
              </w:rPr>
            </w:pPr>
            <w:ins w:id="1317" w:author="Dylan CHEN" w:date="2026-05-30T16:45:00Z" w16du:dateUtc="2026-05-30T08:45:00Z">
              <w:r>
                <w:rPr>
                  <w:color w:val="000000"/>
                  <w:sz w:val="20"/>
                  <w:szCs w:val="20"/>
                </w:rPr>
                <w:t>questioner controls</w:t>
              </w:r>
            </w:ins>
          </w:p>
        </w:tc>
        <w:tc>
          <w:tcPr>
            <w:tcW w:w="1680" w:type="dxa"/>
            <w:tcBorders>
              <w:top w:val="nil"/>
              <w:left w:val="nil"/>
              <w:bottom w:val="nil"/>
              <w:right w:val="nil"/>
            </w:tcBorders>
            <w:noWrap/>
            <w:vAlign w:val="center"/>
            <w:hideMark/>
          </w:tcPr>
          <w:p w14:paraId="0AE32071" w14:textId="77777777" w:rsidR="00A00637" w:rsidRDefault="00A00637">
            <w:pPr>
              <w:jc w:val="center"/>
              <w:rPr>
                <w:ins w:id="1318" w:author="Dylan CHEN" w:date="2026-05-30T16:45:00Z" w16du:dateUtc="2026-05-30T08:45:00Z"/>
                <w:color w:val="000000"/>
                <w:sz w:val="20"/>
                <w:szCs w:val="20"/>
              </w:rPr>
            </w:pPr>
            <w:ins w:id="1319" w:author="Dylan CHEN" w:date="2026-05-30T16:45:00Z" w16du:dateUtc="2026-05-30T08:45:00Z">
              <w:r>
                <w:rPr>
                  <w:color w:val="000000"/>
                  <w:sz w:val="20"/>
                  <w:szCs w:val="20"/>
                </w:rPr>
                <w:t>√</w:t>
              </w:r>
            </w:ins>
          </w:p>
        </w:tc>
        <w:tc>
          <w:tcPr>
            <w:tcW w:w="1780" w:type="dxa"/>
            <w:tcBorders>
              <w:top w:val="nil"/>
              <w:left w:val="nil"/>
              <w:bottom w:val="nil"/>
              <w:right w:val="nil"/>
            </w:tcBorders>
            <w:noWrap/>
            <w:vAlign w:val="center"/>
            <w:hideMark/>
          </w:tcPr>
          <w:p w14:paraId="466045D3" w14:textId="77777777" w:rsidR="00A00637" w:rsidRDefault="00A00637">
            <w:pPr>
              <w:jc w:val="center"/>
              <w:rPr>
                <w:ins w:id="1320" w:author="Dylan CHEN" w:date="2026-05-30T16:45:00Z" w16du:dateUtc="2026-05-30T08:45:00Z"/>
                <w:color w:val="000000"/>
                <w:sz w:val="20"/>
                <w:szCs w:val="20"/>
              </w:rPr>
            </w:pPr>
            <w:ins w:id="1321" w:author="Dylan CHEN" w:date="2026-05-30T16:45:00Z" w16du:dateUtc="2026-05-30T08:45:00Z">
              <w:r>
                <w:rPr>
                  <w:color w:val="000000"/>
                  <w:sz w:val="20"/>
                  <w:szCs w:val="20"/>
                </w:rPr>
                <w:t>√</w:t>
              </w:r>
            </w:ins>
          </w:p>
        </w:tc>
        <w:tc>
          <w:tcPr>
            <w:tcW w:w="1300" w:type="dxa"/>
            <w:tcBorders>
              <w:top w:val="nil"/>
              <w:left w:val="nil"/>
              <w:bottom w:val="nil"/>
              <w:right w:val="nil"/>
            </w:tcBorders>
            <w:noWrap/>
            <w:vAlign w:val="center"/>
            <w:hideMark/>
          </w:tcPr>
          <w:p w14:paraId="76638105" w14:textId="77777777" w:rsidR="00A00637" w:rsidRDefault="00A00637">
            <w:pPr>
              <w:jc w:val="center"/>
              <w:rPr>
                <w:ins w:id="1322" w:author="Dylan CHEN" w:date="2026-05-30T16:45:00Z" w16du:dateUtc="2026-05-30T08:45:00Z"/>
                <w:color w:val="000000"/>
                <w:sz w:val="20"/>
                <w:szCs w:val="20"/>
              </w:rPr>
            </w:pPr>
            <w:ins w:id="1323" w:author="Dylan CHEN" w:date="2026-05-30T16:45:00Z" w16du:dateUtc="2026-05-30T08:45:00Z">
              <w:r>
                <w:rPr>
                  <w:color w:val="000000"/>
                  <w:sz w:val="20"/>
                  <w:szCs w:val="20"/>
                </w:rPr>
                <w:t>√</w:t>
              </w:r>
            </w:ins>
          </w:p>
        </w:tc>
        <w:tc>
          <w:tcPr>
            <w:tcW w:w="1300" w:type="dxa"/>
            <w:tcBorders>
              <w:top w:val="nil"/>
              <w:left w:val="nil"/>
              <w:bottom w:val="nil"/>
              <w:right w:val="nil"/>
            </w:tcBorders>
            <w:noWrap/>
            <w:vAlign w:val="center"/>
            <w:hideMark/>
          </w:tcPr>
          <w:p w14:paraId="6259A70F" w14:textId="77777777" w:rsidR="00A00637" w:rsidRDefault="00A00637">
            <w:pPr>
              <w:jc w:val="center"/>
              <w:rPr>
                <w:ins w:id="1324" w:author="Dylan CHEN" w:date="2026-05-30T16:45:00Z" w16du:dateUtc="2026-05-30T08:45:00Z"/>
                <w:color w:val="000000"/>
                <w:sz w:val="20"/>
                <w:szCs w:val="20"/>
              </w:rPr>
            </w:pPr>
            <w:ins w:id="1325" w:author="Dylan CHEN" w:date="2026-05-30T16:45:00Z" w16du:dateUtc="2026-05-30T08:45:00Z">
              <w:r>
                <w:rPr>
                  <w:color w:val="000000"/>
                  <w:sz w:val="20"/>
                  <w:szCs w:val="20"/>
                </w:rPr>
                <w:t>√</w:t>
              </w:r>
            </w:ins>
          </w:p>
        </w:tc>
      </w:tr>
      <w:tr w:rsidR="00A00637" w14:paraId="2787DDAB" w14:textId="77777777" w:rsidTr="00A00637">
        <w:trPr>
          <w:trHeight w:val="320"/>
          <w:ins w:id="1326" w:author="Dylan CHEN" w:date="2026-05-30T16:45:00Z"/>
        </w:trPr>
        <w:tc>
          <w:tcPr>
            <w:tcW w:w="3660" w:type="dxa"/>
            <w:tcBorders>
              <w:top w:val="nil"/>
              <w:left w:val="nil"/>
              <w:bottom w:val="nil"/>
              <w:right w:val="nil"/>
            </w:tcBorders>
            <w:noWrap/>
            <w:vAlign w:val="center"/>
            <w:hideMark/>
          </w:tcPr>
          <w:p w14:paraId="2FB6D405" w14:textId="77777777" w:rsidR="00A00637" w:rsidRDefault="00A00637">
            <w:pPr>
              <w:rPr>
                <w:ins w:id="1327" w:author="Dylan CHEN" w:date="2026-05-30T16:45:00Z" w16du:dateUtc="2026-05-30T08:45:00Z"/>
                <w:color w:val="000000"/>
                <w:sz w:val="20"/>
                <w:szCs w:val="20"/>
              </w:rPr>
            </w:pPr>
            <w:ins w:id="1328" w:author="Dylan CHEN" w:date="2026-05-30T16:45:00Z" w16du:dateUtc="2026-05-30T08:45:00Z">
              <w:r>
                <w:rPr>
                  <w:color w:val="000000"/>
                  <w:sz w:val="20"/>
                  <w:szCs w:val="20"/>
                </w:rPr>
                <w:t>question timing FE</w:t>
              </w:r>
            </w:ins>
          </w:p>
        </w:tc>
        <w:tc>
          <w:tcPr>
            <w:tcW w:w="1680" w:type="dxa"/>
            <w:tcBorders>
              <w:top w:val="nil"/>
              <w:left w:val="nil"/>
              <w:bottom w:val="nil"/>
              <w:right w:val="nil"/>
            </w:tcBorders>
            <w:noWrap/>
            <w:vAlign w:val="center"/>
            <w:hideMark/>
          </w:tcPr>
          <w:p w14:paraId="13F099C3" w14:textId="77777777" w:rsidR="00A00637" w:rsidRDefault="00A00637">
            <w:pPr>
              <w:jc w:val="center"/>
              <w:rPr>
                <w:ins w:id="1329" w:author="Dylan CHEN" w:date="2026-05-30T16:45:00Z" w16du:dateUtc="2026-05-30T08:45:00Z"/>
                <w:color w:val="000000"/>
                <w:sz w:val="20"/>
                <w:szCs w:val="20"/>
              </w:rPr>
            </w:pPr>
            <w:ins w:id="1330" w:author="Dylan CHEN" w:date="2026-05-30T16:45:00Z" w16du:dateUtc="2026-05-30T08:45:00Z">
              <w:r>
                <w:rPr>
                  <w:color w:val="000000"/>
                  <w:sz w:val="20"/>
                  <w:szCs w:val="20"/>
                </w:rPr>
                <w:t>√</w:t>
              </w:r>
            </w:ins>
          </w:p>
        </w:tc>
        <w:tc>
          <w:tcPr>
            <w:tcW w:w="1780" w:type="dxa"/>
            <w:tcBorders>
              <w:top w:val="nil"/>
              <w:left w:val="nil"/>
              <w:bottom w:val="nil"/>
              <w:right w:val="nil"/>
            </w:tcBorders>
            <w:noWrap/>
            <w:vAlign w:val="center"/>
            <w:hideMark/>
          </w:tcPr>
          <w:p w14:paraId="10478E6E" w14:textId="77777777" w:rsidR="00A00637" w:rsidRDefault="00A00637">
            <w:pPr>
              <w:jc w:val="center"/>
              <w:rPr>
                <w:ins w:id="1331" w:author="Dylan CHEN" w:date="2026-05-30T16:45:00Z" w16du:dateUtc="2026-05-30T08:45:00Z"/>
                <w:color w:val="000000"/>
                <w:sz w:val="20"/>
                <w:szCs w:val="20"/>
              </w:rPr>
            </w:pPr>
            <w:ins w:id="1332" w:author="Dylan CHEN" w:date="2026-05-30T16:45:00Z" w16du:dateUtc="2026-05-30T08:45:00Z">
              <w:r>
                <w:rPr>
                  <w:color w:val="000000"/>
                  <w:sz w:val="20"/>
                  <w:szCs w:val="20"/>
                </w:rPr>
                <w:t>√</w:t>
              </w:r>
            </w:ins>
          </w:p>
        </w:tc>
        <w:tc>
          <w:tcPr>
            <w:tcW w:w="1300" w:type="dxa"/>
            <w:tcBorders>
              <w:top w:val="nil"/>
              <w:left w:val="nil"/>
              <w:bottom w:val="nil"/>
              <w:right w:val="nil"/>
            </w:tcBorders>
            <w:noWrap/>
            <w:vAlign w:val="center"/>
            <w:hideMark/>
          </w:tcPr>
          <w:p w14:paraId="242FDB78" w14:textId="77777777" w:rsidR="00A00637" w:rsidRDefault="00A00637">
            <w:pPr>
              <w:jc w:val="center"/>
              <w:rPr>
                <w:ins w:id="1333" w:author="Dylan CHEN" w:date="2026-05-30T16:45:00Z" w16du:dateUtc="2026-05-30T08:45:00Z"/>
                <w:color w:val="000000"/>
                <w:sz w:val="20"/>
                <w:szCs w:val="20"/>
              </w:rPr>
            </w:pPr>
            <w:ins w:id="1334" w:author="Dylan CHEN" w:date="2026-05-30T16:45:00Z" w16du:dateUtc="2026-05-30T08:45:00Z">
              <w:r>
                <w:rPr>
                  <w:color w:val="000000"/>
                  <w:sz w:val="20"/>
                  <w:szCs w:val="20"/>
                </w:rPr>
                <w:t>√</w:t>
              </w:r>
            </w:ins>
          </w:p>
        </w:tc>
        <w:tc>
          <w:tcPr>
            <w:tcW w:w="1300" w:type="dxa"/>
            <w:tcBorders>
              <w:top w:val="nil"/>
              <w:left w:val="nil"/>
              <w:bottom w:val="nil"/>
              <w:right w:val="nil"/>
            </w:tcBorders>
            <w:noWrap/>
            <w:vAlign w:val="center"/>
            <w:hideMark/>
          </w:tcPr>
          <w:p w14:paraId="5B034556" w14:textId="77777777" w:rsidR="00A00637" w:rsidRDefault="00A00637">
            <w:pPr>
              <w:jc w:val="center"/>
              <w:rPr>
                <w:ins w:id="1335" w:author="Dylan CHEN" w:date="2026-05-30T16:45:00Z" w16du:dateUtc="2026-05-30T08:45:00Z"/>
                <w:color w:val="000000"/>
                <w:sz w:val="20"/>
                <w:szCs w:val="20"/>
              </w:rPr>
            </w:pPr>
            <w:ins w:id="1336" w:author="Dylan CHEN" w:date="2026-05-30T16:45:00Z" w16du:dateUtc="2026-05-30T08:45:00Z">
              <w:r>
                <w:rPr>
                  <w:color w:val="000000"/>
                  <w:sz w:val="20"/>
                  <w:szCs w:val="20"/>
                </w:rPr>
                <w:t>√</w:t>
              </w:r>
            </w:ins>
          </w:p>
        </w:tc>
      </w:tr>
      <w:tr w:rsidR="00A00637" w14:paraId="2D4C586D" w14:textId="77777777" w:rsidTr="00A00637">
        <w:trPr>
          <w:trHeight w:val="320"/>
          <w:ins w:id="1337" w:author="Dylan CHEN" w:date="2026-05-30T16:45:00Z"/>
        </w:trPr>
        <w:tc>
          <w:tcPr>
            <w:tcW w:w="3660" w:type="dxa"/>
            <w:tcBorders>
              <w:top w:val="nil"/>
              <w:left w:val="nil"/>
              <w:bottom w:val="single" w:sz="4" w:space="0" w:color="auto"/>
              <w:right w:val="nil"/>
            </w:tcBorders>
            <w:noWrap/>
            <w:vAlign w:val="center"/>
            <w:hideMark/>
          </w:tcPr>
          <w:p w14:paraId="224FB267" w14:textId="77777777" w:rsidR="00A00637" w:rsidRDefault="00A00637">
            <w:pPr>
              <w:rPr>
                <w:ins w:id="1338" w:author="Dylan CHEN" w:date="2026-05-30T16:45:00Z" w16du:dateUtc="2026-05-30T08:45:00Z"/>
                <w:color w:val="000000"/>
                <w:sz w:val="20"/>
                <w:szCs w:val="20"/>
              </w:rPr>
            </w:pPr>
            <w:ins w:id="1339" w:author="Dylan CHEN" w:date="2026-05-30T16:45:00Z" w16du:dateUtc="2026-05-30T08:45:00Z">
              <w:r>
                <w:rPr>
                  <w:color w:val="000000"/>
                  <w:sz w:val="20"/>
                  <w:szCs w:val="20"/>
                </w:rPr>
                <w:t>N</w:t>
              </w:r>
            </w:ins>
          </w:p>
        </w:tc>
        <w:tc>
          <w:tcPr>
            <w:tcW w:w="1680" w:type="dxa"/>
            <w:tcBorders>
              <w:top w:val="nil"/>
              <w:left w:val="nil"/>
              <w:bottom w:val="single" w:sz="4" w:space="0" w:color="auto"/>
              <w:right w:val="nil"/>
            </w:tcBorders>
            <w:noWrap/>
            <w:vAlign w:val="center"/>
            <w:hideMark/>
          </w:tcPr>
          <w:p w14:paraId="667BE59E" w14:textId="77777777" w:rsidR="00A00637" w:rsidRDefault="00A00637">
            <w:pPr>
              <w:jc w:val="center"/>
              <w:rPr>
                <w:ins w:id="1340" w:author="Dylan CHEN" w:date="2026-05-30T16:45:00Z" w16du:dateUtc="2026-05-30T08:45:00Z"/>
                <w:color w:val="000000"/>
                <w:sz w:val="20"/>
                <w:szCs w:val="20"/>
              </w:rPr>
            </w:pPr>
            <w:ins w:id="1341" w:author="Dylan CHEN" w:date="2026-05-30T16:45:00Z" w16du:dateUtc="2026-05-30T08:45:00Z">
              <w:r>
                <w:rPr>
                  <w:color w:val="000000"/>
                  <w:sz w:val="20"/>
                  <w:szCs w:val="20"/>
                </w:rPr>
                <w:t>3,613</w:t>
              </w:r>
            </w:ins>
          </w:p>
        </w:tc>
        <w:tc>
          <w:tcPr>
            <w:tcW w:w="1780" w:type="dxa"/>
            <w:tcBorders>
              <w:top w:val="nil"/>
              <w:left w:val="nil"/>
              <w:bottom w:val="single" w:sz="4" w:space="0" w:color="auto"/>
              <w:right w:val="nil"/>
            </w:tcBorders>
            <w:noWrap/>
            <w:vAlign w:val="center"/>
            <w:hideMark/>
          </w:tcPr>
          <w:p w14:paraId="3A24D430" w14:textId="77777777" w:rsidR="00A00637" w:rsidRDefault="00A00637">
            <w:pPr>
              <w:jc w:val="center"/>
              <w:rPr>
                <w:ins w:id="1342" w:author="Dylan CHEN" w:date="2026-05-30T16:45:00Z" w16du:dateUtc="2026-05-30T08:45:00Z"/>
                <w:color w:val="000000"/>
                <w:sz w:val="20"/>
                <w:szCs w:val="20"/>
              </w:rPr>
            </w:pPr>
            <w:ins w:id="1343" w:author="Dylan CHEN" w:date="2026-05-30T16:45:00Z" w16du:dateUtc="2026-05-30T08:45:00Z">
              <w:r>
                <w:rPr>
                  <w:color w:val="000000"/>
                  <w:sz w:val="20"/>
                  <w:szCs w:val="20"/>
                </w:rPr>
                <w:t>3,603</w:t>
              </w:r>
            </w:ins>
          </w:p>
        </w:tc>
        <w:tc>
          <w:tcPr>
            <w:tcW w:w="1300" w:type="dxa"/>
            <w:tcBorders>
              <w:top w:val="nil"/>
              <w:left w:val="nil"/>
              <w:bottom w:val="single" w:sz="4" w:space="0" w:color="auto"/>
              <w:right w:val="nil"/>
            </w:tcBorders>
            <w:noWrap/>
            <w:vAlign w:val="center"/>
            <w:hideMark/>
          </w:tcPr>
          <w:p w14:paraId="31ECFD98" w14:textId="77777777" w:rsidR="00A00637" w:rsidRDefault="00A00637">
            <w:pPr>
              <w:jc w:val="center"/>
              <w:rPr>
                <w:ins w:id="1344" w:author="Dylan CHEN" w:date="2026-05-30T16:45:00Z" w16du:dateUtc="2026-05-30T08:45:00Z"/>
                <w:color w:val="000000"/>
                <w:sz w:val="20"/>
                <w:szCs w:val="20"/>
              </w:rPr>
            </w:pPr>
            <w:ins w:id="1345" w:author="Dylan CHEN" w:date="2026-05-30T16:45:00Z" w16du:dateUtc="2026-05-30T08:45:00Z">
              <w:r>
                <w:rPr>
                  <w:color w:val="000000"/>
                  <w:sz w:val="20"/>
                  <w:szCs w:val="20"/>
                </w:rPr>
                <w:t>3,613</w:t>
              </w:r>
            </w:ins>
          </w:p>
        </w:tc>
        <w:tc>
          <w:tcPr>
            <w:tcW w:w="1300" w:type="dxa"/>
            <w:tcBorders>
              <w:top w:val="nil"/>
              <w:left w:val="nil"/>
              <w:bottom w:val="single" w:sz="4" w:space="0" w:color="auto"/>
              <w:right w:val="nil"/>
            </w:tcBorders>
            <w:noWrap/>
            <w:vAlign w:val="center"/>
            <w:hideMark/>
          </w:tcPr>
          <w:p w14:paraId="6BC986FC" w14:textId="77777777" w:rsidR="00A00637" w:rsidRDefault="00A00637">
            <w:pPr>
              <w:jc w:val="center"/>
              <w:rPr>
                <w:ins w:id="1346" w:author="Dylan CHEN" w:date="2026-05-30T16:45:00Z" w16du:dateUtc="2026-05-30T08:45:00Z"/>
                <w:color w:val="000000"/>
                <w:sz w:val="20"/>
                <w:szCs w:val="20"/>
              </w:rPr>
            </w:pPr>
            <w:ins w:id="1347" w:author="Dylan CHEN" w:date="2026-05-30T16:45:00Z" w16du:dateUtc="2026-05-30T08:45:00Z">
              <w:r>
                <w:rPr>
                  <w:color w:val="000000"/>
                  <w:sz w:val="20"/>
                  <w:szCs w:val="20"/>
                </w:rPr>
                <w:t>3,603</w:t>
              </w:r>
            </w:ins>
          </w:p>
        </w:tc>
      </w:tr>
    </w:tbl>
    <w:p w14:paraId="7E130069" w14:textId="59FEC47D" w:rsidR="00DE6D48" w:rsidRDefault="00F40939" w:rsidP="00D26DA2">
      <w:pPr>
        <w:pStyle w:val="Notes"/>
      </w:pPr>
      <w:r w:rsidRPr="0022223D">
        <w:t>Notes: 1. ***p&lt;0.001; **p&lt;0.01; *p&lt;0.05.</w:t>
      </w:r>
      <w:r w:rsidR="00D26DA2" w:rsidRPr="0022223D">
        <w:br/>
      </w:r>
      <w:r w:rsidRPr="0022223D">
        <w:t>2. Question timing FE indicates the date on which the question was posted.</w:t>
      </w:r>
      <w:del w:id="1348" w:author="Dylan CHEN" w:date="2026-05-30T18:29:00Z" w16du:dateUtc="2026-05-30T10:29:00Z">
        <w:r w:rsidR="00DE6D48" w:rsidRPr="0022223D" w:rsidDel="000B7D9A">
          <w:br/>
          <w:delText>3. Answer</w:delText>
        </w:r>
        <w:r w:rsidR="009E5820" w:rsidRPr="0022223D" w:rsidDel="000B7D9A">
          <w:delText xml:space="preserve"> timing FE indicates the date on which the answer was posted.</w:delText>
        </w:r>
      </w:del>
      <w:r w:rsidR="00475B1C" w:rsidRPr="0022223D">
        <w:br/>
      </w:r>
      <w:del w:id="1349" w:author="Dylan CHEN" w:date="2026-05-30T18:29:00Z" w16du:dateUtc="2026-05-30T10:29:00Z">
        <w:r w:rsidR="00475B1C" w:rsidRPr="0022223D" w:rsidDel="000B7D9A">
          <w:delText xml:space="preserve">4. </w:delText>
        </w:r>
        <w:r w:rsidR="000028FF" w:rsidRPr="0022223D" w:rsidDel="000B7D9A">
          <w:delText>W</w:delText>
        </w:r>
        <w:r w:rsidR="00475B1C" w:rsidRPr="0022223D" w:rsidDel="000B7D9A">
          <w:delText xml:space="preserve">e log-transformed </w:delText>
        </w:r>
        <w:r w:rsidR="00475B1C" w:rsidRPr="0022223D" w:rsidDel="000B7D9A">
          <w:rPr>
            <w:i/>
            <w:iCs/>
          </w:rPr>
          <w:delText>answerNum</w:delText>
        </w:r>
        <w:r w:rsidR="00475B1C" w:rsidRPr="0022223D" w:rsidDel="000B7D9A">
          <w:rPr>
            <w:i/>
            <w:iCs/>
            <w:vertAlign w:val="subscript"/>
          </w:rPr>
          <w:delText>i</w:delText>
        </w:r>
        <w:r w:rsidR="00475B1C" w:rsidRPr="0022223D" w:rsidDel="000B7D9A">
          <w:delText xml:space="preserve"> but not </w:delText>
        </w:r>
        <w:r w:rsidR="00475B1C" w:rsidRPr="0022223D" w:rsidDel="000B7D9A">
          <w:rPr>
            <w:i/>
            <w:iCs/>
          </w:rPr>
          <w:delText>ne</w:delText>
        </w:r>
        <w:r w:rsidR="00F41D7C" w:rsidRPr="0022223D" w:rsidDel="000B7D9A">
          <w:rPr>
            <w:i/>
            <w:iCs/>
          </w:rPr>
          <w:delText>t</w:delText>
        </w:r>
        <w:r w:rsidR="00475B1C" w:rsidRPr="0022223D" w:rsidDel="000B7D9A">
          <w:rPr>
            <w:i/>
            <w:iCs/>
          </w:rPr>
          <w:delText>likeNum</w:delText>
        </w:r>
        <w:r w:rsidR="00F41D7C" w:rsidRPr="0022223D" w:rsidDel="000B7D9A">
          <w:rPr>
            <w:i/>
            <w:iCs/>
            <w:vertAlign w:val="subscript"/>
          </w:rPr>
          <w:delText>ij</w:delText>
        </w:r>
        <w:r w:rsidR="00475B1C" w:rsidRPr="0022223D" w:rsidDel="000B7D9A">
          <w:delText xml:space="preserve"> because </w:delText>
        </w:r>
        <w:r w:rsidR="00F41D7C" w:rsidRPr="0022223D" w:rsidDel="000B7D9A">
          <w:rPr>
            <w:i/>
            <w:iCs/>
          </w:rPr>
          <w:delText>netlikeNum</w:delText>
        </w:r>
        <w:r w:rsidR="00F41D7C" w:rsidRPr="0022223D" w:rsidDel="000B7D9A">
          <w:rPr>
            <w:i/>
            <w:iCs/>
            <w:vertAlign w:val="subscript"/>
          </w:rPr>
          <w:delText>ij</w:delText>
        </w:r>
        <w:r w:rsidR="00F41D7C" w:rsidRPr="0022223D" w:rsidDel="000B7D9A">
          <w:delText xml:space="preserve"> </w:delText>
        </w:r>
        <w:r w:rsidR="00475B1C" w:rsidRPr="0022223D" w:rsidDel="000B7D9A">
          <w:delText>contains negative values (net likes can be negative when downvotes exceed upvotes), which precludes log-transformation.</w:delText>
        </w:r>
      </w:del>
    </w:p>
    <w:p w14:paraId="585C19DE" w14:textId="11766399" w:rsidR="00FB510E" w:rsidDel="00F06DF9" w:rsidRDefault="00ED2BCC">
      <w:pPr>
        <w:pStyle w:val="Paragraph0"/>
        <w:rPr>
          <w:del w:id="1350" w:author="Dylan CHEN" w:date="2026-05-30T22:00:00Z" w16du:dateUtc="2026-05-30T14:00:00Z"/>
        </w:rPr>
        <w:pPrChange w:id="1351" w:author="Dylan CHEN" w:date="2026-05-30T18:27:00Z" w16du:dateUtc="2026-05-30T10:27:00Z">
          <w:pPr>
            <w:pStyle w:val="Notes"/>
          </w:pPr>
        </w:pPrChange>
      </w:pPr>
      <w:ins w:id="1352" w:author="Dylan CHEN" w:date="2026-05-30T18:27:00Z" w16du:dateUtc="2026-05-30T10:27:00Z">
        <w:r w:rsidRPr="00ED2BCC">
          <w:t>Columns 3 and 4 of Table 3 turn to answer timing using a Cox proportional hazards model. Here the dependent variable is the hazard of receiving the first human answer. In Column 3, AI-generated answers significantly reduce the hazard of receiving the first human answer (</w:t>
        </w:r>
        <w:r w:rsidRPr="00ED2BCC">
          <w:rPr>
            <w:i/>
            <w:iCs/>
            <w:rPrChange w:id="1353" w:author="Dylan CHEN" w:date="2026-05-30T18:27:00Z" w16du:dateUtc="2026-05-30T10:27:00Z">
              <w:rPr/>
            </w:rPrChange>
          </w:rPr>
          <w:t>β</w:t>
        </w:r>
        <w:r w:rsidRPr="00ED2BCC">
          <w:t xml:space="preserve"> = -0.145, p &lt; 0.001), implying slower human entry. In Column 4, the interaction between AI and AI answer length is again negative and significant (</w:t>
        </w:r>
        <w:r w:rsidRPr="00ED2BCC">
          <w:rPr>
            <w:i/>
            <w:iCs/>
            <w:rPrChange w:id="1354" w:author="Dylan CHEN" w:date="2026-05-30T18:28:00Z" w16du:dateUtc="2026-05-30T10:28:00Z">
              <w:rPr/>
            </w:rPrChange>
          </w:rPr>
          <w:t>β</w:t>
        </w:r>
        <w:r w:rsidRPr="00ED2BCC">
          <w:t xml:space="preserve"> = -0.227, p &lt; 0.001), whereas the interaction with similarity with LLM remains insignificant. Taken together, Table 3 suggests that AI-generated answers reduce answerer participation both in the number of human answers and in the speed with which the first human answer arrives, and that these participation-reducing effects are especially pronounced when the AI answer is longer.</w:t>
        </w:r>
      </w:ins>
      <w:del w:id="1355" w:author="Dylan CHEN" w:date="2026-05-30T16:46:00Z" w16du:dateUtc="2026-05-30T08:46:00Z">
        <w:r w:rsidR="00FB510E" w:rsidRPr="00FB510E" w:rsidDel="00A00637">
          <w:rPr>
            <w:noProof/>
          </w:rPr>
          <w:drawing>
            <wp:inline distT="0" distB="0" distL="0" distR="0" wp14:anchorId="315DECDF" wp14:editId="0FD6E8D0">
              <wp:extent cx="5943600" cy="2088462"/>
              <wp:effectExtent l="0" t="0" r="0" b="7620"/>
              <wp:docPr id="125142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29770" name=""/>
                      <pic:cNvPicPr/>
                    </pic:nvPicPr>
                    <pic:blipFill rotWithShape="1">
                      <a:blip r:embed="rId26"/>
                      <a:srcRect r="29247"/>
                      <a:stretch>
                        <a:fillRect/>
                      </a:stretch>
                    </pic:blipFill>
                    <pic:spPr bwMode="auto">
                      <a:xfrm>
                        <a:off x="0" y="0"/>
                        <a:ext cx="5943600" cy="2088462"/>
                      </a:xfrm>
                      <a:prstGeom prst="rect">
                        <a:avLst/>
                      </a:prstGeom>
                      <a:ln>
                        <a:noFill/>
                      </a:ln>
                      <a:extLst>
                        <a:ext uri="{53640926-AAD7-44D8-BBD7-CCE9431645EC}">
                          <a14:shadowObscured xmlns:a14="http://schemas.microsoft.com/office/drawing/2010/main"/>
                        </a:ext>
                      </a:extLst>
                    </pic:spPr>
                  </pic:pic>
                </a:graphicData>
              </a:graphic>
            </wp:inline>
          </w:drawing>
        </w:r>
      </w:del>
    </w:p>
    <w:p w14:paraId="4BB239C0" w14:textId="70BBAC33" w:rsidR="00A00637" w:rsidRDefault="005865B3">
      <w:pPr>
        <w:pStyle w:val="Paragraph0"/>
        <w:rPr>
          <w:ins w:id="1356" w:author="Dylan CHEN" w:date="2026-05-30T18:28:00Z" w16du:dateUtc="2026-05-30T10:28:00Z"/>
        </w:rPr>
        <w:pPrChange w:id="1357" w:author="Dylan CHEN" w:date="2026-05-30T22:00:00Z" w16du:dateUtc="2026-05-30T14:00:00Z">
          <w:pPr>
            <w:pStyle w:val="Notes"/>
          </w:pPr>
        </w:pPrChange>
      </w:pPr>
      <w:ins w:id="1358" w:author="Xin Li" w:date="2026-04-11T16:24:00Z" w16du:dateUtc="2026-04-11T08:24:00Z">
        <w:del w:id="1359" w:author="Dylan CHEN" w:date="2026-05-30T18:28:00Z" w16du:dateUtc="2026-05-30T10:28:00Z">
          <w:r w:rsidDel="009F12EA">
            <w:delText xml:space="preserve">AI label is a negative signal of quality. Length is a positive siginal of quality. </w:delText>
          </w:r>
        </w:del>
      </w:ins>
    </w:p>
    <w:p w14:paraId="02BCBA0A" w14:textId="0037033A" w:rsidR="00A00637" w:rsidRDefault="009F12EA">
      <w:pPr>
        <w:pStyle w:val="Paragraph0"/>
        <w:rPr>
          <w:ins w:id="1360" w:author="Dylan CHEN" w:date="2026-05-30T16:46:00Z" w16du:dateUtc="2026-05-30T08:46:00Z"/>
        </w:rPr>
        <w:pPrChange w:id="1361" w:author="Dylan CHEN" w:date="2026-05-30T18:29:00Z" w16du:dateUtc="2026-05-30T10:29:00Z">
          <w:pPr>
            <w:pStyle w:val="Notes"/>
          </w:pPr>
        </w:pPrChange>
      </w:pPr>
      <w:ins w:id="1362" w:author="Dylan CHEN" w:date="2026-05-30T18:28:00Z" w16du:dateUtc="2026-05-30T10:28:00Z">
        <w:r w:rsidRPr="009F12EA">
          <w:lastRenderedPageBreak/>
          <w:t>Table 4 reports Setup 2, where we compare post-first-answer dynamics depending on whether the first answer is AI-generated or human-generated. The key difference from Setup 1 is that the dependent variables now focus only on later contributions after the first answer appears. In Column 1, when the first answer is AI-generated, the number of following answers within 7 days is significantly higher (</w:t>
        </w:r>
        <w:r w:rsidRPr="009F12EA">
          <w:rPr>
            <w:i/>
            <w:iCs/>
            <w:rPrChange w:id="1363" w:author="Dylan CHEN" w:date="2026-05-30T18:29:00Z" w16du:dateUtc="2026-05-30T10:29:00Z">
              <w:rPr/>
            </w:rPrChange>
          </w:rPr>
          <w:t>β</w:t>
        </w:r>
        <w:r w:rsidRPr="009F12EA">
          <w:t xml:space="preserve"> = 0.347, p &lt; 0.001). Column 3 shows a similar pattern for the timing outcome: the hazard of receiving the second answer is significantly higher when the first answer is AI-generated (</w:t>
        </w:r>
        <w:r w:rsidRPr="009F12EA">
          <w:rPr>
            <w:i/>
            <w:iCs/>
            <w:rPrChange w:id="1364" w:author="Dylan CHEN" w:date="2026-05-30T18:29:00Z" w16du:dateUtc="2026-05-30T10:29:00Z">
              <w:rPr/>
            </w:rPrChange>
          </w:rPr>
          <w:t>β</w:t>
        </w:r>
        <w:r w:rsidRPr="009F12EA">
          <w:t xml:space="preserve"> = 0.713, p &lt; 0.001). Thus, conditional on the first answer already being present, an AI first answer is associated with more active subsequent participation than a human first answer.</w:t>
        </w:r>
      </w:ins>
    </w:p>
    <w:p w14:paraId="72EF6385" w14:textId="1009B750" w:rsidR="00A00637" w:rsidRPr="00A00637" w:rsidRDefault="00A00637" w:rsidP="00A00637">
      <w:pPr>
        <w:pStyle w:val="TableFiguretitle"/>
        <w:rPr>
          <w:ins w:id="1365" w:author="Dylan CHEN" w:date="2026-05-30T16:46:00Z" w16du:dateUtc="2026-05-30T08:46:00Z"/>
        </w:rPr>
      </w:pPr>
      <w:r w:rsidRPr="0022223D">
        <w:t xml:space="preserve">Table </w:t>
      </w:r>
      <w:fldSimple w:instr=" SEQ Table \* ARABIC ">
        <w:ins w:id="1366" w:author="Dylan CHEN" w:date="2026-05-30T16:47:00Z" w16du:dateUtc="2026-05-30T08:47:00Z">
          <w:r>
            <w:rPr>
              <w:noProof/>
            </w:rPr>
            <w:t>4</w:t>
          </w:r>
        </w:ins>
        <w:del w:id="1367" w:author="Dylan CHEN" w:date="2026-05-30T16:47:00Z" w16du:dateUtc="2026-05-30T08:47:00Z">
          <w:r w:rsidRPr="0022223D" w:rsidDel="00A00637">
            <w:rPr>
              <w:noProof/>
            </w:rPr>
            <w:delText>3</w:delText>
          </w:r>
        </w:del>
      </w:fldSimple>
      <w:r w:rsidRPr="0022223D">
        <w:t>. The impact of AI-generated answers on the answer supply and viewer recognition</w:t>
      </w:r>
    </w:p>
    <w:tbl>
      <w:tblPr>
        <w:tblW w:w="9720" w:type="dxa"/>
        <w:tblLook w:val="04A0" w:firstRow="1" w:lastRow="0" w:firstColumn="1" w:lastColumn="0" w:noHBand="0" w:noVBand="1"/>
      </w:tblPr>
      <w:tblGrid>
        <w:gridCol w:w="3660"/>
        <w:gridCol w:w="1680"/>
        <w:gridCol w:w="1780"/>
        <w:gridCol w:w="1300"/>
        <w:gridCol w:w="1300"/>
        <w:tblGridChange w:id="1368">
          <w:tblGrid>
            <w:gridCol w:w="3660"/>
            <w:gridCol w:w="1680"/>
            <w:gridCol w:w="1780"/>
            <w:gridCol w:w="1300"/>
            <w:gridCol w:w="1300"/>
          </w:tblGrid>
        </w:tblGridChange>
      </w:tblGrid>
      <w:tr w:rsidR="00A00637" w14:paraId="37636491" w14:textId="77777777" w:rsidTr="00A00637">
        <w:trPr>
          <w:trHeight w:val="320"/>
          <w:ins w:id="1369" w:author="Dylan CHEN" w:date="2026-05-30T16:46:00Z"/>
        </w:trPr>
        <w:tc>
          <w:tcPr>
            <w:tcW w:w="3660" w:type="dxa"/>
            <w:tcBorders>
              <w:top w:val="single" w:sz="4" w:space="0" w:color="auto"/>
              <w:left w:val="nil"/>
              <w:bottom w:val="nil"/>
              <w:right w:val="nil"/>
            </w:tcBorders>
            <w:noWrap/>
            <w:hideMark/>
          </w:tcPr>
          <w:p w14:paraId="24E89F25" w14:textId="77777777" w:rsidR="00A00637" w:rsidRDefault="00A00637">
            <w:pPr>
              <w:rPr>
                <w:ins w:id="1370" w:author="Dylan CHEN" w:date="2026-05-30T16:46:00Z" w16du:dateUtc="2026-05-30T08:46:00Z"/>
                <w:rFonts w:ascii="Georgia" w:hAnsi="Georgia"/>
                <w:color w:val="000000"/>
                <w:sz w:val="20"/>
                <w:szCs w:val="20"/>
              </w:rPr>
            </w:pPr>
            <w:ins w:id="1371" w:author="Dylan CHEN" w:date="2026-05-30T16:46:00Z" w16du:dateUtc="2026-05-30T08:46:00Z">
              <w:r>
                <w:rPr>
                  <w:rFonts w:ascii="Georgia" w:hAnsi="Georgia"/>
                  <w:color w:val="000000"/>
                  <w:sz w:val="20"/>
                  <w:szCs w:val="20"/>
                </w:rPr>
                <w:t> </w:t>
              </w:r>
            </w:ins>
          </w:p>
        </w:tc>
        <w:tc>
          <w:tcPr>
            <w:tcW w:w="1680" w:type="dxa"/>
            <w:tcBorders>
              <w:top w:val="single" w:sz="4" w:space="0" w:color="auto"/>
              <w:left w:val="nil"/>
              <w:bottom w:val="nil"/>
              <w:right w:val="nil"/>
            </w:tcBorders>
            <w:noWrap/>
            <w:vAlign w:val="center"/>
            <w:hideMark/>
          </w:tcPr>
          <w:p w14:paraId="0B2E127B" w14:textId="77777777" w:rsidR="00A00637" w:rsidRDefault="00A00637">
            <w:pPr>
              <w:jc w:val="center"/>
              <w:rPr>
                <w:ins w:id="1372" w:author="Dylan CHEN" w:date="2026-05-30T16:46:00Z" w16du:dateUtc="2026-05-30T08:46:00Z"/>
                <w:color w:val="000000"/>
                <w:sz w:val="20"/>
                <w:szCs w:val="20"/>
              </w:rPr>
            </w:pPr>
            <w:ins w:id="1373" w:author="Dylan CHEN" w:date="2026-05-30T16:46:00Z" w16du:dateUtc="2026-05-30T08:46:00Z">
              <w:r>
                <w:rPr>
                  <w:color w:val="000000"/>
                  <w:sz w:val="20"/>
                  <w:szCs w:val="20"/>
                </w:rPr>
                <w:t>(1)</w:t>
              </w:r>
            </w:ins>
          </w:p>
        </w:tc>
        <w:tc>
          <w:tcPr>
            <w:tcW w:w="1780" w:type="dxa"/>
            <w:tcBorders>
              <w:top w:val="single" w:sz="4" w:space="0" w:color="auto"/>
              <w:left w:val="nil"/>
              <w:bottom w:val="nil"/>
              <w:right w:val="nil"/>
            </w:tcBorders>
            <w:noWrap/>
            <w:vAlign w:val="center"/>
            <w:hideMark/>
          </w:tcPr>
          <w:p w14:paraId="0187A977" w14:textId="77777777" w:rsidR="00A00637" w:rsidRDefault="00A00637">
            <w:pPr>
              <w:jc w:val="center"/>
              <w:rPr>
                <w:ins w:id="1374" w:author="Dylan CHEN" w:date="2026-05-30T16:46:00Z" w16du:dateUtc="2026-05-30T08:46:00Z"/>
                <w:color w:val="000000"/>
                <w:sz w:val="20"/>
                <w:szCs w:val="20"/>
              </w:rPr>
            </w:pPr>
            <w:ins w:id="1375" w:author="Dylan CHEN" w:date="2026-05-30T16:46:00Z" w16du:dateUtc="2026-05-30T08:46:00Z">
              <w:r>
                <w:rPr>
                  <w:color w:val="000000"/>
                  <w:sz w:val="20"/>
                  <w:szCs w:val="20"/>
                </w:rPr>
                <w:t>(2)</w:t>
              </w:r>
            </w:ins>
          </w:p>
        </w:tc>
        <w:tc>
          <w:tcPr>
            <w:tcW w:w="1300" w:type="dxa"/>
            <w:tcBorders>
              <w:top w:val="single" w:sz="4" w:space="0" w:color="auto"/>
              <w:left w:val="nil"/>
              <w:bottom w:val="nil"/>
              <w:right w:val="nil"/>
            </w:tcBorders>
            <w:noWrap/>
            <w:vAlign w:val="center"/>
            <w:hideMark/>
          </w:tcPr>
          <w:p w14:paraId="4C7CF739" w14:textId="77777777" w:rsidR="00A00637" w:rsidRDefault="00A00637">
            <w:pPr>
              <w:jc w:val="center"/>
              <w:rPr>
                <w:ins w:id="1376" w:author="Dylan CHEN" w:date="2026-05-30T16:46:00Z" w16du:dateUtc="2026-05-30T08:46:00Z"/>
                <w:color w:val="000000"/>
                <w:sz w:val="20"/>
                <w:szCs w:val="20"/>
              </w:rPr>
            </w:pPr>
            <w:ins w:id="1377" w:author="Dylan CHEN" w:date="2026-05-30T16:46:00Z" w16du:dateUtc="2026-05-30T08:46:00Z">
              <w:r>
                <w:rPr>
                  <w:color w:val="000000"/>
                  <w:sz w:val="20"/>
                  <w:szCs w:val="20"/>
                </w:rPr>
                <w:t>(3)</w:t>
              </w:r>
            </w:ins>
          </w:p>
        </w:tc>
        <w:tc>
          <w:tcPr>
            <w:tcW w:w="1300" w:type="dxa"/>
            <w:tcBorders>
              <w:top w:val="single" w:sz="4" w:space="0" w:color="auto"/>
              <w:left w:val="nil"/>
              <w:bottom w:val="nil"/>
              <w:right w:val="nil"/>
            </w:tcBorders>
            <w:noWrap/>
            <w:vAlign w:val="center"/>
            <w:hideMark/>
          </w:tcPr>
          <w:p w14:paraId="71251A00" w14:textId="77777777" w:rsidR="00A00637" w:rsidRDefault="00A00637">
            <w:pPr>
              <w:jc w:val="center"/>
              <w:rPr>
                <w:ins w:id="1378" w:author="Dylan CHEN" w:date="2026-05-30T16:46:00Z" w16du:dateUtc="2026-05-30T08:46:00Z"/>
                <w:color w:val="000000"/>
                <w:sz w:val="20"/>
                <w:szCs w:val="20"/>
              </w:rPr>
            </w:pPr>
            <w:ins w:id="1379" w:author="Dylan CHEN" w:date="2026-05-30T16:46:00Z" w16du:dateUtc="2026-05-30T08:46:00Z">
              <w:r>
                <w:rPr>
                  <w:color w:val="000000"/>
                  <w:sz w:val="20"/>
                  <w:szCs w:val="20"/>
                </w:rPr>
                <w:t>(4)</w:t>
              </w:r>
            </w:ins>
          </w:p>
        </w:tc>
      </w:tr>
      <w:tr w:rsidR="00A00637" w14:paraId="68EAAA32" w14:textId="77777777" w:rsidTr="00A00637">
        <w:trPr>
          <w:trHeight w:val="640"/>
          <w:ins w:id="1380" w:author="Dylan CHEN" w:date="2026-05-30T16:46:00Z"/>
        </w:trPr>
        <w:tc>
          <w:tcPr>
            <w:tcW w:w="3660" w:type="dxa"/>
            <w:tcBorders>
              <w:top w:val="nil"/>
              <w:left w:val="nil"/>
              <w:bottom w:val="nil"/>
              <w:right w:val="nil"/>
            </w:tcBorders>
            <w:noWrap/>
            <w:vAlign w:val="center"/>
            <w:hideMark/>
          </w:tcPr>
          <w:p w14:paraId="7B15DE2C" w14:textId="77777777" w:rsidR="00A00637" w:rsidRDefault="00A00637">
            <w:pPr>
              <w:jc w:val="right"/>
              <w:rPr>
                <w:ins w:id="1381" w:author="Dylan CHEN" w:date="2026-05-30T16:46:00Z" w16du:dateUtc="2026-05-30T08:46:00Z"/>
                <w:rFonts w:ascii="Georgia" w:hAnsi="Georgia"/>
                <w:color w:val="000000"/>
                <w:sz w:val="20"/>
                <w:szCs w:val="20"/>
              </w:rPr>
            </w:pPr>
            <w:ins w:id="1382" w:author="Dylan CHEN" w:date="2026-05-30T16:46:00Z" w16du:dateUtc="2026-05-30T08:46:00Z">
              <w:r>
                <w:rPr>
                  <w:rFonts w:ascii="Georgia" w:hAnsi="Georgia"/>
                  <w:color w:val="000000"/>
                  <w:sz w:val="20"/>
                  <w:szCs w:val="20"/>
                </w:rPr>
                <w:t>DV:</w:t>
              </w:r>
            </w:ins>
          </w:p>
        </w:tc>
        <w:tc>
          <w:tcPr>
            <w:tcW w:w="3460" w:type="dxa"/>
            <w:gridSpan w:val="2"/>
            <w:tcBorders>
              <w:top w:val="nil"/>
              <w:left w:val="nil"/>
              <w:bottom w:val="single" w:sz="4" w:space="0" w:color="auto"/>
              <w:right w:val="nil"/>
            </w:tcBorders>
            <w:vAlign w:val="center"/>
            <w:hideMark/>
          </w:tcPr>
          <w:p w14:paraId="10F9337A" w14:textId="77777777" w:rsidR="00A00637" w:rsidRDefault="00A00637">
            <w:pPr>
              <w:jc w:val="center"/>
              <w:rPr>
                <w:ins w:id="1383" w:author="Dylan CHEN" w:date="2026-05-30T16:46:00Z" w16du:dateUtc="2026-05-30T08:46:00Z"/>
                <w:color w:val="000000"/>
                <w:sz w:val="20"/>
                <w:szCs w:val="20"/>
              </w:rPr>
            </w:pPr>
            <w:ins w:id="1384" w:author="Dylan CHEN" w:date="2026-05-30T16:46:00Z" w16du:dateUtc="2026-05-30T08:46:00Z">
              <w:r>
                <w:rPr>
                  <w:color w:val="000000"/>
                  <w:sz w:val="20"/>
                  <w:szCs w:val="20"/>
                </w:rPr>
                <w:t>log of the number of following answers provided within 7 days (answerNumi)</w:t>
              </w:r>
            </w:ins>
          </w:p>
        </w:tc>
        <w:tc>
          <w:tcPr>
            <w:tcW w:w="2600" w:type="dxa"/>
            <w:gridSpan w:val="2"/>
            <w:tcBorders>
              <w:top w:val="nil"/>
              <w:left w:val="nil"/>
              <w:bottom w:val="single" w:sz="4" w:space="0" w:color="auto"/>
              <w:right w:val="nil"/>
            </w:tcBorders>
            <w:vAlign w:val="center"/>
            <w:hideMark/>
          </w:tcPr>
          <w:p w14:paraId="43387B9A" w14:textId="77777777" w:rsidR="00A00637" w:rsidRDefault="00A00637">
            <w:pPr>
              <w:jc w:val="center"/>
              <w:rPr>
                <w:ins w:id="1385" w:author="Dylan CHEN" w:date="2026-05-30T16:46:00Z" w16du:dateUtc="2026-05-30T08:46:00Z"/>
                <w:color w:val="000000"/>
                <w:sz w:val="20"/>
                <w:szCs w:val="20"/>
              </w:rPr>
            </w:pPr>
            <w:ins w:id="1386" w:author="Dylan CHEN" w:date="2026-05-30T16:46:00Z" w16du:dateUtc="2026-05-30T08:46:00Z">
              <w:r>
                <w:rPr>
                  <w:color w:val="000000"/>
                  <w:sz w:val="20"/>
                  <w:szCs w:val="20"/>
                </w:rPr>
                <w:t>harzard second answer (harzardSecondAnsi)</w:t>
              </w:r>
            </w:ins>
          </w:p>
        </w:tc>
      </w:tr>
      <w:tr w:rsidR="00686766" w14:paraId="28556D6A" w14:textId="77777777" w:rsidTr="00F67E61">
        <w:tblPrEx>
          <w:tblW w:w="9720" w:type="dxa"/>
          <w:tblPrExChange w:id="1387" w:author="Dylan CHEN" w:date="2026-05-30T16:51:00Z" w16du:dateUtc="2026-05-30T08:51:00Z">
            <w:tblPrEx>
              <w:tblW w:w="9720" w:type="dxa"/>
            </w:tblPrEx>
          </w:tblPrExChange>
        </w:tblPrEx>
        <w:trPr>
          <w:trHeight w:val="320"/>
          <w:ins w:id="1388" w:author="Dylan CHEN" w:date="2026-05-30T16:46:00Z"/>
          <w:trPrChange w:id="1389" w:author="Dylan CHEN" w:date="2026-05-30T16:51:00Z" w16du:dateUtc="2026-05-30T08:51:00Z">
            <w:trPr>
              <w:trHeight w:val="320"/>
            </w:trPr>
          </w:trPrChange>
        </w:trPr>
        <w:tc>
          <w:tcPr>
            <w:tcW w:w="3660" w:type="dxa"/>
            <w:vMerge w:val="restart"/>
            <w:tcBorders>
              <w:top w:val="nil"/>
              <w:left w:val="nil"/>
              <w:bottom w:val="nil"/>
              <w:right w:val="nil"/>
            </w:tcBorders>
            <w:noWrap/>
            <w:hideMark/>
            <w:tcPrChange w:id="1390" w:author="Dylan CHEN" w:date="2026-05-30T16:51:00Z" w16du:dateUtc="2026-05-30T08:51:00Z">
              <w:tcPr>
                <w:tcW w:w="3660" w:type="dxa"/>
                <w:vMerge w:val="restart"/>
                <w:tcBorders>
                  <w:top w:val="nil"/>
                  <w:left w:val="nil"/>
                  <w:bottom w:val="nil"/>
                  <w:right w:val="nil"/>
                </w:tcBorders>
                <w:noWrap/>
                <w:vAlign w:val="center"/>
                <w:hideMark/>
              </w:tcPr>
            </w:tcPrChange>
          </w:tcPr>
          <w:p w14:paraId="0D90258C" w14:textId="27BDB622" w:rsidR="00686766" w:rsidRDefault="00686766" w:rsidP="00686766">
            <w:pPr>
              <w:rPr>
                <w:ins w:id="1391" w:author="Dylan CHEN" w:date="2026-05-30T16:46:00Z" w16du:dateUtc="2026-05-30T08:46:00Z"/>
                <w:i/>
                <w:iCs/>
                <w:color w:val="000000"/>
                <w:sz w:val="20"/>
                <w:szCs w:val="20"/>
              </w:rPr>
            </w:pPr>
            <w:ins w:id="1392" w:author="Dylan CHEN" w:date="2026-05-30T16:51:00Z" w16du:dateUtc="2026-05-30T08:51:00Z">
              <w:r>
                <w:rPr>
                  <w:i/>
                  <w:iCs/>
                  <w:color w:val="000000"/>
                  <w:sz w:val="20"/>
                  <w:szCs w:val="20"/>
                </w:rPr>
                <w:t>AI</w:t>
              </w:r>
              <w:r w:rsidRPr="00FA7E91">
                <w:rPr>
                  <w:i/>
                  <w:iCs/>
                  <w:color w:val="000000"/>
                  <w:sz w:val="20"/>
                  <w:szCs w:val="20"/>
                  <w:vertAlign w:val="subscript"/>
                </w:rPr>
                <w:t>i</w:t>
              </w:r>
            </w:ins>
          </w:p>
        </w:tc>
        <w:tc>
          <w:tcPr>
            <w:tcW w:w="1680" w:type="dxa"/>
            <w:tcBorders>
              <w:top w:val="nil"/>
              <w:left w:val="nil"/>
              <w:bottom w:val="nil"/>
              <w:right w:val="nil"/>
            </w:tcBorders>
            <w:noWrap/>
            <w:vAlign w:val="center"/>
            <w:hideMark/>
            <w:tcPrChange w:id="1393" w:author="Dylan CHEN" w:date="2026-05-30T16:51:00Z" w16du:dateUtc="2026-05-30T08:51:00Z">
              <w:tcPr>
                <w:tcW w:w="1680" w:type="dxa"/>
                <w:tcBorders>
                  <w:top w:val="nil"/>
                  <w:left w:val="nil"/>
                  <w:bottom w:val="nil"/>
                  <w:right w:val="nil"/>
                </w:tcBorders>
                <w:noWrap/>
                <w:vAlign w:val="center"/>
                <w:hideMark/>
              </w:tcPr>
            </w:tcPrChange>
          </w:tcPr>
          <w:p w14:paraId="6DFD161E" w14:textId="77777777" w:rsidR="00686766" w:rsidRDefault="00686766" w:rsidP="00686766">
            <w:pPr>
              <w:jc w:val="center"/>
              <w:rPr>
                <w:ins w:id="1394" w:author="Dylan CHEN" w:date="2026-05-30T16:46:00Z" w16du:dateUtc="2026-05-30T08:46:00Z"/>
                <w:color w:val="000000"/>
                <w:sz w:val="20"/>
                <w:szCs w:val="20"/>
              </w:rPr>
            </w:pPr>
            <w:ins w:id="1395" w:author="Dylan CHEN" w:date="2026-05-30T16:46:00Z" w16du:dateUtc="2026-05-30T08:46:00Z">
              <w:r>
                <w:rPr>
                  <w:color w:val="000000"/>
                  <w:sz w:val="20"/>
                  <w:szCs w:val="20"/>
                </w:rPr>
                <w:t>0.347 ***</w:t>
              </w:r>
            </w:ins>
          </w:p>
        </w:tc>
        <w:tc>
          <w:tcPr>
            <w:tcW w:w="1780" w:type="dxa"/>
            <w:tcBorders>
              <w:top w:val="nil"/>
              <w:left w:val="nil"/>
              <w:bottom w:val="nil"/>
              <w:right w:val="nil"/>
            </w:tcBorders>
            <w:noWrap/>
            <w:vAlign w:val="center"/>
            <w:hideMark/>
            <w:tcPrChange w:id="1396" w:author="Dylan CHEN" w:date="2026-05-30T16:51:00Z" w16du:dateUtc="2026-05-30T08:51:00Z">
              <w:tcPr>
                <w:tcW w:w="1780" w:type="dxa"/>
                <w:tcBorders>
                  <w:top w:val="nil"/>
                  <w:left w:val="nil"/>
                  <w:bottom w:val="nil"/>
                  <w:right w:val="nil"/>
                </w:tcBorders>
                <w:noWrap/>
                <w:vAlign w:val="center"/>
                <w:hideMark/>
              </w:tcPr>
            </w:tcPrChange>
          </w:tcPr>
          <w:p w14:paraId="214667D3" w14:textId="77777777" w:rsidR="00686766" w:rsidRDefault="00686766" w:rsidP="00686766">
            <w:pPr>
              <w:jc w:val="center"/>
              <w:rPr>
                <w:ins w:id="1397" w:author="Dylan CHEN" w:date="2026-05-30T16:46:00Z" w16du:dateUtc="2026-05-30T08:46:00Z"/>
                <w:color w:val="000000"/>
                <w:sz w:val="20"/>
                <w:szCs w:val="20"/>
              </w:rPr>
            </w:pPr>
            <w:ins w:id="1398" w:author="Dylan CHEN" w:date="2026-05-30T16:46:00Z" w16du:dateUtc="2026-05-30T08:46:00Z">
              <w:r>
                <w:rPr>
                  <w:color w:val="000000"/>
                  <w:sz w:val="20"/>
                  <w:szCs w:val="20"/>
                </w:rPr>
                <w:t>0.684 ***</w:t>
              </w:r>
            </w:ins>
          </w:p>
        </w:tc>
        <w:tc>
          <w:tcPr>
            <w:tcW w:w="1300" w:type="dxa"/>
            <w:tcBorders>
              <w:top w:val="nil"/>
              <w:left w:val="nil"/>
              <w:bottom w:val="nil"/>
              <w:right w:val="nil"/>
            </w:tcBorders>
            <w:noWrap/>
            <w:vAlign w:val="center"/>
            <w:hideMark/>
            <w:tcPrChange w:id="1399" w:author="Dylan CHEN" w:date="2026-05-30T16:51:00Z" w16du:dateUtc="2026-05-30T08:51:00Z">
              <w:tcPr>
                <w:tcW w:w="1300" w:type="dxa"/>
                <w:tcBorders>
                  <w:top w:val="nil"/>
                  <w:left w:val="nil"/>
                  <w:bottom w:val="nil"/>
                  <w:right w:val="nil"/>
                </w:tcBorders>
                <w:noWrap/>
                <w:vAlign w:val="center"/>
                <w:hideMark/>
              </w:tcPr>
            </w:tcPrChange>
          </w:tcPr>
          <w:p w14:paraId="2509C4EC" w14:textId="77777777" w:rsidR="00686766" w:rsidRDefault="00686766" w:rsidP="00686766">
            <w:pPr>
              <w:jc w:val="center"/>
              <w:rPr>
                <w:ins w:id="1400" w:author="Dylan CHEN" w:date="2026-05-30T16:46:00Z" w16du:dateUtc="2026-05-30T08:46:00Z"/>
                <w:color w:val="000000"/>
                <w:sz w:val="20"/>
                <w:szCs w:val="20"/>
              </w:rPr>
            </w:pPr>
            <w:ins w:id="1401" w:author="Dylan CHEN" w:date="2026-05-30T16:46:00Z" w16du:dateUtc="2026-05-30T08:46:00Z">
              <w:r>
                <w:rPr>
                  <w:color w:val="000000"/>
                  <w:sz w:val="20"/>
                  <w:szCs w:val="20"/>
                </w:rPr>
                <w:t>0.713 ***</w:t>
              </w:r>
            </w:ins>
          </w:p>
        </w:tc>
        <w:tc>
          <w:tcPr>
            <w:tcW w:w="1300" w:type="dxa"/>
            <w:tcBorders>
              <w:top w:val="nil"/>
              <w:left w:val="nil"/>
              <w:bottom w:val="nil"/>
              <w:right w:val="nil"/>
            </w:tcBorders>
            <w:noWrap/>
            <w:vAlign w:val="center"/>
            <w:hideMark/>
            <w:tcPrChange w:id="1402" w:author="Dylan CHEN" w:date="2026-05-30T16:51:00Z" w16du:dateUtc="2026-05-30T08:51:00Z">
              <w:tcPr>
                <w:tcW w:w="1300" w:type="dxa"/>
                <w:tcBorders>
                  <w:top w:val="nil"/>
                  <w:left w:val="nil"/>
                  <w:bottom w:val="nil"/>
                  <w:right w:val="nil"/>
                </w:tcBorders>
                <w:noWrap/>
                <w:vAlign w:val="center"/>
                <w:hideMark/>
              </w:tcPr>
            </w:tcPrChange>
          </w:tcPr>
          <w:p w14:paraId="02D45F37" w14:textId="77777777" w:rsidR="00686766" w:rsidRDefault="00686766" w:rsidP="00686766">
            <w:pPr>
              <w:jc w:val="center"/>
              <w:rPr>
                <w:ins w:id="1403" w:author="Dylan CHEN" w:date="2026-05-30T16:46:00Z" w16du:dateUtc="2026-05-30T08:46:00Z"/>
                <w:color w:val="000000"/>
                <w:sz w:val="20"/>
                <w:szCs w:val="20"/>
              </w:rPr>
            </w:pPr>
            <w:ins w:id="1404" w:author="Dylan CHEN" w:date="2026-05-30T16:46:00Z" w16du:dateUtc="2026-05-30T08:46:00Z">
              <w:r>
                <w:rPr>
                  <w:color w:val="000000"/>
                  <w:sz w:val="20"/>
                  <w:szCs w:val="20"/>
                </w:rPr>
                <w:t>1.239 *</w:t>
              </w:r>
            </w:ins>
          </w:p>
        </w:tc>
      </w:tr>
      <w:tr w:rsidR="00686766" w14:paraId="08D72F70" w14:textId="77777777" w:rsidTr="00F67E61">
        <w:tblPrEx>
          <w:tblW w:w="9720" w:type="dxa"/>
          <w:tblPrExChange w:id="1405" w:author="Dylan CHEN" w:date="2026-05-30T16:51:00Z" w16du:dateUtc="2026-05-30T08:51:00Z">
            <w:tblPrEx>
              <w:tblW w:w="9720" w:type="dxa"/>
            </w:tblPrEx>
          </w:tblPrExChange>
        </w:tblPrEx>
        <w:trPr>
          <w:trHeight w:val="320"/>
          <w:ins w:id="1406" w:author="Dylan CHEN" w:date="2026-05-30T16:46:00Z"/>
          <w:trPrChange w:id="1407" w:author="Dylan CHEN" w:date="2026-05-30T16:51:00Z" w16du:dateUtc="2026-05-30T08:51:00Z">
            <w:trPr>
              <w:trHeight w:val="320"/>
            </w:trPr>
          </w:trPrChange>
        </w:trPr>
        <w:tc>
          <w:tcPr>
            <w:tcW w:w="3660" w:type="dxa"/>
            <w:vMerge/>
            <w:tcBorders>
              <w:top w:val="nil"/>
              <w:left w:val="nil"/>
              <w:bottom w:val="nil"/>
              <w:right w:val="nil"/>
            </w:tcBorders>
            <w:hideMark/>
            <w:tcPrChange w:id="1408" w:author="Dylan CHEN" w:date="2026-05-30T16:51:00Z" w16du:dateUtc="2026-05-30T08:51:00Z">
              <w:tcPr>
                <w:tcW w:w="3660" w:type="dxa"/>
                <w:vMerge/>
                <w:tcBorders>
                  <w:top w:val="nil"/>
                  <w:left w:val="nil"/>
                  <w:bottom w:val="nil"/>
                  <w:right w:val="nil"/>
                </w:tcBorders>
                <w:vAlign w:val="center"/>
                <w:hideMark/>
              </w:tcPr>
            </w:tcPrChange>
          </w:tcPr>
          <w:p w14:paraId="70534A55" w14:textId="77777777" w:rsidR="00686766" w:rsidRDefault="00686766" w:rsidP="00686766">
            <w:pPr>
              <w:rPr>
                <w:ins w:id="1409" w:author="Dylan CHEN" w:date="2026-05-30T16:46:00Z" w16du:dateUtc="2026-05-30T08:46:00Z"/>
                <w:i/>
                <w:iCs/>
                <w:color w:val="000000"/>
                <w:sz w:val="20"/>
                <w:szCs w:val="20"/>
              </w:rPr>
            </w:pPr>
          </w:p>
        </w:tc>
        <w:tc>
          <w:tcPr>
            <w:tcW w:w="1680" w:type="dxa"/>
            <w:tcBorders>
              <w:top w:val="nil"/>
              <w:left w:val="nil"/>
              <w:bottom w:val="nil"/>
              <w:right w:val="nil"/>
            </w:tcBorders>
            <w:noWrap/>
            <w:vAlign w:val="center"/>
            <w:hideMark/>
            <w:tcPrChange w:id="1410" w:author="Dylan CHEN" w:date="2026-05-30T16:51:00Z" w16du:dateUtc="2026-05-30T08:51:00Z">
              <w:tcPr>
                <w:tcW w:w="1680" w:type="dxa"/>
                <w:tcBorders>
                  <w:top w:val="nil"/>
                  <w:left w:val="nil"/>
                  <w:bottom w:val="nil"/>
                  <w:right w:val="nil"/>
                </w:tcBorders>
                <w:noWrap/>
                <w:vAlign w:val="center"/>
                <w:hideMark/>
              </w:tcPr>
            </w:tcPrChange>
          </w:tcPr>
          <w:p w14:paraId="46579305" w14:textId="77777777" w:rsidR="00686766" w:rsidRDefault="00686766" w:rsidP="00686766">
            <w:pPr>
              <w:jc w:val="center"/>
              <w:rPr>
                <w:ins w:id="1411" w:author="Dylan CHEN" w:date="2026-05-30T16:46:00Z" w16du:dateUtc="2026-05-30T08:46:00Z"/>
                <w:color w:val="000000"/>
                <w:sz w:val="20"/>
                <w:szCs w:val="20"/>
              </w:rPr>
            </w:pPr>
            <w:ins w:id="1412" w:author="Dylan CHEN" w:date="2026-05-30T16:46:00Z" w16du:dateUtc="2026-05-30T08:46:00Z">
              <w:r>
                <w:rPr>
                  <w:color w:val="000000"/>
                  <w:sz w:val="20"/>
                  <w:szCs w:val="20"/>
                </w:rPr>
                <w:t>(0.016)</w:t>
              </w:r>
            </w:ins>
          </w:p>
        </w:tc>
        <w:tc>
          <w:tcPr>
            <w:tcW w:w="1780" w:type="dxa"/>
            <w:tcBorders>
              <w:top w:val="nil"/>
              <w:left w:val="nil"/>
              <w:bottom w:val="nil"/>
              <w:right w:val="nil"/>
            </w:tcBorders>
            <w:noWrap/>
            <w:vAlign w:val="center"/>
            <w:hideMark/>
            <w:tcPrChange w:id="1413" w:author="Dylan CHEN" w:date="2026-05-30T16:51:00Z" w16du:dateUtc="2026-05-30T08:51:00Z">
              <w:tcPr>
                <w:tcW w:w="1780" w:type="dxa"/>
                <w:tcBorders>
                  <w:top w:val="nil"/>
                  <w:left w:val="nil"/>
                  <w:bottom w:val="nil"/>
                  <w:right w:val="nil"/>
                </w:tcBorders>
                <w:noWrap/>
                <w:vAlign w:val="center"/>
                <w:hideMark/>
              </w:tcPr>
            </w:tcPrChange>
          </w:tcPr>
          <w:p w14:paraId="28AFEF20" w14:textId="77777777" w:rsidR="00686766" w:rsidRDefault="00686766" w:rsidP="00686766">
            <w:pPr>
              <w:jc w:val="center"/>
              <w:rPr>
                <w:ins w:id="1414" w:author="Dylan CHEN" w:date="2026-05-30T16:46:00Z" w16du:dateUtc="2026-05-30T08:46:00Z"/>
                <w:color w:val="000000"/>
                <w:sz w:val="20"/>
                <w:szCs w:val="20"/>
              </w:rPr>
            </w:pPr>
            <w:ins w:id="1415" w:author="Dylan CHEN" w:date="2026-05-30T16:46:00Z" w16du:dateUtc="2026-05-30T08:46:00Z">
              <w:r>
                <w:rPr>
                  <w:color w:val="000000"/>
                  <w:sz w:val="20"/>
                  <w:szCs w:val="20"/>
                </w:rPr>
                <w:t>(0.139)</w:t>
              </w:r>
            </w:ins>
          </w:p>
        </w:tc>
        <w:tc>
          <w:tcPr>
            <w:tcW w:w="1300" w:type="dxa"/>
            <w:tcBorders>
              <w:top w:val="nil"/>
              <w:left w:val="nil"/>
              <w:bottom w:val="nil"/>
              <w:right w:val="nil"/>
            </w:tcBorders>
            <w:noWrap/>
            <w:vAlign w:val="center"/>
            <w:hideMark/>
            <w:tcPrChange w:id="1416" w:author="Dylan CHEN" w:date="2026-05-30T16:51:00Z" w16du:dateUtc="2026-05-30T08:51:00Z">
              <w:tcPr>
                <w:tcW w:w="1300" w:type="dxa"/>
                <w:tcBorders>
                  <w:top w:val="nil"/>
                  <w:left w:val="nil"/>
                  <w:bottom w:val="nil"/>
                  <w:right w:val="nil"/>
                </w:tcBorders>
                <w:noWrap/>
                <w:vAlign w:val="center"/>
                <w:hideMark/>
              </w:tcPr>
            </w:tcPrChange>
          </w:tcPr>
          <w:p w14:paraId="00755CF8" w14:textId="77777777" w:rsidR="00686766" w:rsidRDefault="00686766" w:rsidP="00686766">
            <w:pPr>
              <w:jc w:val="center"/>
              <w:rPr>
                <w:ins w:id="1417" w:author="Dylan CHEN" w:date="2026-05-30T16:46:00Z" w16du:dateUtc="2026-05-30T08:46:00Z"/>
                <w:color w:val="000000"/>
                <w:sz w:val="20"/>
                <w:szCs w:val="20"/>
              </w:rPr>
            </w:pPr>
            <w:ins w:id="1418" w:author="Dylan CHEN" w:date="2026-05-30T16:46:00Z" w16du:dateUtc="2026-05-30T08:46:00Z">
              <w:r>
                <w:rPr>
                  <w:color w:val="000000"/>
                  <w:sz w:val="20"/>
                  <w:szCs w:val="20"/>
                </w:rPr>
                <w:t>(0.081)</w:t>
              </w:r>
            </w:ins>
          </w:p>
        </w:tc>
        <w:tc>
          <w:tcPr>
            <w:tcW w:w="1300" w:type="dxa"/>
            <w:tcBorders>
              <w:top w:val="nil"/>
              <w:left w:val="nil"/>
              <w:bottom w:val="nil"/>
              <w:right w:val="nil"/>
            </w:tcBorders>
            <w:noWrap/>
            <w:vAlign w:val="center"/>
            <w:hideMark/>
            <w:tcPrChange w:id="1419" w:author="Dylan CHEN" w:date="2026-05-30T16:51:00Z" w16du:dateUtc="2026-05-30T08:51:00Z">
              <w:tcPr>
                <w:tcW w:w="1300" w:type="dxa"/>
                <w:tcBorders>
                  <w:top w:val="nil"/>
                  <w:left w:val="nil"/>
                  <w:bottom w:val="nil"/>
                  <w:right w:val="nil"/>
                </w:tcBorders>
                <w:noWrap/>
                <w:vAlign w:val="center"/>
                <w:hideMark/>
              </w:tcPr>
            </w:tcPrChange>
          </w:tcPr>
          <w:p w14:paraId="317C4E5E" w14:textId="77777777" w:rsidR="00686766" w:rsidRDefault="00686766" w:rsidP="00686766">
            <w:pPr>
              <w:jc w:val="center"/>
              <w:rPr>
                <w:ins w:id="1420" w:author="Dylan CHEN" w:date="2026-05-30T16:46:00Z" w16du:dateUtc="2026-05-30T08:46:00Z"/>
                <w:color w:val="000000"/>
                <w:sz w:val="20"/>
                <w:szCs w:val="20"/>
              </w:rPr>
            </w:pPr>
            <w:ins w:id="1421" w:author="Dylan CHEN" w:date="2026-05-30T16:46:00Z" w16du:dateUtc="2026-05-30T08:46:00Z">
              <w:r>
                <w:rPr>
                  <w:color w:val="000000"/>
                  <w:sz w:val="20"/>
                  <w:szCs w:val="20"/>
                </w:rPr>
                <w:t>(0.544)</w:t>
              </w:r>
            </w:ins>
          </w:p>
        </w:tc>
      </w:tr>
      <w:tr w:rsidR="00686766" w14:paraId="5DB8C5B3" w14:textId="77777777" w:rsidTr="00F67E61">
        <w:tblPrEx>
          <w:tblW w:w="9720" w:type="dxa"/>
          <w:tblPrExChange w:id="1422" w:author="Dylan CHEN" w:date="2026-05-30T16:51:00Z" w16du:dateUtc="2026-05-30T08:51:00Z">
            <w:tblPrEx>
              <w:tblW w:w="9720" w:type="dxa"/>
            </w:tblPrEx>
          </w:tblPrExChange>
        </w:tblPrEx>
        <w:trPr>
          <w:trHeight w:val="320"/>
          <w:ins w:id="1423" w:author="Dylan CHEN" w:date="2026-05-30T16:46:00Z"/>
          <w:trPrChange w:id="1424" w:author="Dylan CHEN" w:date="2026-05-30T16:51:00Z" w16du:dateUtc="2026-05-30T08:51:00Z">
            <w:trPr>
              <w:trHeight w:val="320"/>
            </w:trPr>
          </w:trPrChange>
        </w:trPr>
        <w:tc>
          <w:tcPr>
            <w:tcW w:w="3660" w:type="dxa"/>
            <w:vMerge w:val="restart"/>
            <w:tcBorders>
              <w:top w:val="nil"/>
              <w:left w:val="nil"/>
              <w:bottom w:val="nil"/>
              <w:right w:val="nil"/>
            </w:tcBorders>
            <w:noWrap/>
            <w:hideMark/>
            <w:tcPrChange w:id="1425" w:author="Dylan CHEN" w:date="2026-05-30T16:51:00Z" w16du:dateUtc="2026-05-30T08:51:00Z">
              <w:tcPr>
                <w:tcW w:w="3660" w:type="dxa"/>
                <w:vMerge w:val="restart"/>
                <w:tcBorders>
                  <w:top w:val="nil"/>
                  <w:left w:val="nil"/>
                  <w:bottom w:val="nil"/>
                  <w:right w:val="nil"/>
                </w:tcBorders>
                <w:noWrap/>
                <w:vAlign w:val="center"/>
                <w:hideMark/>
              </w:tcPr>
            </w:tcPrChange>
          </w:tcPr>
          <w:p w14:paraId="42439F03" w14:textId="27ABDB6A" w:rsidR="00686766" w:rsidRDefault="00686766" w:rsidP="00686766">
            <w:pPr>
              <w:rPr>
                <w:ins w:id="1426" w:author="Dylan CHEN" w:date="2026-05-30T16:46:00Z" w16du:dateUtc="2026-05-30T08:46:00Z"/>
                <w:i/>
                <w:iCs/>
                <w:color w:val="000000"/>
                <w:sz w:val="20"/>
                <w:szCs w:val="20"/>
              </w:rPr>
            </w:pPr>
            <w:ins w:id="1427" w:author="Dylan CHEN" w:date="2026-05-30T16:51:00Z" w16du:dateUtc="2026-05-30T08:51:00Z">
              <w:r>
                <w:rPr>
                  <w:i/>
                  <w:iCs/>
                  <w:color w:val="000000"/>
                  <w:sz w:val="20"/>
                  <w:szCs w:val="20"/>
                </w:rPr>
                <w:t>length1Ans</w:t>
              </w:r>
              <w:r w:rsidRPr="00FA7E91">
                <w:rPr>
                  <w:i/>
                  <w:iCs/>
                  <w:color w:val="000000"/>
                  <w:sz w:val="20"/>
                  <w:szCs w:val="20"/>
                  <w:vertAlign w:val="subscript"/>
                </w:rPr>
                <w:t>i</w:t>
              </w:r>
            </w:ins>
          </w:p>
        </w:tc>
        <w:tc>
          <w:tcPr>
            <w:tcW w:w="1680" w:type="dxa"/>
            <w:tcBorders>
              <w:top w:val="nil"/>
              <w:left w:val="nil"/>
              <w:bottom w:val="nil"/>
              <w:right w:val="nil"/>
            </w:tcBorders>
            <w:noWrap/>
            <w:vAlign w:val="bottom"/>
            <w:hideMark/>
            <w:tcPrChange w:id="1428" w:author="Dylan CHEN" w:date="2026-05-30T16:51:00Z" w16du:dateUtc="2026-05-30T08:51:00Z">
              <w:tcPr>
                <w:tcW w:w="1680" w:type="dxa"/>
                <w:tcBorders>
                  <w:top w:val="nil"/>
                  <w:left w:val="nil"/>
                  <w:bottom w:val="nil"/>
                  <w:right w:val="nil"/>
                </w:tcBorders>
                <w:noWrap/>
                <w:vAlign w:val="bottom"/>
                <w:hideMark/>
              </w:tcPr>
            </w:tcPrChange>
          </w:tcPr>
          <w:p w14:paraId="37380494" w14:textId="77777777" w:rsidR="00686766" w:rsidRDefault="00686766" w:rsidP="00686766">
            <w:pPr>
              <w:rPr>
                <w:ins w:id="1429" w:author="Dylan CHEN" w:date="2026-05-30T16:46:00Z" w16du:dateUtc="2026-05-30T08:46:00Z"/>
                <w:i/>
                <w:iCs/>
                <w:color w:val="000000"/>
                <w:sz w:val="20"/>
                <w:szCs w:val="20"/>
              </w:rPr>
            </w:pPr>
          </w:p>
        </w:tc>
        <w:tc>
          <w:tcPr>
            <w:tcW w:w="1780" w:type="dxa"/>
            <w:tcBorders>
              <w:top w:val="nil"/>
              <w:left w:val="nil"/>
              <w:bottom w:val="nil"/>
              <w:right w:val="nil"/>
            </w:tcBorders>
            <w:noWrap/>
            <w:vAlign w:val="center"/>
            <w:hideMark/>
            <w:tcPrChange w:id="1430" w:author="Dylan CHEN" w:date="2026-05-30T16:51:00Z" w16du:dateUtc="2026-05-30T08:51:00Z">
              <w:tcPr>
                <w:tcW w:w="1780" w:type="dxa"/>
                <w:tcBorders>
                  <w:top w:val="nil"/>
                  <w:left w:val="nil"/>
                  <w:bottom w:val="nil"/>
                  <w:right w:val="nil"/>
                </w:tcBorders>
                <w:noWrap/>
                <w:vAlign w:val="center"/>
                <w:hideMark/>
              </w:tcPr>
            </w:tcPrChange>
          </w:tcPr>
          <w:p w14:paraId="7B1472C3" w14:textId="77777777" w:rsidR="00686766" w:rsidRDefault="00686766" w:rsidP="00686766">
            <w:pPr>
              <w:jc w:val="center"/>
              <w:rPr>
                <w:ins w:id="1431" w:author="Dylan CHEN" w:date="2026-05-30T16:46:00Z" w16du:dateUtc="2026-05-30T08:46:00Z"/>
                <w:color w:val="000000"/>
                <w:sz w:val="20"/>
                <w:szCs w:val="20"/>
              </w:rPr>
            </w:pPr>
            <w:ins w:id="1432" w:author="Dylan CHEN" w:date="2026-05-30T16:46:00Z" w16du:dateUtc="2026-05-30T08:46:00Z">
              <w:r>
                <w:rPr>
                  <w:color w:val="000000"/>
                  <w:sz w:val="20"/>
                  <w:szCs w:val="20"/>
                </w:rPr>
                <w:t>-0.026 *</w:t>
              </w:r>
            </w:ins>
          </w:p>
        </w:tc>
        <w:tc>
          <w:tcPr>
            <w:tcW w:w="1300" w:type="dxa"/>
            <w:tcBorders>
              <w:top w:val="nil"/>
              <w:left w:val="nil"/>
              <w:bottom w:val="nil"/>
              <w:right w:val="nil"/>
            </w:tcBorders>
            <w:noWrap/>
            <w:vAlign w:val="center"/>
            <w:hideMark/>
            <w:tcPrChange w:id="1433" w:author="Dylan CHEN" w:date="2026-05-30T16:51:00Z" w16du:dateUtc="2026-05-30T08:51:00Z">
              <w:tcPr>
                <w:tcW w:w="1300" w:type="dxa"/>
                <w:tcBorders>
                  <w:top w:val="nil"/>
                  <w:left w:val="nil"/>
                  <w:bottom w:val="nil"/>
                  <w:right w:val="nil"/>
                </w:tcBorders>
                <w:noWrap/>
                <w:vAlign w:val="center"/>
                <w:hideMark/>
              </w:tcPr>
            </w:tcPrChange>
          </w:tcPr>
          <w:p w14:paraId="5A838A3D" w14:textId="77777777" w:rsidR="00686766" w:rsidRDefault="00686766" w:rsidP="00686766">
            <w:pPr>
              <w:jc w:val="center"/>
              <w:rPr>
                <w:ins w:id="1434" w:author="Dylan CHEN" w:date="2026-05-30T16:46:00Z" w16du:dateUtc="2026-05-30T08:46:00Z"/>
                <w:color w:val="000000"/>
                <w:sz w:val="20"/>
                <w:szCs w:val="20"/>
              </w:rPr>
            </w:pPr>
          </w:p>
        </w:tc>
        <w:tc>
          <w:tcPr>
            <w:tcW w:w="1300" w:type="dxa"/>
            <w:tcBorders>
              <w:top w:val="nil"/>
              <w:left w:val="nil"/>
              <w:bottom w:val="nil"/>
              <w:right w:val="nil"/>
            </w:tcBorders>
            <w:noWrap/>
            <w:vAlign w:val="center"/>
            <w:hideMark/>
            <w:tcPrChange w:id="1435" w:author="Dylan CHEN" w:date="2026-05-30T16:51:00Z" w16du:dateUtc="2026-05-30T08:51:00Z">
              <w:tcPr>
                <w:tcW w:w="1300" w:type="dxa"/>
                <w:tcBorders>
                  <w:top w:val="nil"/>
                  <w:left w:val="nil"/>
                  <w:bottom w:val="nil"/>
                  <w:right w:val="nil"/>
                </w:tcBorders>
                <w:noWrap/>
                <w:vAlign w:val="center"/>
                <w:hideMark/>
              </w:tcPr>
            </w:tcPrChange>
          </w:tcPr>
          <w:p w14:paraId="035B397B" w14:textId="77777777" w:rsidR="00686766" w:rsidRDefault="00686766" w:rsidP="00686766">
            <w:pPr>
              <w:jc w:val="center"/>
              <w:rPr>
                <w:ins w:id="1436" w:author="Dylan CHEN" w:date="2026-05-30T16:46:00Z" w16du:dateUtc="2026-05-30T08:46:00Z"/>
                <w:color w:val="000000"/>
                <w:sz w:val="20"/>
                <w:szCs w:val="20"/>
              </w:rPr>
            </w:pPr>
            <w:ins w:id="1437" w:author="Dylan CHEN" w:date="2026-05-30T16:46:00Z" w16du:dateUtc="2026-05-30T08:46:00Z">
              <w:r>
                <w:rPr>
                  <w:color w:val="000000"/>
                  <w:sz w:val="20"/>
                  <w:szCs w:val="20"/>
                </w:rPr>
                <w:t>-0.208 ***</w:t>
              </w:r>
            </w:ins>
          </w:p>
        </w:tc>
      </w:tr>
      <w:tr w:rsidR="00686766" w14:paraId="701B7742" w14:textId="77777777" w:rsidTr="00F67E61">
        <w:tblPrEx>
          <w:tblW w:w="9720" w:type="dxa"/>
          <w:tblPrExChange w:id="1438" w:author="Dylan CHEN" w:date="2026-05-30T16:51:00Z" w16du:dateUtc="2026-05-30T08:51:00Z">
            <w:tblPrEx>
              <w:tblW w:w="9720" w:type="dxa"/>
            </w:tblPrEx>
          </w:tblPrExChange>
        </w:tblPrEx>
        <w:trPr>
          <w:trHeight w:val="320"/>
          <w:ins w:id="1439" w:author="Dylan CHEN" w:date="2026-05-30T16:46:00Z"/>
          <w:trPrChange w:id="1440" w:author="Dylan CHEN" w:date="2026-05-30T16:51:00Z" w16du:dateUtc="2026-05-30T08:51:00Z">
            <w:trPr>
              <w:trHeight w:val="320"/>
            </w:trPr>
          </w:trPrChange>
        </w:trPr>
        <w:tc>
          <w:tcPr>
            <w:tcW w:w="3660" w:type="dxa"/>
            <w:vMerge/>
            <w:tcBorders>
              <w:top w:val="nil"/>
              <w:left w:val="nil"/>
              <w:bottom w:val="nil"/>
              <w:right w:val="nil"/>
            </w:tcBorders>
            <w:hideMark/>
            <w:tcPrChange w:id="1441" w:author="Dylan CHEN" w:date="2026-05-30T16:51:00Z" w16du:dateUtc="2026-05-30T08:51:00Z">
              <w:tcPr>
                <w:tcW w:w="3660" w:type="dxa"/>
                <w:vMerge/>
                <w:tcBorders>
                  <w:top w:val="nil"/>
                  <w:left w:val="nil"/>
                  <w:bottom w:val="nil"/>
                  <w:right w:val="nil"/>
                </w:tcBorders>
                <w:vAlign w:val="center"/>
                <w:hideMark/>
              </w:tcPr>
            </w:tcPrChange>
          </w:tcPr>
          <w:p w14:paraId="14854FB4" w14:textId="77777777" w:rsidR="00686766" w:rsidRDefault="00686766" w:rsidP="00686766">
            <w:pPr>
              <w:rPr>
                <w:ins w:id="1442" w:author="Dylan CHEN" w:date="2026-05-30T16:46:00Z" w16du:dateUtc="2026-05-30T08:46:00Z"/>
                <w:i/>
                <w:iCs/>
                <w:color w:val="000000"/>
                <w:sz w:val="20"/>
                <w:szCs w:val="20"/>
              </w:rPr>
            </w:pPr>
          </w:p>
        </w:tc>
        <w:tc>
          <w:tcPr>
            <w:tcW w:w="1680" w:type="dxa"/>
            <w:tcBorders>
              <w:top w:val="nil"/>
              <w:left w:val="nil"/>
              <w:bottom w:val="nil"/>
              <w:right w:val="nil"/>
            </w:tcBorders>
            <w:noWrap/>
            <w:vAlign w:val="bottom"/>
            <w:hideMark/>
            <w:tcPrChange w:id="1443" w:author="Dylan CHEN" w:date="2026-05-30T16:51:00Z" w16du:dateUtc="2026-05-30T08:51:00Z">
              <w:tcPr>
                <w:tcW w:w="1680" w:type="dxa"/>
                <w:tcBorders>
                  <w:top w:val="nil"/>
                  <w:left w:val="nil"/>
                  <w:bottom w:val="nil"/>
                  <w:right w:val="nil"/>
                </w:tcBorders>
                <w:noWrap/>
                <w:vAlign w:val="bottom"/>
                <w:hideMark/>
              </w:tcPr>
            </w:tcPrChange>
          </w:tcPr>
          <w:p w14:paraId="594F608A" w14:textId="77777777" w:rsidR="00686766" w:rsidRDefault="00686766" w:rsidP="00686766">
            <w:pPr>
              <w:jc w:val="center"/>
              <w:rPr>
                <w:ins w:id="1444" w:author="Dylan CHEN" w:date="2026-05-30T16:46:00Z" w16du:dateUtc="2026-05-30T08:46:00Z"/>
                <w:color w:val="000000"/>
                <w:sz w:val="20"/>
                <w:szCs w:val="20"/>
              </w:rPr>
            </w:pPr>
          </w:p>
        </w:tc>
        <w:tc>
          <w:tcPr>
            <w:tcW w:w="1780" w:type="dxa"/>
            <w:tcBorders>
              <w:top w:val="nil"/>
              <w:left w:val="nil"/>
              <w:bottom w:val="nil"/>
              <w:right w:val="nil"/>
            </w:tcBorders>
            <w:noWrap/>
            <w:vAlign w:val="center"/>
            <w:hideMark/>
            <w:tcPrChange w:id="1445" w:author="Dylan CHEN" w:date="2026-05-30T16:51:00Z" w16du:dateUtc="2026-05-30T08:51:00Z">
              <w:tcPr>
                <w:tcW w:w="1780" w:type="dxa"/>
                <w:tcBorders>
                  <w:top w:val="nil"/>
                  <w:left w:val="nil"/>
                  <w:bottom w:val="nil"/>
                  <w:right w:val="nil"/>
                </w:tcBorders>
                <w:noWrap/>
                <w:vAlign w:val="center"/>
                <w:hideMark/>
              </w:tcPr>
            </w:tcPrChange>
          </w:tcPr>
          <w:p w14:paraId="55377828" w14:textId="77777777" w:rsidR="00686766" w:rsidRDefault="00686766" w:rsidP="00686766">
            <w:pPr>
              <w:jc w:val="center"/>
              <w:rPr>
                <w:ins w:id="1446" w:author="Dylan CHEN" w:date="2026-05-30T16:46:00Z" w16du:dateUtc="2026-05-30T08:46:00Z"/>
                <w:color w:val="000000"/>
                <w:sz w:val="20"/>
                <w:szCs w:val="20"/>
              </w:rPr>
            </w:pPr>
            <w:ins w:id="1447" w:author="Dylan CHEN" w:date="2026-05-30T16:46:00Z" w16du:dateUtc="2026-05-30T08:46:00Z">
              <w:r>
                <w:rPr>
                  <w:color w:val="000000"/>
                  <w:sz w:val="20"/>
                  <w:szCs w:val="20"/>
                </w:rPr>
                <w:t>(0.010)</w:t>
              </w:r>
            </w:ins>
          </w:p>
        </w:tc>
        <w:tc>
          <w:tcPr>
            <w:tcW w:w="1300" w:type="dxa"/>
            <w:tcBorders>
              <w:top w:val="nil"/>
              <w:left w:val="nil"/>
              <w:bottom w:val="nil"/>
              <w:right w:val="nil"/>
            </w:tcBorders>
            <w:noWrap/>
            <w:vAlign w:val="center"/>
            <w:hideMark/>
            <w:tcPrChange w:id="1448" w:author="Dylan CHEN" w:date="2026-05-30T16:51:00Z" w16du:dateUtc="2026-05-30T08:51:00Z">
              <w:tcPr>
                <w:tcW w:w="1300" w:type="dxa"/>
                <w:tcBorders>
                  <w:top w:val="nil"/>
                  <w:left w:val="nil"/>
                  <w:bottom w:val="nil"/>
                  <w:right w:val="nil"/>
                </w:tcBorders>
                <w:noWrap/>
                <w:vAlign w:val="center"/>
                <w:hideMark/>
              </w:tcPr>
            </w:tcPrChange>
          </w:tcPr>
          <w:p w14:paraId="4C097132" w14:textId="77777777" w:rsidR="00686766" w:rsidRDefault="00686766" w:rsidP="00686766">
            <w:pPr>
              <w:jc w:val="center"/>
              <w:rPr>
                <w:ins w:id="1449" w:author="Dylan CHEN" w:date="2026-05-30T16:46:00Z" w16du:dateUtc="2026-05-30T08:46:00Z"/>
                <w:color w:val="000000"/>
                <w:sz w:val="20"/>
                <w:szCs w:val="20"/>
              </w:rPr>
            </w:pPr>
          </w:p>
        </w:tc>
        <w:tc>
          <w:tcPr>
            <w:tcW w:w="1300" w:type="dxa"/>
            <w:tcBorders>
              <w:top w:val="nil"/>
              <w:left w:val="nil"/>
              <w:bottom w:val="nil"/>
              <w:right w:val="nil"/>
            </w:tcBorders>
            <w:noWrap/>
            <w:vAlign w:val="center"/>
            <w:hideMark/>
            <w:tcPrChange w:id="1450" w:author="Dylan CHEN" w:date="2026-05-30T16:51:00Z" w16du:dateUtc="2026-05-30T08:51:00Z">
              <w:tcPr>
                <w:tcW w:w="1300" w:type="dxa"/>
                <w:tcBorders>
                  <w:top w:val="nil"/>
                  <w:left w:val="nil"/>
                  <w:bottom w:val="nil"/>
                  <w:right w:val="nil"/>
                </w:tcBorders>
                <w:noWrap/>
                <w:vAlign w:val="center"/>
                <w:hideMark/>
              </w:tcPr>
            </w:tcPrChange>
          </w:tcPr>
          <w:p w14:paraId="21485CC3" w14:textId="77777777" w:rsidR="00686766" w:rsidRDefault="00686766" w:rsidP="00686766">
            <w:pPr>
              <w:jc w:val="center"/>
              <w:rPr>
                <w:ins w:id="1451" w:author="Dylan CHEN" w:date="2026-05-30T16:46:00Z" w16du:dateUtc="2026-05-30T08:46:00Z"/>
                <w:color w:val="000000"/>
                <w:sz w:val="20"/>
                <w:szCs w:val="20"/>
              </w:rPr>
            </w:pPr>
            <w:ins w:id="1452" w:author="Dylan CHEN" w:date="2026-05-30T16:46:00Z" w16du:dateUtc="2026-05-30T08:46:00Z">
              <w:r>
                <w:rPr>
                  <w:color w:val="000000"/>
                  <w:sz w:val="20"/>
                  <w:szCs w:val="20"/>
                </w:rPr>
                <w:t>(0.052)</w:t>
              </w:r>
            </w:ins>
          </w:p>
        </w:tc>
      </w:tr>
      <w:tr w:rsidR="00686766" w14:paraId="5B704F50" w14:textId="77777777" w:rsidTr="00F67E61">
        <w:tblPrEx>
          <w:tblW w:w="9720" w:type="dxa"/>
          <w:tblPrExChange w:id="1453" w:author="Dylan CHEN" w:date="2026-05-30T16:51:00Z" w16du:dateUtc="2026-05-30T08:51:00Z">
            <w:tblPrEx>
              <w:tblW w:w="9720" w:type="dxa"/>
            </w:tblPrEx>
          </w:tblPrExChange>
        </w:tblPrEx>
        <w:trPr>
          <w:trHeight w:val="320"/>
          <w:ins w:id="1454" w:author="Dylan CHEN" w:date="2026-05-30T16:46:00Z"/>
          <w:trPrChange w:id="1455" w:author="Dylan CHEN" w:date="2026-05-30T16:51:00Z" w16du:dateUtc="2026-05-30T08:51:00Z">
            <w:trPr>
              <w:trHeight w:val="320"/>
            </w:trPr>
          </w:trPrChange>
        </w:trPr>
        <w:tc>
          <w:tcPr>
            <w:tcW w:w="3660" w:type="dxa"/>
            <w:vMerge w:val="restart"/>
            <w:tcBorders>
              <w:top w:val="nil"/>
              <w:left w:val="nil"/>
              <w:bottom w:val="nil"/>
              <w:right w:val="nil"/>
            </w:tcBorders>
            <w:noWrap/>
            <w:hideMark/>
            <w:tcPrChange w:id="1456" w:author="Dylan CHEN" w:date="2026-05-30T16:51:00Z" w16du:dateUtc="2026-05-30T08:51:00Z">
              <w:tcPr>
                <w:tcW w:w="3660" w:type="dxa"/>
                <w:vMerge w:val="restart"/>
                <w:tcBorders>
                  <w:top w:val="nil"/>
                  <w:left w:val="nil"/>
                  <w:bottom w:val="nil"/>
                  <w:right w:val="nil"/>
                </w:tcBorders>
                <w:noWrap/>
                <w:vAlign w:val="center"/>
                <w:hideMark/>
              </w:tcPr>
            </w:tcPrChange>
          </w:tcPr>
          <w:p w14:paraId="68BB17AF" w14:textId="21C32185" w:rsidR="00686766" w:rsidRDefault="00686766" w:rsidP="00686766">
            <w:pPr>
              <w:rPr>
                <w:ins w:id="1457" w:author="Dylan CHEN" w:date="2026-05-30T16:46:00Z" w16du:dateUtc="2026-05-30T08:46:00Z"/>
                <w:i/>
                <w:iCs/>
                <w:color w:val="000000"/>
                <w:sz w:val="20"/>
                <w:szCs w:val="20"/>
              </w:rPr>
            </w:pPr>
            <w:ins w:id="1458" w:author="Dylan CHEN" w:date="2026-05-30T16:51:00Z" w16du:dateUtc="2026-05-30T08:51:00Z">
              <w:r>
                <w:rPr>
                  <w:i/>
                  <w:iCs/>
                  <w:color w:val="000000"/>
                  <w:sz w:val="20"/>
                  <w:szCs w:val="20"/>
                </w:rPr>
                <w:t>simWithLLM1Ans</w:t>
              </w:r>
              <w:r w:rsidRPr="00FA7E91">
                <w:rPr>
                  <w:i/>
                  <w:iCs/>
                  <w:color w:val="000000"/>
                  <w:sz w:val="20"/>
                  <w:szCs w:val="20"/>
                  <w:vertAlign w:val="subscript"/>
                </w:rPr>
                <w:t>i</w:t>
              </w:r>
            </w:ins>
          </w:p>
        </w:tc>
        <w:tc>
          <w:tcPr>
            <w:tcW w:w="1680" w:type="dxa"/>
            <w:tcBorders>
              <w:top w:val="nil"/>
              <w:left w:val="nil"/>
              <w:bottom w:val="nil"/>
              <w:right w:val="nil"/>
            </w:tcBorders>
            <w:noWrap/>
            <w:vAlign w:val="bottom"/>
            <w:hideMark/>
            <w:tcPrChange w:id="1459" w:author="Dylan CHEN" w:date="2026-05-30T16:51:00Z" w16du:dateUtc="2026-05-30T08:51:00Z">
              <w:tcPr>
                <w:tcW w:w="1680" w:type="dxa"/>
                <w:tcBorders>
                  <w:top w:val="nil"/>
                  <w:left w:val="nil"/>
                  <w:bottom w:val="nil"/>
                  <w:right w:val="nil"/>
                </w:tcBorders>
                <w:noWrap/>
                <w:vAlign w:val="bottom"/>
                <w:hideMark/>
              </w:tcPr>
            </w:tcPrChange>
          </w:tcPr>
          <w:p w14:paraId="6C888663" w14:textId="77777777" w:rsidR="00686766" w:rsidRDefault="00686766" w:rsidP="00686766">
            <w:pPr>
              <w:rPr>
                <w:ins w:id="1460" w:author="Dylan CHEN" w:date="2026-05-30T16:46:00Z" w16du:dateUtc="2026-05-30T08:46:00Z"/>
                <w:i/>
                <w:iCs/>
                <w:color w:val="000000"/>
                <w:sz w:val="20"/>
                <w:szCs w:val="20"/>
              </w:rPr>
            </w:pPr>
          </w:p>
        </w:tc>
        <w:tc>
          <w:tcPr>
            <w:tcW w:w="1780" w:type="dxa"/>
            <w:tcBorders>
              <w:top w:val="nil"/>
              <w:left w:val="nil"/>
              <w:bottom w:val="nil"/>
              <w:right w:val="nil"/>
            </w:tcBorders>
            <w:noWrap/>
            <w:vAlign w:val="center"/>
            <w:hideMark/>
            <w:tcPrChange w:id="1461" w:author="Dylan CHEN" w:date="2026-05-30T16:51:00Z" w16du:dateUtc="2026-05-30T08:51:00Z">
              <w:tcPr>
                <w:tcW w:w="1780" w:type="dxa"/>
                <w:tcBorders>
                  <w:top w:val="nil"/>
                  <w:left w:val="nil"/>
                  <w:bottom w:val="nil"/>
                  <w:right w:val="nil"/>
                </w:tcBorders>
                <w:noWrap/>
                <w:vAlign w:val="center"/>
                <w:hideMark/>
              </w:tcPr>
            </w:tcPrChange>
          </w:tcPr>
          <w:p w14:paraId="4C9880CC" w14:textId="77777777" w:rsidR="00686766" w:rsidRDefault="00686766" w:rsidP="00686766">
            <w:pPr>
              <w:jc w:val="center"/>
              <w:rPr>
                <w:ins w:id="1462" w:author="Dylan CHEN" w:date="2026-05-30T16:46:00Z" w16du:dateUtc="2026-05-30T08:46:00Z"/>
                <w:color w:val="000000"/>
                <w:sz w:val="20"/>
                <w:szCs w:val="20"/>
              </w:rPr>
            </w:pPr>
            <w:ins w:id="1463" w:author="Dylan CHEN" w:date="2026-05-30T16:46:00Z" w16du:dateUtc="2026-05-30T08:46:00Z">
              <w:r>
                <w:rPr>
                  <w:color w:val="000000"/>
                  <w:sz w:val="20"/>
                  <w:szCs w:val="20"/>
                </w:rPr>
                <w:t>-0.025</w:t>
              </w:r>
            </w:ins>
          </w:p>
        </w:tc>
        <w:tc>
          <w:tcPr>
            <w:tcW w:w="1300" w:type="dxa"/>
            <w:tcBorders>
              <w:top w:val="nil"/>
              <w:left w:val="nil"/>
              <w:bottom w:val="nil"/>
              <w:right w:val="nil"/>
            </w:tcBorders>
            <w:noWrap/>
            <w:vAlign w:val="center"/>
            <w:hideMark/>
            <w:tcPrChange w:id="1464" w:author="Dylan CHEN" w:date="2026-05-30T16:51:00Z" w16du:dateUtc="2026-05-30T08:51:00Z">
              <w:tcPr>
                <w:tcW w:w="1300" w:type="dxa"/>
                <w:tcBorders>
                  <w:top w:val="nil"/>
                  <w:left w:val="nil"/>
                  <w:bottom w:val="nil"/>
                  <w:right w:val="nil"/>
                </w:tcBorders>
                <w:noWrap/>
                <w:vAlign w:val="center"/>
                <w:hideMark/>
              </w:tcPr>
            </w:tcPrChange>
          </w:tcPr>
          <w:p w14:paraId="1191DD1E" w14:textId="77777777" w:rsidR="00686766" w:rsidRDefault="00686766" w:rsidP="00686766">
            <w:pPr>
              <w:jc w:val="center"/>
              <w:rPr>
                <w:ins w:id="1465" w:author="Dylan CHEN" w:date="2026-05-30T16:46:00Z" w16du:dateUtc="2026-05-30T08:46:00Z"/>
                <w:color w:val="000000"/>
                <w:sz w:val="20"/>
                <w:szCs w:val="20"/>
              </w:rPr>
            </w:pPr>
          </w:p>
        </w:tc>
        <w:tc>
          <w:tcPr>
            <w:tcW w:w="1300" w:type="dxa"/>
            <w:tcBorders>
              <w:top w:val="nil"/>
              <w:left w:val="nil"/>
              <w:bottom w:val="nil"/>
              <w:right w:val="nil"/>
            </w:tcBorders>
            <w:noWrap/>
            <w:vAlign w:val="center"/>
            <w:hideMark/>
            <w:tcPrChange w:id="1466" w:author="Dylan CHEN" w:date="2026-05-30T16:51:00Z" w16du:dateUtc="2026-05-30T08:51:00Z">
              <w:tcPr>
                <w:tcW w:w="1300" w:type="dxa"/>
                <w:tcBorders>
                  <w:top w:val="nil"/>
                  <w:left w:val="nil"/>
                  <w:bottom w:val="nil"/>
                  <w:right w:val="nil"/>
                </w:tcBorders>
                <w:noWrap/>
                <w:vAlign w:val="center"/>
                <w:hideMark/>
              </w:tcPr>
            </w:tcPrChange>
          </w:tcPr>
          <w:p w14:paraId="23DC748F" w14:textId="77777777" w:rsidR="00686766" w:rsidRDefault="00686766" w:rsidP="00686766">
            <w:pPr>
              <w:jc w:val="center"/>
              <w:rPr>
                <w:ins w:id="1467" w:author="Dylan CHEN" w:date="2026-05-30T16:46:00Z" w16du:dateUtc="2026-05-30T08:46:00Z"/>
                <w:color w:val="000000"/>
                <w:sz w:val="20"/>
                <w:szCs w:val="20"/>
              </w:rPr>
            </w:pPr>
            <w:ins w:id="1468" w:author="Dylan CHEN" w:date="2026-05-30T16:46:00Z" w16du:dateUtc="2026-05-30T08:46:00Z">
              <w:r>
                <w:rPr>
                  <w:color w:val="000000"/>
                  <w:sz w:val="20"/>
                  <w:szCs w:val="20"/>
                </w:rPr>
                <w:t>-0.063</w:t>
              </w:r>
            </w:ins>
          </w:p>
        </w:tc>
      </w:tr>
      <w:tr w:rsidR="00686766" w14:paraId="39D2C48F" w14:textId="77777777" w:rsidTr="00F67E61">
        <w:tblPrEx>
          <w:tblW w:w="9720" w:type="dxa"/>
          <w:tblPrExChange w:id="1469" w:author="Dylan CHEN" w:date="2026-05-30T16:51:00Z" w16du:dateUtc="2026-05-30T08:51:00Z">
            <w:tblPrEx>
              <w:tblW w:w="9720" w:type="dxa"/>
            </w:tblPrEx>
          </w:tblPrExChange>
        </w:tblPrEx>
        <w:trPr>
          <w:trHeight w:val="320"/>
          <w:ins w:id="1470" w:author="Dylan CHEN" w:date="2026-05-30T16:46:00Z"/>
          <w:trPrChange w:id="1471" w:author="Dylan CHEN" w:date="2026-05-30T16:51:00Z" w16du:dateUtc="2026-05-30T08:51:00Z">
            <w:trPr>
              <w:trHeight w:val="320"/>
            </w:trPr>
          </w:trPrChange>
        </w:trPr>
        <w:tc>
          <w:tcPr>
            <w:tcW w:w="3660" w:type="dxa"/>
            <w:vMerge/>
            <w:tcBorders>
              <w:top w:val="nil"/>
              <w:left w:val="nil"/>
              <w:bottom w:val="nil"/>
              <w:right w:val="nil"/>
            </w:tcBorders>
            <w:hideMark/>
            <w:tcPrChange w:id="1472" w:author="Dylan CHEN" w:date="2026-05-30T16:51:00Z" w16du:dateUtc="2026-05-30T08:51:00Z">
              <w:tcPr>
                <w:tcW w:w="3660" w:type="dxa"/>
                <w:vMerge/>
                <w:tcBorders>
                  <w:top w:val="nil"/>
                  <w:left w:val="nil"/>
                  <w:bottom w:val="nil"/>
                  <w:right w:val="nil"/>
                </w:tcBorders>
                <w:vAlign w:val="center"/>
                <w:hideMark/>
              </w:tcPr>
            </w:tcPrChange>
          </w:tcPr>
          <w:p w14:paraId="7E9FA732" w14:textId="77777777" w:rsidR="00686766" w:rsidRDefault="00686766" w:rsidP="00686766">
            <w:pPr>
              <w:rPr>
                <w:ins w:id="1473" w:author="Dylan CHEN" w:date="2026-05-30T16:46:00Z" w16du:dateUtc="2026-05-30T08:46:00Z"/>
                <w:i/>
                <w:iCs/>
                <w:color w:val="000000"/>
                <w:sz w:val="20"/>
                <w:szCs w:val="20"/>
              </w:rPr>
            </w:pPr>
          </w:p>
        </w:tc>
        <w:tc>
          <w:tcPr>
            <w:tcW w:w="1680" w:type="dxa"/>
            <w:tcBorders>
              <w:top w:val="nil"/>
              <w:left w:val="nil"/>
              <w:bottom w:val="nil"/>
              <w:right w:val="nil"/>
            </w:tcBorders>
            <w:noWrap/>
            <w:vAlign w:val="bottom"/>
            <w:hideMark/>
            <w:tcPrChange w:id="1474" w:author="Dylan CHEN" w:date="2026-05-30T16:51:00Z" w16du:dateUtc="2026-05-30T08:51:00Z">
              <w:tcPr>
                <w:tcW w:w="1680" w:type="dxa"/>
                <w:tcBorders>
                  <w:top w:val="nil"/>
                  <w:left w:val="nil"/>
                  <w:bottom w:val="nil"/>
                  <w:right w:val="nil"/>
                </w:tcBorders>
                <w:noWrap/>
                <w:vAlign w:val="bottom"/>
                <w:hideMark/>
              </w:tcPr>
            </w:tcPrChange>
          </w:tcPr>
          <w:p w14:paraId="4DDE2206" w14:textId="77777777" w:rsidR="00686766" w:rsidRDefault="00686766" w:rsidP="00686766">
            <w:pPr>
              <w:jc w:val="center"/>
              <w:rPr>
                <w:ins w:id="1475" w:author="Dylan CHEN" w:date="2026-05-30T16:46:00Z" w16du:dateUtc="2026-05-30T08:46:00Z"/>
                <w:color w:val="000000"/>
                <w:sz w:val="20"/>
                <w:szCs w:val="20"/>
              </w:rPr>
            </w:pPr>
          </w:p>
        </w:tc>
        <w:tc>
          <w:tcPr>
            <w:tcW w:w="1780" w:type="dxa"/>
            <w:tcBorders>
              <w:top w:val="nil"/>
              <w:left w:val="nil"/>
              <w:bottom w:val="nil"/>
              <w:right w:val="nil"/>
            </w:tcBorders>
            <w:noWrap/>
            <w:vAlign w:val="center"/>
            <w:hideMark/>
            <w:tcPrChange w:id="1476" w:author="Dylan CHEN" w:date="2026-05-30T16:51:00Z" w16du:dateUtc="2026-05-30T08:51:00Z">
              <w:tcPr>
                <w:tcW w:w="1780" w:type="dxa"/>
                <w:tcBorders>
                  <w:top w:val="nil"/>
                  <w:left w:val="nil"/>
                  <w:bottom w:val="nil"/>
                  <w:right w:val="nil"/>
                </w:tcBorders>
                <w:noWrap/>
                <w:vAlign w:val="center"/>
                <w:hideMark/>
              </w:tcPr>
            </w:tcPrChange>
          </w:tcPr>
          <w:p w14:paraId="5DCC1991" w14:textId="77777777" w:rsidR="00686766" w:rsidRDefault="00686766" w:rsidP="00686766">
            <w:pPr>
              <w:jc w:val="center"/>
              <w:rPr>
                <w:ins w:id="1477" w:author="Dylan CHEN" w:date="2026-05-30T16:46:00Z" w16du:dateUtc="2026-05-30T08:46:00Z"/>
                <w:color w:val="000000"/>
                <w:sz w:val="20"/>
                <w:szCs w:val="20"/>
              </w:rPr>
            </w:pPr>
            <w:ins w:id="1478" w:author="Dylan CHEN" w:date="2026-05-30T16:46:00Z" w16du:dateUtc="2026-05-30T08:46:00Z">
              <w:r>
                <w:rPr>
                  <w:color w:val="000000"/>
                  <w:sz w:val="20"/>
                  <w:szCs w:val="20"/>
                </w:rPr>
                <w:t>(0.071)</w:t>
              </w:r>
            </w:ins>
          </w:p>
        </w:tc>
        <w:tc>
          <w:tcPr>
            <w:tcW w:w="1300" w:type="dxa"/>
            <w:tcBorders>
              <w:top w:val="nil"/>
              <w:left w:val="nil"/>
              <w:bottom w:val="nil"/>
              <w:right w:val="nil"/>
            </w:tcBorders>
            <w:noWrap/>
            <w:vAlign w:val="center"/>
            <w:hideMark/>
            <w:tcPrChange w:id="1479" w:author="Dylan CHEN" w:date="2026-05-30T16:51:00Z" w16du:dateUtc="2026-05-30T08:51:00Z">
              <w:tcPr>
                <w:tcW w:w="1300" w:type="dxa"/>
                <w:tcBorders>
                  <w:top w:val="nil"/>
                  <w:left w:val="nil"/>
                  <w:bottom w:val="nil"/>
                  <w:right w:val="nil"/>
                </w:tcBorders>
                <w:noWrap/>
                <w:vAlign w:val="center"/>
                <w:hideMark/>
              </w:tcPr>
            </w:tcPrChange>
          </w:tcPr>
          <w:p w14:paraId="79FDC443" w14:textId="77777777" w:rsidR="00686766" w:rsidRDefault="00686766" w:rsidP="00686766">
            <w:pPr>
              <w:jc w:val="center"/>
              <w:rPr>
                <w:ins w:id="1480" w:author="Dylan CHEN" w:date="2026-05-30T16:46:00Z" w16du:dateUtc="2026-05-30T08:46:00Z"/>
                <w:color w:val="000000"/>
                <w:sz w:val="20"/>
                <w:szCs w:val="20"/>
              </w:rPr>
            </w:pPr>
          </w:p>
        </w:tc>
        <w:tc>
          <w:tcPr>
            <w:tcW w:w="1300" w:type="dxa"/>
            <w:tcBorders>
              <w:top w:val="nil"/>
              <w:left w:val="nil"/>
              <w:bottom w:val="nil"/>
              <w:right w:val="nil"/>
            </w:tcBorders>
            <w:noWrap/>
            <w:vAlign w:val="center"/>
            <w:hideMark/>
            <w:tcPrChange w:id="1481" w:author="Dylan CHEN" w:date="2026-05-30T16:51:00Z" w16du:dateUtc="2026-05-30T08:51:00Z">
              <w:tcPr>
                <w:tcW w:w="1300" w:type="dxa"/>
                <w:tcBorders>
                  <w:top w:val="nil"/>
                  <w:left w:val="nil"/>
                  <w:bottom w:val="nil"/>
                  <w:right w:val="nil"/>
                </w:tcBorders>
                <w:noWrap/>
                <w:vAlign w:val="center"/>
                <w:hideMark/>
              </w:tcPr>
            </w:tcPrChange>
          </w:tcPr>
          <w:p w14:paraId="175F3075" w14:textId="77777777" w:rsidR="00686766" w:rsidRDefault="00686766" w:rsidP="00686766">
            <w:pPr>
              <w:jc w:val="center"/>
              <w:rPr>
                <w:ins w:id="1482" w:author="Dylan CHEN" w:date="2026-05-30T16:46:00Z" w16du:dateUtc="2026-05-30T08:46:00Z"/>
                <w:color w:val="000000"/>
                <w:sz w:val="20"/>
                <w:szCs w:val="20"/>
              </w:rPr>
            </w:pPr>
            <w:ins w:id="1483" w:author="Dylan CHEN" w:date="2026-05-30T16:46:00Z" w16du:dateUtc="2026-05-30T08:46:00Z">
              <w:r>
                <w:rPr>
                  <w:color w:val="000000"/>
                  <w:sz w:val="20"/>
                  <w:szCs w:val="20"/>
                </w:rPr>
                <w:t>(0.364)</w:t>
              </w:r>
            </w:ins>
          </w:p>
        </w:tc>
      </w:tr>
      <w:tr w:rsidR="00686766" w14:paraId="0D1EF66C" w14:textId="77777777" w:rsidTr="00F67E61">
        <w:tblPrEx>
          <w:tblW w:w="9720" w:type="dxa"/>
          <w:tblPrExChange w:id="1484" w:author="Dylan CHEN" w:date="2026-05-30T16:51:00Z" w16du:dateUtc="2026-05-30T08:51:00Z">
            <w:tblPrEx>
              <w:tblW w:w="9720" w:type="dxa"/>
            </w:tblPrEx>
          </w:tblPrExChange>
        </w:tblPrEx>
        <w:trPr>
          <w:trHeight w:val="320"/>
          <w:ins w:id="1485" w:author="Dylan CHEN" w:date="2026-05-30T16:46:00Z"/>
          <w:trPrChange w:id="1486" w:author="Dylan CHEN" w:date="2026-05-30T16:51:00Z" w16du:dateUtc="2026-05-30T08:51:00Z">
            <w:trPr>
              <w:trHeight w:val="320"/>
            </w:trPr>
          </w:trPrChange>
        </w:trPr>
        <w:tc>
          <w:tcPr>
            <w:tcW w:w="3660" w:type="dxa"/>
            <w:vMerge w:val="restart"/>
            <w:tcBorders>
              <w:top w:val="nil"/>
              <w:left w:val="nil"/>
              <w:bottom w:val="nil"/>
              <w:right w:val="nil"/>
            </w:tcBorders>
            <w:noWrap/>
            <w:hideMark/>
            <w:tcPrChange w:id="1487" w:author="Dylan CHEN" w:date="2026-05-30T16:51:00Z" w16du:dateUtc="2026-05-30T08:51:00Z">
              <w:tcPr>
                <w:tcW w:w="3660" w:type="dxa"/>
                <w:vMerge w:val="restart"/>
                <w:tcBorders>
                  <w:top w:val="nil"/>
                  <w:left w:val="nil"/>
                  <w:bottom w:val="nil"/>
                  <w:right w:val="nil"/>
                </w:tcBorders>
                <w:noWrap/>
                <w:vAlign w:val="center"/>
                <w:hideMark/>
              </w:tcPr>
            </w:tcPrChange>
          </w:tcPr>
          <w:p w14:paraId="65CB636F" w14:textId="7E8C02C5" w:rsidR="00686766" w:rsidRDefault="00686766" w:rsidP="00686766">
            <w:pPr>
              <w:rPr>
                <w:ins w:id="1488" w:author="Dylan CHEN" w:date="2026-05-30T16:46:00Z" w16du:dateUtc="2026-05-30T08:46:00Z"/>
                <w:i/>
                <w:iCs/>
                <w:color w:val="000000"/>
                <w:sz w:val="20"/>
                <w:szCs w:val="20"/>
              </w:rPr>
            </w:pPr>
            <w:ins w:id="1489" w:author="Dylan CHEN" w:date="2026-05-30T16:51:00Z" w16du:dateUtc="2026-05-30T08:51:00Z">
              <w:r>
                <w:rPr>
                  <w:i/>
                  <w:iCs/>
                  <w:color w:val="000000"/>
                  <w:sz w:val="20"/>
                  <w:szCs w:val="20"/>
                </w:rPr>
                <w:t>AI</w:t>
              </w:r>
              <w:r w:rsidRPr="00FA7E91">
                <w:rPr>
                  <w:i/>
                  <w:iCs/>
                  <w:color w:val="000000"/>
                  <w:sz w:val="20"/>
                  <w:szCs w:val="20"/>
                  <w:vertAlign w:val="subscript"/>
                </w:rPr>
                <w:t>i</w:t>
              </w:r>
              <w:r>
                <w:rPr>
                  <w:i/>
                  <w:iCs/>
                  <w:color w:val="000000"/>
                  <w:sz w:val="20"/>
                  <w:szCs w:val="20"/>
                </w:rPr>
                <w:t xml:space="preserve"> * length1Ans</w:t>
              </w:r>
              <w:r w:rsidRPr="00FA7E91">
                <w:rPr>
                  <w:i/>
                  <w:iCs/>
                  <w:color w:val="000000"/>
                  <w:sz w:val="20"/>
                  <w:szCs w:val="20"/>
                  <w:vertAlign w:val="subscript"/>
                </w:rPr>
                <w:t>i</w:t>
              </w:r>
            </w:ins>
          </w:p>
        </w:tc>
        <w:tc>
          <w:tcPr>
            <w:tcW w:w="1680" w:type="dxa"/>
            <w:tcBorders>
              <w:top w:val="nil"/>
              <w:left w:val="nil"/>
              <w:bottom w:val="nil"/>
              <w:right w:val="nil"/>
            </w:tcBorders>
            <w:noWrap/>
            <w:vAlign w:val="center"/>
            <w:hideMark/>
            <w:tcPrChange w:id="1490" w:author="Dylan CHEN" w:date="2026-05-30T16:51:00Z" w16du:dateUtc="2026-05-30T08:51:00Z">
              <w:tcPr>
                <w:tcW w:w="1680" w:type="dxa"/>
                <w:tcBorders>
                  <w:top w:val="nil"/>
                  <w:left w:val="nil"/>
                  <w:bottom w:val="nil"/>
                  <w:right w:val="nil"/>
                </w:tcBorders>
                <w:noWrap/>
                <w:vAlign w:val="center"/>
                <w:hideMark/>
              </w:tcPr>
            </w:tcPrChange>
          </w:tcPr>
          <w:p w14:paraId="46B29016" w14:textId="77777777" w:rsidR="00686766" w:rsidRDefault="00686766" w:rsidP="00686766">
            <w:pPr>
              <w:rPr>
                <w:ins w:id="1491" w:author="Dylan CHEN" w:date="2026-05-30T16:46:00Z" w16du:dateUtc="2026-05-30T08:46:00Z"/>
                <w:i/>
                <w:iCs/>
                <w:color w:val="000000"/>
                <w:sz w:val="20"/>
                <w:szCs w:val="20"/>
              </w:rPr>
            </w:pPr>
          </w:p>
        </w:tc>
        <w:tc>
          <w:tcPr>
            <w:tcW w:w="1780" w:type="dxa"/>
            <w:tcBorders>
              <w:top w:val="nil"/>
              <w:left w:val="nil"/>
              <w:bottom w:val="nil"/>
              <w:right w:val="nil"/>
            </w:tcBorders>
            <w:noWrap/>
            <w:vAlign w:val="center"/>
            <w:hideMark/>
            <w:tcPrChange w:id="1492" w:author="Dylan CHEN" w:date="2026-05-30T16:51:00Z" w16du:dateUtc="2026-05-30T08:51:00Z">
              <w:tcPr>
                <w:tcW w:w="1780" w:type="dxa"/>
                <w:tcBorders>
                  <w:top w:val="nil"/>
                  <w:left w:val="nil"/>
                  <w:bottom w:val="nil"/>
                  <w:right w:val="nil"/>
                </w:tcBorders>
                <w:noWrap/>
                <w:vAlign w:val="center"/>
                <w:hideMark/>
              </w:tcPr>
            </w:tcPrChange>
          </w:tcPr>
          <w:p w14:paraId="4B4E7202" w14:textId="77777777" w:rsidR="00686766" w:rsidRDefault="00686766" w:rsidP="00686766">
            <w:pPr>
              <w:jc w:val="center"/>
              <w:rPr>
                <w:ins w:id="1493" w:author="Dylan CHEN" w:date="2026-05-30T16:46:00Z" w16du:dateUtc="2026-05-30T08:46:00Z"/>
                <w:color w:val="000000"/>
                <w:sz w:val="20"/>
                <w:szCs w:val="20"/>
              </w:rPr>
            </w:pPr>
            <w:ins w:id="1494" w:author="Dylan CHEN" w:date="2026-05-30T16:46:00Z" w16du:dateUtc="2026-05-30T08:46:00Z">
              <w:r>
                <w:rPr>
                  <w:color w:val="000000"/>
                  <w:sz w:val="20"/>
                  <w:szCs w:val="20"/>
                </w:rPr>
                <w:t>-0.058 *</w:t>
              </w:r>
            </w:ins>
          </w:p>
        </w:tc>
        <w:tc>
          <w:tcPr>
            <w:tcW w:w="1300" w:type="dxa"/>
            <w:tcBorders>
              <w:top w:val="nil"/>
              <w:left w:val="nil"/>
              <w:bottom w:val="nil"/>
              <w:right w:val="nil"/>
            </w:tcBorders>
            <w:noWrap/>
            <w:vAlign w:val="center"/>
            <w:hideMark/>
            <w:tcPrChange w:id="1495" w:author="Dylan CHEN" w:date="2026-05-30T16:51:00Z" w16du:dateUtc="2026-05-30T08:51:00Z">
              <w:tcPr>
                <w:tcW w:w="1300" w:type="dxa"/>
                <w:tcBorders>
                  <w:top w:val="nil"/>
                  <w:left w:val="nil"/>
                  <w:bottom w:val="nil"/>
                  <w:right w:val="nil"/>
                </w:tcBorders>
                <w:noWrap/>
                <w:vAlign w:val="center"/>
                <w:hideMark/>
              </w:tcPr>
            </w:tcPrChange>
          </w:tcPr>
          <w:p w14:paraId="1B78A4A6" w14:textId="77777777" w:rsidR="00686766" w:rsidRDefault="00686766" w:rsidP="00686766">
            <w:pPr>
              <w:jc w:val="center"/>
              <w:rPr>
                <w:ins w:id="1496" w:author="Dylan CHEN" w:date="2026-05-30T16:46:00Z" w16du:dateUtc="2026-05-30T08:46:00Z"/>
                <w:color w:val="000000"/>
                <w:sz w:val="20"/>
                <w:szCs w:val="20"/>
              </w:rPr>
            </w:pPr>
          </w:p>
        </w:tc>
        <w:tc>
          <w:tcPr>
            <w:tcW w:w="1300" w:type="dxa"/>
            <w:tcBorders>
              <w:top w:val="nil"/>
              <w:left w:val="nil"/>
              <w:bottom w:val="nil"/>
              <w:right w:val="nil"/>
            </w:tcBorders>
            <w:noWrap/>
            <w:vAlign w:val="center"/>
            <w:hideMark/>
            <w:tcPrChange w:id="1497" w:author="Dylan CHEN" w:date="2026-05-30T16:51:00Z" w16du:dateUtc="2026-05-30T08:51:00Z">
              <w:tcPr>
                <w:tcW w:w="1300" w:type="dxa"/>
                <w:tcBorders>
                  <w:top w:val="nil"/>
                  <w:left w:val="nil"/>
                  <w:bottom w:val="nil"/>
                  <w:right w:val="nil"/>
                </w:tcBorders>
                <w:noWrap/>
                <w:vAlign w:val="center"/>
                <w:hideMark/>
              </w:tcPr>
            </w:tcPrChange>
          </w:tcPr>
          <w:p w14:paraId="7E5139AF" w14:textId="77777777" w:rsidR="00686766" w:rsidRDefault="00686766" w:rsidP="00686766">
            <w:pPr>
              <w:jc w:val="center"/>
              <w:rPr>
                <w:ins w:id="1498" w:author="Dylan CHEN" w:date="2026-05-30T16:46:00Z" w16du:dateUtc="2026-05-30T08:46:00Z"/>
                <w:color w:val="000000"/>
                <w:sz w:val="20"/>
                <w:szCs w:val="20"/>
              </w:rPr>
            </w:pPr>
            <w:ins w:id="1499" w:author="Dylan CHEN" w:date="2026-05-30T16:46:00Z" w16du:dateUtc="2026-05-30T08:46:00Z">
              <w:r>
                <w:rPr>
                  <w:color w:val="000000"/>
                  <w:sz w:val="20"/>
                  <w:szCs w:val="20"/>
                </w:rPr>
                <w:t>-0.073</w:t>
              </w:r>
            </w:ins>
          </w:p>
        </w:tc>
      </w:tr>
      <w:tr w:rsidR="00686766" w14:paraId="782E463A" w14:textId="77777777" w:rsidTr="00F67E61">
        <w:tblPrEx>
          <w:tblW w:w="9720" w:type="dxa"/>
          <w:tblPrExChange w:id="1500" w:author="Dylan CHEN" w:date="2026-05-30T16:51:00Z" w16du:dateUtc="2026-05-30T08:51:00Z">
            <w:tblPrEx>
              <w:tblW w:w="9720" w:type="dxa"/>
            </w:tblPrEx>
          </w:tblPrExChange>
        </w:tblPrEx>
        <w:trPr>
          <w:trHeight w:val="320"/>
          <w:ins w:id="1501" w:author="Dylan CHEN" w:date="2026-05-30T16:46:00Z"/>
          <w:trPrChange w:id="1502" w:author="Dylan CHEN" w:date="2026-05-30T16:51:00Z" w16du:dateUtc="2026-05-30T08:51:00Z">
            <w:trPr>
              <w:trHeight w:val="320"/>
            </w:trPr>
          </w:trPrChange>
        </w:trPr>
        <w:tc>
          <w:tcPr>
            <w:tcW w:w="3660" w:type="dxa"/>
            <w:vMerge/>
            <w:tcBorders>
              <w:top w:val="nil"/>
              <w:left w:val="nil"/>
              <w:bottom w:val="nil"/>
              <w:right w:val="nil"/>
            </w:tcBorders>
            <w:hideMark/>
            <w:tcPrChange w:id="1503" w:author="Dylan CHEN" w:date="2026-05-30T16:51:00Z" w16du:dateUtc="2026-05-30T08:51:00Z">
              <w:tcPr>
                <w:tcW w:w="3660" w:type="dxa"/>
                <w:vMerge/>
                <w:tcBorders>
                  <w:top w:val="nil"/>
                  <w:left w:val="nil"/>
                  <w:bottom w:val="nil"/>
                  <w:right w:val="nil"/>
                </w:tcBorders>
                <w:vAlign w:val="center"/>
                <w:hideMark/>
              </w:tcPr>
            </w:tcPrChange>
          </w:tcPr>
          <w:p w14:paraId="77E04CD8" w14:textId="77777777" w:rsidR="00686766" w:rsidRDefault="00686766" w:rsidP="00686766">
            <w:pPr>
              <w:rPr>
                <w:ins w:id="1504" w:author="Dylan CHEN" w:date="2026-05-30T16:46:00Z" w16du:dateUtc="2026-05-30T08:46:00Z"/>
                <w:i/>
                <w:iCs/>
                <w:color w:val="000000"/>
                <w:sz w:val="20"/>
                <w:szCs w:val="20"/>
              </w:rPr>
            </w:pPr>
          </w:p>
        </w:tc>
        <w:tc>
          <w:tcPr>
            <w:tcW w:w="1680" w:type="dxa"/>
            <w:tcBorders>
              <w:top w:val="nil"/>
              <w:left w:val="nil"/>
              <w:bottom w:val="nil"/>
              <w:right w:val="nil"/>
            </w:tcBorders>
            <w:noWrap/>
            <w:vAlign w:val="center"/>
            <w:hideMark/>
            <w:tcPrChange w:id="1505" w:author="Dylan CHEN" w:date="2026-05-30T16:51:00Z" w16du:dateUtc="2026-05-30T08:51:00Z">
              <w:tcPr>
                <w:tcW w:w="1680" w:type="dxa"/>
                <w:tcBorders>
                  <w:top w:val="nil"/>
                  <w:left w:val="nil"/>
                  <w:bottom w:val="nil"/>
                  <w:right w:val="nil"/>
                </w:tcBorders>
                <w:noWrap/>
                <w:vAlign w:val="center"/>
                <w:hideMark/>
              </w:tcPr>
            </w:tcPrChange>
          </w:tcPr>
          <w:p w14:paraId="72F102D6" w14:textId="77777777" w:rsidR="00686766" w:rsidRDefault="00686766" w:rsidP="00686766">
            <w:pPr>
              <w:jc w:val="center"/>
              <w:rPr>
                <w:ins w:id="1506" w:author="Dylan CHEN" w:date="2026-05-30T16:46:00Z" w16du:dateUtc="2026-05-30T08:46:00Z"/>
                <w:color w:val="000000"/>
                <w:sz w:val="20"/>
                <w:szCs w:val="20"/>
              </w:rPr>
            </w:pPr>
          </w:p>
        </w:tc>
        <w:tc>
          <w:tcPr>
            <w:tcW w:w="1780" w:type="dxa"/>
            <w:tcBorders>
              <w:top w:val="nil"/>
              <w:left w:val="nil"/>
              <w:bottom w:val="nil"/>
              <w:right w:val="nil"/>
            </w:tcBorders>
            <w:noWrap/>
            <w:vAlign w:val="center"/>
            <w:hideMark/>
            <w:tcPrChange w:id="1507" w:author="Dylan CHEN" w:date="2026-05-30T16:51:00Z" w16du:dateUtc="2026-05-30T08:51:00Z">
              <w:tcPr>
                <w:tcW w:w="1780" w:type="dxa"/>
                <w:tcBorders>
                  <w:top w:val="nil"/>
                  <w:left w:val="nil"/>
                  <w:bottom w:val="nil"/>
                  <w:right w:val="nil"/>
                </w:tcBorders>
                <w:noWrap/>
                <w:vAlign w:val="center"/>
                <w:hideMark/>
              </w:tcPr>
            </w:tcPrChange>
          </w:tcPr>
          <w:p w14:paraId="2306BC10" w14:textId="77777777" w:rsidR="00686766" w:rsidRDefault="00686766" w:rsidP="00686766">
            <w:pPr>
              <w:jc w:val="center"/>
              <w:rPr>
                <w:ins w:id="1508" w:author="Dylan CHEN" w:date="2026-05-30T16:46:00Z" w16du:dateUtc="2026-05-30T08:46:00Z"/>
                <w:color w:val="000000"/>
                <w:sz w:val="20"/>
                <w:szCs w:val="20"/>
              </w:rPr>
            </w:pPr>
            <w:ins w:id="1509" w:author="Dylan CHEN" w:date="2026-05-30T16:46:00Z" w16du:dateUtc="2026-05-30T08:46:00Z">
              <w:r>
                <w:rPr>
                  <w:color w:val="000000"/>
                  <w:sz w:val="20"/>
                  <w:szCs w:val="20"/>
                </w:rPr>
                <w:t>(0.024)</w:t>
              </w:r>
            </w:ins>
          </w:p>
        </w:tc>
        <w:tc>
          <w:tcPr>
            <w:tcW w:w="1300" w:type="dxa"/>
            <w:tcBorders>
              <w:top w:val="nil"/>
              <w:left w:val="nil"/>
              <w:bottom w:val="nil"/>
              <w:right w:val="nil"/>
            </w:tcBorders>
            <w:noWrap/>
            <w:vAlign w:val="center"/>
            <w:hideMark/>
            <w:tcPrChange w:id="1510" w:author="Dylan CHEN" w:date="2026-05-30T16:51:00Z" w16du:dateUtc="2026-05-30T08:51:00Z">
              <w:tcPr>
                <w:tcW w:w="1300" w:type="dxa"/>
                <w:tcBorders>
                  <w:top w:val="nil"/>
                  <w:left w:val="nil"/>
                  <w:bottom w:val="nil"/>
                  <w:right w:val="nil"/>
                </w:tcBorders>
                <w:noWrap/>
                <w:vAlign w:val="center"/>
                <w:hideMark/>
              </w:tcPr>
            </w:tcPrChange>
          </w:tcPr>
          <w:p w14:paraId="54697014" w14:textId="77777777" w:rsidR="00686766" w:rsidRDefault="00686766" w:rsidP="00686766">
            <w:pPr>
              <w:jc w:val="center"/>
              <w:rPr>
                <w:ins w:id="1511" w:author="Dylan CHEN" w:date="2026-05-30T16:46:00Z" w16du:dateUtc="2026-05-30T08:46:00Z"/>
                <w:color w:val="000000"/>
                <w:sz w:val="20"/>
                <w:szCs w:val="20"/>
              </w:rPr>
            </w:pPr>
          </w:p>
        </w:tc>
        <w:tc>
          <w:tcPr>
            <w:tcW w:w="1300" w:type="dxa"/>
            <w:tcBorders>
              <w:top w:val="nil"/>
              <w:left w:val="nil"/>
              <w:bottom w:val="nil"/>
              <w:right w:val="nil"/>
            </w:tcBorders>
            <w:noWrap/>
            <w:vAlign w:val="center"/>
            <w:hideMark/>
            <w:tcPrChange w:id="1512" w:author="Dylan CHEN" w:date="2026-05-30T16:51:00Z" w16du:dateUtc="2026-05-30T08:51:00Z">
              <w:tcPr>
                <w:tcW w:w="1300" w:type="dxa"/>
                <w:tcBorders>
                  <w:top w:val="nil"/>
                  <w:left w:val="nil"/>
                  <w:bottom w:val="nil"/>
                  <w:right w:val="nil"/>
                </w:tcBorders>
                <w:noWrap/>
                <w:vAlign w:val="center"/>
                <w:hideMark/>
              </w:tcPr>
            </w:tcPrChange>
          </w:tcPr>
          <w:p w14:paraId="6BFD86EE" w14:textId="77777777" w:rsidR="00686766" w:rsidRDefault="00686766" w:rsidP="00686766">
            <w:pPr>
              <w:jc w:val="center"/>
              <w:rPr>
                <w:ins w:id="1513" w:author="Dylan CHEN" w:date="2026-05-30T16:46:00Z" w16du:dateUtc="2026-05-30T08:46:00Z"/>
                <w:color w:val="000000"/>
                <w:sz w:val="20"/>
                <w:szCs w:val="20"/>
              </w:rPr>
            </w:pPr>
            <w:ins w:id="1514" w:author="Dylan CHEN" w:date="2026-05-30T16:46:00Z" w16du:dateUtc="2026-05-30T08:46:00Z">
              <w:r>
                <w:rPr>
                  <w:color w:val="000000"/>
                  <w:sz w:val="20"/>
                  <w:szCs w:val="20"/>
                </w:rPr>
                <w:t>(0.097)</w:t>
              </w:r>
            </w:ins>
          </w:p>
        </w:tc>
      </w:tr>
      <w:tr w:rsidR="00686766" w14:paraId="21CC4521" w14:textId="77777777" w:rsidTr="00F67E61">
        <w:tblPrEx>
          <w:tblW w:w="9720" w:type="dxa"/>
          <w:tblPrExChange w:id="1515" w:author="Dylan CHEN" w:date="2026-05-30T16:51:00Z" w16du:dateUtc="2026-05-30T08:51:00Z">
            <w:tblPrEx>
              <w:tblW w:w="9720" w:type="dxa"/>
            </w:tblPrEx>
          </w:tblPrExChange>
        </w:tblPrEx>
        <w:trPr>
          <w:trHeight w:val="320"/>
          <w:ins w:id="1516" w:author="Dylan CHEN" w:date="2026-05-30T16:46:00Z"/>
          <w:trPrChange w:id="1517" w:author="Dylan CHEN" w:date="2026-05-30T16:51:00Z" w16du:dateUtc="2026-05-30T08:51:00Z">
            <w:trPr>
              <w:trHeight w:val="320"/>
            </w:trPr>
          </w:trPrChange>
        </w:trPr>
        <w:tc>
          <w:tcPr>
            <w:tcW w:w="3660" w:type="dxa"/>
            <w:vMerge w:val="restart"/>
            <w:tcBorders>
              <w:top w:val="nil"/>
              <w:left w:val="nil"/>
              <w:bottom w:val="single" w:sz="4" w:space="0" w:color="000000"/>
              <w:right w:val="nil"/>
            </w:tcBorders>
            <w:noWrap/>
            <w:hideMark/>
            <w:tcPrChange w:id="1518" w:author="Dylan CHEN" w:date="2026-05-30T16:51:00Z" w16du:dateUtc="2026-05-30T08:51:00Z">
              <w:tcPr>
                <w:tcW w:w="3660" w:type="dxa"/>
                <w:vMerge w:val="restart"/>
                <w:tcBorders>
                  <w:top w:val="nil"/>
                  <w:left w:val="nil"/>
                  <w:bottom w:val="single" w:sz="4" w:space="0" w:color="000000"/>
                  <w:right w:val="nil"/>
                </w:tcBorders>
                <w:noWrap/>
                <w:vAlign w:val="center"/>
                <w:hideMark/>
              </w:tcPr>
            </w:tcPrChange>
          </w:tcPr>
          <w:p w14:paraId="22492352" w14:textId="7D9A7E93" w:rsidR="00686766" w:rsidRDefault="00686766" w:rsidP="00686766">
            <w:pPr>
              <w:rPr>
                <w:ins w:id="1519" w:author="Dylan CHEN" w:date="2026-05-30T16:46:00Z" w16du:dateUtc="2026-05-30T08:46:00Z"/>
                <w:i/>
                <w:iCs/>
                <w:color w:val="000000"/>
                <w:sz w:val="20"/>
                <w:szCs w:val="20"/>
              </w:rPr>
            </w:pPr>
            <w:ins w:id="1520" w:author="Dylan CHEN" w:date="2026-05-30T16:51:00Z" w16du:dateUtc="2026-05-30T08:51:00Z">
              <w:r>
                <w:rPr>
                  <w:i/>
                  <w:iCs/>
                  <w:color w:val="000000"/>
                  <w:sz w:val="20"/>
                  <w:szCs w:val="20"/>
                </w:rPr>
                <w:t>AI</w:t>
              </w:r>
              <w:r w:rsidRPr="00FA7E91">
                <w:rPr>
                  <w:i/>
                  <w:iCs/>
                  <w:color w:val="000000"/>
                  <w:sz w:val="20"/>
                  <w:szCs w:val="20"/>
                  <w:vertAlign w:val="subscript"/>
                </w:rPr>
                <w:t>i</w:t>
              </w:r>
              <w:r>
                <w:rPr>
                  <w:i/>
                  <w:iCs/>
                  <w:color w:val="000000"/>
                  <w:sz w:val="20"/>
                  <w:szCs w:val="20"/>
                </w:rPr>
                <w:t xml:space="preserve"> * simWithLLM1Ans</w:t>
              </w:r>
              <w:r w:rsidRPr="00FA7E91">
                <w:rPr>
                  <w:i/>
                  <w:iCs/>
                  <w:color w:val="000000"/>
                  <w:sz w:val="20"/>
                  <w:szCs w:val="20"/>
                  <w:vertAlign w:val="subscript"/>
                </w:rPr>
                <w:t>i</w:t>
              </w:r>
            </w:ins>
          </w:p>
        </w:tc>
        <w:tc>
          <w:tcPr>
            <w:tcW w:w="1680" w:type="dxa"/>
            <w:tcBorders>
              <w:top w:val="nil"/>
              <w:left w:val="nil"/>
              <w:bottom w:val="nil"/>
              <w:right w:val="nil"/>
            </w:tcBorders>
            <w:noWrap/>
            <w:vAlign w:val="center"/>
            <w:hideMark/>
            <w:tcPrChange w:id="1521" w:author="Dylan CHEN" w:date="2026-05-30T16:51:00Z" w16du:dateUtc="2026-05-30T08:51:00Z">
              <w:tcPr>
                <w:tcW w:w="1680" w:type="dxa"/>
                <w:tcBorders>
                  <w:top w:val="nil"/>
                  <w:left w:val="nil"/>
                  <w:bottom w:val="nil"/>
                  <w:right w:val="nil"/>
                </w:tcBorders>
                <w:noWrap/>
                <w:vAlign w:val="center"/>
                <w:hideMark/>
              </w:tcPr>
            </w:tcPrChange>
          </w:tcPr>
          <w:p w14:paraId="6ADCCB31" w14:textId="77777777" w:rsidR="00686766" w:rsidRDefault="00686766" w:rsidP="00686766">
            <w:pPr>
              <w:rPr>
                <w:ins w:id="1522" w:author="Dylan CHEN" w:date="2026-05-30T16:46:00Z" w16du:dateUtc="2026-05-30T08:46:00Z"/>
                <w:i/>
                <w:iCs/>
                <w:color w:val="000000"/>
                <w:sz w:val="20"/>
                <w:szCs w:val="20"/>
              </w:rPr>
            </w:pPr>
          </w:p>
        </w:tc>
        <w:tc>
          <w:tcPr>
            <w:tcW w:w="1780" w:type="dxa"/>
            <w:tcBorders>
              <w:top w:val="nil"/>
              <w:left w:val="nil"/>
              <w:bottom w:val="nil"/>
              <w:right w:val="nil"/>
            </w:tcBorders>
            <w:noWrap/>
            <w:vAlign w:val="center"/>
            <w:hideMark/>
            <w:tcPrChange w:id="1523" w:author="Dylan CHEN" w:date="2026-05-30T16:51:00Z" w16du:dateUtc="2026-05-30T08:51:00Z">
              <w:tcPr>
                <w:tcW w:w="1780" w:type="dxa"/>
                <w:tcBorders>
                  <w:top w:val="nil"/>
                  <w:left w:val="nil"/>
                  <w:bottom w:val="nil"/>
                  <w:right w:val="nil"/>
                </w:tcBorders>
                <w:noWrap/>
                <w:vAlign w:val="center"/>
                <w:hideMark/>
              </w:tcPr>
            </w:tcPrChange>
          </w:tcPr>
          <w:p w14:paraId="336BFECD" w14:textId="77777777" w:rsidR="00686766" w:rsidRDefault="00686766" w:rsidP="00686766">
            <w:pPr>
              <w:jc w:val="center"/>
              <w:rPr>
                <w:ins w:id="1524" w:author="Dylan CHEN" w:date="2026-05-30T16:46:00Z" w16du:dateUtc="2026-05-30T08:46:00Z"/>
                <w:color w:val="000000"/>
                <w:sz w:val="20"/>
                <w:szCs w:val="20"/>
              </w:rPr>
            </w:pPr>
            <w:ins w:id="1525" w:author="Dylan CHEN" w:date="2026-05-30T16:46:00Z" w16du:dateUtc="2026-05-30T08:46:00Z">
              <w:r>
                <w:rPr>
                  <w:color w:val="000000"/>
                  <w:sz w:val="20"/>
                  <w:szCs w:val="20"/>
                </w:rPr>
                <w:t>-0.033</w:t>
              </w:r>
            </w:ins>
          </w:p>
        </w:tc>
        <w:tc>
          <w:tcPr>
            <w:tcW w:w="1300" w:type="dxa"/>
            <w:tcBorders>
              <w:top w:val="nil"/>
              <w:left w:val="nil"/>
              <w:bottom w:val="nil"/>
              <w:right w:val="nil"/>
            </w:tcBorders>
            <w:noWrap/>
            <w:vAlign w:val="center"/>
            <w:hideMark/>
            <w:tcPrChange w:id="1526" w:author="Dylan CHEN" w:date="2026-05-30T16:51:00Z" w16du:dateUtc="2026-05-30T08:51:00Z">
              <w:tcPr>
                <w:tcW w:w="1300" w:type="dxa"/>
                <w:tcBorders>
                  <w:top w:val="nil"/>
                  <w:left w:val="nil"/>
                  <w:bottom w:val="nil"/>
                  <w:right w:val="nil"/>
                </w:tcBorders>
                <w:noWrap/>
                <w:vAlign w:val="center"/>
                <w:hideMark/>
              </w:tcPr>
            </w:tcPrChange>
          </w:tcPr>
          <w:p w14:paraId="511ADCCF" w14:textId="77777777" w:rsidR="00686766" w:rsidRDefault="00686766" w:rsidP="00686766">
            <w:pPr>
              <w:jc w:val="center"/>
              <w:rPr>
                <w:ins w:id="1527" w:author="Dylan CHEN" w:date="2026-05-30T16:46:00Z" w16du:dateUtc="2026-05-30T08:46:00Z"/>
                <w:color w:val="000000"/>
                <w:sz w:val="20"/>
                <w:szCs w:val="20"/>
              </w:rPr>
            </w:pPr>
          </w:p>
        </w:tc>
        <w:tc>
          <w:tcPr>
            <w:tcW w:w="1300" w:type="dxa"/>
            <w:tcBorders>
              <w:top w:val="nil"/>
              <w:left w:val="nil"/>
              <w:bottom w:val="nil"/>
              <w:right w:val="nil"/>
            </w:tcBorders>
            <w:noWrap/>
            <w:vAlign w:val="center"/>
            <w:hideMark/>
            <w:tcPrChange w:id="1528" w:author="Dylan CHEN" w:date="2026-05-30T16:51:00Z" w16du:dateUtc="2026-05-30T08:51:00Z">
              <w:tcPr>
                <w:tcW w:w="1300" w:type="dxa"/>
                <w:tcBorders>
                  <w:top w:val="nil"/>
                  <w:left w:val="nil"/>
                  <w:bottom w:val="nil"/>
                  <w:right w:val="nil"/>
                </w:tcBorders>
                <w:noWrap/>
                <w:vAlign w:val="center"/>
                <w:hideMark/>
              </w:tcPr>
            </w:tcPrChange>
          </w:tcPr>
          <w:p w14:paraId="0E95BEFA" w14:textId="77777777" w:rsidR="00686766" w:rsidRDefault="00686766" w:rsidP="00686766">
            <w:pPr>
              <w:jc w:val="center"/>
              <w:rPr>
                <w:ins w:id="1529" w:author="Dylan CHEN" w:date="2026-05-30T16:46:00Z" w16du:dateUtc="2026-05-30T08:46:00Z"/>
                <w:color w:val="000000"/>
                <w:sz w:val="20"/>
                <w:szCs w:val="20"/>
              </w:rPr>
            </w:pPr>
            <w:ins w:id="1530" w:author="Dylan CHEN" w:date="2026-05-30T16:46:00Z" w16du:dateUtc="2026-05-30T08:46:00Z">
              <w:r>
                <w:rPr>
                  <w:color w:val="000000"/>
                  <w:sz w:val="20"/>
                  <w:szCs w:val="20"/>
                </w:rPr>
                <w:t>-0.050</w:t>
              </w:r>
            </w:ins>
          </w:p>
        </w:tc>
      </w:tr>
      <w:tr w:rsidR="00A00637" w14:paraId="30090A7A" w14:textId="77777777" w:rsidTr="00A00637">
        <w:trPr>
          <w:trHeight w:val="320"/>
          <w:ins w:id="1531" w:author="Dylan CHEN" w:date="2026-05-30T16:46:00Z"/>
        </w:trPr>
        <w:tc>
          <w:tcPr>
            <w:tcW w:w="3660" w:type="dxa"/>
            <w:vMerge/>
            <w:tcBorders>
              <w:top w:val="nil"/>
              <w:left w:val="nil"/>
              <w:bottom w:val="single" w:sz="4" w:space="0" w:color="000000"/>
              <w:right w:val="nil"/>
            </w:tcBorders>
            <w:vAlign w:val="center"/>
            <w:hideMark/>
          </w:tcPr>
          <w:p w14:paraId="3484C154" w14:textId="77777777" w:rsidR="00A00637" w:rsidRDefault="00A00637">
            <w:pPr>
              <w:rPr>
                <w:ins w:id="1532" w:author="Dylan CHEN" w:date="2026-05-30T16:46:00Z" w16du:dateUtc="2026-05-30T08:46:00Z"/>
                <w:i/>
                <w:iCs/>
                <w:color w:val="000000"/>
                <w:sz w:val="20"/>
                <w:szCs w:val="20"/>
              </w:rPr>
            </w:pPr>
          </w:p>
        </w:tc>
        <w:tc>
          <w:tcPr>
            <w:tcW w:w="1680" w:type="dxa"/>
            <w:tcBorders>
              <w:top w:val="nil"/>
              <w:left w:val="nil"/>
              <w:bottom w:val="single" w:sz="4" w:space="0" w:color="auto"/>
              <w:right w:val="nil"/>
            </w:tcBorders>
            <w:noWrap/>
            <w:vAlign w:val="center"/>
            <w:hideMark/>
          </w:tcPr>
          <w:p w14:paraId="63F99226" w14:textId="77777777" w:rsidR="00A00637" w:rsidRDefault="00A00637">
            <w:pPr>
              <w:jc w:val="center"/>
              <w:rPr>
                <w:ins w:id="1533" w:author="Dylan CHEN" w:date="2026-05-30T16:46:00Z" w16du:dateUtc="2026-05-30T08:46:00Z"/>
                <w:color w:val="000000"/>
                <w:sz w:val="20"/>
                <w:szCs w:val="20"/>
              </w:rPr>
            </w:pPr>
            <w:ins w:id="1534" w:author="Dylan CHEN" w:date="2026-05-30T16:46:00Z" w16du:dateUtc="2026-05-30T08:46:00Z">
              <w:r>
                <w:rPr>
                  <w:color w:val="000000"/>
                  <w:sz w:val="20"/>
                  <w:szCs w:val="20"/>
                </w:rPr>
                <w:t> </w:t>
              </w:r>
            </w:ins>
          </w:p>
        </w:tc>
        <w:tc>
          <w:tcPr>
            <w:tcW w:w="1780" w:type="dxa"/>
            <w:tcBorders>
              <w:top w:val="nil"/>
              <w:left w:val="nil"/>
              <w:bottom w:val="single" w:sz="4" w:space="0" w:color="auto"/>
              <w:right w:val="nil"/>
            </w:tcBorders>
            <w:noWrap/>
            <w:vAlign w:val="center"/>
            <w:hideMark/>
          </w:tcPr>
          <w:p w14:paraId="7868A573" w14:textId="77777777" w:rsidR="00A00637" w:rsidRDefault="00A00637">
            <w:pPr>
              <w:jc w:val="center"/>
              <w:rPr>
                <w:ins w:id="1535" w:author="Dylan CHEN" w:date="2026-05-30T16:46:00Z" w16du:dateUtc="2026-05-30T08:46:00Z"/>
                <w:color w:val="000000"/>
                <w:sz w:val="20"/>
                <w:szCs w:val="20"/>
              </w:rPr>
            </w:pPr>
            <w:ins w:id="1536" w:author="Dylan CHEN" w:date="2026-05-30T16:46:00Z" w16du:dateUtc="2026-05-30T08:46:00Z">
              <w:r>
                <w:rPr>
                  <w:color w:val="000000"/>
                  <w:sz w:val="20"/>
                  <w:szCs w:val="20"/>
                </w:rPr>
                <w:t>(0.105)</w:t>
              </w:r>
            </w:ins>
          </w:p>
        </w:tc>
        <w:tc>
          <w:tcPr>
            <w:tcW w:w="1300" w:type="dxa"/>
            <w:tcBorders>
              <w:top w:val="nil"/>
              <w:left w:val="nil"/>
              <w:bottom w:val="single" w:sz="4" w:space="0" w:color="auto"/>
              <w:right w:val="nil"/>
            </w:tcBorders>
            <w:noWrap/>
            <w:vAlign w:val="center"/>
            <w:hideMark/>
          </w:tcPr>
          <w:p w14:paraId="61A03153" w14:textId="77777777" w:rsidR="00A00637" w:rsidRDefault="00A00637">
            <w:pPr>
              <w:jc w:val="center"/>
              <w:rPr>
                <w:ins w:id="1537" w:author="Dylan CHEN" w:date="2026-05-30T16:46:00Z" w16du:dateUtc="2026-05-30T08:46:00Z"/>
                <w:color w:val="000000"/>
                <w:sz w:val="20"/>
                <w:szCs w:val="20"/>
              </w:rPr>
            </w:pPr>
            <w:ins w:id="1538" w:author="Dylan CHEN" w:date="2026-05-30T16:46:00Z" w16du:dateUtc="2026-05-30T08:46:00Z">
              <w:r>
                <w:rPr>
                  <w:color w:val="000000"/>
                  <w:sz w:val="20"/>
                  <w:szCs w:val="20"/>
                </w:rPr>
                <w:t> </w:t>
              </w:r>
            </w:ins>
          </w:p>
        </w:tc>
        <w:tc>
          <w:tcPr>
            <w:tcW w:w="1300" w:type="dxa"/>
            <w:tcBorders>
              <w:top w:val="nil"/>
              <w:left w:val="nil"/>
              <w:bottom w:val="single" w:sz="4" w:space="0" w:color="auto"/>
              <w:right w:val="nil"/>
            </w:tcBorders>
            <w:noWrap/>
            <w:vAlign w:val="center"/>
            <w:hideMark/>
          </w:tcPr>
          <w:p w14:paraId="5991236E" w14:textId="77777777" w:rsidR="00A00637" w:rsidRDefault="00A00637">
            <w:pPr>
              <w:jc w:val="center"/>
              <w:rPr>
                <w:ins w:id="1539" w:author="Dylan CHEN" w:date="2026-05-30T16:46:00Z" w16du:dateUtc="2026-05-30T08:46:00Z"/>
                <w:color w:val="000000"/>
                <w:sz w:val="20"/>
                <w:szCs w:val="20"/>
              </w:rPr>
            </w:pPr>
            <w:ins w:id="1540" w:author="Dylan CHEN" w:date="2026-05-30T16:46:00Z" w16du:dateUtc="2026-05-30T08:46:00Z">
              <w:r>
                <w:rPr>
                  <w:color w:val="000000"/>
                  <w:sz w:val="20"/>
                  <w:szCs w:val="20"/>
                </w:rPr>
                <w:t>(0.477)</w:t>
              </w:r>
            </w:ins>
          </w:p>
        </w:tc>
      </w:tr>
      <w:tr w:rsidR="00A00637" w14:paraId="405FFD5E" w14:textId="77777777" w:rsidTr="00A00637">
        <w:trPr>
          <w:trHeight w:val="320"/>
          <w:ins w:id="1541" w:author="Dylan CHEN" w:date="2026-05-30T16:46:00Z"/>
        </w:trPr>
        <w:tc>
          <w:tcPr>
            <w:tcW w:w="3660" w:type="dxa"/>
            <w:tcBorders>
              <w:top w:val="nil"/>
              <w:left w:val="nil"/>
              <w:bottom w:val="nil"/>
              <w:right w:val="nil"/>
            </w:tcBorders>
            <w:noWrap/>
            <w:vAlign w:val="center"/>
            <w:hideMark/>
          </w:tcPr>
          <w:p w14:paraId="65E3CA27" w14:textId="77777777" w:rsidR="00A00637" w:rsidRDefault="00A00637">
            <w:pPr>
              <w:rPr>
                <w:ins w:id="1542" w:author="Dylan CHEN" w:date="2026-05-30T16:46:00Z" w16du:dateUtc="2026-05-30T08:46:00Z"/>
                <w:color w:val="000000"/>
                <w:sz w:val="20"/>
                <w:szCs w:val="20"/>
              </w:rPr>
            </w:pPr>
            <w:ins w:id="1543" w:author="Dylan CHEN" w:date="2026-05-30T16:46:00Z" w16du:dateUtc="2026-05-30T08:46:00Z">
              <w:r>
                <w:rPr>
                  <w:color w:val="000000"/>
                  <w:sz w:val="20"/>
                  <w:szCs w:val="20"/>
                </w:rPr>
                <w:t>question controls</w:t>
              </w:r>
            </w:ins>
          </w:p>
        </w:tc>
        <w:tc>
          <w:tcPr>
            <w:tcW w:w="1680" w:type="dxa"/>
            <w:tcBorders>
              <w:top w:val="nil"/>
              <w:left w:val="nil"/>
              <w:bottom w:val="nil"/>
              <w:right w:val="nil"/>
            </w:tcBorders>
            <w:noWrap/>
            <w:vAlign w:val="center"/>
            <w:hideMark/>
          </w:tcPr>
          <w:p w14:paraId="6ECF2038" w14:textId="77777777" w:rsidR="00A00637" w:rsidRDefault="00A00637">
            <w:pPr>
              <w:jc w:val="center"/>
              <w:rPr>
                <w:ins w:id="1544" w:author="Dylan CHEN" w:date="2026-05-30T16:46:00Z" w16du:dateUtc="2026-05-30T08:46:00Z"/>
                <w:color w:val="000000"/>
                <w:sz w:val="20"/>
                <w:szCs w:val="20"/>
              </w:rPr>
            </w:pPr>
            <w:ins w:id="1545" w:author="Dylan CHEN" w:date="2026-05-30T16:46:00Z" w16du:dateUtc="2026-05-30T08:46:00Z">
              <w:r>
                <w:rPr>
                  <w:color w:val="000000"/>
                  <w:sz w:val="20"/>
                  <w:szCs w:val="20"/>
                </w:rPr>
                <w:t>√</w:t>
              </w:r>
            </w:ins>
          </w:p>
        </w:tc>
        <w:tc>
          <w:tcPr>
            <w:tcW w:w="1780" w:type="dxa"/>
            <w:tcBorders>
              <w:top w:val="nil"/>
              <w:left w:val="nil"/>
              <w:bottom w:val="nil"/>
              <w:right w:val="nil"/>
            </w:tcBorders>
            <w:noWrap/>
            <w:vAlign w:val="center"/>
            <w:hideMark/>
          </w:tcPr>
          <w:p w14:paraId="1B13ED52" w14:textId="77777777" w:rsidR="00A00637" w:rsidRDefault="00A00637">
            <w:pPr>
              <w:jc w:val="center"/>
              <w:rPr>
                <w:ins w:id="1546" w:author="Dylan CHEN" w:date="2026-05-30T16:46:00Z" w16du:dateUtc="2026-05-30T08:46:00Z"/>
                <w:color w:val="000000"/>
                <w:sz w:val="20"/>
                <w:szCs w:val="20"/>
              </w:rPr>
            </w:pPr>
            <w:ins w:id="1547" w:author="Dylan CHEN" w:date="2026-05-30T16:46:00Z" w16du:dateUtc="2026-05-30T08:46:00Z">
              <w:r>
                <w:rPr>
                  <w:color w:val="000000"/>
                  <w:sz w:val="20"/>
                  <w:szCs w:val="20"/>
                </w:rPr>
                <w:t>√</w:t>
              </w:r>
            </w:ins>
          </w:p>
        </w:tc>
        <w:tc>
          <w:tcPr>
            <w:tcW w:w="1300" w:type="dxa"/>
            <w:tcBorders>
              <w:top w:val="nil"/>
              <w:left w:val="nil"/>
              <w:bottom w:val="nil"/>
              <w:right w:val="nil"/>
            </w:tcBorders>
            <w:noWrap/>
            <w:vAlign w:val="center"/>
            <w:hideMark/>
          </w:tcPr>
          <w:p w14:paraId="668428B2" w14:textId="77777777" w:rsidR="00A00637" w:rsidRDefault="00A00637">
            <w:pPr>
              <w:jc w:val="center"/>
              <w:rPr>
                <w:ins w:id="1548" w:author="Dylan CHEN" w:date="2026-05-30T16:46:00Z" w16du:dateUtc="2026-05-30T08:46:00Z"/>
                <w:color w:val="000000"/>
                <w:sz w:val="20"/>
                <w:szCs w:val="20"/>
              </w:rPr>
            </w:pPr>
            <w:ins w:id="1549" w:author="Dylan CHEN" w:date="2026-05-30T16:46:00Z" w16du:dateUtc="2026-05-30T08:46:00Z">
              <w:r>
                <w:rPr>
                  <w:color w:val="000000"/>
                  <w:sz w:val="20"/>
                  <w:szCs w:val="20"/>
                </w:rPr>
                <w:t>√</w:t>
              </w:r>
            </w:ins>
          </w:p>
        </w:tc>
        <w:tc>
          <w:tcPr>
            <w:tcW w:w="1300" w:type="dxa"/>
            <w:tcBorders>
              <w:top w:val="nil"/>
              <w:left w:val="nil"/>
              <w:bottom w:val="nil"/>
              <w:right w:val="nil"/>
            </w:tcBorders>
            <w:noWrap/>
            <w:vAlign w:val="center"/>
            <w:hideMark/>
          </w:tcPr>
          <w:p w14:paraId="771A208F" w14:textId="77777777" w:rsidR="00A00637" w:rsidRDefault="00A00637">
            <w:pPr>
              <w:jc w:val="center"/>
              <w:rPr>
                <w:ins w:id="1550" w:author="Dylan CHEN" w:date="2026-05-30T16:46:00Z" w16du:dateUtc="2026-05-30T08:46:00Z"/>
                <w:color w:val="000000"/>
                <w:sz w:val="20"/>
                <w:szCs w:val="20"/>
              </w:rPr>
            </w:pPr>
            <w:ins w:id="1551" w:author="Dylan CHEN" w:date="2026-05-30T16:46:00Z" w16du:dateUtc="2026-05-30T08:46:00Z">
              <w:r>
                <w:rPr>
                  <w:color w:val="000000"/>
                  <w:sz w:val="20"/>
                  <w:szCs w:val="20"/>
                </w:rPr>
                <w:t>√</w:t>
              </w:r>
            </w:ins>
          </w:p>
        </w:tc>
      </w:tr>
      <w:tr w:rsidR="00A00637" w14:paraId="05353A5E" w14:textId="77777777" w:rsidTr="00A00637">
        <w:trPr>
          <w:trHeight w:val="320"/>
          <w:ins w:id="1552" w:author="Dylan CHEN" w:date="2026-05-30T16:46:00Z"/>
        </w:trPr>
        <w:tc>
          <w:tcPr>
            <w:tcW w:w="3660" w:type="dxa"/>
            <w:tcBorders>
              <w:top w:val="nil"/>
              <w:left w:val="nil"/>
              <w:bottom w:val="nil"/>
              <w:right w:val="nil"/>
            </w:tcBorders>
            <w:noWrap/>
            <w:vAlign w:val="center"/>
            <w:hideMark/>
          </w:tcPr>
          <w:p w14:paraId="3D87DCE2" w14:textId="77777777" w:rsidR="00A00637" w:rsidRDefault="00A00637">
            <w:pPr>
              <w:rPr>
                <w:ins w:id="1553" w:author="Dylan CHEN" w:date="2026-05-30T16:46:00Z" w16du:dateUtc="2026-05-30T08:46:00Z"/>
                <w:color w:val="000000"/>
                <w:sz w:val="20"/>
                <w:szCs w:val="20"/>
              </w:rPr>
            </w:pPr>
            <w:ins w:id="1554" w:author="Dylan CHEN" w:date="2026-05-30T16:46:00Z" w16du:dateUtc="2026-05-30T08:46:00Z">
              <w:r>
                <w:rPr>
                  <w:color w:val="000000"/>
                  <w:sz w:val="20"/>
                  <w:szCs w:val="20"/>
                </w:rPr>
                <w:t>questioner controls</w:t>
              </w:r>
            </w:ins>
          </w:p>
        </w:tc>
        <w:tc>
          <w:tcPr>
            <w:tcW w:w="1680" w:type="dxa"/>
            <w:tcBorders>
              <w:top w:val="nil"/>
              <w:left w:val="nil"/>
              <w:bottom w:val="nil"/>
              <w:right w:val="nil"/>
            </w:tcBorders>
            <w:noWrap/>
            <w:vAlign w:val="center"/>
            <w:hideMark/>
          </w:tcPr>
          <w:p w14:paraId="2031ACDC" w14:textId="77777777" w:rsidR="00A00637" w:rsidRDefault="00A00637">
            <w:pPr>
              <w:jc w:val="center"/>
              <w:rPr>
                <w:ins w:id="1555" w:author="Dylan CHEN" w:date="2026-05-30T16:46:00Z" w16du:dateUtc="2026-05-30T08:46:00Z"/>
                <w:color w:val="000000"/>
                <w:sz w:val="20"/>
                <w:szCs w:val="20"/>
              </w:rPr>
            </w:pPr>
            <w:ins w:id="1556" w:author="Dylan CHEN" w:date="2026-05-30T16:46:00Z" w16du:dateUtc="2026-05-30T08:46:00Z">
              <w:r>
                <w:rPr>
                  <w:color w:val="000000"/>
                  <w:sz w:val="20"/>
                  <w:szCs w:val="20"/>
                </w:rPr>
                <w:t>√</w:t>
              </w:r>
            </w:ins>
          </w:p>
        </w:tc>
        <w:tc>
          <w:tcPr>
            <w:tcW w:w="1780" w:type="dxa"/>
            <w:tcBorders>
              <w:top w:val="nil"/>
              <w:left w:val="nil"/>
              <w:bottom w:val="nil"/>
              <w:right w:val="nil"/>
            </w:tcBorders>
            <w:noWrap/>
            <w:vAlign w:val="center"/>
            <w:hideMark/>
          </w:tcPr>
          <w:p w14:paraId="2CC136D6" w14:textId="77777777" w:rsidR="00A00637" w:rsidRDefault="00A00637">
            <w:pPr>
              <w:jc w:val="center"/>
              <w:rPr>
                <w:ins w:id="1557" w:author="Dylan CHEN" w:date="2026-05-30T16:46:00Z" w16du:dateUtc="2026-05-30T08:46:00Z"/>
                <w:color w:val="000000"/>
                <w:sz w:val="20"/>
                <w:szCs w:val="20"/>
              </w:rPr>
            </w:pPr>
            <w:ins w:id="1558" w:author="Dylan CHEN" w:date="2026-05-30T16:46:00Z" w16du:dateUtc="2026-05-30T08:46:00Z">
              <w:r>
                <w:rPr>
                  <w:color w:val="000000"/>
                  <w:sz w:val="20"/>
                  <w:szCs w:val="20"/>
                </w:rPr>
                <w:t>√</w:t>
              </w:r>
            </w:ins>
          </w:p>
        </w:tc>
        <w:tc>
          <w:tcPr>
            <w:tcW w:w="1300" w:type="dxa"/>
            <w:tcBorders>
              <w:top w:val="nil"/>
              <w:left w:val="nil"/>
              <w:bottom w:val="nil"/>
              <w:right w:val="nil"/>
            </w:tcBorders>
            <w:noWrap/>
            <w:vAlign w:val="center"/>
            <w:hideMark/>
          </w:tcPr>
          <w:p w14:paraId="0B616B17" w14:textId="77777777" w:rsidR="00A00637" w:rsidRDefault="00A00637">
            <w:pPr>
              <w:jc w:val="center"/>
              <w:rPr>
                <w:ins w:id="1559" w:author="Dylan CHEN" w:date="2026-05-30T16:46:00Z" w16du:dateUtc="2026-05-30T08:46:00Z"/>
                <w:color w:val="000000"/>
                <w:sz w:val="20"/>
                <w:szCs w:val="20"/>
              </w:rPr>
            </w:pPr>
            <w:ins w:id="1560" w:author="Dylan CHEN" w:date="2026-05-30T16:46:00Z" w16du:dateUtc="2026-05-30T08:46:00Z">
              <w:r>
                <w:rPr>
                  <w:color w:val="000000"/>
                  <w:sz w:val="20"/>
                  <w:szCs w:val="20"/>
                </w:rPr>
                <w:t>√</w:t>
              </w:r>
            </w:ins>
          </w:p>
        </w:tc>
        <w:tc>
          <w:tcPr>
            <w:tcW w:w="1300" w:type="dxa"/>
            <w:tcBorders>
              <w:top w:val="nil"/>
              <w:left w:val="nil"/>
              <w:bottom w:val="nil"/>
              <w:right w:val="nil"/>
            </w:tcBorders>
            <w:noWrap/>
            <w:vAlign w:val="center"/>
            <w:hideMark/>
          </w:tcPr>
          <w:p w14:paraId="3355FF70" w14:textId="77777777" w:rsidR="00A00637" w:rsidRDefault="00A00637">
            <w:pPr>
              <w:jc w:val="center"/>
              <w:rPr>
                <w:ins w:id="1561" w:author="Dylan CHEN" w:date="2026-05-30T16:46:00Z" w16du:dateUtc="2026-05-30T08:46:00Z"/>
                <w:color w:val="000000"/>
                <w:sz w:val="20"/>
                <w:szCs w:val="20"/>
              </w:rPr>
            </w:pPr>
            <w:ins w:id="1562" w:author="Dylan CHEN" w:date="2026-05-30T16:46:00Z" w16du:dateUtc="2026-05-30T08:46:00Z">
              <w:r>
                <w:rPr>
                  <w:color w:val="000000"/>
                  <w:sz w:val="20"/>
                  <w:szCs w:val="20"/>
                </w:rPr>
                <w:t>√</w:t>
              </w:r>
            </w:ins>
          </w:p>
        </w:tc>
      </w:tr>
      <w:tr w:rsidR="00A00637" w14:paraId="0693AB6B" w14:textId="77777777" w:rsidTr="00A00637">
        <w:trPr>
          <w:trHeight w:val="320"/>
          <w:ins w:id="1563" w:author="Dylan CHEN" w:date="2026-05-30T16:46:00Z"/>
        </w:trPr>
        <w:tc>
          <w:tcPr>
            <w:tcW w:w="3660" w:type="dxa"/>
            <w:tcBorders>
              <w:top w:val="nil"/>
              <w:left w:val="nil"/>
              <w:bottom w:val="nil"/>
              <w:right w:val="nil"/>
            </w:tcBorders>
            <w:noWrap/>
            <w:vAlign w:val="center"/>
            <w:hideMark/>
          </w:tcPr>
          <w:p w14:paraId="660CD0FB" w14:textId="77777777" w:rsidR="00A00637" w:rsidRDefault="00A00637">
            <w:pPr>
              <w:rPr>
                <w:ins w:id="1564" w:author="Dylan CHEN" w:date="2026-05-30T16:46:00Z" w16du:dateUtc="2026-05-30T08:46:00Z"/>
                <w:color w:val="000000"/>
                <w:sz w:val="20"/>
                <w:szCs w:val="20"/>
              </w:rPr>
            </w:pPr>
            <w:ins w:id="1565" w:author="Dylan CHEN" w:date="2026-05-30T16:46:00Z" w16du:dateUtc="2026-05-30T08:46:00Z">
              <w:r>
                <w:rPr>
                  <w:color w:val="000000"/>
                  <w:sz w:val="20"/>
                  <w:szCs w:val="20"/>
                </w:rPr>
                <w:t>question timing FE</w:t>
              </w:r>
            </w:ins>
          </w:p>
        </w:tc>
        <w:tc>
          <w:tcPr>
            <w:tcW w:w="1680" w:type="dxa"/>
            <w:tcBorders>
              <w:top w:val="nil"/>
              <w:left w:val="nil"/>
              <w:bottom w:val="nil"/>
              <w:right w:val="nil"/>
            </w:tcBorders>
            <w:noWrap/>
            <w:vAlign w:val="center"/>
            <w:hideMark/>
          </w:tcPr>
          <w:p w14:paraId="14BA2D2A" w14:textId="77777777" w:rsidR="00A00637" w:rsidRDefault="00A00637">
            <w:pPr>
              <w:jc w:val="center"/>
              <w:rPr>
                <w:ins w:id="1566" w:author="Dylan CHEN" w:date="2026-05-30T16:46:00Z" w16du:dateUtc="2026-05-30T08:46:00Z"/>
                <w:color w:val="000000"/>
                <w:sz w:val="20"/>
                <w:szCs w:val="20"/>
              </w:rPr>
            </w:pPr>
            <w:ins w:id="1567" w:author="Dylan CHEN" w:date="2026-05-30T16:46:00Z" w16du:dateUtc="2026-05-30T08:46:00Z">
              <w:r>
                <w:rPr>
                  <w:color w:val="000000"/>
                  <w:sz w:val="20"/>
                  <w:szCs w:val="20"/>
                </w:rPr>
                <w:t>√</w:t>
              </w:r>
            </w:ins>
          </w:p>
        </w:tc>
        <w:tc>
          <w:tcPr>
            <w:tcW w:w="1780" w:type="dxa"/>
            <w:tcBorders>
              <w:top w:val="nil"/>
              <w:left w:val="nil"/>
              <w:bottom w:val="nil"/>
              <w:right w:val="nil"/>
            </w:tcBorders>
            <w:noWrap/>
            <w:vAlign w:val="center"/>
            <w:hideMark/>
          </w:tcPr>
          <w:p w14:paraId="45636106" w14:textId="77777777" w:rsidR="00A00637" w:rsidRDefault="00A00637">
            <w:pPr>
              <w:jc w:val="center"/>
              <w:rPr>
                <w:ins w:id="1568" w:author="Dylan CHEN" w:date="2026-05-30T16:46:00Z" w16du:dateUtc="2026-05-30T08:46:00Z"/>
                <w:color w:val="000000"/>
                <w:sz w:val="20"/>
                <w:szCs w:val="20"/>
              </w:rPr>
            </w:pPr>
            <w:ins w:id="1569" w:author="Dylan CHEN" w:date="2026-05-30T16:46:00Z" w16du:dateUtc="2026-05-30T08:46:00Z">
              <w:r>
                <w:rPr>
                  <w:color w:val="000000"/>
                  <w:sz w:val="20"/>
                  <w:szCs w:val="20"/>
                </w:rPr>
                <w:t>√</w:t>
              </w:r>
            </w:ins>
          </w:p>
        </w:tc>
        <w:tc>
          <w:tcPr>
            <w:tcW w:w="1300" w:type="dxa"/>
            <w:tcBorders>
              <w:top w:val="nil"/>
              <w:left w:val="nil"/>
              <w:bottom w:val="nil"/>
              <w:right w:val="nil"/>
            </w:tcBorders>
            <w:noWrap/>
            <w:vAlign w:val="center"/>
            <w:hideMark/>
          </w:tcPr>
          <w:p w14:paraId="108E08EF" w14:textId="77777777" w:rsidR="00A00637" w:rsidRDefault="00A00637">
            <w:pPr>
              <w:jc w:val="center"/>
              <w:rPr>
                <w:ins w:id="1570" w:author="Dylan CHEN" w:date="2026-05-30T16:46:00Z" w16du:dateUtc="2026-05-30T08:46:00Z"/>
                <w:color w:val="000000"/>
                <w:sz w:val="20"/>
                <w:szCs w:val="20"/>
              </w:rPr>
            </w:pPr>
            <w:ins w:id="1571" w:author="Dylan CHEN" w:date="2026-05-30T16:46:00Z" w16du:dateUtc="2026-05-30T08:46:00Z">
              <w:r>
                <w:rPr>
                  <w:color w:val="000000"/>
                  <w:sz w:val="20"/>
                  <w:szCs w:val="20"/>
                </w:rPr>
                <w:t>√</w:t>
              </w:r>
            </w:ins>
          </w:p>
        </w:tc>
        <w:tc>
          <w:tcPr>
            <w:tcW w:w="1300" w:type="dxa"/>
            <w:tcBorders>
              <w:top w:val="nil"/>
              <w:left w:val="nil"/>
              <w:bottom w:val="nil"/>
              <w:right w:val="nil"/>
            </w:tcBorders>
            <w:noWrap/>
            <w:vAlign w:val="center"/>
            <w:hideMark/>
          </w:tcPr>
          <w:p w14:paraId="33F985ED" w14:textId="77777777" w:rsidR="00A00637" w:rsidRDefault="00A00637">
            <w:pPr>
              <w:jc w:val="center"/>
              <w:rPr>
                <w:ins w:id="1572" w:author="Dylan CHEN" w:date="2026-05-30T16:46:00Z" w16du:dateUtc="2026-05-30T08:46:00Z"/>
                <w:color w:val="000000"/>
                <w:sz w:val="20"/>
                <w:szCs w:val="20"/>
              </w:rPr>
            </w:pPr>
            <w:ins w:id="1573" w:author="Dylan CHEN" w:date="2026-05-30T16:46:00Z" w16du:dateUtc="2026-05-30T08:46:00Z">
              <w:r>
                <w:rPr>
                  <w:color w:val="000000"/>
                  <w:sz w:val="20"/>
                  <w:szCs w:val="20"/>
                </w:rPr>
                <w:t>√</w:t>
              </w:r>
            </w:ins>
          </w:p>
        </w:tc>
      </w:tr>
      <w:tr w:rsidR="00A00637" w14:paraId="46894050" w14:textId="77777777" w:rsidTr="00A00637">
        <w:trPr>
          <w:trHeight w:val="320"/>
          <w:ins w:id="1574" w:author="Dylan CHEN" w:date="2026-05-30T16:46:00Z"/>
        </w:trPr>
        <w:tc>
          <w:tcPr>
            <w:tcW w:w="3660" w:type="dxa"/>
            <w:tcBorders>
              <w:top w:val="nil"/>
              <w:left w:val="nil"/>
              <w:bottom w:val="single" w:sz="4" w:space="0" w:color="auto"/>
              <w:right w:val="nil"/>
            </w:tcBorders>
            <w:noWrap/>
            <w:vAlign w:val="center"/>
            <w:hideMark/>
          </w:tcPr>
          <w:p w14:paraId="6A23E4EF" w14:textId="77777777" w:rsidR="00A00637" w:rsidRDefault="00A00637">
            <w:pPr>
              <w:rPr>
                <w:ins w:id="1575" w:author="Dylan CHEN" w:date="2026-05-30T16:46:00Z" w16du:dateUtc="2026-05-30T08:46:00Z"/>
                <w:color w:val="000000"/>
                <w:sz w:val="20"/>
                <w:szCs w:val="20"/>
              </w:rPr>
            </w:pPr>
            <w:ins w:id="1576" w:author="Dylan CHEN" w:date="2026-05-30T16:46:00Z" w16du:dateUtc="2026-05-30T08:46:00Z">
              <w:r>
                <w:rPr>
                  <w:color w:val="000000"/>
                  <w:sz w:val="20"/>
                  <w:szCs w:val="20"/>
                </w:rPr>
                <w:t>N</w:t>
              </w:r>
            </w:ins>
          </w:p>
        </w:tc>
        <w:tc>
          <w:tcPr>
            <w:tcW w:w="1680" w:type="dxa"/>
            <w:tcBorders>
              <w:top w:val="nil"/>
              <w:left w:val="nil"/>
              <w:bottom w:val="single" w:sz="4" w:space="0" w:color="auto"/>
              <w:right w:val="nil"/>
            </w:tcBorders>
            <w:noWrap/>
            <w:vAlign w:val="center"/>
            <w:hideMark/>
          </w:tcPr>
          <w:p w14:paraId="7E12A672" w14:textId="77777777" w:rsidR="00A00637" w:rsidRDefault="00A00637">
            <w:pPr>
              <w:jc w:val="center"/>
              <w:rPr>
                <w:ins w:id="1577" w:author="Dylan CHEN" w:date="2026-05-30T16:46:00Z" w16du:dateUtc="2026-05-30T08:46:00Z"/>
                <w:color w:val="000000"/>
                <w:sz w:val="20"/>
                <w:szCs w:val="20"/>
              </w:rPr>
            </w:pPr>
            <w:ins w:id="1578" w:author="Dylan CHEN" w:date="2026-05-30T16:46:00Z" w16du:dateUtc="2026-05-30T08:46:00Z">
              <w:r>
                <w:rPr>
                  <w:color w:val="000000"/>
                  <w:sz w:val="20"/>
                  <w:szCs w:val="20"/>
                </w:rPr>
                <w:t>3,613</w:t>
              </w:r>
            </w:ins>
          </w:p>
        </w:tc>
        <w:tc>
          <w:tcPr>
            <w:tcW w:w="1780" w:type="dxa"/>
            <w:tcBorders>
              <w:top w:val="nil"/>
              <w:left w:val="nil"/>
              <w:bottom w:val="single" w:sz="4" w:space="0" w:color="auto"/>
              <w:right w:val="nil"/>
            </w:tcBorders>
            <w:noWrap/>
            <w:vAlign w:val="center"/>
            <w:hideMark/>
          </w:tcPr>
          <w:p w14:paraId="2C886CC2" w14:textId="77777777" w:rsidR="00A00637" w:rsidRDefault="00A00637">
            <w:pPr>
              <w:jc w:val="center"/>
              <w:rPr>
                <w:ins w:id="1579" w:author="Dylan CHEN" w:date="2026-05-30T16:46:00Z" w16du:dateUtc="2026-05-30T08:46:00Z"/>
                <w:color w:val="000000"/>
                <w:sz w:val="20"/>
                <w:szCs w:val="20"/>
              </w:rPr>
            </w:pPr>
            <w:ins w:id="1580" w:author="Dylan CHEN" w:date="2026-05-30T16:46:00Z" w16du:dateUtc="2026-05-30T08:46:00Z">
              <w:r>
                <w:rPr>
                  <w:color w:val="000000"/>
                  <w:sz w:val="20"/>
                  <w:szCs w:val="20"/>
                </w:rPr>
                <w:t>3,173</w:t>
              </w:r>
            </w:ins>
          </w:p>
        </w:tc>
        <w:tc>
          <w:tcPr>
            <w:tcW w:w="1300" w:type="dxa"/>
            <w:tcBorders>
              <w:top w:val="nil"/>
              <w:left w:val="nil"/>
              <w:bottom w:val="single" w:sz="4" w:space="0" w:color="auto"/>
              <w:right w:val="nil"/>
            </w:tcBorders>
            <w:noWrap/>
            <w:vAlign w:val="center"/>
            <w:hideMark/>
          </w:tcPr>
          <w:p w14:paraId="08C1265F" w14:textId="77777777" w:rsidR="00A00637" w:rsidRDefault="00A00637">
            <w:pPr>
              <w:jc w:val="center"/>
              <w:rPr>
                <w:ins w:id="1581" w:author="Dylan CHEN" w:date="2026-05-30T16:46:00Z" w16du:dateUtc="2026-05-30T08:46:00Z"/>
                <w:color w:val="000000"/>
                <w:sz w:val="20"/>
                <w:szCs w:val="20"/>
              </w:rPr>
            </w:pPr>
            <w:ins w:id="1582" w:author="Dylan CHEN" w:date="2026-05-30T16:46:00Z" w16du:dateUtc="2026-05-30T08:46:00Z">
              <w:r>
                <w:rPr>
                  <w:color w:val="000000"/>
                  <w:sz w:val="20"/>
                  <w:szCs w:val="20"/>
                </w:rPr>
                <w:t>3,613</w:t>
              </w:r>
            </w:ins>
          </w:p>
        </w:tc>
        <w:tc>
          <w:tcPr>
            <w:tcW w:w="1300" w:type="dxa"/>
            <w:tcBorders>
              <w:top w:val="nil"/>
              <w:left w:val="nil"/>
              <w:bottom w:val="single" w:sz="4" w:space="0" w:color="auto"/>
              <w:right w:val="nil"/>
            </w:tcBorders>
            <w:noWrap/>
            <w:vAlign w:val="center"/>
            <w:hideMark/>
          </w:tcPr>
          <w:p w14:paraId="74E9C075" w14:textId="77777777" w:rsidR="00A00637" w:rsidRDefault="00A00637">
            <w:pPr>
              <w:jc w:val="center"/>
              <w:rPr>
                <w:ins w:id="1583" w:author="Dylan CHEN" w:date="2026-05-30T16:46:00Z" w16du:dateUtc="2026-05-30T08:46:00Z"/>
                <w:color w:val="000000"/>
                <w:sz w:val="20"/>
                <w:szCs w:val="20"/>
              </w:rPr>
            </w:pPr>
            <w:ins w:id="1584" w:author="Dylan CHEN" w:date="2026-05-30T16:46:00Z" w16du:dateUtc="2026-05-30T08:46:00Z">
              <w:r>
                <w:rPr>
                  <w:color w:val="000000"/>
                  <w:sz w:val="20"/>
                  <w:szCs w:val="20"/>
                </w:rPr>
                <w:t>3,173</w:t>
              </w:r>
            </w:ins>
          </w:p>
        </w:tc>
      </w:tr>
    </w:tbl>
    <w:p w14:paraId="01A6BA5E" w14:textId="492EDF86" w:rsidR="00A00637" w:rsidRDefault="000B7D9A" w:rsidP="00D26DA2">
      <w:pPr>
        <w:pStyle w:val="Notes"/>
        <w:rPr>
          <w:ins w:id="1585" w:author="Dylan CHEN" w:date="2026-05-30T18:29:00Z" w16du:dateUtc="2026-05-30T10:29:00Z"/>
        </w:rPr>
      </w:pPr>
      <w:ins w:id="1586" w:author="Dylan CHEN" w:date="2026-05-30T18:29:00Z" w16du:dateUtc="2026-05-30T10:29:00Z">
        <w:r w:rsidRPr="0022223D">
          <w:t>Notes: 1. ***p&lt;0.001; **p&lt;0.01; *p&lt;0.05.</w:t>
        </w:r>
        <w:r w:rsidRPr="0022223D">
          <w:br/>
          <w:t>2. Question timing FE indicates the date on which the question was posted.</w:t>
        </w:r>
      </w:ins>
    </w:p>
    <w:p w14:paraId="29EEBF6E" w14:textId="77777777" w:rsidR="000B7D9A" w:rsidRDefault="000B7D9A" w:rsidP="00D26DA2">
      <w:pPr>
        <w:pStyle w:val="Notes"/>
        <w:rPr>
          <w:ins w:id="1587" w:author="Dylan CHEN" w:date="2026-05-30T18:29:00Z" w16du:dateUtc="2026-05-30T10:29:00Z"/>
        </w:rPr>
      </w:pPr>
    </w:p>
    <w:p w14:paraId="7BF48FAA" w14:textId="22250D7C" w:rsidR="000B7D9A" w:rsidRPr="0022223D" w:rsidRDefault="000B7D9A">
      <w:pPr>
        <w:pStyle w:val="Paragraph0"/>
        <w:pPrChange w:id="1588" w:author="Dylan CHEN" w:date="2026-05-30T18:29:00Z" w16du:dateUtc="2026-05-30T10:29:00Z">
          <w:pPr>
            <w:pStyle w:val="Notes"/>
          </w:pPr>
        </w:pPrChange>
      </w:pPr>
      <w:ins w:id="1589" w:author="Dylan CHEN" w:date="2026-05-30T18:29:00Z" w16du:dateUtc="2026-05-30T10:29:00Z">
        <w:r w:rsidRPr="000B7D9A">
          <w:t>Columns 2 and 4 further show that this Setup 2 effect varies with the quality of the first answer. In Column 2, the main effect of first-answer length is negative (</w:t>
        </w:r>
        <w:r w:rsidRPr="00BB45A5">
          <w:rPr>
            <w:i/>
            <w:iCs/>
            <w:rPrChange w:id="1590" w:author="Dylan CHEN" w:date="2026-05-30T18:29:00Z" w16du:dateUtc="2026-05-30T10:29:00Z">
              <w:rPr/>
            </w:rPrChange>
          </w:rPr>
          <w:t>β</w:t>
        </w:r>
        <w:r w:rsidRPr="000B7D9A">
          <w:t xml:space="preserve"> = -0.026, p &lt; 0.05), </w:t>
        </w:r>
        <w:r w:rsidRPr="000B7D9A">
          <w:lastRenderedPageBreak/>
          <w:t>and the interaction between AI and first-answer length is also negative (</w:t>
        </w:r>
        <w:r w:rsidRPr="00BB45A5">
          <w:rPr>
            <w:i/>
            <w:iCs/>
            <w:rPrChange w:id="1591" w:author="Dylan CHEN" w:date="2026-05-30T18:29:00Z" w16du:dateUtc="2026-05-30T10:29:00Z">
              <w:rPr/>
            </w:rPrChange>
          </w:rPr>
          <w:t>β</w:t>
        </w:r>
        <w:r w:rsidRPr="000B7D9A">
          <w:t xml:space="preserve"> = -0.058, p &lt; 0.05). This pattern indicates that although AI as the first answer attracts more following participation on average, that participation advantage narrows when the AI first answer is longer. In Column 4, first-answer length again reduces the hazard of receiving the second answer (</w:t>
        </w:r>
        <w:r w:rsidRPr="00EE621F">
          <w:rPr>
            <w:i/>
            <w:iCs/>
            <w:rPrChange w:id="1592" w:author="Dylan CHEN" w:date="2026-05-30T18:30:00Z" w16du:dateUtc="2026-05-30T10:30:00Z">
              <w:rPr/>
            </w:rPrChange>
          </w:rPr>
          <w:t>β</w:t>
        </w:r>
        <w:r w:rsidRPr="000B7D9A">
          <w:t xml:space="preserve"> = -0.208, p &lt; 0.001), but the interaction with AI is not statistically significant. Similarity with LLM and its interaction with AI are statistically insignificant in both columns. Overall, Tables 3 and 4 together show that AI-generated answers discourage human participation when attached to the question at the outset, but once the first answer is already on the page, an AI first answer elicits more subsequent participation than a human first answer, especially when that first answer is not overly extensive.</w:t>
        </w:r>
      </w:ins>
    </w:p>
    <w:p w14:paraId="253F45C1" w14:textId="68A45F00" w:rsidR="00F7692C" w:rsidRPr="0022223D" w:rsidRDefault="00F7692C" w:rsidP="00F7692C">
      <w:pPr>
        <w:pStyle w:val="Heading2"/>
      </w:pPr>
      <w:bookmarkStart w:id="1593" w:name="_Hlk176369668"/>
      <w:del w:id="1594" w:author="Xin Li" w:date="2026-03-28T08:35:00Z" w16du:dateUtc="2026-03-28T00:35:00Z">
        <w:r w:rsidRPr="0022223D" w:rsidDel="00EE0CF5">
          <w:delText xml:space="preserve">How Do Answerers Respond to AI-Generated </w:delText>
        </w:r>
      </w:del>
      <w:r w:rsidRPr="0022223D">
        <w:t>Answer</w:t>
      </w:r>
      <w:ins w:id="1595" w:author="Xin Li" w:date="2026-03-28T08:35:00Z" w16du:dateUtc="2026-03-28T00:35:00Z">
        <w:r w:rsidRPr="0022223D">
          <w:t xml:space="preserve"> Innovation</w:t>
        </w:r>
      </w:ins>
      <w:del w:id="1596" w:author="Xin Li" w:date="2026-03-28T08:35:00Z" w16du:dateUtc="2026-03-28T00:35:00Z">
        <w:r w:rsidRPr="0022223D" w:rsidDel="00EE0CF5">
          <w:delText>s?</w:delText>
        </w:r>
      </w:del>
    </w:p>
    <w:p w14:paraId="0763C593" w14:textId="77777777" w:rsidR="00F7692C" w:rsidRPr="0022223D" w:rsidRDefault="00F7692C" w:rsidP="00F7692C">
      <w:pPr>
        <w:pStyle w:val="Paragraph0"/>
      </w:pPr>
      <w:r w:rsidRPr="0022223D">
        <w:t>Our analysis reveals two key challenges facing human answerers in online Q&amp;A communities influenced by internal GenAI: a decreased answer supply due to diminished perceived value of human contributions and elevated quality expectations from viewers. This raises the question: How do human answerers respond to these challenges?</w:t>
      </w:r>
    </w:p>
    <w:p w14:paraId="199F3E52" w14:textId="6BD34DD1" w:rsidR="00F7692C" w:rsidRPr="0022223D" w:rsidRDefault="00F7692C" w:rsidP="00F7692C">
      <w:pPr>
        <w:pStyle w:val="Paragraph0"/>
      </w:pPr>
      <w:r w:rsidRPr="0022223D">
        <w:t xml:space="preserve">We posit that human answerers may adopt differentiation strategies to distinguish their contributions from AI-generated content. This approach is particularly viable in technical domains for two reasons. First, the structured nature of technical questions—typically concise with code snippets—enables answerers to anticipate and customize responses based on established norms </w:t>
      </w:r>
      <w:r w:rsidRPr="0022223D">
        <w:fldChar w:fldCharType="begin"/>
      </w:r>
      <w:r w:rsidR="00397AD8">
        <w:instrText xml:space="preserve"> ADDIN ZOTERO_ITEM CSL_CITATION {"citationID":"2HCY09gC","properties":{"formattedCitation":"(Calefato et al., 2018)","plainCitation":"(Calefato et al., 2018)","noteIndex":0},"citationItems":[{"id":2847,"uris":["http://www.mendeley.com/documents/?uuid=291fa34f-f5b2-446d-a406-4693a1c00f92","http://zotero.org/users/8905122/items/A8ETITIC","http://zotero.org/users/local/bVGy23C0/items/IEE933TE"],"itemData":{"id":2847,"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w:instrText>
      </w:r>
      <w:r w:rsidR="00397AD8">
        <w:rPr>
          <w:rFonts w:hint="eastAsia"/>
        </w:rPr>
        <w:instrText>ines that suggest avoiding rudeness in question writing.\n\n</w:instrText>
      </w:r>
      <w:r w:rsidR="00397AD8">
        <w:rPr>
          <w:rFonts w:hint="eastAsia"/>
        </w:rPr>
        <w:instrText>【摘要翻译】</w:instrText>
      </w:r>
      <w:r w:rsidR="00397AD8">
        <w:rPr>
          <w:rFonts w:hint="eastAsia"/>
        </w:rPr>
        <w:instrText>Stack Overflow</w:instrText>
      </w:r>
      <w:r w:rsidR="00397AD8">
        <w:rPr>
          <w:rFonts w:hint="eastAsia"/>
        </w:rPr>
        <w:instrText>和其他基于社区的问答（</w:instrText>
      </w:r>
      <w:r w:rsidR="00397AD8">
        <w:rPr>
          <w:rFonts w:hint="eastAsia"/>
        </w:rPr>
        <w:instrText>Q&amp;A</w:instrText>
      </w:r>
      <w:r w:rsidR="00397AD8">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397AD8">
        <w:rPr>
          <w:rFonts w:hint="eastAsia"/>
        </w:rPr>
        <w:instrText>87 K</w:instrText>
      </w:r>
      <w:r w:rsidR="00397AD8">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397AD8">
        <w:rPr>
          <w:rFonts w:hint="eastAsia"/>
        </w:rPr>
        <w:instrText>","container-title":"Information and Software Technology","DOI":"10.1016/j.infsof.2017.10.009","ISSN":"0950-5849","language":"en","page":"186-207","title":"How to ask for technic</w:instrText>
      </w:r>
      <w:r w:rsidR="00397AD8">
        <w:instrText xml:space="preserve">al help? Evidence-based guidelines for writing questions on Stack Overflow","title-short":"How to ask for technical help?","volume":"94","author":[{"family":"Calefato","given":"Fabio"},{"family":"Lanubile","given":"Filippo"},{"family":"Novielli","given":"Nicole"}],"issued":{"date-parts":[["2018",2]]}}}],"schema":"https://github.com/citation-style-language/schema/raw/master/csl-citation.json"} </w:instrText>
      </w:r>
      <w:r w:rsidRPr="0022223D">
        <w:fldChar w:fldCharType="separate"/>
      </w:r>
      <w:r w:rsidR="00FB59A6" w:rsidRPr="00FB59A6">
        <w:t>(Calefato et al., 2018)</w:t>
      </w:r>
      <w:r w:rsidRPr="0022223D">
        <w:fldChar w:fldCharType="end"/>
      </w:r>
      <w:r w:rsidRPr="0022223D">
        <w:t>. Second, AI-generated answers create an opportunity for humans to provide complementary insights that demonstrate their unique value through domain expertise and contextual understanding.</w:t>
      </w:r>
    </w:p>
    <w:p w14:paraId="0D267FD2" w14:textId="0A412714" w:rsidR="00F7692C" w:rsidRPr="0022223D" w:rsidRDefault="00F7692C" w:rsidP="00F7692C">
      <w:pPr>
        <w:pStyle w:val="Paragraph0"/>
        <w:rPr>
          <w:ins w:id="1597" w:author="Dylan CHEN" w:date="2026-03-20T14:22:00Z" w16du:dateUtc="2026-03-20T06:22:00Z"/>
        </w:rPr>
      </w:pPr>
      <w:r w:rsidRPr="0022223D">
        <w:lastRenderedPageBreak/>
        <w:t xml:space="preserve">To investigate whether people differentiate their answers in the presence of AI-generated answers, we measure text similarity between first and second answers using Sentence-BERT architecture </w:t>
      </w:r>
      <w:r w:rsidRPr="0022223D">
        <w:fldChar w:fldCharType="begin"/>
      </w:r>
      <w:r w:rsidR="006E796B">
        <w:instrText xml:space="preserve"> ADDIN ZOTERO_ITEM CSL_CITATION {"citationID":"pL45MOJW","properties":{"formattedCitation":"(Reimers &amp; Gurevych, 2019)","plainCitation":"(Reimers &amp; Gurevych, 2019)","noteIndex":0},"citationItems":[{"id":"xILCbqsa/UZfvBLgu","uris":["http://zotero.org/users/8905122/items/IUZSYCNL"],"itemData":{"id":3553,"type":"article","abstract":"BERT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w:instrText>
      </w:r>
      <w:r w:rsidR="006E796B">
        <w:rPr>
          <w:rFonts w:hint="eastAsia"/>
        </w:rPr>
        <w:instrText xml:space="preserve"> the accuracy from BERT. We evaluate SBERT and SRoBERTa on common STS tasks and transfer learning tasks, where it outperforms other state-of-the-art sentence embeddings methods.\n\n</w:instrText>
      </w:r>
      <w:r w:rsidR="006E796B">
        <w:rPr>
          <w:rFonts w:hint="eastAsia"/>
        </w:rPr>
        <w:instrText>【摘要翻译】</w:instrText>
      </w:r>
      <w:r w:rsidR="006E796B">
        <w:rPr>
          <w:rFonts w:hint="eastAsia"/>
        </w:rPr>
        <w:instrText>undefined","DOI":"10.48550/arXiv.1908.10084","genre":"arXiv","langua</w:instrText>
      </w:r>
      <w:r w:rsidR="006E796B">
        <w:instrText>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 xml:space="preserve">Computer Science - Computation and Language","number":"arXiv:1908.10084","publisher":"arXiv","source":"arXiv.org","title":"Sentence-BERT: Sentence embeddings using siamese BERT-networks","title-short":"Sentence-BERT","URL":"http://arxiv.org/abs/1908.10084","author":[{"family":"Reimers","given":"Nils"},{"family":"Gurevych","given":"Iryna"}],"accessed":{"date-parts":[["2024",2,14]]},"issued":{"date-parts":[["2019",8,27]]}}}],"schema":"https://github.com/citation-style-language/schema/raw/master/csl-citation.json"} </w:instrText>
      </w:r>
      <w:r w:rsidRPr="0022223D">
        <w:fldChar w:fldCharType="separate"/>
      </w:r>
      <w:r w:rsidR="00FB59A6" w:rsidRPr="00FB59A6">
        <w:t>(Reimers &amp; Gurevych, 2019)</w:t>
      </w:r>
      <w:r w:rsidRPr="0022223D">
        <w:fldChar w:fldCharType="end"/>
      </w:r>
      <w:r w:rsidRPr="0022223D">
        <w:t>.</w:t>
      </w:r>
      <w:r w:rsidRPr="0022223D">
        <w:rPr>
          <w:vertAlign w:val="superscript"/>
        </w:rPr>
        <w:footnoteReference w:id="8"/>
      </w:r>
      <w:r w:rsidRPr="0022223D">
        <w:t xml:space="preserve"> </w:t>
      </w:r>
      <w:ins w:id="1598" w:author="Dylan CHEN" w:date="2026-03-20T14:22:00Z" w16du:dateUtc="2026-03-20T06:22:00Z">
        <w:r w:rsidRPr="0022223D">
          <w:t>In the treatment group, the first answer is AI-generated</w:t>
        </w:r>
      </w:ins>
      <w:ins w:id="1599" w:author="Xin Li" w:date="2026-03-21T09:55:00Z" w16du:dateUtc="2026-03-21T01:55:00Z">
        <w:r w:rsidRPr="0022223D">
          <w:t>.</w:t>
        </w:r>
      </w:ins>
      <w:ins w:id="1600" w:author="Dylan CHEN" w:date="2026-03-20T14:22:00Z" w16du:dateUtc="2026-03-20T06:22:00Z">
        <w:r w:rsidRPr="0022223D">
          <w:t xml:space="preserve"> </w:t>
        </w:r>
      </w:ins>
      <w:ins w:id="1601" w:author="Xin Li" w:date="2026-03-21T09:55:00Z" w16du:dateUtc="2026-03-21T01:55:00Z">
        <w:r w:rsidRPr="0022223D">
          <w:t xml:space="preserve">In the control group, </w:t>
        </w:r>
      </w:ins>
      <w:ins w:id="1602" w:author="Dylan CHEN" w:date="2026-03-20T14:22:00Z" w16du:dateUtc="2026-03-20T06:22:00Z">
        <w:del w:id="1603" w:author="Xin Li" w:date="2026-03-21T09:55:00Z" w16du:dateUtc="2026-03-21T01:55:00Z">
          <w:r w:rsidRPr="0022223D" w:rsidDel="001D1695">
            <w:delText xml:space="preserve">and </w:delText>
          </w:r>
        </w:del>
        <w:r w:rsidRPr="0022223D">
          <w:t xml:space="preserve">the </w:t>
        </w:r>
      </w:ins>
      <w:ins w:id="1604" w:author="Xin Li" w:date="2026-03-21T09:55:00Z" w16du:dateUtc="2026-03-21T01:55:00Z">
        <w:r w:rsidRPr="0022223D">
          <w:t xml:space="preserve">first </w:t>
        </w:r>
      </w:ins>
      <w:ins w:id="1605" w:author="Dylan CHEN" w:date="2026-03-20T14:22:00Z" w16du:dateUtc="2026-03-20T06:22:00Z">
        <w:del w:id="1606" w:author="Xin Li" w:date="2026-03-21T09:55:00Z" w16du:dateUtc="2026-03-21T01:55:00Z">
          <w:r w:rsidRPr="0022223D" w:rsidDel="001D1695">
            <w:delText xml:space="preserve">second </w:delText>
          </w:r>
        </w:del>
        <w:r w:rsidRPr="0022223D">
          <w:t xml:space="preserve">answer is human-generated. </w:t>
        </w:r>
      </w:ins>
      <w:ins w:id="1607" w:author="Xin Li" w:date="2026-03-21T09:55:00Z" w16du:dateUtc="2026-03-21T01:55:00Z">
        <w:r w:rsidRPr="0022223D">
          <w:t>In this setting, t</w:t>
        </w:r>
      </w:ins>
      <w:ins w:id="1608" w:author="Dylan CHEN" w:date="2026-03-20T14:22:00Z" w16du:dateUtc="2026-03-20T06:22:00Z">
        <w:del w:id="1609" w:author="Xin Li" w:date="2026-03-21T09:55:00Z" w16du:dateUtc="2026-03-21T01:55:00Z">
          <w:r w:rsidRPr="0022223D" w:rsidDel="001D1695">
            <w:delText>T</w:delText>
          </w:r>
        </w:del>
        <w:r w:rsidRPr="0022223D">
          <w:t xml:space="preserve">he similarity score </w:t>
        </w:r>
      </w:ins>
      <w:ins w:id="1610" w:author="Xin Li" w:date="2026-03-21T09:56:00Z" w16du:dateUtc="2026-03-21T01:56:00Z">
        <w:r w:rsidRPr="0022223D">
          <w:t xml:space="preserve">between the first and second questions </w:t>
        </w:r>
      </w:ins>
      <w:ins w:id="1611" w:author="Dylan CHEN" w:date="2026-03-20T14:22:00Z" w16du:dateUtc="2026-03-20T06:22:00Z">
        <w:r w:rsidRPr="0022223D">
          <w:t xml:space="preserve">reflects how much the human answerer </w:t>
        </w:r>
      </w:ins>
      <w:ins w:id="1612" w:author="Xin Li" w:date="2026-03-21T09:56:00Z" w16du:dateUtc="2026-03-21T01:56:00Z">
        <w:r w:rsidRPr="0022223D">
          <w:t xml:space="preserve">adjust their response if the first question changes from human answer to </w:t>
        </w:r>
      </w:ins>
      <w:ins w:id="1613" w:author="Dylan CHEN" w:date="2026-03-20T14:22:00Z" w16du:dateUtc="2026-03-20T06:22:00Z">
        <w:del w:id="1614" w:author="Xin Li" w:date="2026-03-21T09:56:00Z" w16du:dateUtc="2026-03-21T01:56:00Z">
          <w:r w:rsidRPr="0022223D" w:rsidDel="001D1695">
            <w:delText xml:space="preserve">differentiates from the </w:delText>
          </w:r>
        </w:del>
        <w:r w:rsidRPr="0022223D">
          <w:t xml:space="preserve">AI answer. </w:t>
        </w:r>
        <w:del w:id="1615" w:author="Xin Li" w:date="2026-03-21T09:55:00Z" w16du:dateUtc="2026-03-21T01:55:00Z">
          <w:r w:rsidRPr="0022223D" w:rsidDel="001D1695">
            <w:delText xml:space="preserve">In the control group, </w:delText>
          </w:r>
        </w:del>
        <w:del w:id="1616" w:author="Xin Li" w:date="2026-03-21T09:56:00Z" w16du:dateUtc="2026-03-21T01:56:00Z">
          <w:r w:rsidRPr="0022223D" w:rsidDel="001D1695">
            <w:delText xml:space="preserve">both the first and second answers are human-generated. The similarity score reflects the baseline level of differentiation between two human answers. </w:delText>
          </w:r>
        </w:del>
      </w:ins>
      <w:del w:id="1617" w:author="Xin Li" w:date="2026-03-21T09:56:00Z" w16du:dateUtc="2026-03-21T01:56:00Z">
        <w:r w:rsidRPr="0022223D" w:rsidDel="001D1695">
          <w:delText xml:space="preserve">We then examine the impact of AI-generated answers on this text similarity. </w:delText>
        </w:r>
      </w:del>
    </w:p>
    <w:p w14:paraId="008CB22C" w14:textId="12A44EA3" w:rsidR="00DD07EA" w:rsidRDefault="00F7692C" w:rsidP="00DD07EA">
      <w:pPr>
        <w:pStyle w:val="Paragraph0"/>
        <w:rPr>
          <w:ins w:id="1618" w:author="Dylan CHEN" w:date="2026-05-30T18:34:00Z" w16du:dateUtc="2026-05-30T10:34:00Z"/>
        </w:rPr>
      </w:pPr>
      <w:r w:rsidRPr="0022223D">
        <w:t xml:space="preserve">As shown in Table </w:t>
      </w:r>
      <w:del w:id="1619" w:author="Dylan CHEN" w:date="2026-05-30T18:32:00Z" w16du:dateUtc="2026-05-30T10:32:00Z">
        <w:r w:rsidRPr="0022223D" w:rsidDel="0033708B">
          <w:delText>1</w:delText>
        </w:r>
      </w:del>
      <w:ins w:id="1620" w:author="Dylan CHEN" w:date="2026-05-30T18:32:00Z" w16du:dateUtc="2026-05-30T10:32:00Z">
        <w:r w:rsidR="0033708B">
          <w:rPr>
            <w:rFonts w:hint="eastAsia"/>
          </w:rPr>
          <w:t>5</w:t>
        </w:r>
      </w:ins>
      <w:del w:id="1621" w:author="Dylan CHEN" w:date="2026-03-20T16:23:00Z" w16du:dateUtc="2026-03-20T08:23:00Z">
        <w:r w:rsidRPr="0022223D" w:rsidDel="00B035D3">
          <w:delText>5</w:delText>
        </w:r>
      </w:del>
      <w:r w:rsidRPr="0022223D">
        <w:t xml:space="preserve">, when the first answer is AI-generated, the similarity between the first and second answers </w:t>
      </w:r>
      <w:del w:id="1622" w:author="Dylan CHEN" w:date="2026-05-30T18:33:00Z" w16du:dateUtc="2026-05-30T10:33:00Z">
        <w:r w:rsidRPr="0022223D" w:rsidDel="00DC74DF">
          <w:delText xml:space="preserve">decreases </w:delText>
        </w:r>
      </w:del>
      <w:ins w:id="1623" w:author="Dylan CHEN" w:date="2026-05-30T18:33:00Z" w16du:dateUtc="2026-05-30T10:33:00Z">
        <w:r w:rsidR="00DC74DF">
          <w:rPr>
            <w:rFonts w:hint="eastAsia"/>
          </w:rPr>
          <w:t>increases</w:t>
        </w:r>
        <w:r w:rsidR="00DC74DF" w:rsidRPr="0022223D">
          <w:t xml:space="preserve"> </w:t>
        </w:r>
      </w:ins>
      <w:r w:rsidRPr="0022223D">
        <w:t>significantly (</w:t>
      </w:r>
      <w:r w:rsidRPr="0022223D">
        <w:rPr>
          <w:i/>
          <w:iCs/>
        </w:rPr>
        <w:t>β</w:t>
      </w:r>
      <w:r w:rsidRPr="0022223D">
        <w:t xml:space="preserve"> = </w:t>
      </w:r>
      <w:del w:id="1624" w:author="Dylan CHEN" w:date="2026-05-30T18:33:00Z" w16du:dateUtc="2026-05-30T10:33:00Z">
        <w:r w:rsidRPr="0022223D" w:rsidDel="00DC74DF">
          <w:delText>-</w:delText>
        </w:r>
      </w:del>
      <w:r w:rsidRPr="0022223D">
        <w:t>0.</w:t>
      </w:r>
      <w:del w:id="1625" w:author="Dylan CHEN" w:date="2026-05-30T18:33:00Z" w16du:dateUtc="2026-05-30T10:33:00Z">
        <w:r w:rsidRPr="0022223D" w:rsidDel="00DC74DF">
          <w:delText>034</w:delText>
        </w:r>
      </w:del>
      <w:ins w:id="1626" w:author="Dylan CHEN" w:date="2026-05-30T18:33:00Z" w16du:dateUtc="2026-05-30T10:33:00Z">
        <w:r w:rsidR="00DC74DF" w:rsidRPr="0022223D">
          <w:t>0</w:t>
        </w:r>
        <w:r w:rsidR="00DC74DF">
          <w:rPr>
            <w:rFonts w:hint="eastAsia"/>
          </w:rPr>
          <w:t>29</w:t>
        </w:r>
      </w:ins>
      <w:r w:rsidRPr="0022223D">
        <w:t>, p &lt; 0.0</w:t>
      </w:r>
      <w:ins w:id="1627" w:author="Dylan CHEN" w:date="2026-05-30T18:33:00Z" w16du:dateUtc="2026-05-30T10:33:00Z">
        <w:r w:rsidR="00DD07EA">
          <w:rPr>
            <w:rFonts w:hint="eastAsia"/>
          </w:rPr>
          <w:t>0</w:t>
        </w:r>
      </w:ins>
      <w:del w:id="1628" w:author="Dylan CHEN" w:date="2026-05-30T18:33:00Z" w16du:dateUtc="2026-05-30T10:33:00Z">
        <w:r w:rsidRPr="0022223D" w:rsidDel="00DD07EA">
          <w:delText>0</w:delText>
        </w:r>
      </w:del>
      <w:r w:rsidRPr="0022223D">
        <w:t>1</w:t>
      </w:r>
      <w:ins w:id="1629" w:author="Dylan CHEN" w:date="2026-05-30T18:33:00Z" w16du:dateUtc="2026-05-30T10:33:00Z">
        <w:r w:rsidR="00DD07EA">
          <w:rPr>
            <w:rFonts w:hint="eastAsia"/>
          </w:rPr>
          <w:t>)</w:t>
        </w:r>
      </w:ins>
      <w:del w:id="1630" w:author="Dylan CHEN" w:date="2026-05-30T18:33:00Z" w16du:dateUtc="2026-05-30T10:33:00Z">
        <w:r w:rsidRPr="0022223D" w:rsidDel="00DD07EA">
          <w:delText>), representing a 0.202 standard deviation change</w:delText>
        </w:r>
      </w:del>
      <w:del w:id="1631" w:author="Dylan CHEN" w:date="2026-05-30T18:34:00Z" w16du:dateUtc="2026-05-30T10:34:00Z">
        <w:r w:rsidRPr="0022223D" w:rsidDel="00DD07EA">
          <w:delText xml:space="preserve">. </w:delText>
        </w:r>
      </w:del>
      <w:ins w:id="1632" w:author="Dylan CHEN" w:date="2026-05-30T18:34:00Z" w16du:dateUtc="2026-05-30T10:34:00Z">
        <w:r w:rsidR="00DD07EA">
          <w:rPr>
            <w:rFonts w:hint="eastAsia"/>
          </w:rPr>
          <w:t>. It means</w:t>
        </w:r>
        <w:r w:rsidR="00DD07EA" w:rsidRPr="00DD07EA">
          <w:t xml:space="preserve"> the second answer becomes more similar rather than more differentiated. However, we do not treat this main effect as our preferred interpretation because it pools together AI first answers of very different quality.</w:t>
        </w:r>
      </w:ins>
      <w:del w:id="1633" w:author="Dylan CHEN" w:date="2026-05-30T18:34:00Z" w16du:dateUtc="2026-05-30T10:34:00Z">
        <w:r w:rsidRPr="0022223D" w:rsidDel="00DD07EA">
          <w:delText>One potential concern is that text length might systematically influence similarity calculations. As the first AI answer in the treatment group tends to be lengthy compared to the first human answer in the control group, we control for LLM-enabled content quality ratings and the first answer length in Column 2. This adjustment reveals an even stronger effect (</w:delText>
        </w:r>
        <w:r w:rsidRPr="0022223D" w:rsidDel="00DD07EA">
          <w:rPr>
            <w:i/>
            <w:iCs/>
          </w:rPr>
          <w:delText>β</w:delText>
        </w:r>
        <w:r w:rsidRPr="0022223D" w:rsidDel="00DD07EA">
          <w:delText xml:space="preserve"> = -0.132, p &lt; 0.001). This finding confirms that human answerers do differentiate their answers in the presence of AI-generated answers.</w:delText>
        </w:r>
      </w:del>
    </w:p>
    <w:p w14:paraId="4E5E03BF" w14:textId="3C3D4D76" w:rsidR="00DD07EA" w:rsidRDefault="00DD07EA" w:rsidP="00DD07EA">
      <w:pPr>
        <w:pStyle w:val="Paragraph0"/>
        <w:rPr>
          <w:ins w:id="1634" w:author="Dylan CHEN" w:date="2026-05-30T18:35:00Z" w16du:dateUtc="2026-05-30T10:35:00Z"/>
        </w:rPr>
      </w:pPr>
      <w:ins w:id="1635" w:author="Dylan CHEN" w:date="2026-05-30T18:34:00Z" w16du:dateUtc="2026-05-30T10:34:00Z">
        <w:r>
          <w:t>For this reason, Column 2 introduces the same quality-based interaction logic as in the participation analysis. We interact the AI indicator with first-answer length and with similarity with LLM. The latter is especially important here because it captures whether the first answer resembles a benchmark answer produced by a state-of-the-art LLM and therefore whether it represents a high-quality reference point from which later human answerers may want to differentiate. Crucially, the interaction between AI and similarity with LLM is negative and significant (</w:t>
        </w:r>
        <w:r w:rsidRPr="00DD07EA">
          <w:rPr>
            <w:i/>
            <w:iCs/>
            <w:rPrChange w:id="1636" w:author="Dylan CHEN" w:date="2026-05-30T18:35:00Z" w16du:dateUtc="2026-05-30T10:35:00Z">
              <w:rPr/>
            </w:rPrChange>
          </w:rPr>
          <w:t>β</w:t>
        </w:r>
        <w:r>
          <w:t xml:space="preserve"> = -0.109, p &lt; 0.05). This result shows that when the first answer is AI-generated and also closely resembles the LLM benchmark, the second human answer becomes less similar to it. In other words, human answerers differentiate more strongly when facing a higher-quality AI answer. By contrast, the interaction between AI and first-answer length is small and statistically insignificant</w:t>
        </w:r>
      </w:ins>
      <w:ins w:id="1637" w:author="Dylan CHEN" w:date="2026-05-30T18:35:00Z" w16du:dateUtc="2026-05-30T10:35:00Z">
        <w:r>
          <w:rPr>
            <w:rFonts w:hint="eastAsia"/>
          </w:rPr>
          <w:t>.</w:t>
        </w:r>
      </w:ins>
    </w:p>
    <w:p w14:paraId="00A7F702" w14:textId="22010E88" w:rsidR="0003141C" w:rsidDel="0007066E" w:rsidRDefault="0003141C">
      <w:pPr>
        <w:pStyle w:val="Paragraph0"/>
        <w:rPr>
          <w:del w:id="1638" w:author="Dylan CHEN" w:date="2026-05-30T18:36:00Z" w16du:dateUtc="2026-05-30T10:36:00Z"/>
        </w:rPr>
      </w:pPr>
      <w:ins w:id="1639" w:author="Dylan CHEN" w:date="2026-05-30T18:35:00Z" w16du:dateUtc="2026-05-30T10:35:00Z">
        <w:r w:rsidRPr="0003141C">
          <w:lastRenderedPageBreak/>
          <w:t xml:space="preserve">Taken together, the similarity-based evidence suggests that the unconditional positive coefficient on </w:t>
        </w:r>
      </w:ins>
      <w:ins w:id="1640" w:author="Dylan CHEN" w:date="2026-05-30T18:36:00Z" w16du:dateUtc="2026-05-30T10:36:00Z">
        <w:r w:rsidR="00DD071D" w:rsidRPr="00DD071D">
          <w:rPr>
            <w:i/>
            <w:iCs/>
            <w:color w:val="000000"/>
            <w:szCs w:val="24"/>
            <w:rPrChange w:id="1641" w:author="Dylan CHEN" w:date="2026-05-30T18:36:00Z" w16du:dateUtc="2026-05-30T10:36:00Z">
              <w:rPr>
                <w:i/>
                <w:iCs/>
                <w:color w:val="000000"/>
                <w:sz w:val="20"/>
                <w:szCs w:val="20"/>
              </w:rPr>
            </w:rPrChange>
          </w:rPr>
          <w:t>AI</w:t>
        </w:r>
        <w:r w:rsidR="00DD071D" w:rsidRPr="00DD071D">
          <w:rPr>
            <w:i/>
            <w:iCs/>
            <w:color w:val="000000"/>
            <w:szCs w:val="24"/>
            <w:vertAlign w:val="subscript"/>
            <w:rPrChange w:id="1642" w:author="Dylan CHEN" w:date="2026-05-30T18:36:00Z" w16du:dateUtc="2026-05-30T10:36:00Z">
              <w:rPr>
                <w:i/>
                <w:iCs/>
                <w:color w:val="000000"/>
                <w:sz w:val="20"/>
                <w:szCs w:val="20"/>
                <w:vertAlign w:val="subscript"/>
              </w:rPr>
            </w:rPrChange>
          </w:rPr>
          <w:t>i</w:t>
        </w:r>
      </w:ins>
      <w:ins w:id="1643" w:author="Dylan CHEN" w:date="2026-05-30T18:35:00Z" w16du:dateUtc="2026-05-30T10:35:00Z">
        <w:r>
          <w:rPr>
            <w:rFonts w:hint="eastAsia"/>
          </w:rPr>
          <w:t xml:space="preserve"> </w:t>
        </w:r>
        <w:r w:rsidRPr="0003141C">
          <w:t>in Column 1 is not the most informative estimate for understanding human adaptation. The more revealing result comes from the interaction specification in Column 2: high-quality AI answers induce greater differentiation by later human answerers. This pattern is consistent with our argument that answerers strategically respond to strong AI content not by copying it, but by moving away from it.</w:t>
        </w:r>
      </w:ins>
    </w:p>
    <w:p w14:paraId="0B0FCA4C" w14:textId="754BA228" w:rsidR="00F7692C" w:rsidRPr="0022223D" w:rsidDel="00C30F7D" w:rsidRDefault="00F06DF9">
      <w:pPr>
        <w:pStyle w:val="Paragraph0"/>
        <w:rPr>
          <w:moveFrom w:id="1644" w:author="Xin Li" w:date="2026-05-11T11:32:00Z" w16du:dateUtc="2026-05-11T03:32:00Z"/>
        </w:rPr>
      </w:pPr>
      <w:ins w:id="1645" w:author="Dylan CHEN" w:date="2026-05-30T22:01:00Z" w16du:dateUtc="2026-05-30T14:01:00Z">
        <w:r>
          <w:rPr>
            <w:rFonts w:hint="eastAsia"/>
          </w:rPr>
          <w:t xml:space="preserve"> </w:t>
        </w:r>
      </w:ins>
      <w:ins w:id="1646" w:author="Dylan CHEN" w:date="2026-05-30T22:03:00Z" w16du:dateUtc="2026-05-30T14:03:00Z">
        <w:r>
          <w:rPr>
            <w:rFonts w:hint="eastAsia"/>
          </w:rPr>
          <w:t>To conclude</w:t>
        </w:r>
      </w:ins>
      <w:ins w:id="1647" w:author="Dylan CHEN" w:date="2026-05-30T22:01:00Z" w16du:dateUtc="2026-05-30T14:01:00Z">
        <w:r>
          <w:rPr>
            <w:rFonts w:hint="eastAsia"/>
          </w:rPr>
          <w:t xml:space="preserve">, Hypothesis </w:t>
        </w:r>
      </w:ins>
      <w:ins w:id="1648" w:author="Dylan CHEN" w:date="2026-05-30T22:03:00Z" w16du:dateUtc="2026-05-30T14:03:00Z">
        <w:r>
          <w:rPr>
            <w:rFonts w:hint="eastAsia"/>
          </w:rPr>
          <w:t>4 is supported, but Hypothesis 5 is not.</w:t>
        </w:r>
      </w:ins>
      <w:moveFromRangeStart w:id="1649" w:author="Xin Li" w:date="2026-05-11T11:32:00Z" w:name="move229391591"/>
      <w:moveFrom w:id="1650" w:author="Xin Li" w:date="2026-05-11T11:32:00Z" w16du:dateUtc="2026-05-11T03:32:00Z">
        <w:r w:rsidR="00F7692C" w:rsidRPr="0022223D" w:rsidDel="00C30F7D">
          <w:t>To examine specific differentiation dimensions that might benefit viewers, we identify three areas where humans potentially have unique advantages: incorporation of personal experiences, expression of opinionated insights, and suggestion of alternative solutions. To quantify these dimensions, we use an LLM that we instruct to rate answers on a scale of 0-10 for the presence of personal experiences, opinionated insights, and alternative solutions. Given the prevalence of zero scores, we dichotomize these variables, categorizing answers scoring 0 as not containing the element and all others as containing it. Using the specification from Equation 2, we regress these binary outcomes on treatment status.</w:t>
        </w:r>
      </w:moveFrom>
    </w:p>
    <w:moveFromRangeEnd w:id="1649"/>
    <w:p w14:paraId="77D08299" w14:textId="67F9142A" w:rsidR="00F7692C" w:rsidDel="00DD07EA" w:rsidRDefault="00F7692C">
      <w:pPr>
        <w:pStyle w:val="Paragraph0"/>
        <w:rPr>
          <w:ins w:id="1651" w:author="Xin Li" w:date="2026-04-11T16:20:00Z" w16du:dateUtc="2026-04-11T08:20:00Z"/>
          <w:del w:id="1652" w:author="Dylan CHEN" w:date="2026-05-30T18:34:00Z" w16du:dateUtc="2026-05-30T10:34:00Z"/>
        </w:rPr>
      </w:pPr>
      <w:del w:id="1653" w:author="Dylan CHEN" w:date="2026-05-30T18:34:00Z" w16du:dateUtc="2026-05-30T10:34:00Z">
        <w:r w:rsidRPr="0022223D" w:rsidDel="00DD07EA">
          <w:delText>The results, reported in Columns 3-5 of Table 1</w:delText>
        </w:r>
      </w:del>
      <w:del w:id="1654" w:author="Dylan CHEN" w:date="2026-03-20T16:23:00Z" w16du:dateUtc="2026-03-20T08:23:00Z">
        <w:r w:rsidRPr="0022223D" w:rsidDel="00B035D3">
          <w:delText>5</w:delText>
        </w:r>
      </w:del>
      <w:del w:id="1655" w:author="Dylan CHEN" w:date="2026-05-30T18:34:00Z" w16du:dateUtc="2026-05-30T10:34:00Z">
        <w:r w:rsidRPr="0022223D" w:rsidDel="00DD07EA">
          <w:delText>, indicate that AI-generated answers significantly increase the likelihood of human answers containing personal experiences (</w:delText>
        </w:r>
        <w:r w:rsidRPr="0022223D" w:rsidDel="00DD07EA">
          <w:rPr>
            <w:bCs/>
            <w:i/>
            <w:iCs/>
            <w:color w:val="000000"/>
          </w:rPr>
          <w:delText>β</w:delText>
        </w:r>
        <w:r w:rsidRPr="0022223D" w:rsidDel="00DD07EA">
          <w:delText xml:space="preserve"> = 0.030, p &lt; 0.01), opinionated insights (</w:delText>
        </w:r>
        <w:r w:rsidRPr="0022223D" w:rsidDel="00DD07EA">
          <w:rPr>
            <w:bCs/>
            <w:i/>
            <w:iCs/>
            <w:color w:val="000000"/>
          </w:rPr>
          <w:delText>β</w:delText>
        </w:r>
        <w:r w:rsidRPr="0022223D" w:rsidDel="00DD07EA">
          <w:delText xml:space="preserve"> = 0.024, p &lt; 0.05) and alternative solutions (</w:delText>
        </w:r>
        <w:r w:rsidRPr="0022223D" w:rsidDel="00DD07EA">
          <w:rPr>
            <w:bCs/>
            <w:i/>
            <w:iCs/>
            <w:color w:val="000000"/>
          </w:rPr>
          <w:delText xml:space="preserve">β </w:delText>
        </w:r>
        <w:r w:rsidRPr="0022223D" w:rsidDel="00DD07EA">
          <w:delText>= 0.016, p &lt; 0.05). These findings suggest that human answerers can leverage their experiential knowledge and unique cognitive abilities to adjust their responses to complement or diverge from AI-generated answers.</w:delText>
        </w:r>
      </w:del>
    </w:p>
    <w:p w14:paraId="1D6E72F6" w14:textId="77777777" w:rsidR="00FB510E" w:rsidRDefault="00FB510E" w:rsidP="00F06DF9">
      <w:pPr>
        <w:pStyle w:val="Paragraph0"/>
        <w:rPr>
          <w:ins w:id="1656" w:author="Xin Li" w:date="2026-04-11T16:20:00Z" w16du:dateUtc="2026-04-11T08:20:00Z"/>
        </w:rPr>
      </w:pPr>
    </w:p>
    <w:p w14:paraId="4EDA0516" w14:textId="061923D5" w:rsidR="00A00637" w:rsidRPr="00261E78" w:rsidRDefault="00FB510E" w:rsidP="00970164">
      <w:pPr>
        <w:pStyle w:val="TableFiguretitle"/>
      </w:pPr>
      <w:r w:rsidRPr="00261E78">
        <w:t xml:space="preserve">Table </w:t>
      </w:r>
      <w:fldSimple w:instr=" SEQ Table \* ARABIC ">
        <w:ins w:id="1657" w:author="Dylan CHEN" w:date="2026-05-30T16:51:00Z" w16du:dateUtc="2026-05-30T08:51:00Z">
          <w:r w:rsidR="00686766">
            <w:rPr>
              <w:noProof/>
            </w:rPr>
            <w:t>5</w:t>
          </w:r>
        </w:ins>
        <w:del w:id="1658" w:author="Dylan CHEN" w:date="2026-05-30T16:51:00Z" w16du:dateUtc="2026-05-30T08:51:00Z">
          <w:r w:rsidDel="00686766">
            <w:rPr>
              <w:noProof/>
            </w:rPr>
            <w:delText>16</w:delText>
          </w:r>
        </w:del>
      </w:fldSimple>
      <w:r w:rsidRPr="00261E78">
        <w:t>. Human answerers’ response to AI-generated answers</w:t>
      </w:r>
    </w:p>
    <w:tbl>
      <w:tblPr>
        <w:tblW w:w="2644" w:type="pct"/>
        <w:jc w:val="center"/>
        <w:tblLayout w:type="fixed"/>
        <w:tblLook w:val="04A0" w:firstRow="1" w:lastRow="0" w:firstColumn="1" w:lastColumn="0" w:noHBand="0" w:noVBand="1"/>
      </w:tblPr>
      <w:tblGrid>
        <w:gridCol w:w="2790"/>
        <w:gridCol w:w="1080"/>
        <w:gridCol w:w="1080"/>
      </w:tblGrid>
      <w:tr w:rsidR="00FB510E" w:rsidRPr="00261E78" w:rsidDel="00A00637" w14:paraId="4B65AA1C" w14:textId="1E686855" w:rsidTr="00FB510E">
        <w:trPr>
          <w:trHeight w:val="270"/>
          <w:jc w:val="center"/>
          <w:del w:id="1659" w:author="Dylan CHEN" w:date="2026-05-30T16:47:00Z"/>
        </w:trPr>
        <w:tc>
          <w:tcPr>
            <w:tcW w:w="2790" w:type="dxa"/>
            <w:tcBorders>
              <w:top w:val="single" w:sz="12" w:space="0" w:color="auto"/>
              <w:left w:val="nil"/>
              <w:bottom w:val="nil"/>
              <w:right w:val="nil"/>
            </w:tcBorders>
            <w:noWrap/>
            <w:hideMark/>
          </w:tcPr>
          <w:tbl>
            <w:tblPr>
              <w:tblW w:w="5900" w:type="dxa"/>
              <w:tblLook w:val="04A0" w:firstRow="1" w:lastRow="0" w:firstColumn="1" w:lastColumn="0" w:noHBand="0" w:noVBand="1"/>
            </w:tblPr>
            <w:tblGrid>
              <w:gridCol w:w="2180"/>
              <w:gridCol w:w="1780"/>
              <w:gridCol w:w="1940"/>
            </w:tblGrid>
            <w:tr w:rsidR="00A00637" w14:paraId="1462028E" w14:textId="77777777" w:rsidTr="00A00637">
              <w:trPr>
                <w:trHeight w:val="320"/>
                <w:ins w:id="1660" w:author="Dylan CHEN" w:date="2026-05-30T16:47:00Z"/>
              </w:trPr>
              <w:tc>
                <w:tcPr>
                  <w:tcW w:w="2180" w:type="dxa"/>
                  <w:tcBorders>
                    <w:top w:val="single" w:sz="4" w:space="0" w:color="auto"/>
                    <w:left w:val="nil"/>
                    <w:bottom w:val="nil"/>
                    <w:right w:val="nil"/>
                  </w:tcBorders>
                  <w:noWrap/>
                  <w:hideMark/>
                </w:tcPr>
                <w:p w14:paraId="2BF26B89" w14:textId="77777777" w:rsidR="00A00637" w:rsidRDefault="00A00637" w:rsidP="00A00637">
                  <w:pPr>
                    <w:rPr>
                      <w:ins w:id="1661" w:author="Dylan CHEN" w:date="2026-05-30T16:47:00Z" w16du:dateUtc="2026-05-30T08:47:00Z"/>
                      <w:rFonts w:ascii="Georgia" w:hAnsi="Georgia"/>
                      <w:color w:val="000000"/>
                      <w:sz w:val="20"/>
                      <w:szCs w:val="20"/>
                    </w:rPr>
                  </w:pPr>
                  <w:ins w:id="1662" w:author="Dylan CHEN" w:date="2026-05-30T16:47:00Z" w16du:dateUtc="2026-05-30T08:47:00Z">
                    <w:r>
                      <w:rPr>
                        <w:rFonts w:ascii="Georgia" w:hAnsi="Georgia"/>
                        <w:color w:val="000000"/>
                        <w:sz w:val="20"/>
                        <w:szCs w:val="20"/>
                      </w:rPr>
                      <w:t> </w:t>
                    </w:r>
                  </w:ins>
                </w:p>
              </w:tc>
              <w:tc>
                <w:tcPr>
                  <w:tcW w:w="1780" w:type="dxa"/>
                  <w:tcBorders>
                    <w:top w:val="single" w:sz="4" w:space="0" w:color="auto"/>
                    <w:left w:val="nil"/>
                    <w:bottom w:val="nil"/>
                    <w:right w:val="nil"/>
                  </w:tcBorders>
                  <w:noWrap/>
                  <w:vAlign w:val="center"/>
                  <w:hideMark/>
                </w:tcPr>
                <w:p w14:paraId="0E142C9B" w14:textId="77777777" w:rsidR="00A00637" w:rsidRDefault="00A00637" w:rsidP="00A00637">
                  <w:pPr>
                    <w:jc w:val="center"/>
                    <w:rPr>
                      <w:ins w:id="1663" w:author="Dylan CHEN" w:date="2026-05-30T16:47:00Z" w16du:dateUtc="2026-05-30T08:47:00Z"/>
                      <w:color w:val="000000"/>
                      <w:sz w:val="20"/>
                      <w:szCs w:val="20"/>
                    </w:rPr>
                  </w:pPr>
                  <w:ins w:id="1664" w:author="Dylan CHEN" w:date="2026-05-30T16:47:00Z" w16du:dateUtc="2026-05-30T08:47:00Z">
                    <w:r>
                      <w:rPr>
                        <w:color w:val="000000"/>
                        <w:sz w:val="20"/>
                        <w:szCs w:val="20"/>
                      </w:rPr>
                      <w:t>(1)</w:t>
                    </w:r>
                  </w:ins>
                </w:p>
              </w:tc>
              <w:tc>
                <w:tcPr>
                  <w:tcW w:w="1940" w:type="dxa"/>
                  <w:tcBorders>
                    <w:top w:val="single" w:sz="4" w:space="0" w:color="auto"/>
                    <w:left w:val="nil"/>
                    <w:bottom w:val="nil"/>
                    <w:right w:val="nil"/>
                  </w:tcBorders>
                  <w:noWrap/>
                  <w:vAlign w:val="center"/>
                  <w:hideMark/>
                </w:tcPr>
                <w:p w14:paraId="36FFF4E0" w14:textId="77777777" w:rsidR="00A00637" w:rsidRDefault="00A00637" w:rsidP="00A00637">
                  <w:pPr>
                    <w:jc w:val="center"/>
                    <w:rPr>
                      <w:ins w:id="1665" w:author="Dylan CHEN" w:date="2026-05-30T16:47:00Z" w16du:dateUtc="2026-05-30T08:47:00Z"/>
                      <w:color w:val="000000"/>
                      <w:sz w:val="20"/>
                      <w:szCs w:val="20"/>
                    </w:rPr>
                  </w:pPr>
                  <w:ins w:id="1666" w:author="Dylan CHEN" w:date="2026-05-30T16:47:00Z" w16du:dateUtc="2026-05-30T08:47:00Z">
                    <w:r>
                      <w:rPr>
                        <w:color w:val="000000"/>
                        <w:sz w:val="20"/>
                        <w:szCs w:val="20"/>
                      </w:rPr>
                      <w:t>(2)</w:t>
                    </w:r>
                  </w:ins>
                </w:p>
              </w:tc>
            </w:tr>
            <w:tr w:rsidR="00A00637" w14:paraId="48EE8D68" w14:textId="77777777" w:rsidTr="00A00637">
              <w:trPr>
                <w:trHeight w:val="640"/>
                <w:ins w:id="1667" w:author="Dylan CHEN" w:date="2026-05-30T16:47:00Z"/>
              </w:trPr>
              <w:tc>
                <w:tcPr>
                  <w:tcW w:w="2180" w:type="dxa"/>
                  <w:tcBorders>
                    <w:top w:val="nil"/>
                    <w:left w:val="nil"/>
                    <w:bottom w:val="nil"/>
                    <w:right w:val="nil"/>
                  </w:tcBorders>
                  <w:noWrap/>
                  <w:vAlign w:val="center"/>
                  <w:hideMark/>
                </w:tcPr>
                <w:p w14:paraId="0F08B883" w14:textId="77777777" w:rsidR="00A00637" w:rsidRDefault="00A00637" w:rsidP="00A00637">
                  <w:pPr>
                    <w:jc w:val="right"/>
                    <w:rPr>
                      <w:ins w:id="1668" w:author="Dylan CHEN" w:date="2026-05-30T16:47:00Z" w16du:dateUtc="2026-05-30T08:47:00Z"/>
                      <w:rFonts w:ascii="Georgia" w:hAnsi="Georgia"/>
                      <w:color w:val="000000"/>
                      <w:sz w:val="20"/>
                      <w:szCs w:val="20"/>
                    </w:rPr>
                  </w:pPr>
                  <w:ins w:id="1669" w:author="Dylan CHEN" w:date="2026-05-30T16:47:00Z" w16du:dateUtc="2026-05-30T08:47:00Z">
                    <w:r>
                      <w:rPr>
                        <w:rFonts w:ascii="Georgia" w:hAnsi="Georgia"/>
                        <w:color w:val="000000"/>
                        <w:sz w:val="20"/>
                        <w:szCs w:val="20"/>
                      </w:rPr>
                      <w:t>DV:</w:t>
                    </w:r>
                  </w:ins>
                </w:p>
              </w:tc>
              <w:tc>
                <w:tcPr>
                  <w:tcW w:w="3720" w:type="dxa"/>
                  <w:gridSpan w:val="2"/>
                  <w:tcBorders>
                    <w:top w:val="nil"/>
                    <w:left w:val="nil"/>
                    <w:bottom w:val="single" w:sz="4" w:space="0" w:color="auto"/>
                    <w:right w:val="nil"/>
                  </w:tcBorders>
                  <w:vAlign w:val="center"/>
                  <w:hideMark/>
                </w:tcPr>
                <w:p w14:paraId="5C9B3289" w14:textId="77777777" w:rsidR="00A00637" w:rsidRDefault="00A00637" w:rsidP="00A00637">
                  <w:pPr>
                    <w:jc w:val="center"/>
                    <w:rPr>
                      <w:ins w:id="1670" w:author="Dylan CHEN" w:date="2026-05-30T16:47:00Z" w16du:dateUtc="2026-05-30T08:47:00Z"/>
                      <w:color w:val="000000"/>
                      <w:sz w:val="20"/>
                      <w:szCs w:val="20"/>
                    </w:rPr>
                  </w:pPr>
                  <w:ins w:id="1671" w:author="Dylan CHEN" w:date="2026-05-30T16:47:00Z" w16du:dateUtc="2026-05-30T08:47:00Z">
                    <w:r>
                      <w:rPr>
                        <w:color w:val="000000"/>
                        <w:sz w:val="20"/>
                        <w:szCs w:val="20"/>
                      </w:rPr>
                      <w:t>similarity between the fisrt answer and the second answer</w:t>
                    </w:r>
                  </w:ins>
                </w:p>
              </w:tc>
            </w:tr>
            <w:tr w:rsidR="00A00637" w14:paraId="25D454EB" w14:textId="77777777" w:rsidTr="00A00637">
              <w:trPr>
                <w:trHeight w:val="320"/>
                <w:ins w:id="1672" w:author="Dylan CHEN" w:date="2026-05-30T16:47:00Z"/>
              </w:trPr>
              <w:tc>
                <w:tcPr>
                  <w:tcW w:w="2180" w:type="dxa"/>
                  <w:vMerge w:val="restart"/>
                  <w:tcBorders>
                    <w:top w:val="nil"/>
                    <w:left w:val="nil"/>
                    <w:bottom w:val="nil"/>
                    <w:right w:val="nil"/>
                  </w:tcBorders>
                  <w:noWrap/>
                  <w:vAlign w:val="center"/>
                  <w:hideMark/>
                </w:tcPr>
                <w:p w14:paraId="02B3AE3E" w14:textId="77777777" w:rsidR="00A00637" w:rsidRDefault="00A00637" w:rsidP="00A00637">
                  <w:pPr>
                    <w:rPr>
                      <w:ins w:id="1673" w:author="Dylan CHEN" w:date="2026-05-30T16:47:00Z" w16du:dateUtc="2026-05-30T08:47:00Z"/>
                      <w:i/>
                      <w:iCs/>
                      <w:color w:val="000000"/>
                      <w:sz w:val="20"/>
                      <w:szCs w:val="20"/>
                    </w:rPr>
                  </w:pPr>
                  <w:ins w:id="1674" w:author="Dylan CHEN" w:date="2026-05-30T16:47:00Z" w16du:dateUtc="2026-05-30T08:47:00Z">
                    <w:r>
                      <w:rPr>
                        <w:i/>
                        <w:iCs/>
                        <w:color w:val="000000"/>
                        <w:sz w:val="20"/>
                        <w:szCs w:val="20"/>
                      </w:rPr>
                      <w:t>AIi</w:t>
                    </w:r>
                  </w:ins>
                </w:p>
              </w:tc>
              <w:tc>
                <w:tcPr>
                  <w:tcW w:w="1780" w:type="dxa"/>
                  <w:tcBorders>
                    <w:top w:val="nil"/>
                    <w:left w:val="nil"/>
                    <w:bottom w:val="nil"/>
                    <w:right w:val="nil"/>
                  </w:tcBorders>
                  <w:noWrap/>
                  <w:vAlign w:val="center"/>
                  <w:hideMark/>
                </w:tcPr>
                <w:p w14:paraId="423043BC" w14:textId="77777777" w:rsidR="00A00637" w:rsidRDefault="00A00637" w:rsidP="00A00637">
                  <w:pPr>
                    <w:jc w:val="center"/>
                    <w:rPr>
                      <w:ins w:id="1675" w:author="Dylan CHEN" w:date="2026-05-30T16:47:00Z" w16du:dateUtc="2026-05-30T08:47:00Z"/>
                      <w:color w:val="000000"/>
                      <w:sz w:val="20"/>
                      <w:szCs w:val="20"/>
                    </w:rPr>
                  </w:pPr>
                  <w:ins w:id="1676" w:author="Dylan CHEN" w:date="2026-05-30T16:47:00Z" w16du:dateUtc="2026-05-30T08:47:00Z">
                    <w:r>
                      <w:rPr>
                        <w:color w:val="000000"/>
                        <w:sz w:val="20"/>
                        <w:szCs w:val="20"/>
                      </w:rPr>
                      <w:t>0.029 **</w:t>
                    </w:r>
                  </w:ins>
                </w:p>
              </w:tc>
              <w:tc>
                <w:tcPr>
                  <w:tcW w:w="1940" w:type="dxa"/>
                  <w:tcBorders>
                    <w:top w:val="nil"/>
                    <w:left w:val="nil"/>
                    <w:bottom w:val="nil"/>
                    <w:right w:val="nil"/>
                  </w:tcBorders>
                  <w:noWrap/>
                  <w:vAlign w:val="center"/>
                  <w:hideMark/>
                </w:tcPr>
                <w:p w14:paraId="50A35A84" w14:textId="77777777" w:rsidR="00A00637" w:rsidRDefault="00A00637" w:rsidP="00A00637">
                  <w:pPr>
                    <w:jc w:val="center"/>
                    <w:rPr>
                      <w:ins w:id="1677" w:author="Dylan CHEN" w:date="2026-05-30T16:47:00Z" w16du:dateUtc="2026-05-30T08:47:00Z"/>
                      <w:color w:val="000000"/>
                      <w:sz w:val="20"/>
                      <w:szCs w:val="20"/>
                    </w:rPr>
                  </w:pPr>
                  <w:ins w:id="1678" w:author="Dylan CHEN" w:date="2026-05-30T16:47:00Z" w16du:dateUtc="2026-05-30T08:47:00Z">
                    <w:r>
                      <w:rPr>
                        <w:color w:val="000000"/>
                        <w:sz w:val="20"/>
                        <w:szCs w:val="20"/>
                      </w:rPr>
                      <w:t>0.008</w:t>
                    </w:r>
                  </w:ins>
                </w:p>
              </w:tc>
            </w:tr>
            <w:tr w:rsidR="00A00637" w14:paraId="3AB002F7" w14:textId="77777777" w:rsidTr="00A00637">
              <w:trPr>
                <w:trHeight w:val="320"/>
                <w:ins w:id="1679" w:author="Dylan CHEN" w:date="2026-05-30T16:47:00Z"/>
              </w:trPr>
              <w:tc>
                <w:tcPr>
                  <w:tcW w:w="2180" w:type="dxa"/>
                  <w:vMerge/>
                  <w:tcBorders>
                    <w:top w:val="nil"/>
                    <w:left w:val="nil"/>
                    <w:bottom w:val="nil"/>
                    <w:right w:val="nil"/>
                  </w:tcBorders>
                  <w:vAlign w:val="center"/>
                  <w:hideMark/>
                </w:tcPr>
                <w:p w14:paraId="5DCA827A" w14:textId="77777777" w:rsidR="00A00637" w:rsidRDefault="00A00637" w:rsidP="00A00637">
                  <w:pPr>
                    <w:rPr>
                      <w:ins w:id="1680" w:author="Dylan CHEN" w:date="2026-05-30T16:47:00Z" w16du:dateUtc="2026-05-30T08:47:00Z"/>
                      <w:i/>
                      <w:iCs/>
                      <w:color w:val="000000"/>
                      <w:sz w:val="20"/>
                      <w:szCs w:val="20"/>
                    </w:rPr>
                  </w:pPr>
                </w:p>
              </w:tc>
              <w:tc>
                <w:tcPr>
                  <w:tcW w:w="1780" w:type="dxa"/>
                  <w:tcBorders>
                    <w:top w:val="nil"/>
                    <w:left w:val="nil"/>
                    <w:bottom w:val="nil"/>
                    <w:right w:val="nil"/>
                  </w:tcBorders>
                  <w:noWrap/>
                  <w:vAlign w:val="center"/>
                  <w:hideMark/>
                </w:tcPr>
                <w:p w14:paraId="3CFC6A9F" w14:textId="77777777" w:rsidR="00A00637" w:rsidRDefault="00A00637" w:rsidP="00A00637">
                  <w:pPr>
                    <w:jc w:val="center"/>
                    <w:rPr>
                      <w:ins w:id="1681" w:author="Dylan CHEN" w:date="2026-05-30T16:47:00Z" w16du:dateUtc="2026-05-30T08:47:00Z"/>
                      <w:color w:val="000000"/>
                      <w:sz w:val="20"/>
                      <w:szCs w:val="20"/>
                    </w:rPr>
                  </w:pPr>
                  <w:ins w:id="1682" w:author="Dylan CHEN" w:date="2026-05-30T16:47:00Z" w16du:dateUtc="2026-05-30T08:47:00Z">
                    <w:r>
                      <w:rPr>
                        <w:color w:val="000000"/>
                        <w:sz w:val="20"/>
                        <w:szCs w:val="20"/>
                      </w:rPr>
                      <w:t>(0.009)</w:t>
                    </w:r>
                  </w:ins>
                </w:p>
              </w:tc>
              <w:tc>
                <w:tcPr>
                  <w:tcW w:w="1940" w:type="dxa"/>
                  <w:tcBorders>
                    <w:top w:val="nil"/>
                    <w:left w:val="nil"/>
                    <w:bottom w:val="nil"/>
                    <w:right w:val="nil"/>
                  </w:tcBorders>
                  <w:noWrap/>
                  <w:vAlign w:val="center"/>
                  <w:hideMark/>
                </w:tcPr>
                <w:p w14:paraId="3A93299B" w14:textId="77777777" w:rsidR="00A00637" w:rsidRDefault="00A00637" w:rsidP="00A00637">
                  <w:pPr>
                    <w:jc w:val="center"/>
                    <w:rPr>
                      <w:ins w:id="1683" w:author="Dylan CHEN" w:date="2026-05-30T16:47:00Z" w16du:dateUtc="2026-05-30T08:47:00Z"/>
                      <w:color w:val="000000"/>
                      <w:sz w:val="20"/>
                      <w:szCs w:val="20"/>
                    </w:rPr>
                  </w:pPr>
                  <w:ins w:id="1684" w:author="Dylan CHEN" w:date="2026-05-30T16:47:00Z" w16du:dateUtc="2026-05-30T08:47:00Z">
                    <w:r>
                      <w:rPr>
                        <w:color w:val="000000"/>
                        <w:sz w:val="20"/>
                        <w:szCs w:val="20"/>
                      </w:rPr>
                      <w:t>(0.055)</w:t>
                    </w:r>
                  </w:ins>
                </w:p>
              </w:tc>
            </w:tr>
            <w:tr w:rsidR="00A00637" w14:paraId="034B3610" w14:textId="77777777" w:rsidTr="00A00637">
              <w:trPr>
                <w:trHeight w:val="320"/>
                <w:ins w:id="1685" w:author="Dylan CHEN" w:date="2026-05-30T16:47:00Z"/>
              </w:trPr>
              <w:tc>
                <w:tcPr>
                  <w:tcW w:w="2180" w:type="dxa"/>
                  <w:vMerge w:val="restart"/>
                  <w:tcBorders>
                    <w:top w:val="nil"/>
                    <w:left w:val="nil"/>
                    <w:bottom w:val="nil"/>
                    <w:right w:val="nil"/>
                  </w:tcBorders>
                  <w:noWrap/>
                  <w:vAlign w:val="center"/>
                  <w:hideMark/>
                </w:tcPr>
                <w:p w14:paraId="0D6E878A" w14:textId="77777777" w:rsidR="00A00637" w:rsidRDefault="00A00637" w:rsidP="00A00637">
                  <w:pPr>
                    <w:rPr>
                      <w:ins w:id="1686" w:author="Dylan CHEN" w:date="2026-05-30T16:47:00Z" w16du:dateUtc="2026-05-30T08:47:00Z"/>
                      <w:i/>
                      <w:iCs/>
                      <w:color w:val="000000"/>
                      <w:sz w:val="20"/>
                      <w:szCs w:val="20"/>
                    </w:rPr>
                  </w:pPr>
                  <w:ins w:id="1687" w:author="Dylan CHEN" w:date="2026-05-30T16:47:00Z" w16du:dateUtc="2026-05-30T08:47:00Z">
                    <w:r>
                      <w:rPr>
                        <w:i/>
                        <w:iCs/>
                        <w:color w:val="000000"/>
                        <w:sz w:val="20"/>
                        <w:szCs w:val="20"/>
                      </w:rPr>
                      <w:t>length1Ansi</w:t>
                    </w:r>
                  </w:ins>
                </w:p>
              </w:tc>
              <w:tc>
                <w:tcPr>
                  <w:tcW w:w="1780" w:type="dxa"/>
                  <w:tcBorders>
                    <w:top w:val="nil"/>
                    <w:left w:val="nil"/>
                    <w:bottom w:val="nil"/>
                    <w:right w:val="nil"/>
                  </w:tcBorders>
                  <w:noWrap/>
                  <w:vAlign w:val="bottom"/>
                  <w:hideMark/>
                </w:tcPr>
                <w:p w14:paraId="64526962" w14:textId="77777777" w:rsidR="00A00637" w:rsidRDefault="00A00637" w:rsidP="00A00637">
                  <w:pPr>
                    <w:rPr>
                      <w:ins w:id="1688" w:author="Dylan CHEN" w:date="2026-05-30T16:47:00Z" w16du:dateUtc="2026-05-30T08:47:00Z"/>
                      <w:i/>
                      <w:iCs/>
                      <w:color w:val="000000"/>
                      <w:sz w:val="20"/>
                      <w:szCs w:val="20"/>
                    </w:rPr>
                  </w:pPr>
                </w:p>
              </w:tc>
              <w:tc>
                <w:tcPr>
                  <w:tcW w:w="1940" w:type="dxa"/>
                  <w:tcBorders>
                    <w:top w:val="nil"/>
                    <w:left w:val="nil"/>
                    <w:bottom w:val="nil"/>
                    <w:right w:val="nil"/>
                  </w:tcBorders>
                  <w:noWrap/>
                  <w:vAlign w:val="center"/>
                  <w:hideMark/>
                </w:tcPr>
                <w:p w14:paraId="48A1D3E8" w14:textId="77777777" w:rsidR="00A00637" w:rsidRDefault="00A00637" w:rsidP="00A00637">
                  <w:pPr>
                    <w:jc w:val="center"/>
                    <w:rPr>
                      <w:ins w:id="1689" w:author="Dylan CHEN" w:date="2026-05-30T16:47:00Z" w16du:dateUtc="2026-05-30T08:47:00Z"/>
                      <w:color w:val="000000"/>
                      <w:sz w:val="20"/>
                      <w:szCs w:val="20"/>
                    </w:rPr>
                  </w:pPr>
                  <w:ins w:id="1690" w:author="Dylan CHEN" w:date="2026-05-30T16:47:00Z" w16du:dateUtc="2026-05-30T08:47:00Z">
                    <w:r>
                      <w:rPr>
                        <w:color w:val="000000"/>
                        <w:sz w:val="20"/>
                        <w:szCs w:val="20"/>
                      </w:rPr>
                      <w:t>0.005</w:t>
                    </w:r>
                  </w:ins>
                </w:p>
              </w:tc>
            </w:tr>
            <w:tr w:rsidR="00A00637" w14:paraId="041DB545" w14:textId="77777777" w:rsidTr="00A00637">
              <w:trPr>
                <w:trHeight w:val="320"/>
                <w:ins w:id="1691" w:author="Dylan CHEN" w:date="2026-05-30T16:47:00Z"/>
              </w:trPr>
              <w:tc>
                <w:tcPr>
                  <w:tcW w:w="2180" w:type="dxa"/>
                  <w:vMerge/>
                  <w:tcBorders>
                    <w:top w:val="nil"/>
                    <w:left w:val="nil"/>
                    <w:bottom w:val="nil"/>
                    <w:right w:val="nil"/>
                  </w:tcBorders>
                  <w:vAlign w:val="center"/>
                  <w:hideMark/>
                </w:tcPr>
                <w:p w14:paraId="7765C1ED" w14:textId="77777777" w:rsidR="00A00637" w:rsidRDefault="00A00637" w:rsidP="00A00637">
                  <w:pPr>
                    <w:rPr>
                      <w:ins w:id="1692" w:author="Dylan CHEN" w:date="2026-05-30T16:47:00Z" w16du:dateUtc="2026-05-30T08:47:00Z"/>
                      <w:i/>
                      <w:iCs/>
                      <w:color w:val="000000"/>
                      <w:sz w:val="20"/>
                      <w:szCs w:val="20"/>
                    </w:rPr>
                  </w:pPr>
                </w:p>
              </w:tc>
              <w:tc>
                <w:tcPr>
                  <w:tcW w:w="1780" w:type="dxa"/>
                  <w:tcBorders>
                    <w:top w:val="nil"/>
                    <w:left w:val="nil"/>
                    <w:bottom w:val="nil"/>
                    <w:right w:val="nil"/>
                  </w:tcBorders>
                  <w:noWrap/>
                  <w:vAlign w:val="bottom"/>
                  <w:hideMark/>
                </w:tcPr>
                <w:p w14:paraId="15CD9132" w14:textId="77777777" w:rsidR="00A00637" w:rsidRDefault="00A00637" w:rsidP="00A00637">
                  <w:pPr>
                    <w:jc w:val="center"/>
                    <w:rPr>
                      <w:ins w:id="1693" w:author="Dylan CHEN" w:date="2026-05-30T16:47:00Z" w16du:dateUtc="2026-05-30T08:47:00Z"/>
                      <w:color w:val="000000"/>
                      <w:sz w:val="20"/>
                      <w:szCs w:val="20"/>
                    </w:rPr>
                  </w:pPr>
                </w:p>
              </w:tc>
              <w:tc>
                <w:tcPr>
                  <w:tcW w:w="1940" w:type="dxa"/>
                  <w:tcBorders>
                    <w:top w:val="nil"/>
                    <w:left w:val="nil"/>
                    <w:bottom w:val="nil"/>
                    <w:right w:val="nil"/>
                  </w:tcBorders>
                  <w:noWrap/>
                  <w:vAlign w:val="center"/>
                  <w:hideMark/>
                </w:tcPr>
                <w:p w14:paraId="0A47EB62" w14:textId="77777777" w:rsidR="00A00637" w:rsidRDefault="00A00637" w:rsidP="00A00637">
                  <w:pPr>
                    <w:jc w:val="center"/>
                    <w:rPr>
                      <w:ins w:id="1694" w:author="Dylan CHEN" w:date="2026-05-30T16:47:00Z" w16du:dateUtc="2026-05-30T08:47:00Z"/>
                      <w:color w:val="000000"/>
                      <w:sz w:val="20"/>
                      <w:szCs w:val="20"/>
                    </w:rPr>
                  </w:pPr>
                  <w:ins w:id="1695" w:author="Dylan CHEN" w:date="2026-05-30T16:47:00Z" w16du:dateUtc="2026-05-30T08:47:00Z">
                    <w:r>
                      <w:rPr>
                        <w:color w:val="000000"/>
                        <w:sz w:val="20"/>
                        <w:szCs w:val="20"/>
                      </w:rPr>
                      <w:t>(0.005)</w:t>
                    </w:r>
                  </w:ins>
                </w:p>
              </w:tc>
            </w:tr>
            <w:tr w:rsidR="00A00637" w14:paraId="34C607EF" w14:textId="77777777" w:rsidTr="00A00637">
              <w:trPr>
                <w:trHeight w:val="320"/>
                <w:ins w:id="1696" w:author="Dylan CHEN" w:date="2026-05-30T16:47:00Z"/>
              </w:trPr>
              <w:tc>
                <w:tcPr>
                  <w:tcW w:w="2180" w:type="dxa"/>
                  <w:vMerge w:val="restart"/>
                  <w:tcBorders>
                    <w:top w:val="nil"/>
                    <w:left w:val="nil"/>
                    <w:bottom w:val="nil"/>
                    <w:right w:val="nil"/>
                  </w:tcBorders>
                  <w:noWrap/>
                  <w:vAlign w:val="center"/>
                  <w:hideMark/>
                </w:tcPr>
                <w:p w14:paraId="02BFC10E" w14:textId="77777777" w:rsidR="00A00637" w:rsidRDefault="00A00637" w:rsidP="00A00637">
                  <w:pPr>
                    <w:rPr>
                      <w:ins w:id="1697" w:author="Dylan CHEN" w:date="2026-05-30T16:47:00Z" w16du:dateUtc="2026-05-30T08:47:00Z"/>
                      <w:i/>
                      <w:iCs/>
                      <w:color w:val="000000"/>
                      <w:sz w:val="20"/>
                      <w:szCs w:val="20"/>
                    </w:rPr>
                  </w:pPr>
                  <w:ins w:id="1698" w:author="Dylan CHEN" w:date="2026-05-30T16:47:00Z" w16du:dateUtc="2026-05-30T08:47:00Z">
                    <w:r>
                      <w:rPr>
                        <w:i/>
                        <w:iCs/>
                        <w:color w:val="000000"/>
                        <w:sz w:val="20"/>
                        <w:szCs w:val="20"/>
                      </w:rPr>
                      <w:t>simWithLLM1Ansi</w:t>
                    </w:r>
                  </w:ins>
                </w:p>
              </w:tc>
              <w:tc>
                <w:tcPr>
                  <w:tcW w:w="1780" w:type="dxa"/>
                  <w:tcBorders>
                    <w:top w:val="nil"/>
                    <w:left w:val="nil"/>
                    <w:bottom w:val="nil"/>
                    <w:right w:val="nil"/>
                  </w:tcBorders>
                  <w:noWrap/>
                  <w:vAlign w:val="bottom"/>
                  <w:hideMark/>
                </w:tcPr>
                <w:p w14:paraId="115DF747" w14:textId="77777777" w:rsidR="00A00637" w:rsidRDefault="00A00637" w:rsidP="00A00637">
                  <w:pPr>
                    <w:rPr>
                      <w:ins w:id="1699" w:author="Dylan CHEN" w:date="2026-05-30T16:47:00Z" w16du:dateUtc="2026-05-30T08:47:00Z"/>
                      <w:i/>
                      <w:iCs/>
                      <w:color w:val="000000"/>
                      <w:sz w:val="20"/>
                      <w:szCs w:val="20"/>
                    </w:rPr>
                  </w:pPr>
                </w:p>
              </w:tc>
              <w:tc>
                <w:tcPr>
                  <w:tcW w:w="1940" w:type="dxa"/>
                  <w:tcBorders>
                    <w:top w:val="nil"/>
                    <w:left w:val="nil"/>
                    <w:bottom w:val="nil"/>
                    <w:right w:val="nil"/>
                  </w:tcBorders>
                  <w:noWrap/>
                  <w:vAlign w:val="center"/>
                  <w:hideMark/>
                </w:tcPr>
                <w:p w14:paraId="5CE41352" w14:textId="77777777" w:rsidR="00A00637" w:rsidRDefault="00A00637" w:rsidP="00A00637">
                  <w:pPr>
                    <w:jc w:val="center"/>
                    <w:rPr>
                      <w:ins w:id="1700" w:author="Dylan CHEN" w:date="2026-05-30T16:47:00Z" w16du:dateUtc="2026-05-30T08:47:00Z"/>
                      <w:color w:val="000000"/>
                      <w:sz w:val="20"/>
                      <w:szCs w:val="20"/>
                    </w:rPr>
                  </w:pPr>
                  <w:ins w:id="1701" w:author="Dylan CHEN" w:date="2026-05-30T16:47:00Z" w16du:dateUtc="2026-05-30T08:47:00Z">
                    <w:r>
                      <w:rPr>
                        <w:color w:val="000000"/>
                        <w:sz w:val="20"/>
                        <w:szCs w:val="20"/>
                      </w:rPr>
                      <w:t>0.494 ***</w:t>
                    </w:r>
                  </w:ins>
                </w:p>
              </w:tc>
            </w:tr>
            <w:tr w:rsidR="00A00637" w14:paraId="324B79DB" w14:textId="77777777" w:rsidTr="00A00637">
              <w:trPr>
                <w:trHeight w:val="320"/>
                <w:ins w:id="1702" w:author="Dylan CHEN" w:date="2026-05-30T16:47:00Z"/>
              </w:trPr>
              <w:tc>
                <w:tcPr>
                  <w:tcW w:w="2180" w:type="dxa"/>
                  <w:vMerge/>
                  <w:tcBorders>
                    <w:top w:val="nil"/>
                    <w:left w:val="nil"/>
                    <w:bottom w:val="nil"/>
                    <w:right w:val="nil"/>
                  </w:tcBorders>
                  <w:vAlign w:val="center"/>
                  <w:hideMark/>
                </w:tcPr>
                <w:p w14:paraId="2C2B18D1" w14:textId="77777777" w:rsidR="00A00637" w:rsidRDefault="00A00637" w:rsidP="00A00637">
                  <w:pPr>
                    <w:rPr>
                      <w:ins w:id="1703" w:author="Dylan CHEN" w:date="2026-05-30T16:47:00Z" w16du:dateUtc="2026-05-30T08:47:00Z"/>
                      <w:i/>
                      <w:iCs/>
                      <w:color w:val="000000"/>
                      <w:sz w:val="20"/>
                      <w:szCs w:val="20"/>
                    </w:rPr>
                  </w:pPr>
                </w:p>
              </w:tc>
              <w:tc>
                <w:tcPr>
                  <w:tcW w:w="1780" w:type="dxa"/>
                  <w:tcBorders>
                    <w:top w:val="nil"/>
                    <w:left w:val="nil"/>
                    <w:bottom w:val="nil"/>
                    <w:right w:val="nil"/>
                  </w:tcBorders>
                  <w:noWrap/>
                  <w:vAlign w:val="bottom"/>
                  <w:hideMark/>
                </w:tcPr>
                <w:p w14:paraId="0C63DE39" w14:textId="77777777" w:rsidR="00A00637" w:rsidRDefault="00A00637" w:rsidP="00A00637">
                  <w:pPr>
                    <w:jc w:val="center"/>
                    <w:rPr>
                      <w:ins w:id="1704" w:author="Dylan CHEN" w:date="2026-05-30T16:47:00Z" w16du:dateUtc="2026-05-30T08:47:00Z"/>
                      <w:color w:val="000000"/>
                      <w:sz w:val="20"/>
                      <w:szCs w:val="20"/>
                    </w:rPr>
                  </w:pPr>
                </w:p>
              </w:tc>
              <w:tc>
                <w:tcPr>
                  <w:tcW w:w="1940" w:type="dxa"/>
                  <w:tcBorders>
                    <w:top w:val="nil"/>
                    <w:left w:val="nil"/>
                    <w:bottom w:val="nil"/>
                    <w:right w:val="nil"/>
                  </w:tcBorders>
                  <w:noWrap/>
                  <w:vAlign w:val="center"/>
                  <w:hideMark/>
                </w:tcPr>
                <w:p w14:paraId="6E50F171" w14:textId="77777777" w:rsidR="00A00637" w:rsidRDefault="00A00637" w:rsidP="00A00637">
                  <w:pPr>
                    <w:jc w:val="center"/>
                    <w:rPr>
                      <w:ins w:id="1705" w:author="Dylan CHEN" w:date="2026-05-30T16:47:00Z" w16du:dateUtc="2026-05-30T08:47:00Z"/>
                      <w:color w:val="000000"/>
                      <w:sz w:val="20"/>
                      <w:szCs w:val="20"/>
                    </w:rPr>
                  </w:pPr>
                  <w:ins w:id="1706" w:author="Dylan CHEN" w:date="2026-05-30T16:47:00Z" w16du:dateUtc="2026-05-30T08:47:00Z">
                    <w:r>
                      <w:rPr>
                        <w:color w:val="000000"/>
                        <w:sz w:val="20"/>
                        <w:szCs w:val="20"/>
                      </w:rPr>
                      <w:t>(0.038)</w:t>
                    </w:r>
                  </w:ins>
                </w:p>
              </w:tc>
            </w:tr>
            <w:tr w:rsidR="00A00637" w14:paraId="7EC44B28" w14:textId="77777777" w:rsidTr="00A00637">
              <w:trPr>
                <w:trHeight w:val="320"/>
                <w:ins w:id="1707" w:author="Dylan CHEN" w:date="2026-05-30T16:47:00Z"/>
              </w:trPr>
              <w:tc>
                <w:tcPr>
                  <w:tcW w:w="2180" w:type="dxa"/>
                  <w:vMerge w:val="restart"/>
                  <w:tcBorders>
                    <w:top w:val="nil"/>
                    <w:left w:val="nil"/>
                    <w:bottom w:val="nil"/>
                    <w:right w:val="nil"/>
                  </w:tcBorders>
                  <w:noWrap/>
                  <w:vAlign w:val="center"/>
                  <w:hideMark/>
                </w:tcPr>
                <w:p w14:paraId="148E9F80" w14:textId="77777777" w:rsidR="00A00637" w:rsidRDefault="00A00637" w:rsidP="00A00637">
                  <w:pPr>
                    <w:rPr>
                      <w:ins w:id="1708" w:author="Dylan CHEN" w:date="2026-05-30T16:47:00Z" w16du:dateUtc="2026-05-30T08:47:00Z"/>
                      <w:i/>
                      <w:iCs/>
                      <w:color w:val="000000"/>
                      <w:sz w:val="20"/>
                      <w:szCs w:val="20"/>
                    </w:rPr>
                  </w:pPr>
                  <w:ins w:id="1709" w:author="Dylan CHEN" w:date="2026-05-30T16:47:00Z" w16du:dateUtc="2026-05-30T08:47:00Z">
                    <w:r>
                      <w:rPr>
                        <w:i/>
                        <w:iCs/>
                        <w:color w:val="000000"/>
                        <w:sz w:val="20"/>
                        <w:szCs w:val="20"/>
                      </w:rPr>
                      <w:t>Aii * length1Ansi</w:t>
                    </w:r>
                  </w:ins>
                </w:p>
              </w:tc>
              <w:tc>
                <w:tcPr>
                  <w:tcW w:w="1780" w:type="dxa"/>
                  <w:tcBorders>
                    <w:top w:val="nil"/>
                    <w:left w:val="nil"/>
                    <w:bottom w:val="nil"/>
                    <w:right w:val="nil"/>
                  </w:tcBorders>
                  <w:noWrap/>
                  <w:vAlign w:val="center"/>
                  <w:hideMark/>
                </w:tcPr>
                <w:p w14:paraId="3E89BC47" w14:textId="77777777" w:rsidR="00A00637" w:rsidRDefault="00A00637" w:rsidP="00A00637">
                  <w:pPr>
                    <w:rPr>
                      <w:ins w:id="1710" w:author="Dylan CHEN" w:date="2026-05-30T16:47:00Z" w16du:dateUtc="2026-05-30T08:47:00Z"/>
                      <w:i/>
                      <w:iCs/>
                      <w:color w:val="000000"/>
                      <w:sz w:val="20"/>
                      <w:szCs w:val="20"/>
                    </w:rPr>
                  </w:pPr>
                </w:p>
              </w:tc>
              <w:tc>
                <w:tcPr>
                  <w:tcW w:w="1940" w:type="dxa"/>
                  <w:tcBorders>
                    <w:top w:val="nil"/>
                    <w:left w:val="nil"/>
                    <w:bottom w:val="nil"/>
                    <w:right w:val="nil"/>
                  </w:tcBorders>
                  <w:noWrap/>
                  <w:vAlign w:val="center"/>
                  <w:hideMark/>
                </w:tcPr>
                <w:p w14:paraId="4508D446" w14:textId="77777777" w:rsidR="00A00637" w:rsidRDefault="00A00637" w:rsidP="00A00637">
                  <w:pPr>
                    <w:jc w:val="center"/>
                    <w:rPr>
                      <w:ins w:id="1711" w:author="Dylan CHEN" w:date="2026-05-30T16:47:00Z" w16du:dateUtc="2026-05-30T08:47:00Z"/>
                      <w:color w:val="000000"/>
                      <w:sz w:val="20"/>
                      <w:szCs w:val="20"/>
                    </w:rPr>
                  </w:pPr>
                  <w:ins w:id="1712" w:author="Dylan CHEN" w:date="2026-05-30T16:47:00Z" w16du:dateUtc="2026-05-30T08:47:00Z">
                    <w:r>
                      <w:rPr>
                        <w:color w:val="000000"/>
                        <w:sz w:val="20"/>
                        <w:szCs w:val="20"/>
                      </w:rPr>
                      <w:t>0.002</w:t>
                    </w:r>
                  </w:ins>
                </w:p>
              </w:tc>
            </w:tr>
            <w:tr w:rsidR="00A00637" w14:paraId="7FAD1E95" w14:textId="77777777" w:rsidTr="00A00637">
              <w:trPr>
                <w:trHeight w:val="320"/>
                <w:ins w:id="1713" w:author="Dylan CHEN" w:date="2026-05-30T16:47:00Z"/>
              </w:trPr>
              <w:tc>
                <w:tcPr>
                  <w:tcW w:w="2180" w:type="dxa"/>
                  <w:vMerge/>
                  <w:tcBorders>
                    <w:top w:val="nil"/>
                    <w:left w:val="nil"/>
                    <w:bottom w:val="nil"/>
                    <w:right w:val="nil"/>
                  </w:tcBorders>
                  <w:vAlign w:val="center"/>
                  <w:hideMark/>
                </w:tcPr>
                <w:p w14:paraId="4B84338B" w14:textId="77777777" w:rsidR="00A00637" w:rsidRDefault="00A00637" w:rsidP="00A00637">
                  <w:pPr>
                    <w:rPr>
                      <w:ins w:id="1714" w:author="Dylan CHEN" w:date="2026-05-30T16:47:00Z" w16du:dateUtc="2026-05-30T08:47:00Z"/>
                      <w:i/>
                      <w:iCs/>
                      <w:color w:val="000000"/>
                      <w:sz w:val="20"/>
                      <w:szCs w:val="20"/>
                    </w:rPr>
                  </w:pPr>
                </w:p>
              </w:tc>
              <w:tc>
                <w:tcPr>
                  <w:tcW w:w="1780" w:type="dxa"/>
                  <w:tcBorders>
                    <w:top w:val="nil"/>
                    <w:left w:val="nil"/>
                    <w:bottom w:val="nil"/>
                    <w:right w:val="nil"/>
                  </w:tcBorders>
                  <w:noWrap/>
                  <w:vAlign w:val="center"/>
                  <w:hideMark/>
                </w:tcPr>
                <w:p w14:paraId="29BA38A2" w14:textId="77777777" w:rsidR="00A00637" w:rsidRDefault="00A00637" w:rsidP="00A00637">
                  <w:pPr>
                    <w:jc w:val="center"/>
                    <w:rPr>
                      <w:ins w:id="1715" w:author="Dylan CHEN" w:date="2026-05-30T16:47:00Z" w16du:dateUtc="2026-05-30T08:47:00Z"/>
                      <w:color w:val="000000"/>
                      <w:sz w:val="20"/>
                      <w:szCs w:val="20"/>
                    </w:rPr>
                  </w:pPr>
                </w:p>
              </w:tc>
              <w:tc>
                <w:tcPr>
                  <w:tcW w:w="1940" w:type="dxa"/>
                  <w:tcBorders>
                    <w:top w:val="nil"/>
                    <w:left w:val="nil"/>
                    <w:bottom w:val="nil"/>
                    <w:right w:val="nil"/>
                  </w:tcBorders>
                  <w:noWrap/>
                  <w:vAlign w:val="center"/>
                  <w:hideMark/>
                </w:tcPr>
                <w:p w14:paraId="681B7039" w14:textId="77777777" w:rsidR="00A00637" w:rsidRDefault="00A00637" w:rsidP="00A00637">
                  <w:pPr>
                    <w:jc w:val="center"/>
                    <w:rPr>
                      <w:ins w:id="1716" w:author="Dylan CHEN" w:date="2026-05-30T16:47:00Z" w16du:dateUtc="2026-05-30T08:47:00Z"/>
                      <w:color w:val="000000"/>
                      <w:sz w:val="20"/>
                      <w:szCs w:val="20"/>
                    </w:rPr>
                  </w:pPr>
                  <w:ins w:id="1717" w:author="Dylan CHEN" w:date="2026-05-30T16:47:00Z" w16du:dateUtc="2026-05-30T08:47:00Z">
                    <w:r>
                      <w:rPr>
                        <w:color w:val="000000"/>
                        <w:sz w:val="20"/>
                        <w:szCs w:val="20"/>
                      </w:rPr>
                      <w:t>(0.010)</w:t>
                    </w:r>
                  </w:ins>
                </w:p>
              </w:tc>
            </w:tr>
            <w:tr w:rsidR="00A00637" w14:paraId="6F972470" w14:textId="77777777" w:rsidTr="00A00637">
              <w:trPr>
                <w:trHeight w:val="320"/>
                <w:ins w:id="1718" w:author="Dylan CHEN" w:date="2026-05-30T16:47:00Z"/>
              </w:trPr>
              <w:tc>
                <w:tcPr>
                  <w:tcW w:w="2180" w:type="dxa"/>
                  <w:vMerge w:val="restart"/>
                  <w:tcBorders>
                    <w:top w:val="nil"/>
                    <w:left w:val="nil"/>
                    <w:bottom w:val="single" w:sz="4" w:space="0" w:color="000000"/>
                    <w:right w:val="nil"/>
                  </w:tcBorders>
                  <w:noWrap/>
                  <w:vAlign w:val="center"/>
                  <w:hideMark/>
                </w:tcPr>
                <w:p w14:paraId="2F7B3F34" w14:textId="77777777" w:rsidR="00A00637" w:rsidRDefault="00A00637" w:rsidP="00A00637">
                  <w:pPr>
                    <w:rPr>
                      <w:ins w:id="1719" w:author="Dylan CHEN" w:date="2026-05-30T16:47:00Z" w16du:dateUtc="2026-05-30T08:47:00Z"/>
                      <w:i/>
                      <w:iCs/>
                      <w:color w:val="000000"/>
                      <w:sz w:val="20"/>
                      <w:szCs w:val="20"/>
                    </w:rPr>
                  </w:pPr>
                  <w:ins w:id="1720" w:author="Dylan CHEN" w:date="2026-05-30T16:47:00Z" w16du:dateUtc="2026-05-30T08:47:00Z">
                    <w:r>
                      <w:rPr>
                        <w:i/>
                        <w:iCs/>
                        <w:color w:val="000000"/>
                        <w:sz w:val="20"/>
                        <w:szCs w:val="20"/>
                      </w:rPr>
                      <w:t>Aii * simWithLLM1Ansi</w:t>
                    </w:r>
                  </w:ins>
                </w:p>
              </w:tc>
              <w:tc>
                <w:tcPr>
                  <w:tcW w:w="1780" w:type="dxa"/>
                  <w:tcBorders>
                    <w:top w:val="nil"/>
                    <w:left w:val="nil"/>
                    <w:bottom w:val="nil"/>
                    <w:right w:val="nil"/>
                  </w:tcBorders>
                  <w:noWrap/>
                  <w:vAlign w:val="center"/>
                  <w:hideMark/>
                </w:tcPr>
                <w:p w14:paraId="26347825" w14:textId="77777777" w:rsidR="00A00637" w:rsidRDefault="00A00637" w:rsidP="00A00637">
                  <w:pPr>
                    <w:rPr>
                      <w:ins w:id="1721" w:author="Dylan CHEN" w:date="2026-05-30T16:47:00Z" w16du:dateUtc="2026-05-30T08:47:00Z"/>
                      <w:i/>
                      <w:iCs/>
                      <w:color w:val="000000"/>
                      <w:sz w:val="20"/>
                      <w:szCs w:val="20"/>
                    </w:rPr>
                  </w:pPr>
                </w:p>
              </w:tc>
              <w:tc>
                <w:tcPr>
                  <w:tcW w:w="1940" w:type="dxa"/>
                  <w:tcBorders>
                    <w:top w:val="nil"/>
                    <w:left w:val="nil"/>
                    <w:bottom w:val="nil"/>
                    <w:right w:val="nil"/>
                  </w:tcBorders>
                  <w:noWrap/>
                  <w:vAlign w:val="center"/>
                  <w:hideMark/>
                </w:tcPr>
                <w:p w14:paraId="45F1FD81" w14:textId="77777777" w:rsidR="00A00637" w:rsidRDefault="00A00637" w:rsidP="00A00637">
                  <w:pPr>
                    <w:jc w:val="center"/>
                    <w:rPr>
                      <w:ins w:id="1722" w:author="Dylan CHEN" w:date="2026-05-30T16:47:00Z" w16du:dateUtc="2026-05-30T08:47:00Z"/>
                      <w:color w:val="000000"/>
                      <w:sz w:val="20"/>
                      <w:szCs w:val="20"/>
                    </w:rPr>
                  </w:pPr>
                  <w:ins w:id="1723" w:author="Dylan CHEN" w:date="2026-05-30T16:47:00Z" w16du:dateUtc="2026-05-30T08:47:00Z">
                    <w:r>
                      <w:rPr>
                        <w:color w:val="000000"/>
                        <w:sz w:val="20"/>
                        <w:szCs w:val="20"/>
                      </w:rPr>
                      <w:t>-0.109 *</w:t>
                    </w:r>
                  </w:ins>
                </w:p>
              </w:tc>
            </w:tr>
            <w:tr w:rsidR="00A00637" w14:paraId="1C871962" w14:textId="77777777" w:rsidTr="00A00637">
              <w:trPr>
                <w:trHeight w:val="320"/>
                <w:ins w:id="1724" w:author="Dylan CHEN" w:date="2026-05-30T16:47:00Z"/>
              </w:trPr>
              <w:tc>
                <w:tcPr>
                  <w:tcW w:w="2180" w:type="dxa"/>
                  <w:vMerge/>
                  <w:tcBorders>
                    <w:top w:val="nil"/>
                    <w:left w:val="nil"/>
                    <w:bottom w:val="single" w:sz="4" w:space="0" w:color="000000"/>
                    <w:right w:val="nil"/>
                  </w:tcBorders>
                  <w:vAlign w:val="center"/>
                  <w:hideMark/>
                </w:tcPr>
                <w:p w14:paraId="145DD014" w14:textId="77777777" w:rsidR="00A00637" w:rsidRDefault="00A00637" w:rsidP="00A00637">
                  <w:pPr>
                    <w:rPr>
                      <w:ins w:id="1725" w:author="Dylan CHEN" w:date="2026-05-30T16:47:00Z" w16du:dateUtc="2026-05-30T08:47:00Z"/>
                      <w:i/>
                      <w:iCs/>
                      <w:color w:val="000000"/>
                      <w:sz w:val="20"/>
                      <w:szCs w:val="20"/>
                    </w:rPr>
                  </w:pPr>
                </w:p>
              </w:tc>
              <w:tc>
                <w:tcPr>
                  <w:tcW w:w="1780" w:type="dxa"/>
                  <w:tcBorders>
                    <w:top w:val="nil"/>
                    <w:left w:val="nil"/>
                    <w:bottom w:val="single" w:sz="4" w:space="0" w:color="auto"/>
                    <w:right w:val="nil"/>
                  </w:tcBorders>
                  <w:noWrap/>
                  <w:vAlign w:val="center"/>
                  <w:hideMark/>
                </w:tcPr>
                <w:p w14:paraId="6E045E9D" w14:textId="77777777" w:rsidR="00A00637" w:rsidRDefault="00A00637" w:rsidP="00A00637">
                  <w:pPr>
                    <w:jc w:val="center"/>
                    <w:rPr>
                      <w:ins w:id="1726" w:author="Dylan CHEN" w:date="2026-05-30T16:47:00Z" w16du:dateUtc="2026-05-30T08:47:00Z"/>
                      <w:color w:val="000000"/>
                      <w:sz w:val="20"/>
                      <w:szCs w:val="20"/>
                    </w:rPr>
                  </w:pPr>
                  <w:ins w:id="1727" w:author="Dylan CHEN" w:date="2026-05-30T16:47:00Z" w16du:dateUtc="2026-05-30T08:47:00Z">
                    <w:r>
                      <w:rPr>
                        <w:color w:val="000000"/>
                        <w:sz w:val="20"/>
                        <w:szCs w:val="20"/>
                      </w:rPr>
                      <w:t> </w:t>
                    </w:r>
                  </w:ins>
                </w:p>
              </w:tc>
              <w:tc>
                <w:tcPr>
                  <w:tcW w:w="1940" w:type="dxa"/>
                  <w:tcBorders>
                    <w:top w:val="nil"/>
                    <w:left w:val="nil"/>
                    <w:bottom w:val="single" w:sz="4" w:space="0" w:color="auto"/>
                    <w:right w:val="nil"/>
                  </w:tcBorders>
                  <w:noWrap/>
                  <w:vAlign w:val="center"/>
                  <w:hideMark/>
                </w:tcPr>
                <w:p w14:paraId="38AE9496" w14:textId="77777777" w:rsidR="00A00637" w:rsidRDefault="00A00637" w:rsidP="00A00637">
                  <w:pPr>
                    <w:jc w:val="center"/>
                    <w:rPr>
                      <w:ins w:id="1728" w:author="Dylan CHEN" w:date="2026-05-30T16:47:00Z" w16du:dateUtc="2026-05-30T08:47:00Z"/>
                      <w:color w:val="000000"/>
                      <w:sz w:val="20"/>
                      <w:szCs w:val="20"/>
                    </w:rPr>
                  </w:pPr>
                  <w:ins w:id="1729" w:author="Dylan CHEN" w:date="2026-05-30T16:47:00Z" w16du:dateUtc="2026-05-30T08:47:00Z">
                    <w:r>
                      <w:rPr>
                        <w:color w:val="000000"/>
                        <w:sz w:val="20"/>
                        <w:szCs w:val="20"/>
                      </w:rPr>
                      <w:t>(0.049)</w:t>
                    </w:r>
                  </w:ins>
                </w:p>
              </w:tc>
            </w:tr>
            <w:tr w:rsidR="00A00637" w14:paraId="4F552642" w14:textId="77777777" w:rsidTr="00A00637">
              <w:trPr>
                <w:trHeight w:val="320"/>
                <w:ins w:id="1730" w:author="Dylan CHEN" w:date="2026-05-30T16:47:00Z"/>
              </w:trPr>
              <w:tc>
                <w:tcPr>
                  <w:tcW w:w="2180" w:type="dxa"/>
                  <w:tcBorders>
                    <w:top w:val="nil"/>
                    <w:left w:val="nil"/>
                    <w:bottom w:val="nil"/>
                    <w:right w:val="nil"/>
                  </w:tcBorders>
                  <w:noWrap/>
                  <w:vAlign w:val="center"/>
                  <w:hideMark/>
                </w:tcPr>
                <w:p w14:paraId="05E584BE" w14:textId="77777777" w:rsidR="00A00637" w:rsidRDefault="00A00637" w:rsidP="00A00637">
                  <w:pPr>
                    <w:rPr>
                      <w:ins w:id="1731" w:author="Dylan CHEN" w:date="2026-05-30T16:47:00Z" w16du:dateUtc="2026-05-30T08:47:00Z"/>
                      <w:color w:val="000000"/>
                      <w:sz w:val="20"/>
                      <w:szCs w:val="20"/>
                    </w:rPr>
                  </w:pPr>
                  <w:ins w:id="1732" w:author="Dylan CHEN" w:date="2026-05-30T16:47:00Z" w16du:dateUtc="2026-05-30T08:47:00Z">
                    <w:r>
                      <w:rPr>
                        <w:color w:val="000000"/>
                        <w:sz w:val="20"/>
                        <w:szCs w:val="20"/>
                      </w:rPr>
                      <w:t>question controls</w:t>
                    </w:r>
                  </w:ins>
                </w:p>
              </w:tc>
              <w:tc>
                <w:tcPr>
                  <w:tcW w:w="1780" w:type="dxa"/>
                  <w:tcBorders>
                    <w:top w:val="nil"/>
                    <w:left w:val="nil"/>
                    <w:bottom w:val="nil"/>
                    <w:right w:val="nil"/>
                  </w:tcBorders>
                  <w:noWrap/>
                  <w:vAlign w:val="center"/>
                  <w:hideMark/>
                </w:tcPr>
                <w:p w14:paraId="51223315" w14:textId="77777777" w:rsidR="00A00637" w:rsidRDefault="00A00637" w:rsidP="00A00637">
                  <w:pPr>
                    <w:jc w:val="center"/>
                    <w:rPr>
                      <w:ins w:id="1733" w:author="Dylan CHEN" w:date="2026-05-30T16:47:00Z" w16du:dateUtc="2026-05-30T08:47:00Z"/>
                      <w:color w:val="000000"/>
                      <w:sz w:val="20"/>
                      <w:szCs w:val="20"/>
                    </w:rPr>
                  </w:pPr>
                  <w:ins w:id="1734" w:author="Dylan CHEN" w:date="2026-05-30T16:47:00Z" w16du:dateUtc="2026-05-30T08:47:00Z">
                    <w:r>
                      <w:rPr>
                        <w:color w:val="000000"/>
                        <w:sz w:val="20"/>
                        <w:szCs w:val="20"/>
                      </w:rPr>
                      <w:t>√</w:t>
                    </w:r>
                  </w:ins>
                </w:p>
              </w:tc>
              <w:tc>
                <w:tcPr>
                  <w:tcW w:w="1940" w:type="dxa"/>
                  <w:tcBorders>
                    <w:top w:val="nil"/>
                    <w:left w:val="nil"/>
                    <w:bottom w:val="nil"/>
                    <w:right w:val="nil"/>
                  </w:tcBorders>
                  <w:noWrap/>
                  <w:vAlign w:val="center"/>
                  <w:hideMark/>
                </w:tcPr>
                <w:p w14:paraId="280E801A" w14:textId="77777777" w:rsidR="00A00637" w:rsidRDefault="00A00637" w:rsidP="00A00637">
                  <w:pPr>
                    <w:jc w:val="center"/>
                    <w:rPr>
                      <w:ins w:id="1735" w:author="Dylan CHEN" w:date="2026-05-30T16:47:00Z" w16du:dateUtc="2026-05-30T08:47:00Z"/>
                      <w:color w:val="000000"/>
                      <w:sz w:val="20"/>
                      <w:szCs w:val="20"/>
                    </w:rPr>
                  </w:pPr>
                  <w:ins w:id="1736" w:author="Dylan CHEN" w:date="2026-05-30T16:47:00Z" w16du:dateUtc="2026-05-30T08:47:00Z">
                    <w:r>
                      <w:rPr>
                        <w:color w:val="000000"/>
                        <w:sz w:val="20"/>
                        <w:szCs w:val="20"/>
                      </w:rPr>
                      <w:t>√</w:t>
                    </w:r>
                  </w:ins>
                </w:p>
              </w:tc>
            </w:tr>
            <w:tr w:rsidR="00A00637" w14:paraId="712A5B0C" w14:textId="77777777" w:rsidTr="00A00637">
              <w:trPr>
                <w:trHeight w:val="320"/>
                <w:ins w:id="1737" w:author="Dylan CHEN" w:date="2026-05-30T16:47:00Z"/>
              </w:trPr>
              <w:tc>
                <w:tcPr>
                  <w:tcW w:w="2180" w:type="dxa"/>
                  <w:tcBorders>
                    <w:top w:val="nil"/>
                    <w:left w:val="nil"/>
                    <w:bottom w:val="nil"/>
                    <w:right w:val="nil"/>
                  </w:tcBorders>
                  <w:noWrap/>
                  <w:vAlign w:val="center"/>
                  <w:hideMark/>
                </w:tcPr>
                <w:p w14:paraId="10A99064" w14:textId="77777777" w:rsidR="00A00637" w:rsidRDefault="00A00637" w:rsidP="00A00637">
                  <w:pPr>
                    <w:rPr>
                      <w:ins w:id="1738" w:author="Dylan CHEN" w:date="2026-05-30T16:47:00Z" w16du:dateUtc="2026-05-30T08:47:00Z"/>
                      <w:color w:val="000000"/>
                      <w:sz w:val="20"/>
                      <w:szCs w:val="20"/>
                    </w:rPr>
                  </w:pPr>
                  <w:ins w:id="1739" w:author="Dylan CHEN" w:date="2026-05-30T16:47:00Z" w16du:dateUtc="2026-05-30T08:47:00Z">
                    <w:r>
                      <w:rPr>
                        <w:color w:val="000000"/>
                        <w:sz w:val="20"/>
                        <w:szCs w:val="20"/>
                      </w:rPr>
                      <w:t>questioner controls</w:t>
                    </w:r>
                  </w:ins>
                </w:p>
              </w:tc>
              <w:tc>
                <w:tcPr>
                  <w:tcW w:w="1780" w:type="dxa"/>
                  <w:tcBorders>
                    <w:top w:val="nil"/>
                    <w:left w:val="nil"/>
                    <w:bottom w:val="nil"/>
                    <w:right w:val="nil"/>
                  </w:tcBorders>
                  <w:noWrap/>
                  <w:vAlign w:val="center"/>
                  <w:hideMark/>
                </w:tcPr>
                <w:p w14:paraId="5414FAB5" w14:textId="77777777" w:rsidR="00A00637" w:rsidRDefault="00A00637" w:rsidP="00A00637">
                  <w:pPr>
                    <w:jc w:val="center"/>
                    <w:rPr>
                      <w:ins w:id="1740" w:author="Dylan CHEN" w:date="2026-05-30T16:47:00Z" w16du:dateUtc="2026-05-30T08:47:00Z"/>
                      <w:color w:val="000000"/>
                      <w:sz w:val="20"/>
                      <w:szCs w:val="20"/>
                    </w:rPr>
                  </w:pPr>
                  <w:ins w:id="1741" w:author="Dylan CHEN" w:date="2026-05-30T16:47:00Z" w16du:dateUtc="2026-05-30T08:47:00Z">
                    <w:r>
                      <w:rPr>
                        <w:color w:val="000000"/>
                        <w:sz w:val="20"/>
                        <w:szCs w:val="20"/>
                      </w:rPr>
                      <w:t>√</w:t>
                    </w:r>
                  </w:ins>
                </w:p>
              </w:tc>
              <w:tc>
                <w:tcPr>
                  <w:tcW w:w="1940" w:type="dxa"/>
                  <w:tcBorders>
                    <w:top w:val="nil"/>
                    <w:left w:val="nil"/>
                    <w:bottom w:val="nil"/>
                    <w:right w:val="nil"/>
                  </w:tcBorders>
                  <w:noWrap/>
                  <w:vAlign w:val="center"/>
                  <w:hideMark/>
                </w:tcPr>
                <w:p w14:paraId="43E2DC4D" w14:textId="77777777" w:rsidR="00A00637" w:rsidRDefault="00A00637" w:rsidP="00A00637">
                  <w:pPr>
                    <w:jc w:val="center"/>
                    <w:rPr>
                      <w:ins w:id="1742" w:author="Dylan CHEN" w:date="2026-05-30T16:47:00Z" w16du:dateUtc="2026-05-30T08:47:00Z"/>
                      <w:color w:val="000000"/>
                      <w:sz w:val="20"/>
                      <w:szCs w:val="20"/>
                    </w:rPr>
                  </w:pPr>
                  <w:ins w:id="1743" w:author="Dylan CHEN" w:date="2026-05-30T16:47:00Z" w16du:dateUtc="2026-05-30T08:47:00Z">
                    <w:r>
                      <w:rPr>
                        <w:color w:val="000000"/>
                        <w:sz w:val="20"/>
                        <w:szCs w:val="20"/>
                      </w:rPr>
                      <w:t>√</w:t>
                    </w:r>
                  </w:ins>
                </w:p>
              </w:tc>
            </w:tr>
            <w:tr w:rsidR="00A00637" w14:paraId="4E3A645C" w14:textId="77777777" w:rsidTr="00A00637">
              <w:trPr>
                <w:trHeight w:val="320"/>
                <w:ins w:id="1744" w:author="Dylan CHEN" w:date="2026-05-30T16:47:00Z"/>
              </w:trPr>
              <w:tc>
                <w:tcPr>
                  <w:tcW w:w="2180" w:type="dxa"/>
                  <w:tcBorders>
                    <w:top w:val="nil"/>
                    <w:left w:val="nil"/>
                    <w:bottom w:val="nil"/>
                    <w:right w:val="nil"/>
                  </w:tcBorders>
                  <w:noWrap/>
                  <w:vAlign w:val="center"/>
                  <w:hideMark/>
                </w:tcPr>
                <w:p w14:paraId="00F3DCD7" w14:textId="77777777" w:rsidR="00A00637" w:rsidRDefault="00A00637" w:rsidP="00A00637">
                  <w:pPr>
                    <w:rPr>
                      <w:ins w:id="1745" w:author="Dylan CHEN" w:date="2026-05-30T16:47:00Z" w16du:dateUtc="2026-05-30T08:47:00Z"/>
                      <w:color w:val="000000"/>
                      <w:sz w:val="20"/>
                      <w:szCs w:val="20"/>
                    </w:rPr>
                  </w:pPr>
                  <w:ins w:id="1746" w:author="Dylan CHEN" w:date="2026-05-30T16:47:00Z" w16du:dateUtc="2026-05-30T08:47:00Z">
                    <w:r>
                      <w:rPr>
                        <w:color w:val="000000"/>
                        <w:sz w:val="20"/>
                        <w:szCs w:val="20"/>
                      </w:rPr>
                      <w:t>question timing FE</w:t>
                    </w:r>
                  </w:ins>
                </w:p>
              </w:tc>
              <w:tc>
                <w:tcPr>
                  <w:tcW w:w="1780" w:type="dxa"/>
                  <w:tcBorders>
                    <w:top w:val="nil"/>
                    <w:left w:val="nil"/>
                    <w:bottom w:val="nil"/>
                    <w:right w:val="nil"/>
                  </w:tcBorders>
                  <w:noWrap/>
                  <w:vAlign w:val="center"/>
                  <w:hideMark/>
                </w:tcPr>
                <w:p w14:paraId="266BD2CA" w14:textId="77777777" w:rsidR="00A00637" w:rsidRDefault="00A00637" w:rsidP="00A00637">
                  <w:pPr>
                    <w:jc w:val="center"/>
                    <w:rPr>
                      <w:ins w:id="1747" w:author="Dylan CHEN" w:date="2026-05-30T16:47:00Z" w16du:dateUtc="2026-05-30T08:47:00Z"/>
                      <w:color w:val="000000"/>
                      <w:sz w:val="20"/>
                      <w:szCs w:val="20"/>
                    </w:rPr>
                  </w:pPr>
                  <w:ins w:id="1748" w:author="Dylan CHEN" w:date="2026-05-30T16:47:00Z" w16du:dateUtc="2026-05-30T08:47:00Z">
                    <w:r>
                      <w:rPr>
                        <w:color w:val="000000"/>
                        <w:sz w:val="20"/>
                        <w:szCs w:val="20"/>
                      </w:rPr>
                      <w:t>√</w:t>
                    </w:r>
                  </w:ins>
                </w:p>
              </w:tc>
              <w:tc>
                <w:tcPr>
                  <w:tcW w:w="1940" w:type="dxa"/>
                  <w:tcBorders>
                    <w:top w:val="nil"/>
                    <w:left w:val="nil"/>
                    <w:bottom w:val="nil"/>
                    <w:right w:val="nil"/>
                  </w:tcBorders>
                  <w:noWrap/>
                  <w:vAlign w:val="center"/>
                  <w:hideMark/>
                </w:tcPr>
                <w:p w14:paraId="11824915" w14:textId="77777777" w:rsidR="00A00637" w:rsidRDefault="00A00637" w:rsidP="00A00637">
                  <w:pPr>
                    <w:jc w:val="center"/>
                    <w:rPr>
                      <w:ins w:id="1749" w:author="Dylan CHEN" w:date="2026-05-30T16:47:00Z" w16du:dateUtc="2026-05-30T08:47:00Z"/>
                      <w:color w:val="000000"/>
                      <w:sz w:val="20"/>
                      <w:szCs w:val="20"/>
                    </w:rPr>
                  </w:pPr>
                  <w:ins w:id="1750" w:author="Dylan CHEN" w:date="2026-05-30T16:47:00Z" w16du:dateUtc="2026-05-30T08:47:00Z">
                    <w:r>
                      <w:rPr>
                        <w:color w:val="000000"/>
                        <w:sz w:val="20"/>
                        <w:szCs w:val="20"/>
                      </w:rPr>
                      <w:t>√</w:t>
                    </w:r>
                  </w:ins>
                </w:p>
              </w:tc>
            </w:tr>
            <w:tr w:rsidR="00A00637" w14:paraId="33517400" w14:textId="77777777" w:rsidTr="00A00637">
              <w:trPr>
                <w:trHeight w:val="320"/>
                <w:ins w:id="1751" w:author="Dylan CHEN" w:date="2026-05-30T16:47:00Z"/>
              </w:trPr>
              <w:tc>
                <w:tcPr>
                  <w:tcW w:w="2180" w:type="dxa"/>
                  <w:tcBorders>
                    <w:top w:val="nil"/>
                    <w:left w:val="nil"/>
                    <w:bottom w:val="single" w:sz="4" w:space="0" w:color="auto"/>
                    <w:right w:val="nil"/>
                  </w:tcBorders>
                  <w:noWrap/>
                  <w:vAlign w:val="center"/>
                  <w:hideMark/>
                </w:tcPr>
                <w:p w14:paraId="312908AF" w14:textId="77777777" w:rsidR="00A00637" w:rsidRDefault="00A00637" w:rsidP="00A00637">
                  <w:pPr>
                    <w:rPr>
                      <w:ins w:id="1752" w:author="Dylan CHEN" w:date="2026-05-30T16:47:00Z" w16du:dateUtc="2026-05-30T08:47:00Z"/>
                      <w:color w:val="000000"/>
                      <w:sz w:val="20"/>
                      <w:szCs w:val="20"/>
                    </w:rPr>
                  </w:pPr>
                  <w:ins w:id="1753" w:author="Dylan CHEN" w:date="2026-05-30T16:47:00Z" w16du:dateUtc="2026-05-30T08:47:00Z">
                    <w:r>
                      <w:rPr>
                        <w:color w:val="000000"/>
                        <w:sz w:val="20"/>
                        <w:szCs w:val="20"/>
                      </w:rPr>
                      <w:t>N</w:t>
                    </w:r>
                  </w:ins>
                </w:p>
              </w:tc>
              <w:tc>
                <w:tcPr>
                  <w:tcW w:w="1780" w:type="dxa"/>
                  <w:tcBorders>
                    <w:top w:val="nil"/>
                    <w:left w:val="nil"/>
                    <w:bottom w:val="single" w:sz="4" w:space="0" w:color="auto"/>
                    <w:right w:val="nil"/>
                  </w:tcBorders>
                  <w:noWrap/>
                  <w:vAlign w:val="center"/>
                  <w:hideMark/>
                </w:tcPr>
                <w:p w14:paraId="0E3EE8FC" w14:textId="77777777" w:rsidR="00A00637" w:rsidRDefault="00A00637" w:rsidP="00A00637">
                  <w:pPr>
                    <w:jc w:val="center"/>
                    <w:rPr>
                      <w:ins w:id="1754" w:author="Dylan CHEN" w:date="2026-05-30T16:47:00Z" w16du:dateUtc="2026-05-30T08:47:00Z"/>
                      <w:color w:val="000000"/>
                      <w:sz w:val="20"/>
                      <w:szCs w:val="20"/>
                    </w:rPr>
                  </w:pPr>
                  <w:ins w:id="1755" w:author="Dylan CHEN" w:date="2026-05-30T16:47:00Z" w16du:dateUtc="2026-05-30T08:47:00Z">
                    <w:r>
                      <w:rPr>
                        <w:color w:val="000000"/>
                        <w:sz w:val="20"/>
                        <w:szCs w:val="20"/>
                      </w:rPr>
                      <w:t>1,913</w:t>
                    </w:r>
                  </w:ins>
                </w:p>
              </w:tc>
              <w:tc>
                <w:tcPr>
                  <w:tcW w:w="1940" w:type="dxa"/>
                  <w:tcBorders>
                    <w:top w:val="nil"/>
                    <w:left w:val="nil"/>
                    <w:bottom w:val="single" w:sz="4" w:space="0" w:color="auto"/>
                    <w:right w:val="nil"/>
                  </w:tcBorders>
                  <w:noWrap/>
                  <w:vAlign w:val="center"/>
                  <w:hideMark/>
                </w:tcPr>
                <w:p w14:paraId="1E7CC2FF" w14:textId="77777777" w:rsidR="00A00637" w:rsidRDefault="00A00637" w:rsidP="00A00637">
                  <w:pPr>
                    <w:jc w:val="center"/>
                    <w:rPr>
                      <w:ins w:id="1756" w:author="Dylan CHEN" w:date="2026-05-30T16:47:00Z" w16du:dateUtc="2026-05-30T08:47:00Z"/>
                      <w:color w:val="000000"/>
                      <w:sz w:val="20"/>
                      <w:szCs w:val="20"/>
                    </w:rPr>
                  </w:pPr>
                  <w:ins w:id="1757" w:author="Dylan CHEN" w:date="2026-05-30T16:47:00Z" w16du:dateUtc="2026-05-30T08:47:00Z">
                    <w:r>
                      <w:rPr>
                        <w:color w:val="000000"/>
                        <w:sz w:val="20"/>
                        <w:szCs w:val="20"/>
                      </w:rPr>
                      <w:t>1,888</w:t>
                    </w:r>
                  </w:ins>
                </w:p>
              </w:tc>
            </w:tr>
          </w:tbl>
          <w:p w14:paraId="5428E263" w14:textId="4490AE89" w:rsidR="00FB510E" w:rsidRPr="00261E78" w:rsidDel="00A00637" w:rsidRDefault="00FB510E" w:rsidP="004138AC">
            <w:pPr>
              <w:jc w:val="center"/>
              <w:rPr>
                <w:del w:id="1758" w:author="Dylan CHEN" w:date="2026-05-30T16:47:00Z" w16du:dateUtc="2026-05-30T08:47:00Z"/>
                <w:rFonts w:eastAsia="DengXian"/>
                <w:sz w:val="20"/>
                <w:szCs w:val="20"/>
              </w:rPr>
            </w:pPr>
            <w:del w:id="1759" w:author="Dylan CHEN" w:date="2026-05-30T16:47:00Z" w16du:dateUtc="2026-05-30T08:47:00Z">
              <w:r w:rsidRPr="00261E78" w:rsidDel="00A00637">
                <w:rPr>
                  <w:rFonts w:eastAsia="DengXian"/>
                  <w:sz w:val="20"/>
                  <w:szCs w:val="20"/>
                </w:rPr>
                <w:delText xml:space="preserve">　</w:delText>
              </w:r>
            </w:del>
          </w:p>
        </w:tc>
        <w:tc>
          <w:tcPr>
            <w:tcW w:w="1080" w:type="dxa"/>
            <w:tcBorders>
              <w:top w:val="single" w:sz="12" w:space="0" w:color="auto"/>
              <w:left w:val="nil"/>
              <w:bottom w:val="nil"/>
              <w:right w:val="nil"/>
            </w:tcBorders>
            <w:noWrap/>
            <w:hideMark/>
          </w:tcPr>
          <w:p w14:paraId="3F81DC50" w14:textId="650C1292" w:rsidR="00FB510E" w:rsidRPr="00261E78" w:rsidDel="00A00637" w:rsidRDefault="00FB510E" w:rsidP="004138AC">
            <w:pPr>
              <w:jc w:val="center"/>
              <w:rPr>
                <w:del w:id="1760" w:author="Dylan CHEN" w:date="2026-05-30T16:47:00Z" w16du:dateUtc="2026-05-30T08:47:00Z"/>
                <w:rFonts w:eastAsia="DengXian"/>
                <w:sz w:val="20"/>
                <w:szCs w:val="20"/>
              </w:rPr>
            </w:pPr>
            <w:del w:id="1761" w:author="Dylan CHEN" w:date="2026-05-30T16:47:00Z" w16du:dateUtc="2026-05-30T08:47:00Z">
              <w:r w:rsidRPr="00261E78" w:rsidDel="00A00637">
                <w:rPr>
                  <w:rFonts w:eastAsia="DengXian"/>
                  <w:sz w:val="20"/>
                  <w:szCs w:val="20"/>
                </w:rPr>
                <w:delText>(1)</w:delText>
              </w:r>
            </w:del>
          </w:p>
        </w:tc>
        <w:tc>
          <w:tcPr>
            <w:tcW w:w="1080" w:type="dxa"/>
            <w:tcBorders>
              <w:top w:val="single" w:sz="12" w:space="0" w:color="auto"/>
              <w:left w:val="nil"/>
              <w:bottom w:val="nil"/>
              <w:right w:val="nil"/>
            </w:tcBorders>
          </w:tcPr>
          <w:p w14:paraId="73EDB590" w14:textId="5081CB7D" w:rsidR="00FB510E" w:rsidRPr="00261E78" w:rsidDel="00A00637" w:rsidRDefault="00FB510E" w:rsidP="004138AC">
            <w:pPr>
              <w:jc w:val="center"/>
              <w:rPr>
                <w:del w:id="1762" w:author="Dylan CHEN" w:date="2026-05-30T16:47:00Z" w16du:dateUtc="2026-05-30T08:47:00Z"/>
                <w:rFonts w:eastAsia="DengXian"/>
                <w:sz w:val="20"/>
                <w:szCs w:val="20"/>
              </w:rPr>
            </w:pPr>
            <w:del w:id="1763" w:author="Dylan CHEN" w:date="2026-05-30T16:47:00Z" w16du:dateUtc="2026-05-30T08:47:00Z">
              <w:r w:rsidRPr="00261E78" w:rsidDel="00A00637">
                <w:rPr>
                  <w:rFonts w:eastAsia="DengXian"/>
                  <w:sz w:val="20"/>
                  <w:szCs w:val="20"/>
                </w:rPr>
                <w:delText>(2)</w:delText>
              </w:r>
            </w:del>
          </w:p>
        </w:tc>
      </w:tr>
      <w:tr w:rsidR="00FB510E" w:rsidRPr="00261E78" w:rsidDel="00A00637" w14:paraId="7B3E6983" w14:textId="05C84DD8" w:rsidTr="00FB510E">
        <w:trPr>
          <w:trHeight w:val="270"/>
          <w:jc w:val="center"/>
          <w:del w:id="1764" w:author="Dylan CHEN" w:date="2026-05-30T16:47:00Z"/>
        </w:trPr>
        <w:tc>
          <w:tcPr>
            <w:tcW w:w="2790" w:type="dxa"/>
            <w:tcBorders>
              <w:top w:val="nil"/>
              <w:left w:val="nil"/>
              <w:bottom w:val="nil"/>
              <w:right w:val="nil"/>
            </w:tcBorders>
            <w:noWrap/>
            <w:hideMark/>
          </w:tcPr>
          <w:p w14:paraId="163BBFAA" w14:textId="26774A44" w:rsidR="00FB510E" w:rsidRPr="00261E78" w:rsidDel="00A00637" w:rsidRDefault="00FB510E" w:rsidP="004138AC">
            <w:pPr>
              <w:jc w:val="center"/>
              <w:rPr>
                <w:del w:id="1765" w:author="Dylan CHEN" w:date="2026-05-30T16:47:00Z" w16du:dateUtc="2026-05-30T08:47:00Z"/>
                <w:rFonts w:eastAsia="DengXian"/>
                <w:sz w:val="20"/>
                <w:szCs w:val="20"/>
              </w:rPr>
            </w:pPr>
          </w:p>
        </w:tc>
        <w:tc>
          <w:tcPr>
            <w:tcW w:w="2160" w:type="dxa"/>
            <w:gridSpan w:val="2"/>
            <w:tcBorders>
              <w:top w:val="nil"/>
              <w:left w:val="nil"/>
              <w:bottom w:val="single" w:sz="8" w:space="0" w:color="auto"/>
              <w:right w:val="nil"/>
            </w:tcBorders>
            <w:noWrap/>
            <w:tcMar>
              <w:left w:w="0" w:type="dxa"/>
              <w:right w:w="0" w:type="dxa"/>
            </w:tcMar>
            <w:hideMark/>
          </w:tcPr>
          <w:p w14:paraId="0D34A37E" w14:textId="54ACD731" w:rsidR="00FB510E" w:rsidRPr="00261E78" w:rsidDel="00A00637" w:rsidRDefault="00FB510E" w:rsidP="004138AC">
            <w:pPr>
              <w:jc w:val="center"/>
              <w:rPr>
                <w:del w:id="1766" w:author="Dylan CHEN" w:date="2026-05-30T16:47:00Z" w16du:dateUtc="2026-05-30T08:47:00Z"/>
                <w:rFonts w:eastAsia="DengXian"/>
                <w:color w:val="000000"/>
                <w:sz w:val="20"/>
                <w:szCs w:val="20"/>
              </w:rPr>
            </w:pPr>
            <w:del w:id="1767" w:author="Dylan CHEN" w:date="2026-05-30T16:47:00Z" w16du:dateUtc="2026-05-30T08:47:00Z">
              <w:r w:rsidRPr="00261E78" w:rsidDel="00A00637">
                <w:rPr>
                  <w:rFonts w:eastAsia="DengXian"/>
                  <w:sz w:val="20"/>
                  <w:szCs w:val="20"/>
                </w:rPr>
                <w:delText xml:space="preserve">DV: text similarity between the first answer and the second answer </w:delText>
              </w:r>
            </w:del>
          </w:p>
        </w:tc>
      </w:tr>
      <w:tr w:rsidR="00FB510E" w:rsidRPr="00261E78" w:rsidDel="00A00637" w14:paraId="3B122194" w14:textId="60E6059F" w:rsidTr="00FB510E">
        <w:trPr>
          <w:trHeight w:val="270"/>
          <w:jc w:val="center"/>
          <w:del w:id="1768" w:author="Dylan CHEN" w:date="2026-05-30T16:47:00Z"/>
        </w:trPr>
        <w:tc>
          <w:tcPr>
            <w:tcW w:w="2790" w:type="dxa"/>
            <w:vMerge w:val="restart"/>
            <w:tcBorders>
              <w:top w:val="nil"/>
              <w:left w:val="nil"/>
              <w:right w:val="nil"/>
            </w:tcBorders>
            <w:noWrap/>
            <w:hideMark/>
          </w:tcPr>
          <w:p w14:paraId="2462C525" w14:textId="7EE7DE1E" w:rsidR="00FB510E" w:rsidRPr="00261E78" w:rsidDel="00A00637" w:rsidRDefault="00FB510E" w:rsidP="004138AC">
            <w:pPr>
              <w:rPr>
                <w:del w:id="1769" w:author="Dylan CHEN" w:date="2026-05-30T16:47:00Z" w16du:dateUtc="2026-05-30T08:47:00Z"/>
                <w:rFonts w:eastAsia="DengXian"/>
                <w:i/>
                <w:iCs/>
                <w:sz w:val="20"/>
                <w:szCs w:val="20"/>
              </w:rPr>
            </w:pPr>
            <w:del w:id="1770" w:author="Dylan CHEN" w:date="2026-05-30T16:47:00Z" w16du:dateUtc="2026-05-30T08:47:00Z">
              <w:r w:rsidRPr="00261E78" w:rsidDel="00A00637">
                <w:rPr>
                  <w:rFonts w:eastAsia="DengXian"/>
                  <w:i/>
                  <w:iCs/>
                  <w:sz w:val="20"/>
                  <w:szCs w:val="20"/>
                </w:rPr>
                <w:delText>AI</w:delText>
              </w:r>
              <w:r w:rsidRPr="00261E78" w:rsidDel="00A00637">
                <w:rPr>
                  <w:rFonts w:eastAsia="DengXian"/>
                  <w:i/>
                  <w:iCs/>
                  <w:sz w:val="20"/>
                  <w:szCs w:val="20"/>
                  <w:vertAlign w:val="subscript"/>
                </w:rPr>
                <w:delText>i</w:delText>
              </w:r>
            </w:del>
          </w:p>
        </w:tc>
        <w:tc>
          <w:tcPr>
            <w:tcW w:w="1080" w:type="dxa"/>
            <w:tcBorders>
              <w:top w:val="nil"/>
              <w:left w:val="nil"/>
              <w:bottom w:val="nil"/>
              <w:right w:val="nil"/>
            </w:tcBorders>
            <w:noWrap/>
            <w:hideMark/>
          </w:tcPr>
          <w:p w14:paraId="7C31EE56" w14:textId="0035F13B" w:rsidR="00FB510E" w:rsidRPr="00261E78" w:rsidDel="00A00637" w:rsidRDefault="00FB510E" w:rsidP="004138AC">
            <w:pPr>
              <w:jc w:val="center"/>
              <w:rPr>
                <w:del w:id="1771" w:author="Dylan CHEN" w:date="2026-05-30T16:47:00Z" w16du:dateUtc="2026-05-30T08:47:00Z"/>
                <w:rFonts w:eastAsia="DengXian"/>
                <w:sz w:val="20"/>
                <w:szCs w:val="20"/>
              </w:rPr>
            </w:pPr>
            <w:del w:id="1772" w:author="Dylan CHEN" w:date="2026-05-30T16:47:00Z" w16du:dateUtc="2026-05-30T08:47:00Z">
              <w:r w:rsidRPr="00261E78" w:rsidDel="00A00637">
                <w:rPr>
                  <w:rFonts w:eastAsia="DengXian"/>
                  <w:sz w:val="20"/>
                  <w:szCs w:val="20"/>
                </w:rPr>
                <w:delText>-0.034***</w:delText>
              </w:r>
            </w:del>
          </w:p>
        </w:tc>
        <w:tc>
          <w:tcPr>
            <w:tcW w:w="1080" w:type="dxa"/>
            <w:tcBorders>
              <w:top w:val="nil"/>
              <w:left w:val="nil"/>
              <w:bottom w:val="nil"/>
              <w:right w:val="nil"/>
            </w:tcBorders>
          </w:tcPr>
          <w:p w14:paraId="2291478A" w14:textId="70A0B8FF" w:rsidR="00FB510E" w:rsidRPr="00261E78" w:rsidDel="00A00637" w:rsidRDefault="00FB510E" w:rsidP="004138AC">
            <w:pPr>
              <w:jc w:val="center"/>
              <w:rPr>
                <w:del w:id="1773" w:author="Dylan CHEN" w:date="2026-05-30T16:47:00Z" w16du:dateUtc="2026-05-30T08:47:00Z"/>
                <w:rFonts w:eastAsia="DengXian"/>
                <w:sz w:val="20"/>
                <w:szCs w:val="20"/>
              </w:rPr>
            </w:pPr>
            <w:del w:id="1774" w:author="Dylan CHEN" w:date="2026-05-30T16:47:00Z" w16du:dateUtc="2026-05-30T08:47:00Z">
              <w:r w:rsidRPr="00261E78" w:rsidDel="00A00637">
                <w:rPr>
                  <w:rFonts w:eastAsia="DengXian"/>
                  <w:sz w:val="20"/>
                  <w:szCs w:val="20"/>
                </w:rPr>
                <w:delText>-0.132***</w:delText>
              </w:r>
            </w:del>
          </w:p>
        </w:tc>
      </w:tr>
      <w:tr w:rsidR="00FB510E" w:rsidRPr="00261E78" w:rsidDel="00A00637" w14:paraId="1CF54BE0" w14:textId="7513D83E" w:rsidTr="00FB510E">
        <w:trPr>
          <w:trHeight w:val="270"/>
          <w:jc w:val="center"/>
          <w:del w:id="1775" w:author="Dylan CHEN" w:date="2026-05-30T16:47:00Z"/>
        </w:trPr>
        <w:tc>
          <w:tcPr>
            <w:tcW w:w="2790" w:type="dxa"/>
            <w:vMerge/>
            <w:tcBorders>
              <w:left w:val="nil"/>
              <w:bottom w:val="single" w:sz="8" w:space="0" w:color="auto"/>
              <w:right w:val="nil"/>
            </w:tcBorders>
            <w:noWrap/>
            <w:hideMark/>
          </w:tcPr>
          <w:p w14:paraId="419F04E8" w14:textId="73728FAE" w:rsidR="00FB510E" w:rsidRPr="00261E78" w:rsidDel="00A00637" w:rsidRDefault="00FB510E" w:rsidP="004138AC">
            <w:pPr>
              <w:rPr>
                <w:del w:id="1776" w:author="Dylan CHEN" w:date="2026-05-30T16:47:00Z" w16du:dateUtc="2026-05-30T08:47:00Z"/>
                <w:rFonts w:eastAsia="DengXian"/>
                <w:sz w:val="20"/>
                <w:szCs w:val="20"/>
              </w:rPr>
            </w:pPr>
          </w:p>
        </w:tc>
        <w:tc>
          <w:tcPr>
            <w:tcW w:w="1080" w:type="dxa"/>
            <w:tcBorders>
              <w:top w:val="nil"/>
              <w:left w:val="nil"/>
              <w:bottom w:val="single" w:sz="8" w:space="0" w:color="auto"/>
              <w:right w:val="nil"/>
            </w:tcBorders>
            <w:noWrap/>
            <w:hideMark/>
          </w:tcPr>
          <w:p w14:paraId="0C8BFF77" w14:textId="2FCDF4DC" w:rsidR="00FB510E" w:rsidRPr="00261E78" w:rsidDel="00A00637" w:rsidRDefault="00FB510E" w:rsidP="004138AC">
            <w:pPr>
              <w:jc w:val="center"/>
              <w:rPr>
                <w:del w:id="1777" w:author="Dylan CHEN" w:date="2026-05-30T16:47:00Z" w16du:dateUtc="2026-05-30T08:47:00Z"/>
                <w:rFonts w:eastAsia="DengXian"/>
                <w:sz w:val="20"/>
                <w:szCs w:val="20"/>
              </w:rPr>
            </w:pPr>
            <w:del w:id="1778" w:author="Dylan CHEN" w:date="2026-05-30T16:47:00Z" w16du:dateUtc="2026-05-30T08:47:00Z">
              <w:r w:rsidRPr="00261E78" w:rsidDel="00A00637">
                <w:rPr>
                  <w:rFonts w:eastAsia="DengXian"/>
                  <w:sz w:val="20"/>
                  <w:szCs w:val="20"/>
                </w:rPr>
                <w:delText>(0.011)</w:delText>
              </w:r>
            </w:del>
          </w:p>
        </w:tc>
        <w:tc>
          <w:tcPr>
            <w:tcW w:w="1080" w:type="dxa"/>
            <w:tcBorders>
              <w:top w:val="nil"/>
              <w:left w:val="nil"/>
              <w:bottom w:val="single" w:sz="8" w:space="0" w:color="auto"/>
              <w:right w:val="nil"/>
            </w:tcBorders>
          </w:tcPr>
          <w:p w14:paraId="71D44122" w14:textId="693D708E" w:rsidR="00FB510E" w:rsidRPr="00261E78" w:rsidDel="00A00637" w:rsidRDefault="00FB510E" w:rsidP="004138AC">
            <w:pPr>
              <w:jc w:val="center"/>
              <w:rPr>
                <w:del w:id="1779" w:author="Dylan CHEN" w:date="2026-05-30T16:47:00Z" w16du:dateUtc="2026-05-30T08:47:00Z"/>
                <w:rFonts w:eastAsia="DengXian"/>
                <w:sz w:val="20"/>
                <w:szCs w:val="20"/>
              </w:rPr>
            </w:pPr>
            <w:del w:id="1780" w:author="Dylan CHEN" w:date="2026-05-30T16:47:00Z" w16du:dateUtc="2026-05-30T08:47:00Z">
              <w:r w:rsidRPr="00261E78" w:rsidDel="00A00637">
                <w:rPr>
                  <w:rFonts w:eastAsia="DengXian"/>
                  <w:sz w:val="20"/>
                  <w:szCs w:val="20"/>
                </w:rPr>
                <w:delText>(0.017)</w:delText>
              </w:r>
            </w:del>
          </w:p>
        </w:tc>
      </w:tr>
      <w:tr w:rsidR="00FB510E" w:rsidRPr="00261E78" w:rsidDel="00A00637" w14:paraId="1C09BE54" w14:textId="36D0E875" w:rsidTr="00FB510E">
        <w:trPr>
          <w:trHeight w:val="260"/>
          <w:jc w:val="center"/>
          <w:del w:id="1781" w:author="Dylan CHEN" w:date="2026-05-30T16:47:00Z"/>
        </w:trPr>
        <w:tc>
          <w:tcPr>
            <w:tcW w:w="2790" w:type="dxa"/>
            <w:tcBorders>
              <w:top w:val="nil"/>
              <w:left w:val="nil"/>
              <w:bottom w:val="nil"/>
              <w:right w:val="nil"/>
            </w:tcBorders>
            <w:noWrap/>
            <w:hideMark/>
          </w:tcPr>
          <w:p w14:paraId="096C80B6" w14:textId="785C1894" w:rsidR="00FB510E" w:rsidRPr="00261E78" w:rsidDel="00A00637" w:rsidRDefault="00FB510E" w:rsidP="004138AC">
            <w:pPr>
              <w:rPr>
                <w:del w:id="1782" w:author="Dylan CHEN" w:date="2026-05-30T16:47:00Z" w16du:dateUtc="2026-05-30T08:47:00Z"/>
                <w:rFonts w:eastAsia="DengXian"/>
                <w:sz w:val="20"/>
                <w:szCs w:val="20"/>
              </w:rPr>
            </w:pPr>
            <w:del w:id="1783" w:author="Dylan CHEN" w:date="2026-05-30T16:47:00Z" w16du:dateUtc="2026-05-30T08:47:00Z">
              <w:r w:rsidRPr="00261E78" w:rsidDel="00A00637">
                <w:rPr>
                  <w:rFonts w:eastAsia="DengXian"/>
                  <w:sz w:val="20"/>
                  <w:szCs w:val="20"/>
                </w:rPr>
                <w:delText>question timing FE</w:delText>
              </w:r>
            </w:del>
          </w:p>
        </w:tc>
        <w:tc>
          <w:tcPr>
            <w:tcW w:w="1080" w:type="dxa"/>
            <w:tcBorders>
              <w:top w:val="nil"/>
              <w:left w:val="nil"/>
              <w:bottom w:val="nil"/>
              <w:right w:val="nil"/>
            </w:tcBorders>
            <w:noWrap/>
            <w:vAlign w:val="center"/>
            <w:hideMark/>
          </w:tcPr>
          <w:p w14:paraId="2292704E" w14:textId="14581C29" w:rsidR="00FB510E" w:rsidRPr="00261E78" w:rsidDel="00A00637" w:rsidRDefault="00FB510E" w:rsidP="004138AC">
            <w:pPr>
              <w:jc w:val="center"/>
              <w:rPr>
                <w:del w:id="1784" w:author="Dylan CHEN" w:date="2026-05-30T16:47:00Z" w16du:dateUtc="2026-05-30T08:47:00Z"/>
                <w:rFonts w:eastAsia="DengXian"/>
                <w:sz w:val="20"/>
                <w:szCs w:val="20"/>
              </w:rPr>
            </w:pPr>
            <w:del w:id="1785" w:author="Dylan CHEN" w:date="2026-05-30T16:47:00Z" w16du:dateUtc="2026-05-30T08:47:00Z">
              <w:r w:rsidRPr="00261E78" w:rsidDel="00A00637">
                <w:rPr>
                  <w:rFonts w:eastAsia="DengXian"/>
                  <w:sz w:val="20"/>
                  <w:szCs w:val="20"/>
                </w:rPr>
                <w:delText>√</w:delText>
              </w:r>
            </w:del>
          </w:p>
        </w:tc>
        <w:tc>
          <w:tcPr>
            <w:tcW w:w="1080" w:type="dxa"/>
            <w:tcBorders>
              <w:top w:val="nil"/>
              <w:left w:val="nil"/>
              <w:bottom w:val="nil"/>
              <w:right w:val="nil"/>
            </w:tcBorders>
            <w:vAlign w:val="center"/>
          </w:tcPr>
          <w:p w14:paraId="66EB1DED" w14:textId="258D3FAF" w:rsidR="00FB510E" w:rsidRPr="00261E78" w:rsidDel="00A00637" w:rsidRDefault="00FB510E" w:rsidP="004138AC">
            <w:pPr>
              <w:jc w:val="center"/>
              <w:rPr>
                <w:del w:id="1786" w:author="Dylan CHEN" w:date="2026-05-30T16:47:00Z" w16du:dateUtc="2026-05-30T08:47:00Z"/>
                <w:rFonts w:eastAsia="DengXian"/>
                <w:sz w:val="20"/>
                <w:szCs w:val="20"/>
              </w:rPr>
            </w:pPr>
            <w:del w:id="1787" w:author="Dylan CHEN" w:date="2026-05-30T16:47:00Z" w16du:dateUtc="2026-05-30T08:47:00Z">
              <w:r w:rsidRPr="00261E78" w:rsidDel="00A00637">
                <w:rPr>
                  <w:rFonts w:eastAsia="DengXian"/>
                  <w:sz w:val="20"/>
                  <w:szCs w:val="20"/>
                </w:rPr>
                <w:delText>√</w:delText>
              </w:r>
            </w:del>
          </w:p>
        </w:tc>
      </w:tr>
      <w:tr w:rsidR="00FB510E" w:rsidRPr="00261E78" w:rsidDel="00A00637" w14:paraId="402AA231" w14:textId="11C3FCA2" w:rsidTr="00FB510E">
        <w:trPr>
          <w:trHeight w:val="260"/>
          <w:jc w:val="center"/>
          <w:del w:id="1788" w:author="Dylan CHEN" w:date="2026-05-30T16:47:00Z"/>
        </w:trPr>
        <w:tc>
          <w:tcPr>
            <w:tcW w:w="2790" w:type="dxa"/>
            <w:tcBorders>
              <w:top w:val="nil"/>
              <w:left w:val="nil"/>
              <w:bottom w:val="nil"/>
              <w:right w:val="nil"/>
            </w:tcBorders>
            <w:noWrap/>
          </w:tcPr>
          <w:p w14:paraId="3CD754F0" w14:textId="562E75EE" w:rsidR="00FB510E" w:rsidRPr="00261E78" w:rsidDel="00A00637" w:rsidRDefault="00FB510E" w:rsidP="004138AC">
            <w:pPr>
              <w:rPr>
                <w:del w:id="1789" w:author="Dylan CHEN" w:date="2026-05-30T16:47:00Z" w16du:dateUtc="2026-05-30T08:47:00Z"/>
                <w:rFonts w:eastAsia="DengXian"/>
                <w:sz w:val="20"/>
                <w:szCs w:val="20"/>
              </w:rPr>
            </w:pPr>
            <w:del w:id="1790" w:author="Dylan CHEN" w:date="2026-05-30T16:47:00Z" w16du:dateUtc="2026-05-30T08:47:00Z">
              <w:r w:rsidRPr="00261E78" w:rsidDel="00A00637">
                <w:rPr>
                  <w:rFonts w:eastAsia="DengXian"/>
                  <w:sz w:val="20"/>
                  <w:szCs w:val="20"/>
                </w:rPr>
                <w:delText>controlling for LLM-enabled content quality ratings and length of the first answer</w:delText>
              </w:r>
            </w:del>
          </w:p>
        </w:tc>
        <w:tc>
          <w:tcPr>
            <w:tcW w:w="1080" w:type="dxa"/>
            <w:tcBorders>
              <w:top w:val="nil"/>
              <w:left w:val="nil"/>
              <w:bottom w:val="nil"/>
              <w:right w:val="nil"/>
            </w:tcBorders>
            <w:noWrap/>
            <w:vAlign w:val="center"/>
          </w:tcPr>
          <w:p w14:paraId="2BE24C69" w14:textId="4F6F1C61" w:rsidR="00FB510E" w:rsidRPr="00261E78" w:rsidDel="00A00637" w:rsidRDefault="00FB510E" w:rsidP="004138AC">
            <w:pPr>
              <w:jc w:val="center"/>
              <w:rPr>
                <w:del w:id="1791" w:author="Dylan CHEN" w:date="2026-05-30T16:47:00Z" w16du:dateUtc="2026-05-30T08:47:00Z"/>
                <w:rFonts w:eastAsia="DengXian"/>
                <w:sz w:val="20"/>
                <w:szCs w:val="20"/>
              </w:rPr>
            </w:pPr>
          </w:p>
        </w:tc>
        <w:tc>
          <w:tcPr>
            <w:tcW w:w="1080" w:type="dxa"/>
            <w:tcBorders>
              <w:top w:val="nil"/>
              <w:left w:val="nil"/>
              <w:bottom w:val="nil"/>
              <w:right w:val="nil"/>
            </w:tcBorders>
            <w:vAlign w:val="center"/>
          </w:tcPr>
          <w:p w14:paraId="239A2E17" w14:textId="4D13F5A8" w:rsidR="00FB510E" w:rsidRPr="00261E78" w:rsidDel="00A00637" w:rsidRDefault="00FB510E" w:rsidP="004138AC">
            <w:pPr>
              <w:jc w:val="center"/>
              <w:rPr>
                <w:del w:id="1792" w:author="Dylan CHEN" w:date="2026-05-30T16:47:00Z" w16du:dateUtc="2026-05-30T08:47:00Z"/>
                <w:rFonts w:eastAsia="DengXian"/>
                <w:sz w:val="20"/>
                <w:szCs w:val="20"/>
              </w:rPr>
            </w:pPr>
            <w:del w:id="1793" w:author="Dylan CHEN" w:date="2026-05-30T16:47:00Z" w16du:dateUtc="2026-05-30T08:47:00Z">
              <w:r w:rsidRPr="00261E78" w:rsidDel="00A00637">
                <w:rPr>
                  <w:rFonts w:eastAsia="DengXian"/>
                  <w:sz w:val="20"/>
                  <w:szCs w:val="20"/>
                </w:rPr>
                <w:delText>√</w:delText>
              </w:r>
            </w:del>
          </w:p>
        </w:tc>
      </w:tr>
      <w:tr w:rsidR="00FB510E" w:rsidRPr="00261E78" w:rsidDel="00A00637" w14:paraId="114378E4" w14:textId="78C3513B" w:rsidTr="00FB510E">
        <w:trPr>
          <w:trHeight w:val="270"/>
          <w:jc w:val="center"/>
          <w:del w:id="1794" w:author="Dylan CHEN" w:date="2026-05-30T16:47:00Z"/>
        </w:trPr>
        <w:tc>
          <w:tcPr>
            <w:tcW w:w="2790" w:type="dxa"/>
            <w:tcBorders>
              <w:top w:val="nil"/>
              <w:left w:val="nil"/>
              <w:bottom w:val="single" w:sz="8" w:space="0" w:color="auto"/>
              <w:right w:val="nil"/>
            </w:tcBorders>
            <w:noWrap/>
            <w:hideMark/>
          </w:tcPr>
          <w:p w14:paraId="3E9CFDEE" w14:textId="1FAD525E" w:rsidR="00FB510E" w:rsidRPr="00261E78" w:rsidDel="00A00637" w:rsidRDefault="00FB510E" w:rsidP="004138AC">
            <w:pPr>
              <w:rPr>
                <w:del w:id="1795" w:author="Dylan CHEN" w:date="2026-05-30T16:47:00Z" w16du:dateUtc="2026-05-30T08:47:00Z"/>
                <w:rFonts w:eastAsia="DengXian"/>
                <w:sz w:val="20"/>
                <w:szCs w:val="20"/>
              </w:rPr>
            </w:pPr>
            <w:del w:id="1796" w:author="Dylan CHEN" w:date="2026-05-30T16:47:00Z" w16du:dateUtc="2026-05-30T08:47:00Z">
              <w:r w:rsidRPr="00261E78" w:rsidDel="00A00637">
                <w:rPr>
                  <w:rFonts w:eastAsia="DengXian"/>
                  <w:sz w:val="20"/>
                  <w:szCs w:val="20"/>
                </w:rPr>
                <w:delText>controls</w:delText>
              </w:r>
            </w:del>
          </w:p>
        </w:tc>
        <w:tc>
          <w:tcPr>
            <w:tcW w:w="1080" w:type="dxa"/>
            <w:tcBorders>
              <w:top w:val="nil"/>
              <w:left w:val="nil"/>
              <w:bottom w:val="single" w:sz="8" w:space="0" w:color="auto"/>
              <w:right w:val="nil"/>
            </w:tcBorders>
            <w:noWrap/>
            <w:hideMark/>
          </w:tcPr>
          <w:p w14:paraId="27C65BEB" w14:textId="71AB4368" w:rsidR="00FB510E" w:rsidRPr="00261E78" w:rsidDel="00A00637" w:rsidRDefault="00FB510E" w:rsidP="004138AC">
            <w:pPr>
              <w:jc w:val="center"/>
              <w:rPr>
                <w:del w:id="1797" w:author="Dylan CHEN" w:date="2026-05-30T16:47:00Z" w16du:dateUtc="2026-05-30T08:47:00Z"/>
                <w:rFonts w:eastAsia="DengXian"/>
                <w:sz w:val="20"/>
                <w:szCs w:val="20"/>
              </w:rPr>
            </w:pPr>
            <w:del w:id="1798" w:author="Dylan CHEN" w:date="2026-05-30T16:47:00Z" w16du:dateUtc="2026-05-30T08:47:00Z">
              <w:r w:rsidRPr="00261E78" w:rsidDel="00A00637">
                <w:rPr>
                  <w:rFonts w:eastAsia="DengXian"/>
                  <w:sz w:val="20"/>
                  <w:szCs w:val="20"/>
                </w:rPr>
                <w:delText>√</w:delText>
              </w:r>
            </w:del>
          </w:p>
        </w:tc>
        <w:tc>
          <w:tcPr>
            <w:tcW w:w="1080" w:type="dxa"/>
            <w:tcBorders>
              <w:top w:val="nil"/>
              <w:left w:val="nil"/>
              <w:bottom w:val="single" w:sz="8" w:space="0" w:color="auto"/>
              <w:right w:val="nil"/>
            </w:tcBorders>
          </w:tcPr>
          <w:p w14:paraId="7FC112A5" w14:textId="5B0F65DA" w:rsidR="00FB510E" w:rsidRPr="00261E78" w:rsidDel="00A00637" w:rsidRDefault="00FB510E" w:rsidP="004138AC">
            <w:pPr>
              <w:jc w:val="center"/>
              <w:rPr>
                <w:del w:id="1799" w:author="Dylan CHEN" w:date="2026-05-30T16:47:00Z" w16du:dateUtc="2026-05-30T08:47:00Z"/>
                <w:rFonts w:eastAsia="DengXian"/>
                <w:sz w:val="20"/>
                <w:szCs w:val="20"/>
              </w:rPr>
            </w:pPr>
            <w:del w:id="1800" w:author="Dylan CHEN" w:date="2026-05-30T16:47:00Z" w16du:dateUtc="2026-05-30T08:47:00Z">
              <w:r w:rsidRPr="00261E78" w:rsidDel="00A00637">
                <w:rPr>
                  <w:rFonts w:eastAsia="DengXian"/>
                  <w:sz w:val="20"/>
                  <w:szCs w:val="20"/>
                </w:rPr>
                <w:delText>√</w:delText>
              </w:r>
            </w:del>
          </w:p>
        </w:tc>
      </w:tr>
      <w:tr w:rsidR="00FB510E" w:rsidRPr="00261E78" w:rsidDel="00A00637" w14:paraId="1999EB5D" w14:textId="3361B082" w:rsidTr="00FB510E">
        <w:trPr>
          <w:trHeight w:val="283"/>
          <w:jc w:val="center"/>
          <w:del w:id="1801" w:author="Dylan CHEN" w:date="2026-05-30T16:47:00Z"/>
        </w:trPr>
        <w:tc>
          <w:tcPr>
            <w:tcW w:w="2790" w:type="dxa"/>
            <w:tcBorders>
              <w:top w:val="single" w:sz="8" w:space="0" w:color="auto"/>
              <w:left w:val="nil"/>
              <w:bottom w:val="single" w:sz="12" w:space="0" w:color="auto"/>
              <w:right w:val="nil"/>
            </w:tcBorders>
            <w:noWrap/>
            <w:hideMark/>
          </w:tcPr>
          <w:p w14:paraId="64817135" w14:textId="218DC554" w:rsidR="00FB510E" w:rsidRPr="00261E78" w:rsidDel="00A00637" w:rsidRDefault="00FB510E" w:rsidP="004138AC">
            <w:pPr>
              <w:rPr>
                <w:del w:id="1802" w:author="Dylan CHEN" w:date="2026-05-30T16:47:00Z" w16du:dateUtc="2026-05-30T08:47:00Z"/>
                <w:rFonts w:eastAsia="DengXian"/>
                <w:sz w:val="20"/>
                <w:szCs w:val="20"/>
              </w:rPr>
            </w:pPr>
            <w:del w:id="1803" w:author="Dylan CHEN" w:date="2026-05-30T16:47:00Z" w16du:dateUtc="2026-05-30T08:47:00Z">
              <w:r w:rsidRPr="00261E78" w:rsidDel="00A00637">
                <w:rPr>
                  <w:rFonts w:eastAsia="DengXian"/>
                  <w:sz w:val="20"/>
                  <w:szCs w:val="20"/>
                </w:rPr>
                <w:delText>N</w:delText>
              </w:r>
            </w:del>
          </w:p>
        </w:tc>
        <w:tc>
          <w:tcPr>
            <w:tcW w:w="1080" w:type="dxa"/>
            <w:tcBorders>
              <w:top w:val="single" w:sz="8" w:space="0" w:color="auto"/>
              <w:left w:val="nil"/>
              <w:bottom w:val="single" w:sz="12" w:space="0" w:color="auto"/>
              <w:right w:val="nil"/>
            </w:tcBorders>
            <w:noWrap/>
            <w:hideMark/>
          </w:tcPr>
          <w:p w14:paraId="54E0E8CD" w14:textId="346BB7C1" w:rsidR="00FB510E" w:rsidRPr="00261E78" w:rsidDel="00A00637" w:rsidRDefault="00FB510E" w:rsidP="004138AC">
            <w:pPr>
              <w:jc w:val="center"/>
              <w:rPr>
                <w:del w:id="1804" w:author="Dylan CHEN" w:date="2026-05-30T16:47:00Z" w16du:dateUtc="2026-05-30T08:47:00Z"/>
                <w:rFonts w:eastAsia="DengXian"/>
                <w:sz w:val="20"/>
                <w:szCs w:val="20"/>
              </w:rPr>
            </w:pPr>
            <w:del w:id="1805" w:author="Dylan CHEN" w:date="2026-05-30T16:47:00Z" w16du:dateUtc="2026-05-30T08:47:00Z">
              <w:r w:rsidRPr="00261E78" w:rsidDel="00A00637">
                <w:rPr>
                  <w:rFonts w:eastAsia="DengXian"/>
                  <w:sz w:val="20"/>
                  <w:szCs w:val="20"/>
                </w:rPr>
                <w:delText>1,058</w:delText>
              </w:r>
            </w:del>
          </w:p>
        </w:tc>
        <w:tc>
          <w:tcPr>
            <w:tcW w:w="1080" w:type="dxa"/>
            <w:tcBorders>
              <w:top w:val="single" w:sz="8" w:space="0" w:color="auto"/>
              <w:left w:val="nil"/>
              <w:bottom w:val="single" w:sz="12" w:space="0" w:color="auto"/>
              <w:right w:val="nil"/>
            </w:tcBorders>
          </w:tcPr>
          <w:p w14:paraId="534FE58D" w14:textId="61D13EC3" w:rsidR="00FB510E" w:rsidRPr="00261E78" w:rsidDel="00A00637" w:rsidRDefault="00FB510E" w:rsidP="004138AC">
            <w:pPr>
              <w:jc w:val="center"/>
              <w:rPr>
                <w:del w:id="1806" w:author="Dylan CHEN" w:date="2026-05-30T16:47:00Z" w16du:dateUtc="2026-05-30T08:47:00Z"/>
                <w:rFonts w:eastAsia="DengXian"/>
                <w:sz w:val="20"/>
                <w:szCs w:val="20"/>
              </w:rPr>
            </w:pPr>
            <w:del w:id="1807" w:author="Dylan CHEN" w:date="2026-05-30T16:47:00Z" w16du:dateUtc="2026-05-30T08:47:00Z">
              <w:r w:rsidRPr="00261E78" w:rsidDel="00A00637">
                <w:rPr>
                  <w:rFonts w:eastAsia="DengXian"/>
                  <w:sz w:val="20"/>
                  <w:szCs w:val="20"/>
                </w:rPr>
                <w:delText>1,055</w:delText>
              </w:r>
            </w:del>
          </w:p>
        </w:tc>
      </w:tr>
    </w:tbl>
    <w:p w14:paraId="4B91F896" w14:textId="77777777" w:rsidR="00A00637" w:rsidRDefault="00A00637" w:rsidP="00FB510E">
      <w:pPr>
        <w:pStyle w:val="Notes"/>
        <w:rPr>
          <w:ins w:id="1808" w:author="Dylan CHEN" w:date="2026-05-30T16:48:00Z" w16du:dateUtc="2026-05-30T08:48:00Z"/>
        </w:rPr>
      </w:pPr>
    </w:p>
    <w:tbl>
      <w:tblPr>
        <w:tblW w:w="5000" w:type="pct"/>
        <w:jc w:val="center"/>
        <w:tblLayout w:type="fixed"/>
        <w:tblLook w:val="04A0" w:firstRow="1" w:lastRow="0" w:firstColumn="1" w:lastColumn="0" w:noHBand="0" w:noVBand="1"/>
        <w:tblPrChange w:id="1809" w:author="Dylan CHEN" w:date="2026-05-30T16:48:00Z" w16du:dateUtc="2026-05-30T08:48:00Z">
          <w:tblPr>
            <w:tblW w:w="7220" w:type="dxa"/>
            <w:tblLook w:val="04A0" w:firstRow="1" w:lastRow="0" w:firstColumn="1" w:lastColumn="0" w:noHBand="0" w:noVBand="1"/>
          </w:tblPr>
        </w:tblPrChange>
      </w:tblPr>
      <w:tblGrid>
        <w:gridCol w:w="2826"/>
        <w:gridCol w:w="3189"/>
        <w:gridCol w:w="3345"/>
        <w:tblGridChange w:id="1810">
          <w:tblGrid>
            <w:gridCol w:w="2180"/>
            <w:gridCol w:w="646"/>
            <w:gridCol w:w="1814"/>
            <w:gridCol w:w="1375"/>
            <w:gridCol w:w="1205"/>
            <w:gridCol w:w="2140"/>
          </w:tblGrid>
        </w:tblGridChange>
      </w:tblGrid>
      <w:tr w:rsidR="00A00637" w14:paraId="72251714" w14:textId="77777777" w:rsidTr="00A00637">
        <w:trPr>
          <w:trHeight w:val="320"/>
          <w:jc w:val="center"/>
          <w:ins w:id="1811" w:author="Dylan CHEN" w:date="2026-05-30T16:48:00Z"/>
          <w:trPrChange w:id="1812" w:author="Dylan CHEN" w:date="2026-05-30T16:48:00Z" w16du:dateUtc="2026-05-30T08:48:00Z">
            <w:trPr>
              <w:gridAfter w:val="0"/>
              <w:trHeight w:val="320"/>
            </w:trPr>
          </w:trPrChange>
        </w:trPr>
        <w:tc>
          <w:tcPr>
            <w:tcW w:w="2180" w:type="dxa"/>
            <w:tcBorders>
              <w:top w:val="single" w:sz="4" w:space="0" w:color="auto"/>
              <w:left w:val="nil"/>
              <w:bottom w:val="nil"/>
              <w:right w:val="nil"/>
            </w:tcBorders>
            <w:noWrap/>
            <w:hideMark/>
            <w:tcPrChange w:id="1813" w:author="Dylan CHEN" w:date="2026-05-30T16:48:00Z" w16du:dateUtc="2026-05-30T08:48:00Z">
              <w:tcPr>
                <w:tcW w:w="2180" w:type="dxa"/>
                <w:tcBorders>
                  <w:top w:val="single" w:sz="4" w:space="0" w:color="auto"/>
                  <w:left w:val="nil"/>
                  <w:bottom w:val="nil"/>
                  <w:right w:val="nil"/>
                </w:tcBorders>
                <w:noWrap/>
                <w:hideMark/>
              </w:tcPr>
            </w:tcPrChange>
          </w:tcPr>
          <w:p w14:paraId="139C2F44" w14:textId="77777777" w:rsidR="00A00637" w:rsidRDefault="00A00637">
            <w:pPr>
              <w:rPr>
                <w:ins w:id="1814" w:author="Dylan CHEN" w:date="2026-05-30T16:48:00Z" w16du:dateUtc="2026-05-30T08:48:00Z"/>
                <w:rFonts w:ascii="Georgia" w:hAnsi="Georgia"/>
                <w:color w:val="000000"/>
                <w:sz w:val="20"/>
                <w:szCs w:val="20"/>
              </w:rPr>
            </w:pPr>
            <w:ins w:id="1815" w:author="Dylan CHEN" w:date="2026-05-30T16:48:00Z" w16du:dateUtc="2026-05-30T08:48:00Z">
              <w:r>
                <w:rPr>
                  <w:rFonts w:ascii="Georgia" w:hAnsi="Georgia"/>
                  <w:color w:val="000000"/>
                  <w:sz w:val="20"/>
                  <w:szCs w:val="20"/>
                </w:rPr>
                <w:t> </w:t>
              </w:r>
            </w:ins>
          </w:p>
        </w:tc>
        <w:tc>
          <w:tcPr>
            <w:tcW w:w="2460" w:type="dxa"/>
            <w:tcBorders>
              <w:top w:val="single" w:sz="4" w:space="0" w:color="auto"/>
              <w:left w:val="nil"/>
              <w:bottom w:val="nil"/>
              <w:right w:val="nil"/>
            </w:tcBorders>
            <w:noWrap/>
            <w:hideMark/>
            <w:tcPrChange w:id="1816" w:author="Dylan CHEN" w:date="2026-05-30T16:48:00Z" w16du:dateUtc="2026-05-30T08:48:00Z">
              <w:tcPr>
                <w:tcW w:w="2460" w:type="dxa"/>
                <w:gridSpan w:val="2"/>
                <w:tcBorders>
                  <w:top w:val="single" w:sz="4" w:space="0" w:color="auto"/>
                  <w:left w:val="nil"/>
                  <w:bottom w:val="nil"/>
                  <w:right w:val="nil"/>
                </w:tcBorders>
                <w:noWrap/>
                <w:vAlign w:val="center"/>
                <w:hideMark/>
              </w:tcPr>
            </w:tcPrChange>
          </w:tcPr>
          <w:p w14:paraId="69CE0DBB" w14:textId="77777777" w:rsidR="00A00637" w:rsidRDefault="00A00637">
            <w:pPr>
              <w:jc w:val="center"/>
              <w:rPr>
                <w:ins w:id="1817" w:author="Dylan CHEN" w:date="2026-05-30T16:48:00Z" w16du:dateUtc="2026-05-30T08:48:00Z"/>
                <w:color w:val="000000"/>
                <w:sz w:val="20"/>
                <w:szCs w:val="20"/>
              </w:rPr>
            </w:pPr>
            <w:ins w:id="1818" w:author="Dylan CHEN" w:date="2026-05-30T16:48:00Z" w16du:dateUtc="2026-05-30T08:48:00Z">
              <w:r>
                <w:rPr>
                  <w:color w:val="000000"/>
                  <w:sz w:val="20"/>
                  <w:szCs w:val="20"/>
                </w:rPr>
                <w:t>(1)</w:t>
              </w:r>
            </w:ins>
          </w:p>
        </w:tc>
        <w:tc>
          <w:tcPr>
            <w:tcW w:w="2580" w:type="dxa"/>
            <w:tcBorders>
              <w:top w:val="single" w:sz="4" w:space="0" w:color="auto"/>
              <w:left w:val="nil"/>
              <w:bottom w:val="nil"/>
              <w:right w:val="nil"/>
            </w:tcBorders>
            <w:noWrap/>
            <w:hideMark/>
            <w:tcPrChange w:id="1819" w:author="Dylan CHEN" w:date="2026-05-30T16:48:00Z" w16du:dateUtc="2026-05-30T08:48:00Z">
              <w:tcPr>
                <w:tcW w:w="2580" w:type="dxa"/>
                <w:gridSpan w:val="2"/>
                <w:tcBorders>
                  <w:top w:val="single" w:sz="4" w:space="0" w:color="auto"/>
                  <w:left w:val="nil"/>
                  <w:bottom w:val="nil"/>
                  <w:right w:val="nil"/>
                </w:tcBorders>
                <w:noWrap/>
                <w:vAlign w:val="center"/>
                <w:hideMark/>
              </w:tcPr>
            </w:tcPrChange>
          </w:tcPr>
          <w:p w14:paraId="20F1AA75" w14:textId="77777777" w:rsidR="00A00637" w:rsidRDefault="00A00637">
            <w:pPr>
              <w:jc w:val="center"/>
              <w:rPr>
                <w:ins w:id="1820" w:author="Dylan CHEN" w:date="2026-05-30T16:48:00Z" w16du:dateUtc="2026-05-30T08:48:00Z"/>
                <w:color w:val="000000"/>
                <w:sz w:val="20"/>
                <w:szCs w:val="20"/>
              </w:rPr>
            </w:pPr>
            <w:ins w:id="1821" w:author="Dylan CHEN" w:date="2026-05-30T16:48:00Z" w16du:dateUtc="2026-05-30T08:48:00Z">
              <w:r>
                <w:rPr>
                  <w:color w:val="000000"/>
                  <w:sz w:val="20"/>
                  <w:szCs w:val="20"/>
                </w:rPr>
                <w:t>(2)</w:t>
              </w:r>
            </w:ins>
          </w:p>
        </w:tc>
      </w:tr>
      <w:tr w:rsidR="00A00637" w14:paraId="62131D4C" w14:textId="77777777" w:rsidTr="00A00637">
        <w:trPr>
          <w:trHeight w:val="640"/>
          <w:jc w:val="center"/>
          <w:ins w:id="1822" w:author="Dylan CHEN" w:date="2026-05-30T16:48:00Z"/>
          <w:trPrChange w:id="1823" w:author="Dylan CHEN" w:date="2026-05-30T16:48:00Z" w16du:dateUtc="2026-05-30T08:48:00Z">
            <w:trPr>
              <w:gridAfter w:val="0"/>
              <w:trHeight w:val="640"/>
            </w:trPr>
          </w:trPrChange>
        </w:trPr>
        <w:tc>
          <w:tcPr>
            <w:tcW w:w="2180" w:type="dxa"/>
            <w:tcBorders>
              <w:top w:val="nil"/>
              <w:left w:val="nil"/>
              <w:bottom w:val="nil"/>
              <w:right w:val="nil"/>
            </w:tcBorders>
            <w:noWrap/>
            <w:hideMark/>
            <w:tcPrChange w:id="1824" w:author="Dylan CHEN" w:date="2026-05-30T16:48:00Z" w16du:dateUtc="2026-05-30T08:48:00Z">
              <w:tcPr>
                <w:tcW w:w="2180" w:type="dxa"/>
                <w:tcBorders>
                  <w:top w:val="nil"/>
                  <w:left w:val="nil"/>
                  <w:bottom w:val="nil"/>
                  <w:right w:val="nil"/>
                </w:tcBorders>
                <w:noWrap/>
                <w:vAlign w:val="center"/>
                <w:hideMark/>
              </w:tcPr>
            </w:tcPrChange>
          </w:tcPr>
          <w:p w14:paraId="13F34C89" w14:textId="77777777" w:rsidR="00A00637" w:rsidRDefault="00A00637">
            <w:pPr>
              <w:jc w:val="right"/>
              <w:rPr>
                <w:ins w:id="1825" w:author="Dylan CHEN" w:date="2026-05-30T16:48:00Z" w16du:dateUtc="2026-05-30T08:48:00Z"/>
                <w:rFonts w:ascii="Georgia" w:hAnsi="Georgia"/>
                <w:color w:val="000000"/>
                <w:sz w:val="20"/>
                <w:szCs w:val="20"/>
              </w:rPr>
            </w:pPr>
            <w:ins w:id="1826" w:author="Dylan CHEN" w:date="2026-05-30T16:48:00Z" w16du:dateUtc="2026-05-30T08:48:00Z">
              <w:r>
                <w:rPr>
                  <w:rFonts w:ascii="Georgia" w:hAnsi="Georgia"/>
                  <w:color w:val="000000"/>
                  <w:sz w:val="20"/>
                  <w:szCs w:val="20"/>
                </w:rPr>
                <w:t>DV:</w:t>
              </w:r>
            </w:ins>
          </w:p>
        </w:tc>
        <w:tc>
          <w:tcPr>
            <w:tcW w:w="5040" w:type="dxa"/>
            <w:gridSpan w:val="2"/>
            <w:tcBorders>
              <w:top w:val="nil"/>
              <w:left w:val="nil"/>
              <w:bottom w:val="single" w:sz="4" w:space="0" w:color="auto"/>
              <w:right w:val="nil"/>
            </w:tcBorders>
            <w:hideMark/>
            <w:tcPrChange w:id="1827" w:author="Dylan CHEN" w:date="2026-05-30T16:48:00Z" w16du:dateUtc="2026-05-30T08:48:00Z">
              <w:tcPr>
                <w:tcW w:w="5040" w:type="dxa"/>
                <w:gridSpan w:val="4"/>
                <w:tcBorders>
                  <w:top w:val="nil"/>
                  <w:left w:val="nil"/>
                  <w:bottom w:val="single" w:sz="4" w:space="0" w:color="auto"/>
                  <w:right w:val="nil"/>
                </w:tcBorders>
                <w:vAlign w:val="center"/>
                <w:hideMark/>
              </w:tcPr>
            </w:tcPrChange>
          </w:tcPr>
          <w:p w14:paraId="77CBD764" w14:textId="77777777" w:rsidR="00A00637" w:rsidRDefault="00A00637">
            <w:pPr>
              <w:jc w:val="center"/>
              <w:rPr>
                <w:ins w:id="1828" w:author="Dylan CHEN" w:date="2026-05-30T16:48:00Z" w16du:dateUtc="2026-05-30T08:48:00Z"/>
                <w:color w:val="000000"/>
                <w:sz w:val="20"/>
                <w:szCs w:val="20"/>
              </w:rPr>
            </w:pPr>
            <w:ins w:id="1829" w:author="Dylan CHEN" w:date="2026-05-30T16:48:00Z" w16du:dateUtc="2026-05-30T08:48:00Z">
              <w:r>
                <w:rPr>
                  <w:color w:val="000000"/>
                  <w:sz w:val="20"/>
                  <w:szCs w:val="20"/>
                </w:rPr>
                <w:t>similarity between the fisrt answer and the second answer</w:t>
              </w:r>
            </w:ins>
          </w:p>
        </w:tc>
      </w:tr>
      <w:tr w:rsidR="00A00637" w14:paraId="53C30424" w14:textId="77777777" w:rsidTr="00A00637">
        <w:trPr>
          <w:trHeight w:val="320"/>
          <w:jc w:val="center"/>
          <w:ins w:id="1830" w:author="Dylan CHEN" w:date="2026-05-30T16:48:00Z"/>
          <w:trPrChange w:id="1831" w:author="Dylan CHEN" w:date="2026-05-30T16:48:00Z" w16du:dateUtc="2026-05-30T08:48:00Z">
            <w:trPr>
              <w:gridAfter w:val="0"/>
              <w:trHeight w:val="320"/>
            </w:trPr>
          </w:trPrChange>
        </w:trPr>
        <w:tc>
          <w:tcPr>
            <w:tcW w:w="2180" w:type="dxa"/>
            <w:vMerge w:val="restart"/>
            <w:tcBorders>
              <w:top w:val="nil"/>
              <w:left w:val="nil"/>
              <w:bottom w:val="nil"/>
              <w:right w:val="nil"/>
            </w:tcBorders>
            <w:noWrap/>
            <w:hideMark/>
            <w:tcPrChange w:id="1832" w:author="Dylan CHEN" w:date="2026-05-30T16:48:00Z" w16du:dateUtc="2026-05-30T08:48:00Z">
              <w:tcPr>
                <w:tcW w:w="2180" w:type="dxa"/>
                <w:vMerge w:val="restart"/>
                <w:tcBorders>
                  <w:top w:val="nil"/>
                  <w:left w:val="nil"/>
                  <w:bottom w:val="nil"/>
                  <w:right w:val="nil"/>
                </w:tcBorders>
                <w:noWrap/>
                <w:vAlign w:val="center"/>
                <w:hideMark/>
              </w:tcPr>
            </w:tcPrChange>
          </w:tcPr>
          <w:p w14:paraId="1257E420" w14:textId="77777777" w:rsidR="00A00637" w:rsidRDefault="00A00637">
            <w:pPr>
              <w:rPr>
                <w:ins w:id="1833" w:author="Dylan CHEN" w:date="2026-05-30T16:48:00Z" w16du:dateUtc="2026-05-30T08:48:00Z"/>
                <w:i/>
                <w:iCs/>
                <w:color w:val="000000"/>
                <w:sz w:val="20"/>
                <w:szCs w:val="20"/>
              </w:rPr>
            </w:pPr>
            <w:ins w:id="1834" w:author="Dylan CHEN" w:date="2026-05-30T16:48:00Z" w16du:dateUtc="2026-05-30T08:48:00Z">
              <w:r>
                <w:rPr>
                  <w:i/>
                  <w:iCs/>
                  <w:color w:val="000000"/>
                  <w:sz w:val="20"/>
                  <w:szCs w:val="20"/>
                </w:rPr>
                <w:t>AI</w:t>
              </w:r>
              <w:r w:rsidRPr="00A00637">
                <w:rPr>
                  <w:i/>
                  <w:iCs/>
                  <w:color w:val="000000"/>
                  <w:sz w:val="20"/>
                  <w:szCs w:val="20"/>
                  <w:vertAlign w:val="subscript"/>
                  <w:rPrChange w:id="1835" w:author="Dylan CHEN" w:date="2026-05-30T16:50:00Z" w16du:dateUtc="2026-05-30T08:50:00Z">
                    <w:rPr>
                      <w:i/>
                      <w:iCs/>
                      <w:color w:val="000000"/>
                      <w:sz w:val="20"/>
                      <w:szCs w:val="20"/>
                    </w:rPr>
                  </w:rPrChange>
                </w:rPr>
                <w:t>i</w:t>
              </w:r>
            </w:ins>
          </w:p>
        </w:tc>
        <w:tc>
          <w:tcPr>
            <w:tcW w:w="2460" w:type="dxa"/>
            <w:tcBorders>
              <w:top w:val="nil"/>
              <w:left w:val="nil"/>
              <w:bottom w:val="nil"/>
              <w:right w:val="nil"/>
            </w:tcBorders>
            <w:noWrap/>
            <w:hideMark/>
            <w:tcPrChange w:id="1836" w:author="Dylan CHEN" w:date="2026-05-30T16:48:00Z" w16du:dateUtc="2026-05-30T08:48:00Z">
              <w:tcPr>
                <w:tcW w:w="2460" w:type="dxa"/>
                <w:gridSpan w:val="2"/>
                <w:tcBorders>
                  <w:top w:val="nil"/>
                  <w:left w:val="nil"/>
                  <w:bottom w:val="nil"/>
                  <w:right w:val="nil"/>
                </w:tcBorders>
                <w:noWrap/>
                <w:vAlign w:val="center"/>
                <w:hideMark/>
              </w:tcPr>
            </w:tcPrChange>
          </w:tcPr>
          <w:p w14:paraId="50D7483C" w14:textId="77777777" w:rsidR="00A00637" w:rsidRDefault="00A00637">
            <w:pPr>
              <w:jc w:val="center"/>
              <w:rPr>
                <w:ins w:id="1837" w:author="Dylan CHEN" w:date="2026-05-30T16:48:00Z" w16du:dateUtc="2026-05-30T08:48:00Z"/>
                <w:color w:val="000000"/>
                <w:sz w:val="20"/>
                <w:szCs w:val="20"/>
              </w:rPr>
            </w:pPr>
            <w:ins w:id="1838" w:author="Dylan CHEN" w:date="2026-05-30T16:48:00Z" w16du:dateUtc="2026-05-30T08:48:00Z">
              <w:r>
                <w:rPr>
                  <w:color w:val="000000"/>
                  <w:sz w:val="20"/>
                  <w:szCs w:val="20"/>
                </w:rPr>
                <w:t>0.029 **</w:t>
              </w:r>
            </w:ins>
          </w:p>
        </w:tc>
        <w:tc>
          <w:tcPr>
            <w:tcW w:w="2580" w:type="dxa"/>
            <w:tcBorders>
              <w:top w:val="nil"/>
              <w:left w:val="nil"/>
              <w:bottom w:val="nil"/>
              <w:right w:val="nil"/>
            </w:tcBorders>
            <w:noWrap/>
            <w:hideMark/>
            <w:tcPrChange w:id="1839" w:author="Dylan CHEN" w:date="2026-05-30T16:48:00Z" w16du:dateUtc="2026-05-30T08:48:00Z">
              <w:tcPr>
                <w:tcW w:w="2580" w:type="dxa"/>
                <w:gridSpan w:val="2"/>
                <w:tcBorders>
                  <w:top w:val="nil"/>
                  <w:left w:val="nil"/>
                  <w:bottom w:val="nil"/>
                  <w:right w:val="nil"/>
                </w:tcBorders>
                <w:noWrap/>
                <w:vAlign w:val="center"/>
                <w:hideMark/>
              </w:tcPr>
            </w:tcPrChange>
          </w:tcPr>
          <w:p w14:paraId="6DFB10DE" w14:textId="77777777" w:rsidR="00A00637" w:rsidRDefault="00A00637">
            <w:pPr>
              <w:jc w:val="center"/>
              <w:rPr>
                <w:ins w:id="1840" w:author="Dylan CHEN" w:date="2026-05-30T16:48:00Z" w16du:dateUtc="2026-05-30T08:48:00Z"/>
                <w:color w:val="000000"/>
                <w:sz w:val="20"/>
                <w:szCs w:val="20"/>
              </w:rPr>
            </w:pPr>
            <w:ins w:id="1841" w:author="Dylan CHEN" w:date="2026-05-30T16:48:00Z" w16du:dateUtc="2026-05-30T08:48:00Z">
              <w:r>
                <w:rPr>
                  <w:color w:val="000000"/>
                  <w:sz w:val="20"/>
                  <w:szCs w:val="20"/>
                </w:rPr>
                <w:t>0.008</w:t>
              </w:r>
            </w:ins>
          </w:p>
        </w:tc>
      </w:tr>
      <w:tr w:rsidR="00A00637" w14:paraId="32206F64" w14:textId="77777777" w:rsidTr="00A00637">
        <w:trPr>
          <w:trHeight w:val="320"/>
          <w:jc w:val="center"/>
          <w:ins w:id="1842" w:author="Dylan CHEN" w:date="2026-05-30T16:48:00Z"/>
          <w:trPrChange w:id="1843" w:author="Dylan CHEN" w:date="2026-05-30T16:48:00Z" w16du:dateUtc="2026-05-30T08:48:00Z">
            <w:trPr>
              <w:gridAfter w:val="0"/>
              <w:trHeight w:val="320"/>
            </w:trPr>
          </w:trPrChange>
        </w:trPr>
        <w:tc>
          <w:tcPr>
            <w:tcW w:w="2180" w:type="dxa"/>
            <w:vMerge/>
            <w:tcBorders>
              <w:top w:val="nil"/>
              <w:left w:val="nil"/>
              <w:bottom w:val="nil"/>
              <w:right w:val="nil"/>
            </w:tcBorders>
            <w:hideMark/>
            <w:tcPrChange w:id="1844" w:author="Dylan CHEN" w:date="2026-05-30T16:48:00Z" w16du:dateUtc="2026-05-30T08:48:00Z">
              <w:tcPr>
                <w:tcW w:w="2180" w:type="dxa"/>
                <w:vMerge/>
                <w:tcBorders>
                  <w:top w:val="nil"/>
                  <w:left w:val="nil"/>
                  <w:bottom w:val="nil"/>
                  <w:right w:val="nil"/>
                </w:tcBorders>
                <w:vAlign w:val="center"/>
                <w:hideMark/>
              </w:tcPr>
            </w:tcPrChange>
          </w:tcPr>
          <w:p w14:paraId="7B82BDB4" w14:textId="77777777" w:rsidR="00A00637" w:rsidRDefault="00A00637">
            <w:pPr>
              <w:rPr>
                <w:ins w:id="1845" w:author="Dylan CHEN" w:date="2026-05-30T16:48:00Z" w16du:dateUtc="2026-05-30T08:48:00Z"/>
                <w:i/>
                <w:iCs/>
                <w:color w:val="000000"/>
                <w:sz w:val="20"/>
                <w:szCs w:val="20"/>
              </w:rPr>
            </w:pPr>
          </w:p>
        </w:tc>
        <w:tc>
          <w:tcPr>
            <w:tcW w:w="2460" w:type="dxa"/>
            <w:tcBorders>
              <w:top w:val="nil"/>
              <w:left w:val="nil"/>
              <w:bottom w:val="nil"/>
              <w:right w:val="nil"/>
            </w:tcBorders>
            <w:noWrap/>
            <w:hideMark/>
            <w:tcPrChange w:id="1846" w:author="Dylan CHEN" w:date="2026-05-30T16:48:00Z" w16du:dateUtc="2026-05-30T08:48:00Z">
              <w:tcPr>
                <w:tcW w:w="2460" w:type="dxa"/>
                <w:gridSpan w:val="2"/>
                <w:tcBorders>
                  <w:top w:val="nil"/>
                  <w:left w:val="nil"/>
                  <w:bottom w:val="nil"/>
                  <w:right w:val="nil"/>
                </w:tcBorders>
                <w:noWrap/>
                <w:vAlign w:val="center"/>
                <w:hideMark/>
              </w:tcPr>
            </w:tcPrChange>
          </w:tcPr>
          <w:p w14:paraId="61B4A06B" w14:textId="77777777" w:rsidR="00A00637" w:rsidRDefault="00A00637">
            <w:pPr>
              <w:jc w:val="center"/>
              <w:rPr>
                <w:ins w:id="1847" w:author="Dylan CHEN" w:date="2026-05-30T16:48:00Z" w16du:dateUtc="2026-05-30T08:48:00Z"/>
                <w:color w:val="000000"/>
                <w:sz w:val="20"/>
                <w:szCs w:val="20"/>
              </w:rPr>
            </w:pPr>
            <w:ins w:id="1848" w:author="Dylan CHEN" w:date="2026-05-30T16:48:00Z" w16du:dateUtc="2026-05-30T08:48:00Z">
              <w:r>
                <w:rPr>
                  <w:color w:val="000000"/>
                  <w:sz w:val="20"/>
                  <w:szCs w:val="20"/>
                </w:rPr>
                <w:t>(0.009)</w:t>
              </w:r>
            </w:ins>
          </w:p>
        </w:tc>
        <w:tc>
          <w:tcPr>
            <w:tcW w:w="2580" w:type="dxa"/>
            <w:tcBorders>
              <w:top w:val="nil"/>
              <w:left w:val="nil"/>
              <w:bottom w:val="nil"/>
              <w:right w:val="nil"/>
            </w:tcBorders>
            <w:noWrap/>
            <w:hideMark/>
            <w:tcPrChange w:id="1849" w:author="Dylan CHEN" w:date="2026-05-30T16:48:00Z" w16du:dateUtc="2026-05-30T08:48:00Z">
              <w:tcPr>
                <w:tcW w:w="2580" w:type="dxa"/>
                <w:gridSpan w:val="2"/>
                <w:tcBorders>
                  <w:top w:val="nil"/>
                  <w:left w:val="nil"/>
                  <w:bottom w:val="nil"/>
                  <w:right w:val="nil"/>
                </w:tcBorders>
                <w:noWrap/>
                <w:vAlign w:val="center"/>
                <w:hideMark/>
              </w:tcPr>
            </w:tcPrChange>
          </w:tcPr>
          <w:p w14:paraId="697B16A4" w14:textId="77777777" w:rsidR="00A00637" w:rsidRDefault="00A00637">
            <w:pPr>
              <w:jc w:val="center"/>
              <w:rPr>
                <w:ins w:id="1850" w:author="Dylan CHEN" w:date="2026-05-30T16:48:00Z" w16du:dateUtc="2026-05-30T08:48:00Z"/>
                <w:color w:val="000000"/>
                <w:sz w:val="20"/>
                <w:szCs w:val="20"/>
              </w:rPr>
            </w:pPr>
            <w:ins w:id="1851" w:author="Dylan CHEN" w:date="2026-05-30T16:48:00Z" w16du:dateUtc="2026-05-30T08:48:00Z">
              <w:r>
                <w:rPr>
                  <w:color w:val="000000"/>
                  <w:sz w:val="20"/>
                  <w:szCs w:val="20"/>
                </w:rPr>
                <w:t>(0.055)</w:t>
              </w:r>
            </w:ins>
          </w:p>
        </w:tc>
      </w:tr>
      <w:tr w:rsidR="00A00637" w14:paraId="2230A49D" w14:textId="77777777" w:rsidTr="00A00637">
        <w:trPr>
          <w:trHeight w:val="320"/>
          <w:jc w:val="center"/>
          <w:ins w:id="1852" w:author="Dylan CHEN" w:date="2026-05-30T16:48:00Z"/>
          <w:trPrChange w:id="1853" w:author="Dylan CHEN" w:date="2026-05-30T16:48:00Z" w16du:dateUtc="2026-05-30T08:48:00Z">
            <w:trPr>
              <w:gridAfter w:val="0"/>
              <w:trHeight w:val="320"/>
            </w:trPr>
          </w:trPrChange>
        </w:trPr>
        <w:tc>
          <w:tcPr>
            <w:tcW w:w="2180" w:type="dxa"/>
            <w:vMerge w:val="restart"/>
            <w:tcBorders>
              <w:top w:val="nil"/>
              <w:left w:val="nil"/>
              <w:bottom w:val="nil"/>
              <w:right w:val="nil"/>
            </w:tcBorders>
            <w:noWrap/>
            <w:hideMark/>
            <w:tcPrChange w:id="1854" w:author="Dylan CHEN" w:date="2026-05-30T16:48:00Z" w16du:dateUtc="2026-05-30T08:48:00Z">
              <w:tcPr>
                <w:tcW w:w="2180" w:type="dxa"/>
                <w:vMerge w:val="restart"/>
                <w:tcBorders>
                  <w:top w:val="nil"/>
                  <w:left w:val="nil"/>
                  <w:bottom w:val="nil"/>
                  <w:right w:val="nil"/>
                </w:tcBorders>
                <w:noWrap/>
                <w:vAlign w:val="center"/>
                <w:hideMark/>
              </w:tcPr>
            </w:tcPrChange>
          </w:tcPr>
          <w:p w14:paraId="215E12B1" w14:textId="27BE031F" w:rsidR="00A00637" w:rsidRDefault="00A00637">
            <w:pPr>
              <w:rPr>
                <w:ins w:id="1855" w:author="Dylan CHEN" w:date="2026-05-30T16:48:00Z" w16du:dateUtc="2026-05-30T08:48:00Z"/>
                <w:i/>
                <w:iCs/>
                <w:color w:val="000000"/>
                <w:sz w:val="20"/>
                <w:szCs w:val="20"/>
              </w:rPr>
            </w:pPr>
            <w:ins w:id="1856" w:author="Dylan CHEN" w:date="2026-05-30T16:48:00Z" w16du:dateUtc="2026-05-30T08:48:00Z">
              <w:r>
                <w:rPr>
                  <w:i/>
                  <w:iCs/>
                  <w:color w:val="000000"/>
                  <w:sz w:val="20"/>
                  <w:szCs w:val="20"/>
                </w:rPr>
                <w:t>length1Ans</w:t>
              </w:r>
            </w:ins>
            <w:ins w:id="1857" w:author="Dylan CHEN" w:date="2026-05-30T16:50:00Z" w16du:dateUtc="2026-05-30T08:50:00Z">
              <w:r w:rsidRPr="00FA7E91">
                <w:rPr>
                  <w:i/>
                  <w:iCs/>
                  <w:color w:val="000000"/>
                  <w:sz w:val="20"/>
                  <w:szCs w:val="20"/>
                  <w:vertAlign w:val="subscript"/>
                </w:rPr>
                <w:t>i</w:t>
              </w:r>
            </w:ins>
          </w:p>
        </w:tc>
        <w:tc>
          <w:tcPr>
            <w:tcW w:w="2460" w:type="dxa"/>
            <w:tcBorders>
              <w:top w:val="nil"/>
              <w:left w:val="nil"/>
              <w:bottom w:val="nil"/>
              <w:right w:val="nil"/>
            </w:tcBorders>
            <w:noWrap/>
            <w:hideMark/>
            <w:tcPrChange w:id="1858" w:author="Dylan CHEN" w:date="2026-05-30T16:48:00Z" w16du:dateUtc="2026-05-30T08:48:00Z">
              <w:tcPr>
                <w:tcW w:w="2460" w:type="dxa"/>
                <w:gridSpan w:val="2"/>
                <w:tcBorders>
                  <w:top w:val="nil"/>
                  <w:left w:val="nil"/>
                  <w:bottom w:val="nil"/>
                  <w:right w:val="nil"/>
                </w:tcBorders>
                <w:noWrap/>
                <w:vAlign w:val="bottom"/>
                <w:hideMark/>
              </w:tcPr>
            </w:tcPrChange>
          </w:tcPr>
          <w:p w14:paraId="30FFCF18" w14:textId="77777777" w:rsidR="00A00637" w:rsidRDefault="00A00637">
            <w:pPr>
              <w:rPr>
                <w:ins w:id="1859" w:author="Dylan CHEN" w:date="2026-05-30T16:48:00Z" w16du:dateUtc="2026-05-30T08:48:00Z"/>
                <w:i/>
                <w:iCs/>
                <w:color w:val="000000"/>
                <w:sz w:val="20"/>
                <w:szCs w:val="20"/>
              </w:rPr>
            </w:pPr>
          </w:p>
        </w:tc>
        <w:tc>
          <w:tcPr>
            <w:tcW w:w="2580" w:type="dxa"/>
            <w:tcBorders>
              <w:top w:val="nil"/>
              <w:left w:val="nil"/>
              <w:bottom w:val="nil"/>
              <w:right w:val="nil"/>
            </w:tcBorders>
            <w:noWrap/>
            <w:hideMark/>
            <w:tcPrChange w:id="1860" w:author="Dylan CHEN" w:date="2026-05-30T16:48:00Z" w16du:dateUtc="2026-05-30T08:48:00Z">
              <w:tcPr>
                <w:tcW w:w="2580" w:type="dxa"/>
                <w:gridSpan w:val="2"/>
                <w:tcBorders>
                  <w:top w:val="nil"/>
                  <w:left w:val="nil"/>
                  <w:bottom w:val="nil"/>
                  <w:right w:val="nil"/>
                </w:tcBorders>
                <w:noWrap/>
                <w:vAlign w:val="center"/>
                <w:hideMark/>
              </w:tcPr>
            </w:tcPrChange>
          </w:tcPr>
          <w:p w14:paraId="60B8876F" w14:textId="77777777" w:rsidR="00A00637" w:rsidRDefault="00A00637">
            <w:pPr>
              <w:jc w:val="center"/>
              <w:rPr>
                <w:ins w:id="1861" w:author="Dylan CHEN" w:date="2026-05-30T16:48:00Z" w16du:dateUtc="2026-05-30T08:48:00Z"/>
                <w:color w:val="000000"/>
                <w:sz w:val="20"/>
                <w:szCs w:val="20"/>
              </w:rPr>
            </w:pPr>
            <w:ins w:id="1862" w:author="Dylan CHEN" w:date="2026-05-30T16:48:00Z" w16du:dateUtc="2026-05-30T08:48:00Z">
              <w:r>
                <w:rPr>
                  <w:color w:val="000000"/>
                  <w:sz w:val="20"/>
                  <w:szCs w:val="20"/>
                </w:rPr>
                <w:t>0.005</w:t>
              </w:r>
            </w:ins>
          </w:p>
        </w:tc>
      </w:tr>
      <w:tr w:rsidR="00A00637" w14:paraId="277F2E14" w14:textId="77777777" w:rsidTr="00A00637">
        <w:trPr>
          <w:trHeight w:val="320"/>
          <w:jc w:val="center"/>
          <w:ins w:id="1863" w:author="Dylan CHEN" w:date="2026-05-30T16:48:00Z"/>
          <w:trPrChange w:id="1864" w:author="Dylan CHEN" w:date="2026-05-30T16:48:00Z" w16du:dateUtc="2026-05-30T08:48:00Z">
            <w:trPr>
              <w:gridAfter w:val="0"/>
              <w:trHeight w:val="320"/>
            </w:trPr>
          </w:trPrChange>
        </w:trPr>
        <w:tc>
          <w:tcPr>
            <w:tcW w:w="2180" w:type="dxa"/>
            <w:vMerge/>
            <w:tcBorders>
              <w:top w:val="nil"/>
              <w:left w:val="nil"/>
              <w:bottom w:val="nil"/>
              <w:right w:val="nil"/>
            </w:tcBorders>
            <w:hideMark/>
            <w:tcPrChange w:id="1865" w:author="Dylan CHEN" w:date="2026-05-30T16:48:00Z" w16du:dateUtc="2026-05-30T08:48:00Z">
              <w:tcPr>
                <w:tcW w:w="2180" w:type="dxa"/>
                <w:vMerge/>
                <w:tcBorders>
                  <w:top w:val="nil"/>
                  <w:left w:val="nil"/>
                  <w:bottom w:val="nil"/>
                  <w:right w:val="nil"/>
                </w:tcBorders>
                <w:vAlign w:val="center"/>
                <w:hideMark/>
              </w:tcPr>
            </w:tcPrChange>
          </w:tcPr>
          <w:p w14:paraId="3F27D51B" w14:textId="77777777" w:rsidR="00A00637" w:rsidRDefault="00A00637">
            <w:pPr>
              <w:rPr>
                <w:ins w:id="1866" w:author="Dylan CHEN" w:date="2026-05-30T16:48:00Z" w16du:dateUtc="2026-05-30T08:48:00Z"/>
                <w:i/>
                <w:iCs/>
                <w:color w:val="000000"/>
                <w:sz w:val="20"/>
                <w:szCs w:val="20"/>
              </w:rPr>
            </w:pPr>
          </w:p>
        </w:tc>
        <w:tc>
          <w:tcPr>
            <w:tcW w:w="2460" w:type="dxa"/>
            <w:tcBorders>
              <w:top w:val="nil"/>
              <w:left w:val="nil"/>
              <w:bottom w:val="nil"/>
              <w:right w:val="nil"/>
            </w:tcBorders>
            <w:noWrap/>
            <w:hideMark/>
            <w:tcPrChange w:id="1867" w:author="Dylan CHEN" w:date="2026-05-30T16:48:00Z" w16du:dateUtc="2026-05-30T08:48:00Z">
              <w:tcPr>
                <w:tcW w:w="2460" w:type="dxa"/>
                <w:gridSpan w:val="2"/>
                <w:tcBorders>
                  <w:top w:val="nil"/>
                  <w:left w:val="nil"/>
                  <w:bottom w:val="nil"/>
                  <w:right w:val="nil"/>
                </w:tcBorders>
                <w:noWrap/>
                <w:vAlign w:val="bottom"/>
                <w:hideMark/>
              </w:tcPr>
            </w:tcPrChange>
          </w:tcPr>
          <w:p w14:paraId="76273DE1" w14:textId="77777777" w:rsidR="00A00637" w:rsidRDefault="00A00637">
            <w:pPr>
              <w:jc w:val="center"/>
              <w:rPr>
                <w:ins w:id="1868" w:author="Dylan CHEN" w:date="2026-05-30T16:48:00Z" w16du:dateUtc="2026-05-30T08:48:00Z"/>
                <w:color w:val="000000"/>
                <w:sz w:val="20"/>
                <w:szCs w:val="20"/>
              </w:rPr>
            </w:pPr>
          </w:p>
        </w:tc>
        <w:tc>
          <w:tcPr>
            <w:tcW w:w="2580" w:type="dxa"/>
            <w:tcBorders>
              <w:top w:val="nil"/>
              <w:left w:val="nil"/>
              <w:bottom w:val="nil"/>
              <w:right w:val="nil"/>
            </w:tcBorders>
            <w:noWrap/>
            <w:hideMark/>
            <w:tcPrChange w:id="1869" w:author="Dylan CHEN" w:date="2026-05-30T16:48:00Z" w16du:dateUtc="2026-05-30T08:48:00Z">
              <w:tcPr>
                <w:tcW w:w="2580" w:type="dxa"/>
                <w:gridSpan w:val="2"/>
                <w:tcBorders>
                  <w:top w:val="nil"/>
                  <w:left w:val="nil"/>
                  <w:bottom w:val="nil"/>
                  <w:right w:val="nil"/>
                </w:tcBorders>
                <w:noWrap/>
                <w:vAlign w:val="center"/>
                <w:hideMark/>
              </w:tcPr>
            </w:tcPrChange>
          </w:tcPr>
          <w:p w14:paraId="5A7DCF1B" w14:textId="77777777" w:rsidR="00A00637" w:rsidRDefault="00A00637">
            <w:pPr>
              <w:jc w:val="center"/>
              <w:rPr>
                <w:ins w:id="1870" w:author="Dylan CHEN" w:date="2026-05-30T16:48:00Z" w16du:dateUtc="2026-05-30T08:48:00Z"/>
                <w:color w:val="000000"/>
                <w:sz w:val="20"/>
                <w:szCs w:val="20"/>
              </w:rPr>
            </w:pPr>
            <w:ins w:id="1871" w:author="Dylan CHEN" w:date="2026-05-30T16:48:00Z" w16du:dateUtc="2026-05-30T08:48:00Z">
              <w:r>
                <w:rPr>
                  <w:color w:val="000000"/>
                  <w:sz w:val="20"/>
                  <w:szCs w:val="20"/>
                </w:rPr>
                <w:t>(0.005)</w:t>
              </w:r>
            </w:ins>
          </w:p>
        </w:tc>
      </w:tr>
      <w:tr w:rsidR="00A00637" w14:paraId="6172D3C1" w14:textId="77777777" w:rsidTr="00A00637">
        <w:trPr>
          <w:trHeight w:val="320"/>
          <w:jc w:val="center"/>
          <w:ins w:id="1872" w:author="Dylan CHEN" w:date="2026-05-30T16:48:00Z"/>
          <w:trPrChange w:id="1873" w:author="Dylan CHEN" w:date="2026-05-30T16:48:00Z" w16du:dateUtc="2026-05-30T08:48:00Z">
            <w:trPr>
              <w:gridAfter w:val="0"/>
              <w:trHeight w:val="320"/>
            </w:trPr>
          </w:trPrChange>
        </w:trPr>
        <w:tc>
          <w:tcPr>
            <w:tcW w:w="2180" w:type="dxa"/>
            <w:vMerge w:val="restart"/>
            <w:tcBorders>
              <w:top w:val="nil"/>
              <w:left w:val="nil"/>
              <w:bottom w:val="nil"/>
              <w:right w:val="nil"/>
            </w:tcBorders>
            <w:noWrap/>
            <w:hideMark/>
            <w:tcPrChange w:id="1874" w:author="Dylan CHEN" w:date="2026-05-30T16:48:00Z" w16du:dateUtc="2026-05-30T08:48:00Z">
              <w:tcPr>
                <w:tcW w:w="2180" w:type="dxa"/>
                <w:vMerge w:val="restart"/>
                <w:tcBorders>
                  <w:top w:val="nil"/>
                  <w:left w:val="nil"/>
                  <w:bottom w:val="nil"/>
                  <w:right w:val="nil"/>
                </w:tcBorders>
                <w:noWrap/>
                <w:vAlign w:val="center"/>
                <w:hideMark/>
              </w:tcPr>
            </w:tcPrChange>
          </w:tcPr>
          <w:p w14:paraId="551784FD" w14:textId="123B5569" w:rsidR="00A00637" w:rsidRDefault="00A00637">
            <w:pPr>
              <w:rPr>
                <w:ins w:id="1875" w:author="Dylan CHEN" w:date="2026-05-30T16:48:00Z" w16du:dateUtc="2026-05-30T08:48:00Z"/>
                <w:i/>
                <w:iCs/>
                <w:color w:val="000000"/>
                <w:sz w:val="20"/>
                <w:szCs w:val="20"/>
              </w:rPr>
            </w:pPr>
            <w:ins w:id="1876" w:author="Dylan CHEN" w:date="2026-05-30T16:48:00Z" w16du:dateUtc="2026-05-30T08:48:00Z">
              <w:r>
                <w:rPr>
                  <w:i/>
                  <w:iCs/>
                  <w:color w:val="000000"/>
                  <w:sz w:val="20"/>
                  <w:szCs w:val="20"/>
                </w:rPr>
                <w:t>simWithLLM1Ans</w:t>
              </w:r>
            </w:ins>
            <w:ins w:id="1877" w:author="Dylan CHEN" w:date="2026-05-30T16:50:00Z" w16du:dateUtc="2026-05-30T08:50:00Z">
              <w:r w:rsidRPr="00FA7E91">
                <w:rPr>
                  <w:i/>
                  <w:iCs/>
                  <w:color w:val="000000"/>
                  <w:sz w:val="20"/>
                  <w:szCs w:val="20"/>
                  <w:vertAlign w:val="subscript"/>
                </w:rPr>
                <w:t>i</w:t>
              </w:r>
            </w:ins>
          </w:p>
        </w:tc>
        <w:tc>
          <w:tcPr>
            <w:tcW w:w="2460" w:type="dxa"/>
            <w:tcBorders>
              <w:top w:val="nil"/>
              <w:left w:val="nil"/>
              <w:bottom w:val="nil"/>
              <w:right w:val="nil"/>
            </w:tcBorders>
            <w:noWrap/>
            <w:hideMark/>
            <w:tcPrChange w:id="1878" w:author="Dylan CHEN" w:date="2026-05-30T16:48:00Z" w16du:dateUtc="2026-05-30T08:48:00Z">
              <w:tcPr>
                <w:tcW w:w="2460" w:type="dxa"/>
                <w:gridSpan w:val="2"/>
                <w:tcBorders>
                  <w:top w:val="nil"/>
                  <w:left w:val="nil"/>
                  <w:bottom w:val="nil"/>
                  <w:right w:val="nil"/>
                </w:tcBorders>
                <w:noWrap/>
                <w:vAlign w:val="bottom"/>
                <w:hideMark/>
              </w:tcPr>
            </w:tcPrChange>
          </w:tcPr>
          <w:p w14:paraId="0255C1F2" w14:textId="77777777" w:rsidR="00A00637" w:rsidRDefault="00A00637">
            <w:pPr>
              <w:rPr>
                <w:ins w:id="1879" w:author="Dylan CHEN" w:date="2026-05-30T16:48:00Z" w16du:dateUtc="2026-05-30T08:48:00Z"/>
                <w:i/>
                <w:iCs/>
                <w:color w:val="000000"/>
                <w:sz w:val="20"/>
                <w:szCs w:val="20"/>
              </w:rPr>
            </w:pPr>
          </w:p>
        </w:tc>
        <w:tc>
          <w:tcPr>
            <w:tcW w:w="2580" w:type="dxa"/>
            <w:tcBorders>
              <w:top w:val="nil"/>
              <w:left w:val="nil"/>
              <w:bottom w:val="nil"/>
              <w:right w:val="nil"/>
            </w:tcBorders>
            <w:noWrap/>
            <w:hideMark/>
            <w:tcPrChange w:id="1880" w:author="Dylan CHEN" w:date="2026-05-30T16:48:00Z" w16du:dateUtc="2026-05-30T08:48:00Z">
              <w:tcPr>
                <w:tcW w:w="2580" w:type="dxa"/>
                <w:gridSpan w:val="2"/>
                <w:tcBorders>
                  <w:top w:val="nil"/>
                  <w:left w:val="nil"/>
                  <w:bottom w:val="nil"/>
                  <w:right w:val="nil"/>
                </w:tcBorders>
                <w:noWrap/>
                <w:vAlign w:val="center"/>
                <w:hideMark/>
              </w:tcPr>
            </w:tcPrChange>
          </w:tcPr>
          <w:p w14:paraId="2EFE00D6" w14:textId="77777777" w:rsidR="00A00637" w:rsidRDefault="00A00637">
            <w:pPr>
              <w:jc w:val="center"/>
              <w:rPr>
                <w:ins w:id="1881" w:author="Dylan CHEN" w:date="2026-05-30T16:48:00Z" w16du:dateUtc="2026-05-30T08:48:00Z"/>
                <w:color w:val="000000"/>
                <w:sz w:val="20"/>
                <w:szCs w:val="20"/>
              </w:rPr>
            </w:pPr>
            <w:ins w:id="1882" w:author="Dylan CHEN" w:date="2026-05-30T16:48:00Z" w16du:dateUtc="2026-05-30T08:48:00Z">
              <w:r>
                <w:rPr>
                  <w:color w:val="000000"/>
                  <w:sz w:val="20"/>
                  <w:szCs w:val="20"/>
                </w:rPr>
                <w:t>0.494 ***</w:t>
              </w:r>
            </w:ins>
          </w:p>
        </w:tc>
      </w:tr>
      <w:tr w:rsidR="00A00637" w14:paraId="59C83D40" w14:textId="77777777" w:rsidTr="00A00637">
        <w:trPr>
          <w:trHeight w:val="320"/>
          <w:jc w:val="center"/>
          <w:ins w:id="1883" w:author="Dylan CHEN" w:date="2026-05-30T16:48:00Z"/>
          <w:trPrChange w:id="1884" w:author="Dylan CHEN" w:date="2026-05-30T16:48:00Z" w16du:dateUtc="2026-05-30T08:48:00Z">
            <w:trPr>
              <w:gridAfter w:val="0"/>
              <w:trHeight w:val="320"/>
            </w:trPr>
          </w:trPrChange>
        </w:trPr>
        <w:tc>
          <w:tcPr>
            <w:tcW w:w="2180" w:type="dxa"/>
            <w:vMerge/>
            <w:tcBorders>
              <w:top w:val="nil"/>
              <w:left w:val="nil"/>
              <w:bottom w:val="nil"/>
              <w:right w:val="nil"/>
            </w:tcBorders>
            <w:hideMark/>
            <w:tcPrChange w:id="1885" w:author="Dylan CHEN" w:date="2026-05-30T16:48:00Z" w16du:dateUtc="2026-05-30T08:48:00Z">
              <w:tcPr>
                <w:tcW w:w="2180" w:type="dxa"/>
                <w:vMerge/>
                <w:tcBorders>
                  <w:top w:val="nil"/>
                  <w:left w:val="nil"/>
                  <w:bottom w:val="nil"/>
                  <w:right w:val="nil"/>
                </w:tcBorders>
                <w:vAlign w:val="center"/>
                <w:hideMark/>
              </w:tcPr>
            </w:tcPrChange>
          </w:tcPr>
          <w:p w14:paraId="0D3284EF" w14:textId="77777777" w:rsidR="00A00637" w:rsidRDefault="00A00637">
            <w:pPr>
              <w:rPr>
                <w:ins w:id="1886" w:author="Dylan CHEN" w:date="2026-05-30T16:48:00Z" w16du:dateUtc="2026-05-30T08:48:00Z"/>
                <w:i/>
                <w:iCs/>
                <w:color w:val="000000"/>
                <w:sz w:val="20"/>
                <w:szCs w:val="20"/>
              </w:rPr>
            </w:pPr>
          </w:p>
        </w:tc>
        <w:tc>
          <w:tcPr>
            <w:tcW w:w="2460" w:type="dxa"/>
            <w:tcBorders>
              <w:top w:val="nil"/>
              <w:left w:val="nil"/>
              <w:bottom w:val="nil"/>
              <w:right w:val="nil"/>
            </w:tcBorders>
            <w:noWrap/>
            <w:hideMark/>
            <w:tcPrChange w:id="1887" w:author="Dylan CHEN" w:date="2026-05-30T16:48:00Z" w16du:dateUtc="2026-05-30T08:48:00Z">
              <w:tcPr>
                <w:tcW w:w="2460" w:type="dxa"/>
                <w:gridSpan w:val="2"/>
                <w:tcBorders>
                  <w:top w:val="nil"/>
                  <w:left w:val="nil"/>
                  <w:bottom w:val="nil"/>
                  <w:right w:val="nil"/>
                </w:tcBorders>
                <w:noWrap/>
                <w:vAlign w:val="bottom"/>
                <w:hideMark/>
              </w:tcPr>
            </w:tcPrChange>
          </w:tcPr>
          <w:p w14:paraId="662274ED" w14:textId="77777777" w:rsidR="00A00637" w:rsidRDefault="00A00637">
            <w:pPr>
              <w:jc w:val="center"/>
              <w:rPr>
                <w:ins w:id="1888" w:author="Dylan CHEN" w:date="2026-05-30T16:48:00Z" w16du:dateUtc="2026-05-30T08:48:00Z"/>
                <w:color w:val="000000"/>
                <w:sz w:val="20"/>
                <w:szCs w:val="20"/>
              </w:rPr>
            </w:pPr>
          </w:p>
        </w:tc>
        <w:tc>
          <w:tcPr>
            <w:tcW w:w="2580" w:type="dxa"/>
            <w:tcBorders>
              <w:top w:val="nil"/>
              <w:left w:val="nil"/>
              <w:bottom w:val="nil"/>
              <w:right w:val="nil"/>
            </w:tcBorders>
            <w:noWrap/>
            <w:hideMark/>
            <w:tcPrChange w:id="1889" w:author="Dylan CHEN" w:date="2026-05-30T16:48:00Z" w16du:dateUtc="2026-05-30T08:48:00Z">
              <w:tcPr>
                <w:tcW w:w="2580" w:type="dxa"/>
                <w:gridSpan w:val="2"/>
                <w:tcBorders>
                  <w:top w:val="nil"/>
                  <w:left w:val="nil"/>
                  <w:bottom w:val="nil"/>
                  <w:right w:val="nil"/>
                </w:tcBorders>
                <w:noWrap/>
                <w:vAlign w:val="center"/>
                <w:hideMark/>
              </w:tcPr>
            </w:tcPrChange>
          </w:tcPr>
          <w:p w14:paraId="52EC9977" w14:textId="77777777" w:rsidR="00A00637" w:rsidRDefault="00A00637">
            <w:pPr>
              <w:jc w:val="center"/>
              <w:rPr>
                <w:ins w:id="1890" w:author="Dylan CHEN" w:date="2026-05-30T16:48:00Z" w16du:dateUtc="2026-05-30T08:48:00Z"/>
                <w:color w:val="000000"/>
                <w:sz w:val="20"/>
                <w:szCs w:val="20"/>
              </w:rPr>
            </w:pPr>
            <w:ins w:id="1891" w:author="Dylan CHEN" w:date="2026-05-30T16:48:00Z" w16du:dateUtc="2026-05-30T08:48:00Z">
              <w:r>
                <w:rPr>
                  <w:color w:val="000000"/>
                  <w:sz w:val="20"/>
                  <w:szCs w:val="20"/>
                </w:rPr>
                <w:t>(0.038)</w:t>
              </w:r>
            </w:ins>
          </w:p>
        </w:tc>
      </w:tr>
      <w:tr w:rsidR="00A00637" w14:paraId="604A90D0" w14:textId="77777777" w:rsidTr="00A00637">
        <w:trPr>
          <w:trHeight w:val="320"/>
          <w:jc w:val="center"/>
          <w:ins w:id="1892" w:author="Dylan CHEN" w:date="2026-05-30T16:48:00Z"/>
          <w:trPrChange w:id="1893" w:author="Dylan CHEN" w:date="2026-05-30T16:48:00Z" w16du:dateUtc="2026-05-30T08:48:00Z">
            <w:trPr>
              <w:gridAfter w:val="0"/>
              <w:trHeight w:val="320"/>
            </w:trPr>
          </w:trPrChange>
        </w:trPr>
        <w:tc>
          <w:tcPr>
            <w:tcW w:w="2180" w:type="dxa"/>
            <w:vMerge w:val="restart"/>
            <w:tcBorders>
              <w:top w:val="nil"/>
              <w:left w:val="nil"/>
              <w:bottom w:val="nil"/>
              <w:right w:val="nil"/>
            </w:tcBorders>
            <w:noWrap/>
            <w:hideMark/>
            <w:tcPrChange w:id="1894" w:author="Dylan CHEN" w:date="2026-05-30T16:48:00Z" w16du:dateUtc="2026-05-30T08:48:00Z">
              <w:tcPr>
                <w:tcW w:w="2180" w:type="dxa"/>
                <w:vMerge w:val="restart"/>
                <w:tcBorders>
                  <w:top w:val="nil"/>
                  <w:left w:val="nil"/>
                  <w:bottom w:val="nil"/>
                  <w:right w:val="nil"/>
                </w:tcBorders>
                <w:noWrap/>
                <w:vAlign w:val="center"/>
                <w:hideMark/>
              </w:tcPr>
            </w:tcPrChange>
          </w:tcPr>
          <w:p w14:paraId="71E2A3FA" w14:textId="22472BBC" w:rsidR="00A00637" w:rsidRDefault="00A00637">
            <w:pPr>
              <w:rPr>
                <w:ins w:id="1895" w:author="Dylan CHEN" w:date="2026-05-30T16:48:00Z" w16du:dateUtc="2026-05-30T08:48:00Z"/>
                <w:i/>
                <w:iCs/>
                <w:color w:val="000000"/>
                <w:sz w:val="20"/>
                <w:szCs w:val="20"/>
              </w:rPr>
            </w:pPr>
            <w:ins w:id="1896" w:author="Dylan CHEN" w:date="2026-05-30T16:50:00Z" w16du:dateUtc="2026-05-30T08:50:00Z">
              <w:r>
                <w:rPr>
                  <w:i/>
                  <w:iCs/>
                  <w:color w:val="000000"/>
                  <w:sz w:val="20"/>
                  <w:szCs w:val="20"/>
                </w:rPr>
                <w:t>AI</w:t>
              </w:r>
              <w:r w:rsidRPr="00FA7E91">
                <w:rPr>
                  <w:i/>
                  <w:iCs/>
                  <w:color w:val="000000"/>
                  <w:sz w:val="20"/>
                  <w:szCs w:val="20"/>
                  <w:vertAlign w:val="subscript"/>
                </w:rPr>
                <w:t>i</w:t>
              </w:r>
            </w:ins>
            <w:ins w:id="1897" w:author="Dylan CHEN" w:date="2026-05-30T16:48:00Z" w16du:dateUtc="2026-05-30T08:48:00Z">
              <w:r>
                <w:rPr>
                  <w:i/>
                  <w:iCs/>
                  <w:color w:val="000000"/>
                  <w:sz w:val="20"/>
                  <w:szCs w:val="20"/>
                </w:rPr>
                <w:t xml:space="preserve"> * length1Ans</w:t>
              </w:r>
              <w:r w:rsidRPr="00A00637">
                <w:rPr>
                  <w:i/>
                  <w:iCs/>
                  <w:color w:val="000000"/>
                  <w:sz w:val="20"/>
                  <w:szCs w:val="20"/>
                  <w:vertAlign w:val="subscript"/>
                  <w:rPrChange w:id="1898" w:author="Dylan CHEN" w:date="2026-05-30T16:50:00Z" w16du:dateUtc="2026-05-30T08:50:00Z">
                    <w:rPr>
                      <w:i/>
                      <w:iCs/>
                      <w:color w:val="000000"/>
                      <w:sz w:val="20"/>
                      <w:szCs w:val="20"/>
                    </w:rPr>
                  </w:rPrChange>
                </w:rPr>
                <w:t>i</w:t>
              </w:r>
            </w:ins>
          </w:p>
        </w:tc>
        <w:tc>
          <w:tcPr>
            <w:tcW w:w="2460" w:type="dxa"/>
            <w:tcBorders>
              <w:top w:val="nil"/>
              <w:left w:val="nil"/>
              <w:bottom w:val="nil"/>
              <w:right w:val="nil"/>
            </w:tcBorders>
            <w:noWrap/>
            <w:hideMark/>
            <w:tcPrChange w:id="1899" w:author="Dylan CHEN" w:date="2026-05-30T16:48:00Z" w16du:dateUtc="2026-05-30T08:48:00Z">
              <w:tcPr>
                <w:tcW w:w="2460" w:type="dxa"/>
                <w:gridSpan w:val="2"/>
                <w:tcBorders>
                  <w:top w:val="nil"/>
                  <w:left w:val="nil"/>
                  <w:bottom w:val="nil"/>
                  <w:right w:val="nil"/>
                </w:tcBorders>
                <w:noWrap/>
                <w:vAlign w:val="center"/>
                <w:hideMark/>
              </w:tcPr>
            </w:tcPrChange>
          </w:tcPr>
          <w:p w14:paraId="1EB9A4F5" w14:textId="77777777" w:rsidR="00A00637" w:rsidRDefault="00A00637">
            <w:pPr>
              <w:rPr>
                <w:ins w:id="1900" w:author="Dylan CHEN" w:date="2026-05-30T16:48:00Z" w16du:dateUtc="2026-05-30T08:48:00Z"/>
                <w:i/>
                <w:iCs/>
                <w:color w:val="000000"/>
                <w:sz w:val="20"/>
                <w:szCs w:val="20"/>
              </w:rPr>
            </w:pPr>
          </w:p>
        </w:tc>
        <w:tc>
          <w:tcPr>
            <w:tcW w:w="2580" w:type="dxa"/>
            <w:tcBorders>
              <w:top w:val="nil"/>
              <w:left w:val="nil"/>
              <w:bottom w:val="nil"/>
              <w:right w:val="nil"/>
            </w:tcBorders>
            <w:noWrap/>
            <w:hideMark/>
            <w:tcPrChange w:id="1901" w:author="Dylan CHEN" w:date="2026-05-30T16:48:00Z" w16du:dateUtc="2026-05-30T08:48:00Z">
              <w:tcPr>
                <w:tcW w:w="2580" w:type="dxa"/>
                <w:gridSpan w:val="2"/>
                <w:tcBorders>
                  <w:top w:val="nil"/>
                  <w:left w:val="nil"/>
                  <w:bottom w:val="nil"/>
                  <w:right w:val="nil"/>
                </w:tcBorders>
                <w:noWrap/>
                <w:vAlign w:val="center"/>
                <w:hideMark/>
              </w:tcPr>
            </w:tcPrChange>
          </w:tcPr>
          <w:p w14:paraId="52FA1D80" w14:textId="77777777" w:rsidR="00A00637" w:rsidRDefault="00A00637">
            <w:pPr>
              <w:jc w:val="center"/>
              <w:rPr>
                <w:ins w:id="1902" w:author="Dylan CHEN" w:date="2026-05-30T16:48:00Z" w16du:dateUtc="2026-05-30T08:48:00Z"/>
                <w:color w:val="000000"/>
                <w:sz w:val="20"/>
                <w:szCs w:val="20"/>
              </w:rPr>
            </w:pPr>
            <w:ins w:id="1903" w:author="Dylan CHEN" w:date="2026-05-30T16:48:00Z" w16du:dateUtc="2026-05-30T08:48:00Z">
              <w:r>
                <w:rPr>
                  <w:color w:val="000000"/>
                  <w:sz w:val="20"/>
                  <w:szCs w:val="20"/>
                </w:rPr>
                <w:t>0.002</w:t>
              </w:r>
            </w:ins>
          </w:p>
        </w:tc>
      </w:tr>
      <w:tr w:rsidR="00A00637" w14:paraId="0DA91425" w14:textId="77777777" w:rsidTr="00A00637">
        <w:trPr>
          <w:trHeight w:val="320"/>
          <w:jc w:val="center"/>
          <w:ins w:id="1904" w:author="Dylan CHEN" w:date="2026-05-30T16:48:00Z"/>
          <w:trPrChange w:id="1905" w:author="Dylan CHEN" w:date="2026-05-30T16:48:00Z" w16du:dateUtc="2026-05-30T08:48:00Z">
            <w:trPr>
              <w:gridAfter w:val="0"/>
              <w:trHeight w:val="320"/>
            </w:trPr>
          </w:trPrChange>
        </w:trPr>
        <w:tc>
          <w:tcPr>
            <w:tcW w:w="2180" w:type="dxa"/>
            <w:vMerge/>
            <w:tcBorders>
              <w:top w:val="nil"/>
              <w:left w:val="nil"/>
              <w:bottom w:val="nil"/>
              <w:right w:val="nil"/>
            </w:tcBorders>
            <w:hideMark/>
            <w:tcPrChange w:id="1906" w:author="Dylan CHEN" w:date="2026-05-30T16:48:00Z" w16du:dateUtc="2026-05-30T08:48:00Z">
              <w:tcPr>
                <w:tcW w:w="2180" w:type="dxa"/>
                <w:vMerge/>
                <w:tcBorders>
                  <w:top w:val="nil"/>
                  <w:left w:val="nil"/>
                  <w:bottom w:val="nil"/>
                  <w:right w:val="nil"/>
                </w:tcBorders>
                <w:vAlign w:val="center"/>
                <w:hideMark/>
              </w:tcPr>
            </w:tcPrChange>
          </w:tcPr>
          <w:p w14:paraId="27A2692F" w14:textId="77777777" w:rsidR="00A00637" w:rsidRDefault="00A00637">
            <w:pPr>
              <w:rPr>
                <w:ins w:id="1907" w:author="Dylan CHEN" w:date="2026-05-30T16:48:00Z" w16du:dateUtc="2026-05-30T08:48:00Z"/>
                <w:i/>
                <w:iCs/>
                <w:color w:val="000000"/>
                <w:sz w:val="20"/>
                <w:szCs w:val="20"/>
              </w:rPr>
            </w:pPr>
          </w:p>
        </w:tc>
        <w:tc>
          <w:tcPr>
            <w:tcW w:w="2460" w:type="dxa"/>
            <w:tcBorders>
              <w:top w:val="nil"/>
              <w:left w:val="nil"/>
              <w:bottom w:val="nil"/>
              <w:right w:val="nil"/>
            </w:tcBorders>
            <w:noWrap/>
            <w:hideMark/>
            <w:tcPrChange w:id="1908" w:author="Dylan CHEN" w:date="2026-05-30T16:48:00Z" w16du:dateUtc="2026-05-30T08:48:00Z">
              <w:tcPr>
                <w:tcW w:w="2460" w:type="dxa"/>
                <w:gridSpan w:val="2"/>
                <w:tcBorders>
                  <w:top w:val="nil"/>
                  <w:left w:val="nil"/>
                  <w:bottom w:val="nil"/>
                  <w:right w:val="nil"/>
                </w:tcBorders>
                <w:noWrap/>
                <w:vAlign w:val="center"/>
                <w:hideMark/>
              </w:tcPr>
            </w:tcPrChange>
          </w:tcPr>
          <w:p w14:paraId="1CA9FFF3" w14:textId="77777777" w:rsidR="00A00637" w:rsidRDefault="00A00637">
            <w:pPr>
              <w:jc w:val="center"/>
              <w:rPr>
                <w:ins w:id="1909" w:author="Dylan CHEN" w:date="2026-05-30T16:48:00Z" w16du:dateUtc="2026-05-30T08:48:00Z"/>
                <w:color w:val="000000"/>
                <w:sz w:val="20"/>
                <w:szCs w:val="20"/>
              </w:rPr>
            </w:pPr>
          </w:p>
        </w:tc>
        <w:tc>
          <w:tcPr>
            <w:tcW w:w="2580" w:type="dxa"/>
            <w:tcBorders>
              <w:top w:val="nil"/>
              <w:left w:val="nil"/>
              <w:bottom w:val="nil"/>
              <w:right w:val="nil"/>
            </w:tcBorders>
            <w:noWrap/>
            <w:hideMark/>
            <w:tcPrChange w:id="1910" w:author="Dylan CHEN" w:date="2026-05-30T16:48:00Z" w16du:dateUtc="2026-05-30T08:48:00Z">
              <w:tcPr>
                <w:tcW w:w="2580" w:type="dxa"/>
                <w:gridSpan w:val="2"/>
                <w:tcBorders>
                  <w:top w:val="nil"/>
                  <w:left w:val="nil"/>
                  <w:bottom w:val="nil"/>
                  <w:right w:val="nil"/>
                </w:tcBorders>
                <w:noWrap/>
                <w:vAlign w:val="center"/>
                <w:hideMark/>
              </w:tcPr>
            </w:tcPrChange>
          </w:tcPr>
          <w:p w14:paraId="40CCD8E1" w14:textId="77777777" w:rsidR="00A00637" w:rsidRDefault="00A00637">
            <w:pPr>
              <w:jc w:val="center"/>
              <w:rPr>
                <w:ins w:id="1911" w:author="Dylan CHEN" w:date="2026-05-30T16:48:00Z" w16du:dateUtc="2026-05-30T08:48:00Z"/>
                <w:color w:val="000000"/>
                <w:sz w:val="20"/>
                <w:szCs w:val="20"/>
              </w:rPr>
            </w:pPr>
            <w:ins w:id="1912" w:author="Dylan CHEN" w:date="2026-05-30T16:48:00Z" w16du:dateUtc="2026-05-30T08:48:00Z">
              <w:r>
                <w:rPr>
                  <w:color w:val="000000"/>
                  <w:sz w:val="20"/>
                  <w:szCs w:val="20"/>
                </w:rPr>
                <w:t>(0.010)</w:t>
              </w:r>
            </w:ins>
          </w:p>
        </w:tc>
      </w:tr>
      <w:tr w:rsidR="00A00637" w14:paraId="4D464B8E" w14:textId="77777777" w:rsidTr="00A00637">
        <w:trPr>
          <w:trHeight w:val="320"/>
          <w:jc w:val="center"/>
          <w:ins w:id="1913" w:author="Dylan CHEN" w:date="2026-05-30T16:48:00Z"/>
          <w:trPrChange w:id="1914" w:author="Dylan CHEN" w:date="2026-05-30T16:48:00Z" w16du:dateUtc="2026-05-30T08:48:00Z">
            <w:trPr>
              <w:gridAfter w:val="0"/>
              <w:trHeight w:val="320"/>
            </w:trPr>
          </w:trPrChange>
        </w:trPr>
        <w:tc>
          <w:tcPr>
            <w:tcW w:w="2180" w:type="dxa"/>
            <w:vMerge w:val="restart"/>
            <w:tcBorders>
              <w:top w:val="nil"/>
              <w:left w:val="nil"/>
              <w:bottom w:val="single" w:sz="4" w:space="0" w:color="000000"/>
              <w:right w:val="nil"/>
            </w:tcBorders>
            <w:noWrap/>
            <w:hideMark/>
            <w:tcPrChange w:id="1915" w:author="Dylan CHEN" w:date="2026-05-30T16:48:00Z" w16du:dateUtc="2026-05-30T08:48:00Z">
              <w:tcPr>
                <w:tcW w:w="2180" w:type="dxa"/>
                <w:vMerge w:val="restart"/>
                <w:tcBorders>
                  <w:top w:val="nil"/>
                  <w:left w:val="nil"/>
                  <w:bottom w:val="single" w:sz="4" w:space="0" w:color="000000"/>
                  <w:right w:val="nil"/>
                </w:tcBorders>
                <w:noWrap/>
                <w:vAlign w:val="center"/>
                <w:hideMark/>
              </w:tcPr>
            </w:tcPrChange>
          </w:tcPr>
          <w:p w14:paraId="2A769234" w14:textId="7FE290B2" w:rsidR="00A00637" w:rsidRDefault="00A00637">
            <w:pPr>
              <w:rPr>
                <w:ins w:id="1916" w:author="Dylan CHEN" w:date="2026-05-30T16:48:00Z" w16du:dateUtc="2026-05-30T08:48:00Z"/>
                <w:i/>
                <w:iCs/>
                <w:color w:val="000000"/>
                <w:sz w:val="20"/>
                <w:szCs w:val="20"/>
              </w:rPr>
            </w:pPr>
            <w:ins w:id="1917" w:author="Dylan CHEN" w:date="2026-05-30T16:50:00Z" w16du:dateUtc="2026-05-30T08:50:00Z">
              <w:r>
                <w:rPr>
                  <w:i/>
                  <w:iCs/>
                  <w:color w:val="000000"/>
                  <w:sz w:val="20"/>
                  <w:szCs w:val="20"/>
                </w:rPr>
                <w:t>AI</w:t>
              </w:r>
              <w:r w:rsidRPr="00FA7E91">
                <w:rPr>
                  <w:i/>
                  <w:iCs/>
                  <w:color w:val="000000"/>
                  <w:sz w:val="20"/>
                  <w:szCs w:val="20"/>
                  <w:vertAlign w:val="subscript"/>
                </w:rPr>
                <w:t>i</w:t>
              </w:r>
            </w:ins>
            <w:ins w:id="1918" w:author="Dylan CHEN" w:date="2026-05-30T16:48:00Z" w16du:dateUtc="2026-05-30T08:48:00Z">
              <w:r>
                <w:rPr>
                  <w:i/>
                  <w:iCs/>
                  <w:color w:val="000000"/>
                  <w:sz w:val="20"/>
                  <w:szCs w:val="20"/>
                </w:rPr>
                <w:t xml:space="preserve"> * simWithLLM1Ans</w:t>
              </w:r>
            </w:ins>
            <w:ins w:id="1919" w:author="Dylan CHEN" w:date="2026-05-30T16:50:00Z" w16du:dateUtc="2026-05-30T08:50:00Z">
              <w:r w:rsidRPr="00FA7E91">
                <w:rPr>
                  <w:i/>
                  <w:iCs/>
                  <w:color w:val="000000"/>
                  <w:sz w:val="20"/>
                  <w:szCs w:val="20"/>
                  <w:vertAlign w:val="subscript"/>
                </w:rPr>
                <w:t>i</w:t>
              </w:r>
            </w:ins>
          </w:p>
        </w:tc>
        <w:tc>
          <w:tcPr>
            <w:tcW w:w="2460" w:type="dxa"/>
            <w:tcBorders>
              <w:top w:val="nil"/>
              <w:left w:val="nil"/>
              <w:bottom w:val="nil"/>
              <w:right w:val="nil"/>
            </w:tcBorders>
            <w:noWrap/>
            <w:hideMark/>
            <w:tcPrChange w:id="1920" w:author="Dylan CHEN" w:date="2026-05-30T16:48:00Z" w16du:dateUtc="2026-05-30T08:48:00Z">
              <w:tcPr>
                <w:tcW w:w="2460" w:type="dxa"/>
                <w:gridSpan w:val="2"/>
                <w:tcBorders>
                  <w:top w:val="nil"/>
                  <w:left w:val="nil"/>
                  <w:bottom w:val="nil"/>
                  <w:right w:val="nil"/>
                </w:tcBorders>
                <w:noWrap/>
                <w:vAlign w:val="center"/>
                <w:hideMark/>
              </w:tcPr>
            </w:tcPrChange>
          </w:tcPr>
          <w:p w14:paraId="21D3A8AA" w14:textId="77777777" w:rsidR="00A00637" w:rsidRDefault="00A00637">
            <w:pPr>
              <w:rPr>
                <w:ins w:id="1921" w:author="Dylan CHEN" w:date="2026-05-30T16:48:00Z" w16du:dateUtc="2026-05-30T08:48:00Z"/>
                <w:i/>
                <w:iCs/>
                <w:color w:val="000000"/>
                <w:sz w:val="20"/>
                <w:szCs w:val="20"/>
              </w:rPr>
            </w:pPr>
          </w:p>
        </w:tc>
        <w:tc>
          <w:tcPr>
            <w:tcW w:w="2580" w:type="dxa"/>
            <w:tcBorders>
              <w:top w:val="nil"/>
              <w:left w:val="nil"/>
              <w:bottom w:val="nil"/>
              <w:right w:val="nil"/>
            </w:tcBorders>
            <w:noWrap/>
            <w:hideMark/>
            <w:tcPrChange w:id="1922" w:author="Dylan CHEN" w:date="2026-05-30T16:48:00Z" w16du:dateUtc="2026-05-30T08:48:00Z">
              <w:tcPr>
                <w:tcW w:w="2580" w:type="dxa"/>
                <w:gridSpan w:val="2"/>
                <w:tcBorders>
                  <w:top w:val="nil"/>
                  <w:left w:val="nil"/>
                  <w:bottom w:val="nil"/>
                  <w:right w:val="nil"/>
                </w:tcBorders>
                <w:noWrap/>
                <w:vAlign w:val="center"/>
                <w:hideMark/>
              </w:tcPr>
            </w:tcPrChange>
          </w:tcPr>
          <w:p w14:paraId="4FFA3815" w14:textId="77777777" w:rsidR="00A00637" w:rsidRDefault="00A00637">
            <w:pPr>
              <w:jc w:val="center"/>
              <w:rPr>
                <w:ins w:id="1923" w:author="Dylan CHEN" w:date="2026-05-30T16:48:00Z" w16du:dateUtc="2026-05-30T08:48:00Z"/>
                <w:color w:val="000000"/>
                <w:sz w:val="20"/>
                <w:szCs w:val="20"/>
              </w:rPr>
            </w:pPr>
            <w:ins w:id="1924" w:author="Dylan CHEN" w:date="2026-05-30T16:48:00Z" w16du:dateUtc="2026-05-30T08:48:00Z">
              <w:r>
                <w:rPr>
                  <w:color w:val="000000"/>
                  <w:sz w:val="20"/>
                  <w:szCs w:val="20"/>
                </w:rPr>
                <w:t>-0.109 *</w:t>
              </w:r>
            </w:ins>
          </w:p>
        </w:tc>
      </w:tr>
      <w:tr w:rsidR="00A00637" w14:paraId="510D3BFF" w14:textId="77777777" w:rsidTr="00A00637">
        <w:trPr>
          <w:trHeight w:val="320"/>
          <w:jc w:val="center"/>
          <w:ins w:id="1925" w:author="Dylan CHEN" w:date="2026-05-30T16:48:00Z"/>
          <w:trPrChange w:id="1926" w:author="Dylan CHEN" w:date="2026-05-30T16:48:00Z" w16du:dateUtc="2026-05-30T08:48:00Z">
            <w:trPr>
              <w:gridAfter w:val="0"/>
              <w:trHeight w:val="320"/>
            </w:trPr>
          </w:trPrChange>
        </w:trPr>
        <w:tc>
          <w:tcPr>
            <w:tcW w:w="2180" w:type="dxa"/>
            <w:vMerge/>
            <w:tcBorders>
              <w:top w:val="nil"/>
              <w:left w:val="nil"/>
              <w:bottom w:val="single" w:sz="4" w:space="0" w:color="000000"/>
              <w:right w:val="nil"/>
            </w:tcBorders>
            <w:hideMark/>
            <w:tcPrChange w:id="1927" w:author="Dylan CHEN" w:date="2026-05-30T16:48:00Z" w16du:dateUtc="2026-05-30T08:48:00Z">
              <w:tcPr>
                <w:tcW w:w="2180" w:type="dxa"/>
                <w:vMerge/>
                <w:tcBorders>
                  <w:top w:val="nil"/>
                  <w:left w:val="nil"/>
                  <w:bottom w:val="single" w:sz="4" w:space="0" w:color="000000"/>
                  <w:right w:val="nil"/>
                </w:tcBorders>
                <w:vAlign w:val="center"/>
                <w:hideMark/>
              </w:tcPr>
            </w:tcPrChange>
          </w:tcPr>
          <w:p w14:paraId="1CCD5CD5" w14:textId="77777777" w:rsidR="00A00637" w:rsidRDefault="00A00637">
            <w:pPr>
              <w:rPr>
                <w:ins w:id="1928" w:author="Dylan CHEN" w:date="2026-05-30T16:48:00Z" w16du:dateUtc="2026-05-30T08:48:00Z"/>
                <w:i/>
                <w:iCs/>
                <w:color w:val="000000"/>
                <w:sz w:val="20"/>
                <w:szCs w:val="20"/>
              </w:rPr>
            </w:pPr>
          </w:p>
        </w:tc>
        <w:tc>
          <w:tcPr>
            <w:tcW w:w="2460" w:type="dxa"/>
            <w:tcBorders>
              <w:top w:val="nil"/>
              <w:left w:val="nil"/>
              <w:bottom w:val="single" w:sz="4" w:space="0" w:color="auto"/>
              <w:right w:val="nil"/>
            </w:tcBorders>
            <w:noWrap/>
            <w:hideMark/>
            <w:tcPrChange w:id="1929" w:author="Dylan CHEN" w:date="2026-05-30T16:48:00Z" w16du:dateUtc="2026-05-30T08:48:00Z">
              <w:tcPr>
                <w:tcW w:w="2460" w:type="dxa"/>
                <w:gridSpan w:val="2"/>
                <w:tcBorders>
                  <w:top w:val="nil"/>
                  <w:left w:val="nil"/>
                  <w:bottom w:val="single" w:sz="4" w:space="0" w:color="auto"/>
                  <w:right w:val="nil"/>
                </w:tcBorders>
                <w:noWrap/>
                <w:vAlign w:val="center"/>
                <w:hideMark/>
              </w:tcPr>
            </w:tcPrChange>
          </w:tcPr>
          <w:p w14:paraId="0D6F0D7B" w14:textId="77777777" w:rsidR="00A00637" w:rsidRDefault="00A00637">
            <w:pPr>
              <w:jc w:val="center"/>
              <w:rPr>
                <w:ins w:id="1930" w:author="Dylan CHEN" w:date="2026-05-30T16:48:00Z" w16du:dateUtc="2026-05-30T08:48:00Z"/>
                <w:color w:val="000000"/>
                <w:sz w:val="20"/>
                <w:szCs w:val="20"/>
              </w:rPr>
            </w:pPr>
            <w:ins w:id="1931" w:author="Dylan CHEN" w:date="2026-05-30T16:48:00Z" w16du:dateUtc="2026-05-30T08:48:00Z">
              <w:r>
                <w:rPr>
                  <w:color w:val="000000"/>
                  <w:sz w:val="20"/>
                  <w:szCs w:val="20"/>
                </w:rPr>
                <w:t> </w:t>
              </w:r>
            </w:ins>
          </w:p>
        </w:tc>
        <w:tc>
          <w:tcPr>
            <w:tcW w:w="2580" w:type="dxa"/>
            <w:tcBorders>
              <w:top w:val="nil"/>
              <w:left w:val="nil"/>
              <w:bottom w:val="single" w:sz="4" w:space="0" w:color="auto"/>
              <w:right w:val="nil"/>
            </w:tcBorders>
            <w:noWrap/>
            <w:hideMark/>
            <w:tcPrChange w:id="1932" w:author="Dylan CHEN" w:date="2026-05-30T16:48:00Z" w16du:dateUtc="2026-05-30T08:48:00Z">
              <w:tcPr>
                <w:tcW w:w="2580" w:type="dxa"/>
                <w:gridSpan w:val="2"/>
                <w:tcBorders>
                  <w:top w:val="nil"/>
                  <w:left w:val="nil"/>
                  <w:bottom w:val="single" w:sz="4" w:space="0" w:color="auto"/>
                  <w:right w:val="nil"/>
                </w:tcBorders>
                <w:noWrap/>
                <w:vAlign w:val="center"/>
                <w:hideMark/>
              </w:tcPr>
            </w:tcPrChange>
          </w:tcPr>
          <w:p w14:paraId="7864E0B3" w14:textId="77777777" w:rsidR="00A00637" w:rsidRDefault="00A00637">
            <w:pPr>
              <w:jc w:val="center"/>
              <w:rPr>
                <w:ins w:id="1933" w:author="Dylan CHEN" w:date="2026-05-30T16:48:00Z" w16du:dateUtc="2026-05-30T08:48:00Z"/>
                <w:color w:val="000000"/>
                <w:sz w:val="20"/>
                <w:szCs w:val="20"/>
              </w:rPr>
            </w:pPr>
            <w:ins w:id="1934" w:author="Dylan CHEN" w:date="2026-05-30T16:48:00Z" w16du:dateUtc="2026-05-30T08:48:00Z">
              <w:r>
                <w:rPr>
                  <w:color w:val="000000"/>
                  <w:sz w:val="20"/>
                  <w:szCs w:val="20"/>
                </w:rPr>
                <w:t>(0.049)</w:t>
              </w:r>
            </w:ins>
          </w:p>
        </w:tc>
      </w:tr>
      <w:tr w:rsidR="00A00637" w14:paraId="301A4D1D" w14:textId="77777777" w:rsidTr="00A00637">
        <w:trPr>
          <w:trHeight w:val="320"/>
          <w:jc w:val="center"/>
          <w:ins w:id="1935" w:author="Dylan CHEN" w:date="2026-05-30T16:48:00Z"/>
          <w:trPrChange w:id="1936" w:author="Dylan CHEN" w:date="2026-05-30T16:48:00Z" w16du:dateUtc="2026-05-30T08:48:00Z">
            <w:trPr>
              <w:gridAfter w:val="0"/>
              <w:trHeight w:val="320"/>
            </w:trPr>
          </w:trPrChange>
        </w:trPr>
        <w:tc>
          <w:tcPr>
            <w:tcW w:w="2180" w:type="dxa"/>
            <w:tcBorders>
              <w:top w:val="nil"/>
              <w:left w:val="nil"/>
              <w:bottom w:val="nil"/>
              <w:right w:val="nil"/>
            </w:tcBorders>
            <w:noWrap/>
            <w:hideMark/>
            <w:tcPrChange w:id="1937" w:author="Dylan CHEN" w:date="2026-05-30T16:48:00Z" w16du:dateUtc="2026-05-30T08:48:00Z">
              <w:tcPr>
                <w:tcW w:w="2180" w:type="dxa"/>
                <w:tcBorders>
                  <w:top w:val="nil"/>
                  <w:left w:val="nil"/>
                  <w:bottom w:val="nil"/>
                  <w:right w:val="nil"/>
                </w:tcBorders>
                <w:noWrap/>
                <w:vAlign w:val="center"/>
                <w:hideMark/>
              </w:tcPr>
            </w:tcPrChange>
          </w:tcPr>
          <w:p w14:paraId="03C380FA" w14:textId="77777777" w:rsidR="00A00637" w:rsidRDefault="00A00637">
            <w:pPr>
              <w:rPr>
                <w:ins w:id="1938" w:author="Dylan CHEN" w:date="2026-05-30T16:48:00Z" w16du:dateUtc="2026-05-30T08:48:00Z"/>
                <w:color w:val="000000"/>
                <w:sz w:val="20"/>
                <w:szCs w:val="20"/>
              </w:rPr>
            </w:pPr>
            <w:ins w:id="1939" w:author="Dylan CHEN" w:date="2026-05-30T16:48:00Z" w16du:dateUtc="2026-05-30T08:48:00Z">
              <w:r>
                <w:rPr>
                  <w:color w:val="000000"/>
                  <w:sz w:val="20"/>
                  <w:szCs w:val="20"/>
                </w:rPr>
                <w:t>question controls</w:t>
              </w:r>
            </w:ins>
          </w:p>
        </w:tc>
        <w:tc>
          <w:tcPr>
            <w:tcW w:w="2460" w:type="dxa"/>
            <w:tcBorders>
              <w:top w:val="nil"/>
              <w:left w:val="nil"/>
              <w:bottom w:val="nil"/>
              <w:right w:val="nil"/>
            </w:tcBorders>
            <w:noWrap/>
            <w:hideMark/>
            <w:tcPrChange w:id="1940" w:author="Dylan CHEN" w:date="2026-05-30T16:48:00Z" w16du:dateUtc="2026-05-30T08:48:00Z">
              <w:tcPr>
                <w:tcW w:w="2460" w:type="dxa"/>
                <w:gridSpan w:val="2"/>
                <w:tcBorders>
                  <w:top w:val="nil"/>
                  <w:left w:val="nil"/>
                  <w:bottom w:val="nil"/>
                  <w:right w:val="nil"/>
                </w:tcBorders>
                <w:noWrap/>
                <w:vAlign w:val="center"/>
                <w:hideMark/>
              </w:tcPr>
            </w:tcPrChange>
          </w:tcPr>
          <w:p w14:paraId="7E37BA67" w14:textId="77777777" w:rsidR="00A00637" w:rsidRDefault="00A00637">
            <w:pPr>
              <w:jc w:val="center"/>
              <w:rPr>
                <w:ins w:id="1941" w:author="Dylan CHEN" w:date="2026-05-30T16:48:00Z" w16du:dateUtc="2026-05-30T08:48:00Z"/>
                <w:color w:val="000000"/>
                <w:sz w:val="20"/>
                <w:szCs w:val="20"/>
              </w:rPr>
            </w:pPr>
            <w:ins w:id="1942" w:author="Dylan CHEN" w:date="2026-05-30T16:48:00Z" w16du:dateUtc="2026-05-30T08:48:00Z">
              <w:r>
                <w:rPr>
                  <w:color w:val="000000"/>
                  <w:sz w:val="20"/>
                  <w:szCs w:val="20"/>
                </w:rPr>
                <w:t>√</w:t>
              </w:r>
            </w:ins>
          </w:p>
        </w:tc>
        <w:tc>
          <w:tcPr>
            <w:tcW w:w="2580" w:type="dxa"/>
            <w:tcBorders>
              <w:top w:val="nil"/>
              <w:left w:val="nil"/>
              <w:bottom w:val="nil"/>
              <w:right w:val="nil"/>
            </w:tcBorders>
            <w:noWrap/>
            <w:hideMark/>
            <w:tcPrChange w:id="1943" w:author="Dylan CHEN" w:date="2026-05-30T16:48:00Z" w16du:dateUtc="2026-05-30T08:48:00Z">
              <w:tcPr>
                <w:tcW w:w="2580" w:type="dxa"/>
                <w:gridSpan w:val="2"/>
                <w:tcBorders>
                  <w:top w:val="nil"/>
                  <w:left w:val="nil"/>
                  <w:bottom w:val="nil"/>
                  <w:right w:val="nil"/>
                </w:tcBorders>
                <w:noWrap/>
                <w:vAlign w:val="center"/>
                <w:hideMark/>
              </w:tcPr>
            </w:tcPrChange>
          </w:tcPr>
          <w:p w14:paraId="3AF6FB7A" w14:textId="77777777" w:rsidR="00A00637" w:rsidRDefault="00A00637">
            <w:pPr>
              <w:jc w:val="center"/>
              <w:rPr>
                <w:ins w:id="1944" w:author="Dylan CHEN" w:date="2026-05-30T16:48:00Z" w16du:dateUtc="2026-05-30T08:48:00Z"/>
                <w:color w:val="000000"/>
                <w:sz w:val="20"/>
                <w:szCs w:val="20"/>
              </w:rPr>
            </w:pPr>
            <w:ins w:id="1945" w:author="Dylan CHEN" w:date="2026-05-30T16:48:00Z" w16du:dateUtc="2026-05-30T08:48:00Z">
              <w:r>
                <w:rPr>
                  <w:color w:val="000000"/>
                  <w:sz w:val="20"/>
                  <w:szCs w:val="20"/>
                </w:rPr>
                <w:t>√</w:t>
              </w:r>
            </w:ins>
          </w:p>
        </w:tc>
      </w:tr>
      <w:tr w:rsidR="00A00637" w14:paraId="282D821E" w14:textId="77777777" w:rsidTr="00A00637">
        <w:trPr>
          <w:trHeight w:val="320"/>
          <w:jc w:val="center"/>
          <w:ins w:id="1946" w:author="Dylan CHEN" w:date="2026-05-30T16:48:00Z"/>
          <w:trPrChange w:id="1947" w:author="Dylan CHEN" w:date="2026-05-30T16:48:00Z" w16du:dateUtc="2026-05-30T08:48:00Z">
            <w:trPr>
              <w:gridAfter w:val="0"/>
              <w:trHeight w:val="320"/>
            </w:trPr>
          </w:trPrChange>
        </w:trPr>
        <w:tc>
          <w:tcPr>
            <w:tcW w:w="2180" w:type="dxa"/>
            <w:tcBorders>
              <w:top w:val="nil"/>
              <w:left w:val="nil"/>
              <w:bottom w:val="nil"/>
              <w:right w:val="nil"/>
            </w:tcBorders>
            <w:noWrap/>
            <w:hideMark/>
            <w:tcPrChange w:id="1948" w:author="Dylan CHEN" w:date="2026-05-30T16:48:00Z" w16du:dateUtc="2026-05-30T08:48:00Z">
              <w:tcPr>
                <w:tcW w:w="2180" w:type="dxa"/>
                <w:tcBorders>
                  <w:top w:val="nil"/>
                  <w:left w:val="nil"/>
                  <w:bottom w:val="nil"/>
                  <w:right w:val="nil"/>
                </w:tcBorders>
                <w:noWrap/>
                <w:vAlign w:val="center"/>
                <w:hideMark/>
              </w:tcPr>
            </w:tcPrChange>
          </w:tcPr>
          <w:p w14:paraId="7C0D2A8C" w14:textId="77777777" w:rsidR="00A00637" w:rsidRDefault="00A00637">
            <w:pPr>
              <w:rPr>
                <w:ins w:id="1949" w:author="Dylan CHEN" w:date="2026-05-30T16:48:00Z" w16du:dateUtc="2026-05-30T08:48:00Z"/>
                <w:color w:val="000000"/>
                <w:sz w:val="20"/>
                <w:szCs w:val="20"/>
              </w:rPr>
            </w:pPr>
            <w:ins w:id="1950" w:author="Dylan CHEN" w:date="2026-05-30T16:48:00Z" w16du:dateUtc="2026-05-30T08:48:00Z">
              <w:r>
                <w:rPr>
                  <w:color w:val="000000"/>
                  <w:sz w:val="20"/>
                  <w:szCs w:val="20"/>
                </w:rPr>
                <w:t>questioner controls</w:t>
              </w:r>
            </w:ins>
          </w:p>
        </w:tc>
        <w:tc>
          <w:tcPr>
            <w:tcW w:w="2460" w:type="dxa"/>
            <w:tcBorders>
              <w:top w:val="nil"/>
              <w:left w:val="nil"/>
              <w:bottom w:val="nil"/>
              <w:right w:val="nil"/>
            </w:tcBorders>
            <w:noWrap/>
            <w:hideMark/>
            <w:tcPrChange w:id="1951" w:author="Dylan CHEN" w:date="2026-05-30T16:48:00Z" w16du:dateUtc="2026-05-30T08:48:00Z">
              <w:tcPr>
                <w:tcW w:w="2460" w:type="dxa"/>
                <w:gridSpan w:val="2"/>
                <w:tcBorders>
                  <w:top w:val="nil"/>
                  <w:left w:val="nil"/>
                  <w:bottom w:val="nil"/>
                  <w:right w:val="nil"/>
                </w:tcBorders>
                <w:noWrap/>
                <w:vAlign w:val="center"/>
                <w:hideMark/>
              </w:tcPr>
            </w:tcPrChange>
          </w:tcPr>
          <w:p w14:paraId="202634F9" w14:textId="77777777" w:rsidR="00A00637" w:rsidRDefault="00A00637">
            <w:pPr>
              <w:jc w:val="center"/>
              <w:rPr>
                <w:ins w:id="1952" w:author="Dylan CHEN" w:date="2026-05-30T16:48:00Z" w16du:dateUtc="2026-05-30T08:48:00Z"/>
                <w:color w:val="000000"/>
                <w:sz w:val="20"/>
                <w:szCs w:val="20"/>
              </w:rPr>
            </w:pPr>
            <w:ins w:id="1953" w:author="Dylan CHEN" w:date="2026-05-30T16:48:00Z" w16du:dateUtc="2026-05-30T08:48:00Z">
              <w:r>
                <w:rPr>
                  <w:color w:val="000000"/>
                  <w:sz w:val="20"/>
                  <w:szCs w:val="20"/>
                </w:rPr>
                <w:t>√</w:t>
              </w:r>
            </w:ins>
          </w:p>
        </w:tc>
        <w:tc>
          <w:tcPr>
            <w:tcW w:w="2580" w:type="dxa"/>
            <w:tcBorders>
              <w:top w:val="nil"/>
              <w:left w:val="nil"/>
              <w:bottom w:val="nil"/>
              <w:right w:val="nil"/>
            </w:tcBorders>
            <w:noWrap/>
            <w:hideMark/>
            <w:tcPrChange w:id="1954" w:author="Dylan CHEN" w:date="2026-05-30T16:48:00Z" w16du:dateUtc="2026-05-30T08:48:00Z">
              <w:tcPr>
                <w:tcW w:w="2580" w:type="dxa"/>
                <w:gridSpan w:val="2"/>
                <w:tcBorders>
                  <w:top w:val="nil"/>
                  <w:left w:val="nil"/>
                  <w:bottom w:val="nil"/>
                  <w:right w:val="nil"/>
                </w:tcBorders>
                <w:noWrap/>
                <w:vAlign w:val="center"/>
                <w:hideMark/>
              </w:tcPr>
            </w:tcPrChange>
          </w:tcPr>
          <w:p w14:paraId="74CAEE86" w14:textId="77777777" w:rsidR="00A00637" w:rsidRDefault="00A00637">
            <w:pPr>
              <w:jc w:val="center"/>
              <w:rPr>
                <w:ins w:id="1955" w:author="Dylan CHEN" w:date="2026-05-30T16:48:00Z" w16du:dateUtc="2026-05-30T08:48:00Z"/>
                <w:color w:val="000000"/>
                <w:sz w:val="20"/>
                <w:szCs w:val="20"/>
              </w:rPr>
            </w:pPr>
            <w:ins w:id="1956" w:author="Dylan CHEN" w:date="2026-05-30T16:48:00Z" w16du:dateUtc="2026-05-30T08:48:00Z">
              <w:r>
                <w:rPr>
                  <w:color w:val="000000"/>
                  <w:sz w:val="20"/>
                  <w:szCs w:val="20"/>
                </w:rPr>
                <w:t>√</w:t>
              </w:r>
            </w:ins>
          </w:p>
        </w:tc>
      </w:tr>
      <w:tr w:rsidR="00A00637" w14:paraId="36213109" w14:textId="77777777" w:rsidTr="00A00637">
        <w:trPr>
          <w:trHeight w:val="320"/>
          <w:jc w:val="center"/>
          <w:ins w:id="1957" w:author="Dylan CHEN" w:date="2026-05-30T16:48:00Z"/>
          <w:trPrChange w:id="1958" w:author="Dylan CHEN" w:date="2026-05-30T16:48:00Z" w16du:dateUtc="2026-05-30T08:48:00Z">
            <w:trPr>
              <w:gridAfter w:val="0"/>
              <w:trHeight w:val="320"/>
            </w:trPr>
          </w:trPrChange>
        </w:trPr>
        <w:tc>
          <w:tcPr>
            <w:tcW w:w="2180" w:type="dxa"/>
            <w:tcBorders>
              <w:top w:val="nil"/>
              <w:left w:val="nil"/>
              <w:bottom w:val="nil"/>
              <w:right w:val="nil"/>
            </w:tcBorders>
            <w:noWrap/>
            <w:hideMark/>
            <w:tcPrChange w:id="1959" w:author="Dylan CHEN" w:date="2026-05-30T16:48:00Z" w16du:dateUtc="2026-05-30T08:48:00Z">
              <w:tcPr>
                <w:tcW w:w="2180" w:type="dxa"/>
                <w:tcBorders>
                  <w:top w:val="nil"/>
                  <w:left w:val="nil"/>
                  <w:bottom w:val="nil"/>
                  <w:right w:val="nil"/>
                </w:tcBorders>
                <w:noWrap/>
                <w:vAlign w:val="center"/>
                <w:hideMark/>
              </w:tcPr>
            </w:tcPrChange>
          </w:tcPr>
          <w:p w14:paraId="74E580E7" w14:textId="77777777" w:rsidR="00A00637" w:rsidRDefault="00A00637">
            <w:pPr>
              <w:rPr>
                <w:ins w:id="1960" w:author="Dylan CHEN" w:date="2026-05-30T16:48:00Z" w16du:dateUtc="2026-05-30T08:48:00Z"/>
                <w:color w:val="000000"/>
                <w:sz w:val="20"/>
                <w:szCs w:val="20"/>
              </w:rPr>
            </w:pPr>
            <w:ins w:id="1961" w:author="Dylan CHEN" w:date="2026-05-30T16:48:00Z" w16du:dateUtc="2026-05-30T08:48:00Z">
              <w:r>
                <w:rPr>
                  <w:color w:val="000000"/>
                  <w:sz w:val="20"/>
                  <w:szCs w:val="20"/>
                </w:rPr>
                <w:t>question timing FE</w:t>
              </w:r>
            </w:ins>
          </w:p>
        </w:tc>
        <w:tc>
          <w:tcPr>
            <w:tcW w:w="2460" w:type="dxa"/>
            <w:tcBorders>
              <w:top w:val="nil"/>
              <w:left w:val="nil"/>
              <w:bottom w:val="nil"/>
              <w:right w:val="nil"/>
            </w:tcBorders>
            <w:noWrap/>
            <w:hideMark/>
            <w:tcPrChange w:id="1962" w:author="Dylan CHEN" w:date="2026-05-30T16:48:00Z" w16du:dateUtc="2026-05-30T08:48:00Z">
              <w:tcPr>
                <w:tcW w:w="2460" w:type="dxa"/>
                <w:gridSpan w:val="2"/>
                <w:tcBorders>
                  <w:top w:val="nil"/>
                  <w:left w:val="nil"/>
                  <w:bottom w:val="nil"/>
                  <w:right w:val="nil"/>
                </w:tcBorders>
                <w:noWrap/>
                <w:vAlign w:val="center"/>
                <w:hideMark/>
              </w:tcPr>
            </w:tcPrChange>
          </w:tcPr>
          <w:p w14:paraId="238F0D1D" w14:textId="77777777" w:rsidR="00A00637" w:rsidRDefault="00A00637">
            <w:pPr>
              <w:jc w:val="center"/>
              <w:rPr>
                <w:ins w:id="1963" w:author="Dylan CHEN" w:date="2026-05-30T16:48:00Z" w16du:dateUtc="2026-05-30T08:48:00Z"/>
                <w:color w:val="000000"/>
                <w:sz w:val="20"/>
                <w:szCs w:val="20"/>
              </w:rPr>
            </w:pPr>
            <w:ins w:id="1964" w:author="Dylan CHEN" w:date="2026-05-30T16:48:00Z" w16du:dateUtc="2026-05-30T08:48:00Z">
              <w:r>
                <w:rPr>
                  <w:color w:val="000000"/>
                  <w:sz w:val="20"/>
                  <w:szCs w:val="20"/>
                </w:rPr>
                <w:t>√</w:t>
              </w:r>
            </w:ins>
          </w:p>
        </w:tc>
        <w:tc>
          <w:tcPr>
            <w:tcW w:w="2580" w:type="dxa"/>
            <w:tcBorders>
              <w:top w:val="nil"/>
              <w:left w:val="nil"/>
              <w:bottom w:val="nil"/>
              <w:right w:val="nil"/>
            </w:tcBorders>
            <w:noWrap/>
            <w:hideMark/>
            <w:tcPrChange w:id="1965" w:author="Dylan CHEN" w:date="2026-05-30T16:48:00Z" w16du:dateUtc="2026-05-30T08:48:00Z">
              <w:tcPr>
                <w:tcW w:w="2580" w:type="dxa"/>
                <w:gridSpan w:val="2"/>
                <w:tcBorders>
                  <w:top w:val="nil"/>
                  <w:left w:val="nil"/>
                  <w:bottom w:val="nil"/>
                  <w:right w:val="nil"/>
                </w:tcBorders>
                <w:noWrap/>
                <w:vAlign w:val="center"/>
                <w:hideMark/>
              </w:tcPr>
            </w:tcPrChange>
          </w:tcPr>
          <w:p w14:paraId="41F6DA4A" w14:textId="77777777" w:rsidR="00A00637" w:rsidRDefault="00A00637">
            <w:pPr>
              <w:jc w:val="center"/>
              <w:rPr>
                <w:ins w:id="1966" w:author="Dylan CHEN" w:date="2026-05-30T16:48:00Z" w16du:dateUtc="2026-05-30T08:48:00Z"/>
                <w:color w:val="000000"/>
                <w:sz w:val="20"/>
                <w:szCs w:val="20"/>
              </w:rPr>
            </w:pPr>
            <w:ins w:id="1967" w:author="Dylan CHEN" w:date="2026-05-30T16:48:00Z" w16du:dateUtc="2026-05-30T08:48:00Z">
              <w:r>
                <w:rPr>
                  <w:color w:val="000000"/>
                  <w:sz w:val="20"/>
                  <w:szCs w:val="20"/>
                </w:rPr>
                <w:t>√</w:t>
              </w:r>
            </w:ins>
          </w:p>
        </w:tc>
      </w:tr>
      <w:tr w:rsidR="00A00637" w14:paraId="23FAC637" w14:textId="77777777" w:rsidTr="00A00637">
        <w:trPr>
          <w:trHeight w:val="320"/>
          <w:jc w:val="center"/>
          <w:ins w:id="1968" w:author="Dylan CHEN" w:date="2026-05-30T16:48:00Z"/>
          <w:trPrChange w:id="1969" w:author="Dylan CHEN" w:date="2026-05-30T16:48:00Z" w16du:dateUtc="2026-05-30T08:48:00Z">
            <w:trPr>
              <w:gridAfter w:val="0"/>
              <w:trHeight w:val="320"/>
            </w:trPr>
          </w:trPrChange>
        </w:trPr>
        <w:tc>
          <w:tcPr>
            <w:tcW w:w="2180" w:type="dxa"/>
            <w:tcBorders>
              <w:top w:val="nil"/>
              <w:left w:val="nil"/>
              <w:bottom w:val="single" w:sz="4" w:space="0" w:color="auto"/>
              <w:right w:val="nil"/>
            </w:tcBorders>
            <w:noWrap/>
            <w:hideMark/>
            <w:tcPrChange w:id="1970" w:author="Dylan CHEN" w:date="2026-05-30T16:48:00Z" w16du:dateUtc="2026-05-30T08:48:00Z">
              <w:tcPr>
                <w:tcW w:w="2180" w:type="dxa"/>
                <w:tcBorders>
                  <w:top w:val="nil"/>
                  <w:left w:val="nil"/>
                  <w:bottom w:val="single" w:sz="4" w:space="0" w:color="auto"/>
                  <w:right w:val="nil"/>
                </w:tcBorders>
                <w:noWrap/>
                <w:vAlign w:val="center"/>
                <w:hideMark/>
              </w:tcPr>
            </w:tcPrChange>
          </w:tcPr>
          <w:p w14:paraId="3262EC2E" w14:textId="77777777" w:rsidR="00A00637" w:rsidRDefault="00A00637">
            <w:pPr>
              <w:rPr>
                <w:ins w:id="1971" w:author="Dylan CHEN" w:date="2026-05-30T16:48:00Z" w16du:dateUtc="2026-05-30T08:48:00Z"/>
                <w:color w:val="000000"/>
                <w:sz w:val="20"/>
                <w:szCs w:val="20"/>
              </w:rPr>
            </w:pPr>
            <w:ins w:id="1972" w:author="Dylan CHEN" w:date="2026-05-30T16:48:00Z" w16du:dateUtc="2026-05-30T08:48:00Z">
              <w:r>
                <w:rPr>
                  <w:color w:val="000000"/>
                  <w:sz w:val="20"/>
                  <w:szCs w:val="20"/>
                </w:rPr>
                <w:t>N</w:t>
              </w:r>
            </w:ins>
          </w:p>
        </w:tc>
        <w:tc>
          <w:tcPr>
            <w:tcW w:w="2460" w:type="dxa"/>
            <w:tcBorders>
              <w:top w:val="nil"/>
              <w:left w:val="nil"/>
              <w:bottom w:val="single" w:sz="4" w:space="0" w:color="auto"/>
              <w:right w:val="nil"/>
            </w:tcBorders>
            <w:noWrap/>
            <w:hideMark/>
            <w:tcPrChange w:id="1973" w:author="Dylan CHEN" w:date="2026-05-30T16:48:00Z" w16du:dateUtc="2026-05-30T08:48:00Z">
              <w:tcPr>
                <w:tcW w:w="2460" w:type="dxa"/>
                <w:gridSpan w:val="2"/>
                <w:tcBorders>
                  <w:top w:val="nil"/>
                  <w:left w:val="nil"/>
                  <w:bottom w:val="single" w:sz="4" w:space="0" w:color="auto"/>
                  <w:right w:val="nil"/>
                </w:tcBorders>
                <w:noWrap/>
                <w:vAlign w:val="center"/>
                <w:hideMark/>
              </w:tcPr>
            </w:tcPrChange>
          </w:tcPr>
          <w:p w14:paraId="180B663F" w14:textId="77777777" w:rsidR="00A00637" w:rsidRDefault="00A00637">
            <w:pPr>
              <w:jc w:val="center"/>
              <w:rPr>
                <w:ins w:id="1974" w:author="Dylan CHEN" w:date="2026-05-30T16:48:00Z" w16du:dateUtc="2026-05-30T08:48:00Z"/>
                <w:color w:val="000000"/>
                <w:sz w:val="20"/>
                <w:szCs w:val="20"/>
              </w:rPr>
            </w:pPr>
            <w:ins w:id="1975" w:author="Dylan CHEN" w:date="2026-05-30T16:48:00Z" w16du:dateUtc="2026-05-30T08:48:00Z">
              <w:r>
                <w:rPr>
                  <w:color w:val="000000"/>
                  <w:sz w:val="20"/>
                  <w:szCs w:val="20"/>
                </w:rPr>
                <w:t>1,913</w:t>
              </w:r>
            </w:ins>
          </w:p>
        </w:tc>
        <w:tc>
          <w:tcPr>
            <w:tcW w:w="2580" w:type="dxa"/>
            <w:tcBorders>
              <w:top w:val="nil"/>
              <w:left w:val="nil"/>
              <w:bottom w:val="single" w:sz="4" w:space="0" w:color="auto"/>
              <w:right w:val="nil"/>
            </w:tcBorders>
            <w:noWrap/>
            <w:hideMark/>
            <w:tcPrChange w:id="1976" w:author="Dylan CHEN" w:date="2026-05-30T16:48:00Z" w16du:dateUtc="2026-05-30T08:48:00Z">
              <w:tcPr>
                <w:tcW w:w="2580" w:type="dxa"/>
                <w:gridSpan w:val="2"/>
                <w:tcBorders>
                  <w:top w:val="nil"/>
                  <w:left w:val="nil"/>
                  <w:bottom w:val="single" w:sz="4" w:space="0" w:color="auto"/>
                  <w:right w:val="nil"/>
                </w:tcBorders>
                <w:noWrap/>
                <w:vAlign w:val="center"/>
                <w:hideMark/>
              </w:tcPr>
            </w:tcPrChange>
          </w:tcPr>
          <w:p w14:paraId="085E47F2" w14:textId="77777777" w:rsidR="00A00637" w:rsidRDefault="00A00637">
            <w:pPr>
              <w:jc w:val="center"/>
              <w:rPr>
                <w:ins w:id="1977" w:author="Dylan CHEN" w:date="2026-05-30T16:48:00Z" w16du:dateUtc="2026-05-30T08:48:00Z"/>
                <w:color w:val="000000"/>
                <w:sz w:val="20"/>
                <w:szCs w:val="20"/>
              </w:rPr>
            </w:pPr>
            <w:ins w:id="1978" w:author="Dylan CHEN" w:date="2026-05-30T16:48:00Z" w16du:dateUtc="2026-05-30T08:48:00Z">
              <w:r>
                <w:rPr>
                  <w:color w:val="000000"/>
                  <w:sz w:val="20"/>
                  <w:szCs w:val="20"/>
                </w:rPr>
                <w:t>1,888</w:t>
              </w:r>
            </w:ins>
          </w:p>
        </w:tc>
      </w:tr>
    </w:tbl>
    <w:p w14:paraId="4A282C93" w14:textId="77777777" w:rsidR="00A00637" w:rsidRDefault="00A00637" w:rsidP="00FB510E">
      <w:pPr>
        <w:pStyle w:val="Notes"/>
        <w:rPr>
          <w:ins w:id="1979" w:author="Dylan CHEN" w:date="2026-05-30T16:48:00Z" w16du:dateUtc="2026-05-30T08:48:00Z"/>
        </w:rPr>
      </w:pPr>
    </w:p>
    <w:p w14:paraId="40E7051C" w14:textId="0A99D25F" w:rsidR="00FB510E" w:rsidRDefault="00FB510E" w:rsidP="00FB510E">
      <w:pPr>
        <w:pStyle w:val="Notes"/>
        <w:rPr>
          <w:ins w:id="1980" w:author="Dylan CHEN" w:date="2026-05-30T18:36:00Z" w16du:dateUtc="2026-05-30T10:36:00Z"/>
        </w:rPr>
      </w:pPr>
      <w:r w:rsidRPr="00261E78">
        <w:t>Notes: 1. ***p&lt;0.001; **p&lt;0.01; *p&lt;0.05.</w:t>
      </w:r>
      <w:r w:rsidRPr="00261E78" w:rsidDel="000C39A2">
        <w:t xml:space="preserve"> </w:t>
      </w:r>
      <w:r w:rsidRPr="00261E78">
        <w:br/>
        <w:t>2. Question timing FE indicates the date on which the question was posted.</w:t>
      </w:r>
    </w:p>
    <w:p w14:paraId="220C675E" w14:textId="409AC7E4" w:rsidR="0007066E" w:rsidDel="00323A00" w:rsidRDefault="00323A00">
      <w:pPr>
        <w:pStyle w:val="Paragraph0"/>
        <w:rPr>
          <w:del w:id="1981" w:author="Dylan CHEN" w:date="2026-05-30T18:37:00Z" w16du:dateUtc="2026-05-30T10:37:00Z"/>
        </w:rPr>
        <w:pPrChange w:id="1982" w:author="Dylan CHEN" w:date="2026-05-30T18:36:00Z" w16du:dateUtc="2026-05-30T10:36:00Z">
          <w:pPr>
            <w:pStyle w:val="Notes"/>
          </w:pPr>
        </w:pPrChange>
      </w:pPr>
      <w:ins w:id="1983" w:author="Dylan CHEN" w:date="2026-05-30T18:37:00Z" w16du:dateUtc="2026-05-30T10:37:00Z">
        <w:r w:rsidRPr="00323A00">
          <w:t>Table 6 examines three more specific directions of answer innovation.</w:t>
        </w:r>
        <w:r>
          <w:rPr>
            <w:rFonts w:hint="eastAsia"/>
          </w:rPr>
          <w:t xml:space="preserve"> </w:t>
        </w:r>
      </w:ins>
    </w:p>
    <w:p w14:paraId="386C7CB5" w14:textId="77777777" w:rsidR="00323A00" w:rsidRDefault="00DD07EA" w:rsidP="00323A00">
      <w:pPr>
        <w:pStyle w:val="Paragraph0"/>
        <w:rPr>
          <w:ins w:id="1984" w:author="Dylan CHEN" w:date="2026-05-30T18:37:00Z" w16du:dateUtc="2026-05-30T10:37:00Z"/>
        </w:rPr>
      </w:pPr>
      <w:ins w:id="1985" w:author="Dylan CHEN" w:date="2026-05-30T18:34:00Z" w16du:dateUtc="2026-05-30T10:34:00Z">
        <w:r w:rsidRPr="0022223D">
          <w:t>The results, reported in Columns 3-5 of Table 16, indicate that AI-generated answers significantly increase the likelihood of human answers containing personal experiences (</w:t>
        </w:r>
        <w:r w:rsidRPr="0022223D">
          <w:rPr>
            <w:bCs/>
            <w:i/>
            <w:iCs/>
            <w:color w:val="000000"/>
          </w:rPr>
          <w:t>β</w:t>
        </w:r>
        <w:r w:rsidRPr="0022223D">
          <w:t xml:space="preserve"> = 0.030, p &lt; 0.01), opinionated insights (</w:t>
        </w:r>
        <w:r w:rsidRPr="0022223D">
          <w:rPr>
            <w:bCs/>
            <w:i/>
            <w:iCs/>
            <w:color w:val="000000"/>
          </w:rPr>
          <w:t>β</w:t>
        </w:r>
        <w:r w:rsidRPr="0022223D">
          <w:t xml:space="preserve"> = 0.024, p &lt; 0.05) and alternative solutions (</w:t>
        </w:r>
        <w:r w:rsidRPr="0022223D">
          <w:rPr>
            <w:bCs/>
            <w:i/>
            <w:iCs/>
            <w:color w:val="000000"/>
          </w:rPr>
          <w:t xml:space="preserve">β </w:t>
        </w:r>
        <w:r w:rsidRPr="0022223D">
          <w:t xml:space="preserve">= 0.016, p &lt; 0.05). These findings </w:t>
        </w:r>
        <w:r w:rsidRPr="0022223D">
          <w:lastRenderedPageBreak/>
          <w:t>suggest that human answerers can leverage their experiential knowledge and unique cognitive abilities to adjust their responses to complement or diverge from AI-generated answers.</w:t>
        </w:r>
      </w:ins>
      <w:ins w:id="1986" w:author="Dylan CHEN" w:date="2026-05-30T18:37:00Z" w16du:dateUtc="2026-05-30T10:37:00Z">
        <w:r w:rsidR="00323A00" w:rsidRPr="00323A00">
          <w:t xml:space="preserve"> </w:t>
        </w:r>
      </w:ins>
    </w:p>
    <w:p w14:paraId="2760DB10" w14:textId="151B8EA1" w:rsidR="00FB510E" w:rsidRPr="0022223D" w:rsidRDefault="00323A00" w:rsidP="0074595E">
      <w:pPr>
        <w:pStyle w:val="Paragraph0"/>
      </w:pPr>
      <w:ins w:id="1987" w:author="Dylan CHEN" w:date="2026-05-30T18:37:00Z" w16du:dateUtc="2026-05-30T10:37:00Z">
        <w:r w:rsidRPr="0007066E">
          <w:t>These results complement the similarity-based evidence by showing how differentiation occurs in practice. Rather than merely reducing textual overlap with AI-generated answers, human answerers appear to contribute content that is more experiential, more interpretive, and more solution-diverse. Together, Tables 5 and 6 indicate that although AI-generated answers can crowd out participation, they also induce the human answers that do appear to become more differentiated along dimensions in which human contributors retain comparative advantages.</w:t>
        </w:r>
      </w:ins>
    </w:p>
    <w:p w14:paraId="152F223E" w14:textId="0E8EE032" w:rsidR="00F7692C" w:rsidRPr="0022223D" w:rsidRDefault="00F7692C" w:rsidP="00F7692C">
      <w:pPr>
        <w:pStyle w:val="TableFiguretitle"/>
      </w:pPr>
      <w:bookmarkStart w:id="1988" w:name="_Ref194135344"/>
      <w:r w:rsidRPr="0022223D">
        <w:t xml:space="preserve">Table </w:t>
      </w:r>
      <w:fldSimple w:instr=" SEQ Table \* ARABIC ">
        <w:ins w:id="1989" w:author="Dylan CHEN" w:date="2026-05-30T17:08:00Z" w16du:dateUtc="2026-05-30T09:08:00Z">
          <w:r w:rsidR="006F391D">
            <w:rPr>
              <w:noProof/>
            </w:rPr>
            <w:t>6</w:t>
          </w:r>
        </w:ins>
        <w:del w:id="1990" w:author="Dylan CHEN" w:date="2026-03-20T16:23:00Z" w16du:dateUtc="2026-03-20T08:23:00Z">
          <w:r w:rsidRPr="0022223D" w:rsidDel="00B035D3">
            <w:rPr>
              <w:noProof/>
            </w:rPr>
            <w:delText>15</w:delText>
          </w:r>
        </w:del>
      </w:fldSimple>
      <w:bookmarkEnd w:id="1988"/>
      <w:r w:rsidRPr="0022223D">
        <w:t>. Human answerers’ response to AI-generated answers</w:t>
      </w:r>
    </w:p>
    <w:tbl>
      <w:tblPr>
        <w:tblW w:w="3846" w:type="pct"/>
        <w:jc w:val="center"/>
        <w:tblLayout w:type="fixed"/>
        <w:tblLook w:val="04A0" w:firstRow="1" w:lastRow="0" w:firstColumn="1" w:lastColumn="0" w:noHBand="0" w:noVBand="1"/>
        <w:tblPrChange w:id="1991" w:author="Xin Li" w:date="2026-04-11T10:46:00Z" w16du:dateUtc="2026-04-11T02:46:00Z">
          <w:tblPr>
            <w:tblW w:w="5000" w:type="pct"/>
            <w:jc w:val="center"/>
            <w:tblLayout w:type="fixed"/>
            <w:tblLook w:val="04A0" w:firstRow="1" w:lastRow="0" w:firstColumn="1" w:lastColumn="0" w:noHBand="0" w:noVBand="1"/>
          </w:tblPr>
        </w:tblPrChange>
      </w:tblPr>
      <w:tblGrid>
        <w:gridCol w:w="2790"/>
        <w:gridCol w:w="1441"/>
        <w:gridCol w:w="1425"/>
        <w:gridCol w:w="1544"/>
        <w:tblGridChange w:id="1992">
          <w:tblGrid>
            <w:gridCol w:w="2790"/>
            <w:gridCol w:w="1441"/>
            <w:gridCol w:w="1425"/>
            <w:gridCol w:w="1544"/>
          </w:tblGrid>
        </w:tblGridChange>
      </w:tblGrid>
      <w:tr w:rsidR="00BE0AC0" w:rsidRPr="0022223D" w14:paraId="02223BBE" w14:textId="77777777" w:rsidTr="00BE0AC0">
        <w:trPr>
          <w:trHeight w:val="270"/>
          <w:jc w:val="center"/>
          <w:trPrChange w:id="1993" w:author="Xin Li" w:date="2026-04-11T10:46:00Z" w16du:dateUtc="2026-04-11T02:46:00Z">
            <w:trPr>
              <w:trHeight w:val="270"/>
              <w:jc w:val="center"/>
            </w:trPr>
          </w:trPrChange>
        </w:trPr>
        <w:tc>
          <w:tcPr>
            <w:tcW w:w="2790" w:type="dxa"/>
            <w:tcBorders>
              <w:top w:val="single" w:sz="12" w:space="0" w:color="auto"/>
              <w:left w:val="nil"/>
              <w:bottom w:val="nil"/>
              <w:right w:val="nil"/>
            </w:tcBorders>
            <w:noWrap/>
            <w:hideMark/>
            <w:tcPrChange w:id="1994" w:author="Xin Li" w:date="2026-04-11T10:46:00Z" w16du:dateUtc="2026-04-11T02:46:00Z">
              <w:tcPr>
                <w:tcW w:w="2790" w:type="dxa"/>
                <w:tcBorders>
                  <w:top w:val="single" w:sz="12" w:space="0" w:color="auto"/>
                  <w:left w:val="nil"/>
                  <w:bottom w:val="nil"/>
                  <w:right w:val="nil"/>
                </w:tcBorders>
                <w:noWrap/>
                <w:hideMark/>
              </w:tcPr>
            </w:tcPrChange>
          </w:tcPr>
          <w:p w14:paraId="4C416556" w14:textId="77777777" w:rsidR="00BE0AC0" w:rsidRPr="0022223D" w:rsidRDefault="00BE0AC0" w:rsidP="00E16334">
            <w:pPr>
              <w:jc w:val="center"/>
              <w:rPr>
                <w:rFonts w:eastAsia="DengXian"/>
                <w:sz w:val="20"/>
                <w:szCs w:val="20"/>
              </w:rPr>
            </w:pPr>
            <w:r w:rsidRPr="0022223D">
              <w:rPr>
                <w:rFonts w:eastAsia="DengXian"/>
                <w:sz w:val="20"/>
                <w:szCs w:val="20"/>
              </w:rPr>
              <w:t xml:space="preserve">　</w:t>
            </w:r>
          </w:p>
        </w:tc>
        <w:tc>
          <w:tcPr>
            <w:tcW w:w="1441" w:type="dxa"/>
            <w:tcBorders>
              <w:top w:val="single" w:sz="12" w:space="0" w:color="auto"/>
              <w:left w:val="nil"/>
              <w:bottom w:val="nil"/>
              <w:right w:val="nil"/>
            </w:tcBorders>
            <w:noWrap/>
            <w:hideMark/>
            <w:tcPrChange w:id="1995" w:author="Xin Li" w:date="2026-04-11T10:46:00Z" w16du:dateUtc="2026-04-11T02:46:00Z">
              <w:tcPr>
                <w:tcW w:w="1441" w:type="dxa"/>
                <w:tcBorders>
                  <w:top w:val="single" w:sz="12" w:space="0" w:color="auto"/>
                  <w:left w:val="nil"/>
                  <w:bottom w:val="nil"/>
                  <w:right w:val="nil"/>
                </w:tcBorders>
                <w:noWrap/>
                <w:hideMark/>
              </w:tcPr>
            </w:tcPrChange>
          </w:tcPr>
          <w:p w14:paraId="3343B7B2" w14:textId="77777777" w:rsidR="00BE0AC0" w:rsidRPr="0022223D" w:rsidRDefault="00BE0AC0" w:rsidP="00E16334">
            <w:pPr>
              <w:jc w:val="center"/>
              <w:rPr>
                <w:rFonts w:eastAsia="DengXian"/>
                <w:sz w:val="20"/>
                <w:szCs w:val="20"/>
              </w:rPr>
            </w:pPr>
            <w:r w:rsidRPr="0022223D">
              <w:rPr>
                <w:rFonts w:eastAsia="DengXian"/>
                <w:sz w:val="20"/>
                <w:szCs w:val="20"/>
              </w:rPr>
              <w:t>(3)</w:t>
            </w:r>
          </w:p>
        </w:tc>
        <w:tc>
          <w:tcPr>
            <w:tcW w:w="1425" w:type="dxa"/>
            <w:tcBorders>
              <w:top w:val="single" w:sz="12" w:space="0" w:color="auto"/>
              <w:left w:val="nil"/>
              <w:bottom w:val="nil"/>
              <w:right w:val="nil"/>
            </w:tcBorders>
            <w:noWrap/>
            <w:hideMark/>
            <w:tcPrChange w:id="1996" w:author="Xin Li" w:date="2026-04-11T10:46:00Z" w16du:dateUtc="2026-04-11T02:46:00Z">
              <w:tcPr>
                <w:tcW w:w="1425" w:type="dxa"/>
                <w:tcBorders>
                  <w:top w:val="single" w:sz="12" w:space="0" w:color="auto"/>
                  <w:left w:val="nil"/>
                  <w:bottom w:val="nil"/>
                  <w:right w:val="nil"/>
                </w:tcBorders>
                <w:noWrap/>
                <w:hideMark/>
              </w:tcPr>
            </w:tcPrChange>
          </w:tcPr>
          <w:p w14:paraId="47EAE661" w14:textId="77777777" w:rsidR="00BE0AC0" w:rsidRPr="0022223D" w:rsidRDefault="00BE0AC0" w:rsidP="00E16334">
            <w:pPr>
              <w:jc w:val="center"/>
              <w:rPr>
                <w:rFonts w:eastAsia="DengXian"/>
                <w:sz w:val="20"/>
                <w:szCs w:val="20"/>
              </w:rPr>
            </w:pPr>
            <w:r w:rsidRPr="0022223D">
              <w:rPr>
                <w:rFonts w:eastAsia="DengXian"/>
                <w:sz w:val="20"/>
                <w:szCs w:val="20"/>
              </w:rPr>
              <w:t>(4)</w:t>
            </w:r>
          </w:p>
        </w:tc>
        <w:tc>
          <w:tcPr>
            <w:tcW w:w="1544" w:type="dxa"/>
            <w:tcBorders>
              <w:top w:val="single" w:sz="12" w:space="0" w:color="auto"/>
              <w:left w:val="nil"/>
              <w:bottom w:val="nil"/>
              <w:right w:val="nil"/>
            </w:tcBorders>
            <w:noWrap/>
            <w:hideMark/>
            <w:tcPrChange w:id="1997" w:author="Xin Li" w:date="2026-04-11T10:46:00Z" w16du:dateUtc="2026-04-11T02:46:00Z">
              <w:tcPr>
                <w:tcW w:w="1544" w:type="dxa"/>
                <w:tcBorders>
                  <w:top w:val="single" w:sz="12" w:space="0" w:color="auto"/>
                  <w:left w:val="nil"/>
                  <w:bottom w:val="nil"/>
                  <w:right w:val="nil"/>
                </w:tcBorders>
                <w:noWrap/>
                <w:hideMark/>
              </w:tcPr>
            </w:tcPrChange>
          </w:tcPr>
          <w:p w14:paraId="1994F25B" w14:textId="77777777" w:rsidR="00BE0AC0" w:rsidRPr="0022223D" w:rsidRDefault="00BE0AC0" w:rsidP="00E16334">
            <w:pPr>
              <w:jc w:val="center"/>
              <w:rPr>
                <w:rFonts w:eastAsia="DengXian"/>
                <w:sz w:val="20"/>
                <w:szCs w:val="20"/>
              </w:rPr>
            </w:pPr>
            <w:r w:rsidRPr="0022223D">
              <w:rPr>
                <w:rFonts w:eastAsia="DengXian"/>
                <w:sz w:val="20"/>
                <w:szCs w:val="20"/>
              </w:rPr>
              <w:t>(5)</w:t>
            </w:r>
          </w:p>
        </w:tc>
      </w:tr>
      <w:tr w:rsidR="00BE0AC0" w:rsidRPr="0022223D" w14:paraId="182189BC" w14:textId="77777777" w:rsidTr="00BE0AC0">
        <w:trPr>
          <w:trHeight w:val="270"/>
          <w:jc w:val="center"/>
          <w:trPrChange w:id="1998" w:author="Xin Li" w:date="2026-04-11T10:46:00Z" w16du:dateUtc="2026-04-11T02:46:00Z">
            <w:trPr>
              <w:trHeight w:val="270"/>
              <w:jc w:val="center"/>
            </w:trPr>
          </w:trPrChange>
        </w:trPr>
        <w:tc>
          <w:tcPr>
            <w:tcW w:w="2790" w:type="dxa"/>
            <w:tcBorders>
              <w:top w:val="nil"/>
              <w:left w:val="nil"/>
              <w:bottom w:val="nil"/>
              <w:right w:val="nil"/>
            </w:tcBorders>
            <w:noWrap/>
            <w:hideMark/>
            <w:tcPrChange w:id="1999" w:author="Xin Li" w:date="2026-04-11T10:46:00Z" w16du:dateUtc="2026-04-11T02:46:00Z">
              <w:tcPr>
                <w:tcW w:w="2790" w:type="dxa"/>
                <w:tcBorders>
                  <w:top w:val="nil"/>
                  <w:left w:val="nil"/>
                  <w:bottom w:val="nil"/>
                  <w:right w:val="nil"/>
                </w:tcBorders>
                <w:noWrap/>
                <w:hideMark/>
              </w:tcPr>
            </w:tcPrChange>
          </w:tcPr>
          <w:p w14:paraId="765AA1B7" w14:textId="77777777" w:rsidR="00BE0AC0" w:rsidRPr="0022223D" w:rsidRDefault="00BE0AC0" w:rsidP="00E16334">
            <w:pPr>
              <w:jc w:val="center"/>
              <w:rPr>
                <w:rFonts w:eastAsia="DengXian"/>
                <w:sz w:val="20"/>
                <w:szCs w:val="20"/>
              </w:rPr>
            </w:pPr>
          </w:p>
        </w:tc>
        <w:tc>
          <w:tcPr>
            <w:tcW w:w="1441" w:type="dxa"/>
            <w:tcBorders>
              <w:top w:val="nil"/>
              <w:left w:val="nil"/>
              <w:bottom w:val="single" w:sz="8" w:space="0" w:color="auto"/>
              <w:right w:val="nil"/>
            </w:tcBorders>
            <w:noWrap/>
            <w:tcMar>
              <w:left w:w="0" w:type="dxa"/>
              <w:right w:w="0" w:type="dxa"/>
            </w:tcMar>
            <w:hideMark/>
            <w:tcPrChange w:id="2000" w:author="Xin Li" w:date="2026-04-11T10:46:00Z" w16du:dateUtc="2026-04-11T02:46:00Z">
              <w:tcPr>
                <w:tcW w:w="1441" w:type="dxa"/>
                <w:tcBorders>
                  <w:top w:val="nil"/>
                  <w:left w:val="nil"/>
                  <w:bottom w:val="single" w:sz="8" w:space="0" w:color="auto"/>
                  <w:right w:val="nil"/>
                </w:tcBorders>
                <w:noWrap/>
                <w:tcMar>
                  <w:left w:w="0" w:type="dxa"/>
                  <w:right w:w="0" w:type="dxa"/>
                </w:tcMar>
                <w:hideMark/>
              </w:tcPr>
            </w:tcPrChange>
          </w:tcPr>
          <w:p w14:paraId="6D1A904D" w14:textId="77777777" w:rsidR="00BE0AC0" w:rsidRPr="0022223D" w:rsidRDefault="00BE0AC0" w:rsidP="00E16334">
            <w:pPr>
              <w:jc w:val="center"/>
              <w:rPr>
                <w:rFonts w:eastAsia="DengXian"/>
                <w:color w:val="000000"/>
                <w:sz w:val="20"/>
                <w:szCs w:val="20"/>
              </w:rPr>
            </w:pPr>
            <w:r w:rsidRPr="0022223D">
              <w:rPr>
                <w:rFonts w:eastAsia="DengXian"/>
                <w:color w:val="000000"/>
                <w:sz w:val="20"/>
                <w:szCs w:val="20"/>
              </w:rPr>
              <w:t>DV: whether the answer contains personal experience</w:t>
            </w:r>
          </w:p>
        </w:tc>
        <w:tc>
          <w:tcPr>
            <w:tcW w:w="1425" w:type="dxa"/>
            <w:tcBorders>
              <w:top w:val="nil"/>
              <w:left w:val="nil"/>
              <w:bottom w:val="single" w:sz="8" w:space="0" w:color="auto"/>
              <w:right w:val="nil"/>
            </w:tcBorders>
            <w:noWrap/>
            <w:tcMar>
              <w:left w:w="0" w:type="dxa"/>
              <w:right w:w="0" w:type="dxa"/>
            </w:tcMar>
            <w:hideMark/>
            <w:tcPrChange w:id="2001" w:author="Xin Li" w:date="2026-04-11T10:46:00Z" w16du:dateUtc="2026-04-11T02:46:00Z">
              <w:tcPr>
                <w:tcW w:w="1425" w:type="dxa"/>
                <w:tcBorders>
                  <w:top w:val="nil"/>
                  <w:left w:val="nil"/>
                  <w:bottom w:val="single" w:sz="8" w:space="0" w:color="auto"/>
                  <w:right w:val="nil"/>
                </w:tcBorders>
                <w:noWrap/>
                <w:tcMar>
                  <w:left w:w="0" w:type="dxa"/>
                  <w:right w:w="0" w:type="dxa"/>
                </w:tcMar>
                <w:hideMark/>
              </w:tcPr>
            </w:tcPrChange>
          </w:tcPr>
          <w:p w14:paraId="2F1EBE3A" w14:textId="77777777" w:rsidR="00BE0AC0" w:rsidRPr="0022223D" w:rsidRDefault="00BE0AC0" w:rsidP="00E16334">
            <w:pPr>
              <w:jc w:val="center"/>
              <w:rPr>
                <w:rFonts w:eastAsia="DengXian"/>
                <w:color w:val="000000"/>
                <w:sz w:val="20"/>
                <w:szCs w:val="20"/>
              </w:rPr>
            </w:pPr>
            <w:r w:rsidRPr="0022223D">
              <w:rPr>
                <w:rFonts w:eastAsia="DengXian"/>
                <w:color w:val="000000"/>
                <w:sz w:val="20"/>
                <w:szCs w:val="20"/>
              </w:rPr>
              <w:t>DV: whether the answer contains opinionated insights</w:t>
            </w:r>
          </w:p>
        </w:tc>
        <w:tc>
          <w:tcPr>
            <w:tcW w:w="1544" w:type="dxa"/>
            <w:tcBorders>
              <w:top w:val="nil"/>
              <w:left w:val="nil"/>
              <w:bottom w:val="single" w:sz="8" w:space="0" w:color="auto"/>
              <w:right w:val="nil"/>
            </w:tcBorders>
            <w:noWrap/>
            <w:tcMar>
              <w:left w:w="0" w:type="dxa"/>
              <w:right w:w="0" w:type="dxa"/>
            </w:tcMar>
            <w:hideMark/>
            <w:tcPrChange w:id="2002" w:author="Xin Li" w:date="2026-04-11T10:46:00Z" w16du:dateUtc="2026-04-11T02:46:00Z">
              <w:tcPr>
                <w:tcW w:w="1544" w:type="dxa"/>
                <w:tcBorders>
                  <w:top w:val="nil"/>
                  <w:left w:val="nil"/>
                  <w:bottom w:val="single" w:sz="8" w:space="0" w:color="auto"/>
                  <w:right w:val="nil"/>
                </w:tcBorders>
                <w:noWrap/>
                <w:tcMar>
                  <w:left w:w="0" w:type="dxa"/>
                  <w:right w:w="0" w:type="dxa"/>
                </w:tcMar>
                <w:hideMark/>
              </w:tcPr>
            </w:tcPrChange>
          </w:tcPr>
          <w:p w14:paraId="49749268" w14:textId="77777777" w:rsidR="00BE0AC0" w:rsidRPr="0022223D" w:rsidRDefault="00BE0AC0" w:rsidP="00E16334">
            <w:pPr>
              <w:jc w:val="center"/>
              <w:rPr>
                <w:rFonts w:eastAsia="DengXian"/>
                <w:sz w:val="20"/>
                <w:szCs w:val="20"/>
              </w:rPr>
            </w:pPr>
            <w:r w:rsidRPr="0022223D">
              <w:rPr>
                <w:rFonts w:eastAsia="DengXian"/>
                <w:sz w:val="20"/>
                <w:szCs w:val="20"/>
              </w:rPr>
              <w:t>DV: whether the answer contains alternative solutions</w:t>
            </w:r>
          </w:p>
        </w:tc>
      </w:tr>
      <w:tr w:rsidR="00BE0AC0" w:rsidRPr="0022223D" w14:paraId="6B742D02" w14:textId="77777777" w:rsidTr="00BE0AC0">
        <w:trPr>
          <w:trHeight w:val="270"/>
          <w:jc w:val="center"/>
          <w:trPrChange w:id="2003" w:author="Xin Li" w:date="2026-04-11T10:46:00Z" w16du:dateUtc="2026-04-11T02:46:00Z">
            <w:trPr>
              <w:trHeight w:val="270"/>
              <w:jc w:val="center"/>
            </w:trPr>
          </w:trPrChange>
        </w:trPr>
        <w:tc>
          <w:tcPr>
            <w:tcW w:w="2790" w:type="dxa"/>
            <w:vMerge w:val="restart"/>
            <w:tcBorders>
              <w:top w:val="nil"/>
              <w:left w:val="nil"/>
              <w:right w:val="nil"/>
            </w:tcBorders>
            <w:noWrap/>
            <w:hideMark/>
            <w:tcPrChange w:id="2004" w:author="Xin Li" w:date="2026-04-11T10:46:00Z" w16du:dateUtc="2026-04-11T02:46:00Z">
              <w:tcPr>
                <w:tcW w:w="2790" w:type="dxa"/>
                <w:vMerge w:val="restart"/>
                <w:tcBorders>
                  <w:top w:val="nil"/>
                  <w:left w:val="nil"/>
                  <w:right w:val="nil"/>
                </w:tcBorders>
                <w:noWrap/>
                <w:hideMark/>
              </w:tcPr>
            </w:tcPrChange>
          </w:tcPr>
          <w:p w14:paraId="59AD9EA1" w14:textId="77777777" w:rsidR="00BE0AC0" w:rsidRPr="0022223D" w:rsidRDefault="00BE0AC0" w:rsidP="00E16334">
            <w:pPr>
              <w:rPr>
                <w:rFonts w:eastAsia="DengXian"/>
                <w:i/>
                <w:iCs/>
                <w:sz w:val="20"/>
                <w:szCs w:val="20"/>
              </w:rPr>
            </w:pPr>
            <w:r w:rsidRPr="0022223D">
              <w:rPr>
                <w:rFonts w:eastAsia="DengXian"/>
                <w:i/>
                <w:iCs/>
                <w:sz w:val="20"/>
                <w:szCs w:val="20"/>
              </w:rPr>
              <w:t>AI</w:t>
            </w:r>
            <w:r w:rsidRPr="0022223D">
              <w:rPr>
                <w:rFonts w:eastAsia="DengXian"/>
                <w:i/>
                <w:iCs/>
                <w:sz w:val="20"/>
                <w:szCs w:val="20"/>
                <w:vertAlign w:val="subscript"/>
              </w:rPr>
              <w:t>i</w:t>
            </w:r>
          </w:p>
        </w:tc>
        <w:tc>
          <w:tcPr>
            <w:tcW w:w="1441" w:type="dxa"/>
            <w:tcBorders>
              <w:top w:val="nil"/>
              <w:left w:val="nil"/>
              <w:bottom w:val="nil"/>
              <w:right w:val="nil"/>
            </w:tcBorders>
            <w:noWrap/>
            <w:hideMark/>
            <w:tcPrChange w:id="2005" w:author="Xin Li" w:date="2026-04-11T10:46:00Z" w16du:dateUtc="2026-04-11T02:46:00Z">
              <w:tcPr>
                <w:tcW w:w="1441" w:type="dxa"/>
                <w:tcBorders>
                  <w:top w:val="nil"/>
                  <w:left w:val="nil"/>
                  <w:bottom w:val="nil"/>
                  <w:right w:val="nil"/>
                </w:tcBorders>
                <w:noWrap/>
                <w:hideMark/>
              </w:tcPr>
            </w:tcPrChange>
          </w:tcPr>
          <w:p w14:paraId="480C72EA" w14:textId="77777777" w:rsidR="00BE0AC0" w:rsidRPr="0022223D" w:rsidRDefault="00BE0AC0" w:rsidP="00E16334">
            <w:pPr>
              <w:jc w:val="center"/>
              <w:rPr>
                <w:rFonts w:eastAsia="DengXian"/>
                <w:sz w:val="20"/>
                <w:szCs w:val="20"/>
              </w:rPr>
            </w:pPr>
            <w:r w:rsidRPr="0022223D">
              <w:rPr>
                <w:rFonts w:eastAsia="DengXian"/>
                <w:sz w:val="20"/>
                <w:szCs w:val="20"/>
              </w:rPr>
              <w:t>0.030**</w:t>
            </w:r>
          </w:p>
        </w:tc>
        <w:tc>
          <w:tcPr>
            <w:tcW w:w="1425" w:type="dxa"/>
            <w:tcBorders>
              <w:top w:val="nil"/>
              <w:left w:val="nil"/>
              <w:bottom w:val="nil"/>
              <w:right w:val="nil"/>
            </w:tcBorders>
            <w:noWrap/>
            <w:hideMark/>
            <w:tcPrChange w:id="2006" w:author="Xin Li" w:date="2026-04-11T10:46:00Z" w16du:dateUtc="2026-04-11T02:46:00Z">
              <w:tcPr>
                <w:tcW w:w="1425" w:type="dxa"/>
                <w:tcBorders>
                  <w:top w:val="nil"/>
                  <w:left w:val="nil"/>
                  <w:bottom w:val="nil"/>
                  <w:right w:val="nil"/>
                </w:tcBorders>
                <w:noWrap/>
                <w:hideMark/>
              </w:tcPr>
            </w:tcPrChange>
          </w:tcPr>
          <w:p w14:paraId="20A16209" w14:textId="77777777" w:rsidR="00BE0AC0" w:rsidRPr="0022223D" w:rsidRDefault="00BE0AC0" w:rsidP="00E16334">
            <w:pPr>
              <w:jc w:val="center"/>
              <w:rPr>
                <w:rFonts w:eastAsia="DengXian"/>
                <w:sz w:val="20"/>
                <w:szCs w:val="20"/>
              </w:rPr>
            </w:pPr>
            <w:r w:rsidRPr="0022223D">
              <w:rPr>
                <w:rFonts w:eastAsia="DengXian"/>
                <w:sz w:val="20"/>
                <w:szCs w:val="20"/>
              </w:rPr>
              <w:t>0.024*</w:t>
            </w:r>
          </w:p>
        </w:tc>
        <w:tc>
          <w:tcPr>
            <w:tcW w:w="1544" w:type="dxa"/>
            <w:tcBorders>
              <w:top w:val="nil"/>
              <w:left w:val="nil"/>
              <w:bottom w:val="nil"/>
              <w:right w:val="nil"/>
            </w:tcBorders>
            <w:noWrap/>
            <w:hideMark/>
            <w:tcPrChange w:id="2007" w:author="Xin Li" w:date="2026-04-11T10:46:00Z" w16du:dateUtc="2026-04-11T02:46:00Z">
              <w:tcPr>
                <w:tcW w:w="1544" w:type="dxa"/>
                <w:tcBorders>
                  <w:top w:val="nil"/>
                  <w:left w:val="nil"/>
                  <w:bottom w:val="nil"/>
                  <w:right w:val="nil"/>
                </w:tcBorders>
                <w:noWrap/>
                <w:hideMark/>
              </w:tcPr>
            </w:tcPrChange>
          </w:tcPr>
          <w:p w14:paraId="6A3AC3BE" w14:textId="77777777" w:rsidR="00BE0AC0" w:rsidRPr="0022223D" w:rsidRDefault="00BE0AC0" w:rsidP="00E16334">
            <w:pPr>
              <w:jc w:val="center"/>
              <w:rPr>
                <w:rFonts w:eastAsia="DengXian"/>
                <w:sz w:val="20"/>
                <w:szCs w:val="20"/>
              </w:rPr>
            </w:pPr>
            <w:r w:rsidRPr="0022223D">
              <w:rPr>
                <w:rFonts w:eastAsia="DengXian"/>
                <w:sz w:val="20"/>
                <w:szCs w:val="20"/>
              </w:rPr>
              <w:t>0.016*</w:t>
            </w:r>
          </w:p>
        </w:tc>
      </w:tr>
      <w:tr w:rsidR="00BE0AC0" w:rsidRPr="0022223D" w14:paraId="27752E4F" w14:textId="77777777" w:rsidTr="00BE0AC0">
        <w:trPr>
          <w:trHeight w:val="270"/>
          <w:jc w:val="center"/>
          <w:trPrChange w:id="2008" w:author="Xin Li" w:date="2026-04-11T10:46:00Z" w16du:dateUtc="2026-04-11T02:46:00Z">
            <w:trPr>
              <w:trHeight w:val="270"/>
              <w:jc w:val="center"/>
            </w:trPr>
          </w:trPrChange>
        </w:trPr>
        <w:tc>
          <w:tcPr>
            <w:tcW w:w="2790" w:type="dxa"/>
            <w:vMerge/>
            <w:tcBorders>
              <w:left w:val="nil"/>
              <w:bottom w:val="single" w:sz="8" w:space="0" w:color="auto"/>
              <w:right w:val="nil"/>
            </w:tcBorders>
            <w:noWrap/>
            <w:hideMark/>
            <w:tcPrChange w:id="2009" w:author="Xin Li" w:date="2026-04-11T10:46:00Z" w16du:dateUtc="2026-04-11T02:46:00Z">
              <w:tcPr>
                <w:tcW w:w="2790" w:type="dxa"/>
                <w:vMerge/>
                <w:tcBorders>
                  <w:left w:val="nil"/>
                  <w:bottom w:val="single" w:sz="8" w:space="0" w:color="auto"/>
                  <w:right w:val="nil"/>
                </w:tcBorders>
                <w:noWrap/>
                <w:hideMark/>
              </w:tcPr>
            </w:tcPrChange>
          </w:tcPr>
          <w:p w14:paraId="62EF8F86" w14:textId="77777777" w:rsidR="00BE0AC0" w:rsidRPr="0022223D" w:rsidRDefault="00BE0AC0" w:rsidP="00E16334">
            <w:pPr>
              <w:rPr>
                <w:rFonts w:eastAsia="DengXian"/>
                <w:sz w:val="20"/>
                <w:szCs w:val="20"/>
              </w:rPr>
            </w:pPr>
          </w:p>
        </w:tc>
        <w:tc>
          <w:tcPr>
            <w:tcW w:w="1441" w:type="dxa"/>
            <w:tcBorders>
              <w:top w:val="nil"/>
              <w:left w:val="nil"/>
              <w:bottom w:val="single" w:sz="8" w:space="0" w:color="auto"/>
              <w:right w:val="nil"/>
            </w:tcBorders>
            <w:noWrap/>
            <w:hideMark/>
            <w:tcPrChange w:id="2010" w:author="Xin Li" w:date="2026-04-11T10:46:00Z" w16du:dateUtc="2026-04-11T02:46:00Z">
              <w:tcPr>
                <w:tcW w:w="1441" w:type="dxa"/>
                <w:tcBorders>
                  <w:top w:val="nil"/>
                  <w:left w:val="nil"/>
                  <w:bottom w:val="single" w:sz="8" w:space="0" w:color="auto"/>
                  <w:right w:val="nil"/>
                </w:tcBorders>
                <w:noWrap/>
                <w:hideMark/>
              </w:tcPr>
            </w:tcPrChange>
          </w:tcPr>
          <w:p w14:paraId="0F85BCA0" w14:textId="77777777" w:rsidR="00BE0AC0" w:rsidRPr="0022223D" w:rsidRDefault="00BE0AC0" w:rsidP="00E16334">
            <w:pPr>
              <w:jc w:val="center"/>
              <w:rPr>
                <w:rFonts w:eastAsia="DengXian"/>
                <w:sz w:val="20"/>
                <w:szCs w:val="20"/>
              </w:rPr>
            </w:pPr>
            <w:r w:rsidRPr="0022223D">
              <w:rPr>
                <w:rFonts w:eastAsia="DengXian"/>
                <w:sz w:val="20"/>
                <w:szCs w:val="20"/>
              </w:rPr>
              <w:t>(0.011)</w:t>
            </w:r>
          </w:p>
        </w:tc>
        <w:tc>
          <w:tcPr>
            <w:tcW w:w="1425" w:type="dxa"/>
            <w:tcBorders>
              <w:top w:val="nil"/>
              <w:left w:val="nil"/>
              <w:bottom w:val="single" w:sz="8" w:space="0" w:color="auto"/>
              <w:right w:val="nil"/>
            </w:tcBorders>
            <w:noWrap/>
            <w:hideMark/>
            <w:tcPrChange w:id="2011" w:author="Xin Li" w:date="2026-04-11T10:46:00Z" w16du:dateUtc="2026-04-11T02:46:00Z">
              <w:tcPr>
                <w:tcW w:w="1425" w:type="dxa"/>
                <w:tcBorders>
                  <w:top w:val="nil"/>
                  <w:left w:val="nil"/>
                  <w:bottom w:val="single" w:sz="8" w:space="0" w:color="auto"/>
                  <w:right w:val="nil"/>
                </w:tcBorders>
                <w:noWrap/>
                <w:hideMark/>
              </w:tcPr>
            </w:tcPrChange>
          </w:tcPr>
          <w:p w14:paraId="18A1FCAD" w14:textId="77777777" w:rsidR="00BE0AC0" w:rsidRPr="0022223D" w:rsidRDefault="00BE0AC0" w:rsidP="00E16334">
            <w:pPr>
              <w:jc w:val="center"/>
              <w:rPr>
                <w:rFonts w:eastAsia="DengXian"/>
                <w:sz w:val="20"/>
                <w:szCs w:val="20"/>
              </w:rPr>
            </w:pPr>
            <w:r w:rsidRPr="0022223D">
              <w:rPr>
                <w:rFonts w:eastAsia="DengXian"/>
                <w:sz w:val="20"/>
                <w:szCs w:val="20"/>
              </w:rPr>
              <w:t>(0.010)</w:t>
            </w:r>
          </w:p>
        </w:tc>
        <w:tc>
          <w:tcPr>
            <w:tcW w:w="1544" w:type="dxa"/>
            <w:tcBorders>
              <w:top w:val="nil"/>
              <w:left w:val="nil"/>
              <w:bottom w:val="single" w:sz="8" w:space="0" w:color="auto"/>
              <w:right w:val="nil"/>
            </w:tcBorders>
            <w:noWrap/>
            <w:hideMark/>
            <w:tcPrChange w:id="2012" w:author="Xin Li" w:date="2026-04-11T10:46:00Z" w16du:dateUtc="2026-04-11T02:46:00Z">
              <w:tcPr>
                <w:tcW w:w="1544" w:type="dxa"/>
                <w:tcBorders>
                  <w:top w:val="nil"/>
                  <w:left w:val="nil"/>
                  <w:bottom w:val="single" w:sz="8" w:space="0" w:color="auto"/>
                  <w:right w:val="nil"/>
                </w:tcBorders>
                <w:noWrap/>
                <w:hideMark/>
              </w:tcPr>
            </w:tcPrChange>
          </w:tcPr>
          <w:p w14:paraId="19673551" w14:textId="77777777" w:rsidR="00BE0AC0" w:rsidRPr="0022223D" w:rsidRDefault="00BE0AC0" w:rsidP="00E16334">
            <w:pPr>
              <w:jc w:val="center"/>
              <w:rPr>
                <w:rFonts w:eastAsia="DengXian"/>
                <w:sz w:val="20"/>
                <w:szCs w:val="20"/>
              </w:rPr>
            </w:pPr>
            <w:r w:rsidRPr="0022223D">
              <w:rPr>
                <w:rFonts w:eastAsia="DengXian"/>
                <w:sz w:val="20"/>
                <w:szCs w:val="20"/>
              </w:rPr>
              <w:t>(0.008)</w:t>
            </w:r>
          </w:p>
        </w:tc>
      </w:tr>
      <w:tr w:rsidR="00BE0AC0" w:rsidRPr="0022223D" w14:paraId="33473825" w14:textId="77777777" w:rsidTr="00BE0AC0">
        <w:trPr>
          <w:trHeight w:val="260"/>
          <w:jc w:val="center"/>
          <w:trPrChange w:id="2013" w:author="Xin Li" w:date="2026-04-11T10:46:00Z" w16du:dateUtc="2026-04-11T02:46:00Z">
            <w:trPr>
              <w:trHeight w:val="260"/>
              <w:jc w:val="center"/>
            </w:trPr>
          </w:trPrChange>
        </w:trPr>
        <w:tc>
          <w:tcPr>
            <w:tcW w:w="2790" w:type="dxa"/>
            <w:tcBorders>
              <w:top w:val="nil"/>
              <w:left w:val="nil"/>
              <w:bottom w:val="nil"/>
              <w:right w:val="nil"/>
            </w:tcBorders>
            <w:noWrap/>
            <w:hideMark/>
            <w:tcPrChange w:id="2014" w:author="Xin Li" w:date="2026-04-11T10:46:00Z" w16du:dateUtc="2026-04-11T02:46:00Z">
              <w:tcPr>
                <w:tcW w:w="2790" w:type="dxa"/>
                <w:tcBorders>
                  <w:top w:val="nil"/>
                  <w:left w:val="nil"/>
                  <w:bottom w:val="nil"/>
                  <w:right w:val="nil"/>
                </w:tcBorders>
                <w:noWrap/>
                <w:hideMark/>
              </w:tcPr>
            </w:tcPrChange>
          </w:tcPr>
          <w:p w14:paraId="557E43EC" w14:textId="77777777" w:rsidR="00BE0AC0" w:rsidRPr="0022223D" w:rsidRDefault="00BE0AC0" w:rsidP="00E16334">
            <w:pPr>
              <w:rPr>
                <w:rFonts w:eastAsia="DengXian"/>
                <w:sz w:val="20"/>
                <w:szCs w:val="20"/>
              </w:rPr>
            </w:pPr>
            <w:r w:rsidRPr="0022223D">
              <w:rPr>
                <w:rFonts w:eastAsia="DengXian"/>
                <w:sz w:val="20"/>
                <w:szCs w:val="20"/>
              </w:rPr>
              <w:t>question timing FE</w:t>
            </w:r>
          </w:p>
        </w:tc>
        <w:tc>
          <w:tcPr>
            <w:tcW w:w="1441" w:type="dxa"/>
            <w:tcBorders>
              <w:top w:val="nil"/>
              <w:left w:val="nil"/>
              <w:bottom w:val="nil"/>
              <w:right w:val="nil"/>
            </w:tcBorders>
            <w:noWrap/>
            <w:vAlign w:val="center"/>
            <w:hideMark/>
            <w:tcPrChange w:id="2015" w:author="Xin Li" w:date="2026-04-11T10:46:00Z" w16du:dateUtc="2026-04-11T02:46:00Z">
              <w:tcPr>
                <w:tcW w:w="1441" w:type="dxa"/>
                <w:tcBorders>
                  <w:top w:val="nil"/>
                  <w:left w:val="nil"/>
                  <w:bottom w:val="nil"/>
                  <w:right w:val="nil"/>
                </w:tcBorders>
                <w:noWrap/>
                <w:vAlign w:val="center"/>
                <w:hideMark/>
              </w:tcPr>
            </w:tcPrChange>
          </w:tcPr>
          <w:p w14:paraId="49C64E9E" w14:textId="77777777" w:rsidR="00BE0AC0" w:rsidRPr="0022223D" w:rsidRDefault="00BE0AC0" w:rsidP="00E16334">
            <w:pPr>
              <w:jc w:val="center"/>
              <w:rPr>
                <w:rFonts w:eastAsia="DengXian"/>
                <w:sz w:val="20"/>
                <w:szCs w:val="20"/>
              </w:rPr>
            </w:pPr>
            <w:r w:rsidRPr="0022223D">
              <w:rPr>
                <w:rFonts w:eastAsia="DengXian"/>
                <w:sz w:val="20"/>
                <w:szCs w:val="20"/>
              </w:rPr>
              <w:t>√</w:t>
            </w:r>
          </w:p>
        </w:tc>
        <w:tc>
          <w:tcPr>
            <w:tcW w:w="1425" w:type="dxa"/>
            <w:tcBorders>
              <w:top w:val="nil"/>
              <w:left w:val="nil"/>
              <w:bottom w:val="nil"/>
              <w:right w:val="nil"/>
            </w:tcBorders>
            <w:noWrap/>
            <w:vAlign w:val="center"/>
            <w:hideMark/>
            <w:tcPrChange w:id="2016" w:author="Xin Li" w:date="2026-04-11T10:46:00Z" w16du:dateUtc="2026-04-11T02:46:00Z">
              <w:tcPr>
                <w:tcW w:w="1425" w:type="dxa"/>
                <w:tcBorders>
                  <w:top w:val="nil"/>
                  <w:left w:val="nil"/>
                  <w:bottom w:val="nil"/>
                  <w:right w:val="nil"/>
                </w:tcBorders>
                <w:noWrap/>
                <w:vAlign w:val="center"/>
                <w:hideMark/>
              </w:tcPr>
            </w:tcPrChange>
          </w:tcPr>
          <w:p w14:paraId="57C2DF09" w14:textId="77777777" w:rsidR="00BE0AC0" w:rsidRPr="0022223D" w:rsidRDefault="00BE0AC0" w:rsidP="00E16334">
            <w:pPr>
              <w:jc w:val="center"/>
              <w:rPr>
                <w:rFonts w:eastAsia="DengXian"/>
                <w:sz w:val="20"/>
                <w:szCs w:val="20"/>
              </w:rPr>
            </w:pPr>
            <w:r w:rsidRPr="0022223D">
              <w:rPr>
                <w:rFonts w:eastAsia="DengXian"/>
                <w:sz w:val="20"/>
                <w:szCs w:val="20"/>
              </w:rPr>
              <w:t>√</w:t>
            </w:r>
          </w:p>
        </w:tc>
        <w:tc>
          <w:tcPr>
            <w:tcW w:w="1544" w:type="dxa"/>
            <w:tcBorders>
              <w:top w:val="nil"/>
              <w:left w:val="nil"/>
              <w:bottom w:val="nil"/>
              <w:right w:val="nil"/>
            </w:tcBorders>
            <w:noWrap/>
            <w:vAlign w:val="center"/>
            <w:hideMark/>
            <w:tcPrChange w:id="2017" w:author="Xin Li" w:date="2026-04-11T10:46:00Z" w16du:dateUtc="2026-04-11T02:46:00Z">
              <w:tcPr>
                <w:tcW w:w="1544" w:type="dxa"/>
                <w:tcBorders>
                  <w:top w:val="nil"/>
                  <w:left w:val="nil"/>
                  <w:bottom w:val="nil"/>
                  <w:right w:val="nil"/>
                </w:tcBorders>
                <w:noWrap/>
                <w:vAlign w:val="center"/>
                <w:hideMark/>
              </w:tcPr>
            </w:tcPrChange>
          </w:tcPr>
          <w:p w14:paraId="69F33BBA" w14:textId="77777777" w:rsidR="00BE0AC0" w:rsidRPr="0022223D" w:rsidRDefault="00BE0AC0" w:rsidP="00E16334">
            <w:pPr>
              <w:jc w:val="center"/>
              <w:rPr>
                <w:rFonts w:eastAsia="DengXian"/>
                <w:sz w:val="20"/>
                <w:szCs w:val="20"/>
              </w:rPr>
            </w:pPr>
            <w:r w:rsidRPr="0022223D">
              <w:rPr>
                <w:rFonts w:eastAsia="DengXian"/>
                <w:sz w:val="20"/>
                <w:szCs w:val="20"/>
              </w:rPr>
              <w:t>√</w:t>
            </w:r>
          </w:p>
        </w:tc>
      </w:tr>
      <w:tr w:rsidR="00BE0AC0" w:rsidRPr="0022223D" w:rsidDel="00E64154" w14:paraId="1C9ABEE0" w14:textId="78D2D896" w:rsidTr="00BE0AC0">
        <w:trPr>
          <w:trHeight w:val="260"/>
          <w:jc w:val="center"/>
          <w:del w:id="2018" w:author="Xin Li" w:date="2026-04-11T11:33:00Z"/>
          <w:trPrChange w:id="2019" w:author="Xin Li" w:date="2026-04-11T10:46:00Z" w16du:dateUtc="2026-04-11T02:46:00Z">
            <w:trPr>
              <w:trHeight w:val="260"/>
              <w:jc w:val="center"/>
            </w:trPr>
          </w:trPrChange>
        </w:trPr>
        <w:tc>
          <w:tcPr>
            <w:tcW w:w="2790" w:type="dxa"/>
            <w:tcBorders>
              <w:top w:val="nil"/>
              <w:left w:val="nil"/>
              <w:bottom w:val="nil"/>
              <w:right w:val="nil"/>
            </w:tcBorders>
            <w:noWrap/>
            <w:tcPrChange w:id="2020" w:author="Xin Li" w:date="2026-04-11T10:46:00Z" w16du:dateUtc="2026-04-11T02:46:00Z">
              <w:tcPr>
                <w:tcW w:w="2790" w:type="dxa"/>
                <w:tcBorders>
                  <w:top w:val="nil"/>
                  <w:left w:val="nil"/>
                  <w:bottom w:val="nil"/>
                  <w:right w:val="nil"/>
                </w:tcBorders>
                <w:noWrap/>
              </w:tcPr>
            </w:tcPrChange>
          </w:tcPr>
          <w:p w14:paraId="4E41BAA8" w14:textId="578ECA1D" w:rsidR="00BE0AC0" w:rsidRPr="0022223D" w:rsidDel="00E64154" w:rsidRDefault="00BE0AC0" w:rsidP="00E16334">
            <w:pPr>
              <w:rPr>
                <w:del w:id="2021" w:author="Xin Li" w:date="2026-04-11T11:33:00Z" w16du:dateUtc="2026-04-11T03:33:00Z"/>
                <w:rFonts w:eastAsia="DengXian"/>
                <w:sz w:val="20"/>
                <w:szCs w:val="20"/>
              </w:rPr>
            </w:pPr>
            <w:del w:id="2022" w:author="Xin Li" w:date="2026-04-11T11:33:00Z" w16du:dateUtc="2026-04-11T03:33:00Z">
              <w:r w:rsidRPr="0022223D" w:rsidDel="00E64154">
                <w:rPr>
                  <w:rFonts w:eastAsia="DengXian"/>
                  <w:sz w:val="20"/>
                  <w:szCs w:val="20"/>
                </w:rPr>
                <w:delText>controlling for LLM-enabled content quality ratings and length of the first answer</w:delText>
              </w:r>
            </w:del>
          </w:p>
        </w:tc>
        <w:tc>
          <w:tcPr>
            <w:tcW w:w="1441" w:type="dxa"/>
            <w:tcBorders>
              <w:top w:val="nil"/>
              <w:left w:val="nil"/>
              <w:bottom w:val="nil"/>
              <w:right w:val="nil"/>
            </w:tcBorders>
            <w:noWrap/>
            <w:vAlign w:val="center"/>
            <w:tcPrChange w:id="2023" w:author="Xin Li" w:date="2026-04-11T10:46:00Z" w16du:dateUtc="2026-04-11T02:46:00Z">
              <w:tcPr>
                <w:tcW w:w="1441" w:type="dxa"/>
                <w:tcBorders>
                  <w:top w:val="nil"/>
                  <w:left w:val="nil"/>
                  <w:bottom w:val="nil"/>
                  <w:right w:val="nil"/>
                </w:tcBorders>
                <w:noWrap/>
                <w:vAlign w:val="center"/>
              </w:tcPr>
            </w:tcPrChange>
          </w:tcPr>
          <w:p w14:paraId="283F36E9" w14:textId="1BEC9CEB" w:rsidR="00BE0AC0" w:rsidRPr="0022223D" w:rsidDel="00E64154" w:rsidRDefault="00BE0AC0" w:rsidP="00E16334">
            <w:pPr>
              <w:jc w:val="center"/>
              <w:rPr>
                <w:del w:id="2024" w:author="Xin Li" w:date="2026-04-11T11:33:00Z" w16du:dateUtc="2026-04-11T03:33:00Z"/>
                <w:rFonts w:eastAsia="DengXian"/>
                <w:sz w:val="20"/>
                <w:szCs w:val="20"/>
              </w:rPr>
            </w:pPr>
          </w:p>
        </w:tc>
        <w:tc>
          <w:tcPr>
            <w:tcW w:w="1425" w:type="dxa"/>
            <w:tcBorders>
              <w:top w:val="nil"/>
              <w:left w:val="nil"/>
              <w:bottom w:val="nil"/>
              <w:right w:val="nil"/>
            </w:tcBorders>
            <w:noWrap/>
            <w:vAlign w:val="center"/>
            <w:tcPrChange w:id="2025" w:author="Xin Li" w:date="2026-04-11T10:46:00Z" w16du:dateUtc="2026-04-11T02:46:00Z">
              <w:tcPr>
                <w:tcW w:w="1425" w:type="dxa"/>
                <w:tcBorders>
                  <w:top w:val="nil"/>
                  <w:left w:val="nil"/>
                  <w:bottom w:val="nil"/>
                  <w:right w:val="nil"/>
                </w:tcBorders>
                <w:noWrap/>
                <w:vAlign w:val="center"/>
              </w:tcPr>
            </w:tcPrChange>
          </w:tcPr>
          <w:p w14:paraId="1C2A5C91" w14:textId="5F4CA9CD" w:rsidR="00BE0AC0" w:rsidRPr="0022223D" w:rsidDel="00E64154" w:rsidRDefault="00BE0AC0" w:rsidP="00E16334">
            <w:pPr>
              <w:jc w:val="center"/>
              <w:rPr>
                <w:del w:id="2026" w:author="Xin Li" w:date="2026-04-11T11:33:00Z" w16du:dateUtc="2026-04-11T03:33:00Z"/>
                <w:rFonts w:eastAsia="DengXian"/>
                <w:sz w:val="20"/>
                <w:szCs w:val="20"/>
              </w:rPr>
            </w:pPr>
          </w:p>
        </w:tc>
        <w:tc>
          <w:tcPr>
            <w:tcW w:w="1544" w:type="dxa"/>
            <w:tcBorders>
              <w:top w:val="nil"/>
              <w:left w:val="nil"/>
              <w:bottom w:val="nil"/>
              <w:right w:val="nil"/>
            </w:tcBorders>
            <w:noWrap/>
            <w:vAlign w:val="center"/>
            <w:tcPrChange w:id="2027" w:author="Xin Li" w:date="2026-04-11T10:46:00Z" w16du:dateUtc="2026-04-11T02:46:00Z">
              <w:tcPr>
                <w:tcW w:w="1544" w:type="dxa"/>
                <w:tcBorders>
                  <w:top w:val="nil"/>
                  <w:left w:val="nil"/>
                  <w:bottom w:val="nil"/>
                  <w:right w:val="nil"/>
                </w:tcBorders>
                <w:noWrap/>
                <w:vAlign w:val="center"/>
              </w:tcPr>
            </w:tcPrChange>
          </w:tcPr>
          <w:p w14:paraId="202DEAF0" w14:textId="1B1B13C9" w:rsidR="00BE0AC0" w:rsidRPr="0022223D" w:rsidDel="00E64154" w:rsidRDefault="00BE0AC0" w:rsidP="00E16334">
            <w:pPr>
              <w:jc w:val="center"/>
              <w:rPr>
                <w:del w:id="2028" w:author="Xin Li" w:date="2026-04-11T11:33:00Z" w16du:dateUtc="2026-04-11T03:33:00Z"/>
                <w:rFonts w:eastAsia="DengXian"/>
                <w:sz w:val="20"/>
                <w:szCs w:val="20"/>
              </w:rPr>
            </w:pPr>
          </w:p>
        </w:tc>
      </w:tr>
      <w:tr w:rsidR="00BE0AC0" w:rsidRPr="0022223D" w14:paraId="3CC9F1AA" w14:textId="77777777" w:rsidTr="00BE0AC0">
        <w:trPr>
          <w:trHeight w:val="270"/>
          <w:jc w:val="center"/>
          <w:trPrChange w:id="2029" w:author="Xin Li" w:date="2026-04-11T10:46:00Z" w16du:dateUtc="2026-04-11T02:46:00Z">
            <w:trPr>
              <w:trHeight w:val="270"/>
              <w:jc w:val="center"/>
            </w:trPr>
          </w:trPrChange>
        </w:trPr>
        <w:tc>
          <w:tcPr>
            <w:tcW w:w="2790" w:type="dxa"/>
            <w:tcBorders>
              <w:top w:val="nil"/>
              <w:left w:val="nil"/>
              <w:bottom w:val="single" w:sz="8" w:space="0" w:color="auto"/>
              <w:right w:val="nil"/>
            </w:tcBorders>
            <w:noWrap/>
            <w:hideMark/>
            <w:tcPrChange w:id="2030" w:author="Xin Li" w:date="2026-04-11T10:46:00Z" w16du:dateUtc="2026-04-11T02:46:00Z">
              <w:tcPr>
                <w:tcW w:w="2790" w:type="dxa"/>
                <w:tcBorders>
                  <w:top w:val="nil"/>
                  <w:left w:val="nil"/>
                  <w:bottom w:val="single" w:sz="8" w:space="0" w:color="auto"/>
                  <w:right w:val="nil"/>
                </w:tcBorders>
                <w:noWrap/>
                <w:hideMark/>
              </w:tcPr>
            </w:tcPrChange>
          </w:tcPr>
          <w:p w14:paraId="77994800" w14:textId="77777777" w:rsidR="00BE0AC0" w:rsidRPr="0022223D" w:rsidRDefault="00BE0AC0" w:rsidP="00E16334">
            <w:pPr>
              <w:rPr>
                <w:rFonts w:eastAsia="DengXian"/>
                <w:sz w:val="20"/>
                <w:szCs w:val="20"/>
              </w:rPr>
            </w:pPr>
            <w:r w:rsidRPr="0022223D">
              <w:rPr>
                <w:rFonts w:eastAsia="DengXian"/>
                <w:sz w:val="20"/>
                <w:szCs w:val="20"/>
              </w:rPr>
              <w:t>controls</w:t>
            </w:r>
          </w:p>
        </w:tc>
        <w:tc>
          <w:tcPr>
            <w:tcW w:w="1441" w:type="dxa"/>
            <w:tcBorders>
              <w:top w:val="nil"/>
              <w:left w:val="nil"/>
              <w:bottom w:val="single" w:sz="8" w:space="0" w:color="auto"/>
              <w:right w:val="nil"/>
            </w:tcBorders>
            <w:noWrap/>
            <w:hideMark/>
            <w:tcPrChange w:id="2031" w:author="Xin Li" w:date="2026-04-11T10:46:00Z" w16du:dateUtc="2026-04-11T02:46:00Z">
              <w:tcPr>
                <w:tcW w:w="1441" w:type="dxa"/>
                <w:tcBorders>
                  <w:top w:val="nil"/>
                  <w:left w:val="nil"/>
                  <w:bottom w:val="single" w:sz="8" w:space="0" w:color="auto"/>
                  <w:right w:val="nil"/>
                </w:tcBorders>
                <w:noWrap/>
                <w:hideMark/>
              </w:tcPr>
            </w:tcPrChange>
          </w:tcPr>
          <w:p w14:paraId="5B001A27" w14:textId="77777777" w:rsidR="00BE0AC0" w:rsidRPr="0022223D" w:rsidRDefault="00BE0AC0" w:rsidP="00E16334">
            <w:pPr>
              <w:jc w:val="center"/>
              <w:rPr>
                <w:rFonts w:eastAsia="DengXian"/>
                <w:sz w:val="20"/>
                <w:szCs w:val="20"/>
              </w:rPr>
            </w:pPr>
            <w:r w:rsidRPr="0022223D">
              <w:rPr>
                <w:rFonts w:eastAsia="DengXian"/>
                <w:sz w:val="20"/>
                <w:szCs w:val="20"/>
              </w:rPr>
              <w:t>√</w:t>
            </w:r>
          </w:p>
        </w:tc>
        <w:tc>
          <w:tcPr>
            <w:tcW w:w="1425" w:type="dxa"/>
            <w:tcBorders>
              <w:top w:val="nil"/>
              <w:left w:val="nil"/>
              <w:bottom w:val="single" w:sz="8" w:space="0" w:color="auto"/>
              <w:right w:val="nil"/>
            </w:tcBorders>
            <w:noWrap/>
            <w:hideMark/>
            <w:tcPrChange w:id="2032" w:author="Xin Li" w:date="2026-04-11T10:46:00Z" w16du:dateUtc="2026-04-11T02:46:00Z">
              <w:tcPr>
                <w:tcW w:w="1425" w:type="dxa"/>
                <w:tcBorders>
                  <w:top w:val="nil"/>
                  <w:left w:val="nil"/>
                  <w:bottom w:val="single" w:sz="8" w:space="0" w:color="auto"/>
                  <w:right w:val="nil"/>
                </w:tcBorders>
                <w:noWrap/>
                <w:hideMark/>
              </w:tcPr>
            </w:tcPrChange>
          </w:tcPr>
          <w:p w14:paraId="2DF828A7" w14:textId="77777777" w:rsidR="00BE0AC0" w:rsidRPr="0022223D" w:rsidRDefault="00BE0AC0" w:rsidP="00E16334">
            <w:pPr>
              <w:jc w:val="center"/>
              <w:rPr>
                <w:rFonts w:eastAsia="DengXian"/>
                <w:sz w:val="20"/>
                <w:szCs w:val="20"/>
              </w:rPr>
            </w:pPr>
            <w:r w:rsidRPr="0022223D">
              <w:rPr>
                <w:rFonts w:eastAsia="DengXian"/>
                <w:sz w:val="20"/>
                <w:szCs w:val="20"/>
              </w:rPr>
              <w:t>√</w:t>
            </w:r>
          </w:p>
        </w:tc>
        <w:tc>
          <w:tcPr>
            <w:tcW w:w="1544" w:type="dxa"/>
            <w:tcBorders>
              <w:top w:val="nil"/>
              <w:left w:val="nil"/>
              <w:bottom w:val="single" w:sz="8" w:space="0" w:color="auto"/>
              <w:right w:val="nil"/>
            </w:tcBorders>
            <w:noWrap/>
            <w:hideMark/>
            <w:tcPrChange w:id="2033" w:author="Xin Li" w:date="2026-04-11T10:46:00Z" w16du:dateUtc="2026-04-11T02:46:00Z">
              <w:tcPr>
                <w:tcW w:w="1544" w:type="dxa"/>
                <w:tcBorders>
                  <w:top w:val="nil"/>
                  <w:left w:val="nil"/>
                  <w:bottom w:val="single" w:sz="8" w:space="0" w:color="auto"/>
                  <w:right w:val="nil"/>
                </w:tcBorders>
                <w:noWrap/>
                <w:hideMark/>
              </w:tcPr>
            </w:tcPrChange>
          </w:tcPr>
          <w:p w14:paraId="243C6A62" w14:textId="77777777" w:rsidR="00BE0AC0" w:rsidRPr="0022223D" w:rsidRDefault="00BE0AC0" w:rsidP="00E16334">
            <w:pPr>
              <w:jc w:val="center"/>
              <w:rPr>
                <w:rFonts w:eastAsia="DengXian"/>
                <w:sz w:val="20"/>
                <w:szCs w:val="20"/>
              </w:rPr>
            </w:pPr>
            <w:r w:rsidRPr="0022223D">
              <w:rPr>
                <w:rFonts w:eastAsia="DengXian"/>
                <w:sz w:val="20"/>
                <w:szCs w:val="20"/>
              </w:rPr>
              <w:t>√</w:t>
            </w:r>
          </w:p>
        </w:tc>
      </w:tr>
      <w:tr w:rsidR="00BE0AC0" w:rsidRPr="0022223D" w14:paraId="247A9F21" w14:textId="77777777" w:rsidTr="00BE0AC0">
        <w:trPr>
          <w:trHeight w:val="283"/>
          <w:jc w:val="center"/>
          <w:trPrChange w:id="2034" w:author="Xin Li" w:date="2026-04-11T10:46:00Z" w16du:dateUtc="2026-04-11T02:46:00Z">
            <w:trPr>
              <w:trHeight w:val="283"/>
              <w:jc w:val="center"/>
            </w:trPr>
          </w:trPrChange>
        </w:trPr>
        <w:tc>
          <w:tcPr>
            <w:tcW w:w="2790" w:type="dxa"/>
            <w:tcBorders>
              <w:top w:val="single" w:sz="8" w:space="0" w:color="auto"/>
              <w:left w:val="nil"/>
              <w:bottom w:val="single" w:sz="12" w:space="0" w:color="auto"/>
              <w:right w:val="nil"/>
            </w:tcBorders>
            <w:noWrap/>
            <w:hideMark/>
            <w:tcPrChange w:id="2035" w:author="Xin Li" w:date="2026-04-11T10:46:00Z" w16du:dateUtc="2026-04-11T02:46:00Z">
              <w:tcPr>
                <w:tcW w:w="2790" w:type="dxa"/>
                <w:tcBorders>
                  <w:top w:val="single" w:sz="8" w:space="0" w:color="auto"/>
                  <w:left w:val="nil"/>
                  <w:bottom w:val="single" w:sz="12" w:space="0" w:color="auto"/>
                  <w:right w:val="nil"/>
                </w:tcBorders>
                <w:noWrap/>
                <w:hideMark/>
              </w:tcPr>
            </w:tcPrChange>
          </w:tcPr>
          <w:p w14:paraId="2A48EC36" w14:textId="77777777" w:rsidR="00BE0AC0" w:rsidRPr="0022223D" w:rsidRDefault="00BE0AC0" w:rsidP="00E16334">
            <w:pPr>
              <w:rPr>
                <w:rFonts w:eastAsia="DengXian"/>
                <w:sz w:val="20"/>
                <w:szCs w:val="20"/>
              </w:rPr>
            </w:pPr>
            <w:r w:rsidRPr="0022223D">
              <w:rPr>
                <w:rFonts w:eastAsia="DengXian"/>
                <w:sz w:val="20"/>
                <w:szCs w:val="20"/>
              </w:rPr>
              <w:t>N</w:t>
            </w:r>
          </w:p>
        </w:tc>
        <w:tc>
          <w:tcPr>
            <w:tcW w:w="1441" w:type="dxa"/>
            <w:tcBorders>
              <w:top w:val="single" w:sz="8" w:space="0" w:color="auto"/>
              <w:left w:val="nil"/>
              <w:bottom w:val="single" w:sz="12" w:space="0" w:color="auto"/>
              <w:right w:val="nil"/>
            </w:tcBorders>
            <w:noWrap/>
            <w:hideMark/>
            <w:tcPrChange w:id="2036" w:author="Xin Li" w:date="2026-04-11T10:46:00Z" w16du:dateUtc="2026-04-11T02:46:00Z">
              <w:tcPr>
                <w:tcW w:w="1441" w:type="dxa"/>
                <w:tcBorders>
                  <w:top w:val="single" w:sz="8" w:space="0" w:color="auto"/>
                  <w:left w:val="nil"/>
                  <w:bottom w:val="single" w:sz="12" w:space="0" w:color="auto"/>
                  <w:right w:val="nil"/>
                </w:tcBorders>
                <w:noWrap/>
                <w:hideMark/>
              </w:tcPr>
            </w:tcPrChange>
          </w:tcPr>
          <w:p w14:paraId="6260B604" w14:textId="77777777" w:rsidR="00BE0AC0" w:rsidRPr="0022223D" w:rsidRDefault="00BE0AC0" w:rsidP="00E16334">
            <w:pPr>
              <w:jc w:val="center"/>
              <w:rPr>
                <w:rFonts w:eastAsia="DengXian"/>
                <w:sz w:val="20"/>
                <w:szCs w:val="20"/>
              </w:rPr>
            </w:pPr>
            <w:r w:rsidRPr="0022223D">
              <w:rPr>
                <w:rFonts w:eastAsia="DengXian"/>
                <w:sz w:val="20"/>
                <w:szCs w:val="20"/>
              </w:rPr>
              <w:t>4,634</w:t>
            </w:r>
          </w:p>
        </w:tc>
        <w:tc>
          <w:tcPr>
            <w:tcW w:w="1425" w:type="dxa"/>
            <w:tcBorders>
              <w:top w:val="single" w:sz="8" w:space="0" w:color="auto"/>
              <w:left w:val="nil"/>
              <w:bottom w:val="single" w:sz="12" w:space="0" w:color="auto"/>
              <w:right w:val="nil"/>
            </w:tcBorders>
            <w:noWrap/>
            <w:hideMark/>
            <w:tcPrChange w:id="2037" w:author="Xin Li" w:date="2026-04-11T10:46:00Z" w16du:dateUtc="2026-04-11T02:46:00Z">
              <w:tcPr>
                <w:tcW w:w="1425" w:type="dxa"/>
                <w:tcBorders>
                  <w:top w:val="single" w:sz="8" w:space="0" w:color="auto"/>
                  <w:left w:val="nil"/>
                  <w:bottom w:val="single" w:sz="12" w:space="0" w:color="auto"/>
                  <w:right w:val="nil"/>
                </w:tcBorders>
                <w:noWrap/>
                <w:hideMark/>
              </w:tcPr>
            </w:tcPrChange>
          </w:tcPr>
          <w:p w14:paraId="3333A0CE" w14:textId="77777777" w:rsidR="00BE0AC0" w:rsidRPr="0022223D" w:rsidRDefault="00BE0AC0" w:rsidP="00E16334">
            <w:pPr>
              <w:jc w:val="center"/>
              <w:rPr>
                <w:rFonts w:eastAsia="DengXian"/>
                <w:sz w:val="20"/>
                <w:szCs w:val="20"/>
              </w:rPr>
            </w:pPr>
            <w:r w:rsidRPr="0022223D">
              <w:rPr>
                <w:rFonts w:eastAsia="DengXian"/>
                <w:sz w:val="20"/>
                <w:szCs w:val="20"/>
              </w:rPr>
              <w:t>4,634</w:t>
            </w:r>
          </w:p>
        </w:tc>
        <w:tc>
          <w:tcPr>
            <w:tcW w:w="1544" w:type="dxa"/>
            <w:tcBorders>
              <w:top w:val="single" w:sz="8" w:space="0" w:color="auto"/>
              <w:left w:val="nil"/>
              <w:bottom w:val="single" w:sz="12" w:space="0" w:color="auto"/>
              <w:right w:val="nil"/>
            </w:tcBorders>
            <w:noWrap/>
            <w:hideMark/>
            <w:tcPrChange w:id="2038" w:author="Xin Li" w:date="2026-04-11T10:46:00Z" w16du:dateUtc="2026-04-11T02:46:00Z">
              <w:tcPr>
                <w:tcW w:w="1544" w:type="dxa"/>
                <w:tcBorders>
                  <w:top w:val="single" w:sz="8" w:space="0" w:color="auto"/>
                  <w:left w:val="nil"/>
                  <w:bottom w:val="single" w:sz="12" w:space="0" w:color="auto"/>
                  <w:right w:val="nil"/>
                </w:tcBorders>
                <w:noWrap/>
                <w:hideMark/>
              </w:tcPr>
            </w:tcPrChange>
          </w:tcPr>
          <w:p w14:paraId="5EACC125" w14:textId="77777777" w:rsidR="00BE0AC0" w:rsidRPr="0022223D" w:rsidRDefault="00BE0AC0" w:rsidP="00E16334">
            <w:pPr>
              <w:jc w:val="center"/>
              <w:rPr>
                <w:rFonts w:eastAsia="DengXian"/>
                <w:sz w:val="20"/>
                <w:szCs w:val="20"/>
              </w:rPr>
            </w:pPr>
            <w:r w:rsidRPr="0022223D">
              <w:rPr>
                <w:rFonts w:eastAsia="DengXian"/>
                <w:sz w:val="20"/>
                <w:szCs w:val="20"/>
              </w:rPr>
              <w:t>4,634</w:t>
            </w:r>
          </w:p>
        </w:tc>
      </w:tr>
    </w:tbl>
    <w:p w14:paraId="0F37840A" w14:textId="77777777" w:rsidR="00F7692C" w:rsidRPr="0022223D" w:rsidRDefault="00F7692C" w:rsidP="00F7692C">
      <w:pPr>
        <w:pStyle w:val="Notes"/>
      </w:pPr>
      <w:r w:rsidRPr="0022223D">
        <w:t>Notes: 1. ***p&lt;0.001; **p&lt;0.01; *p&lt;0.05.</w:t>
      </w:r>
      <w:r w:rsidRPr="0022223D" w:rsidDel="000C39A2">
        <w:t xml:space="preserve"> </w:t>
      </w:r>
      <w:r w:rsidRPr="0022223D">
        <w:br/>
        <w:t>2. Question timing FE indicates the date on which the question was posted.</w:t>
      </w:r>
    </w:p>
    <w:p w14:paraId="5FD13F4F" w14:textId="77777777" w:rsidR="00F7692C" w:rsidRPr="0022223D" w:rsidRDefault="00F7692C" w:rsidP="00F7692C">
      <w:pPr>
        <w:pStyle w:val="Notes"/>
      </w:pPr>
    </w:p>
    <w:p w14:paraId="4744A371" w14:textId="51E63FEC" w:rsidR="00312F42" w:rsidRPr="0022223D" w:rsidRDefault="00312F42" w:rsidP="00E93697">
      <w:pPr>
        <w:pStyle w:val="Heading2"/>
        <w:rPr>
          <w:rFonts w:eastAsiaTheme="minorEastAsia"/>
          <w:lang w:eastAsia="zh-CN"/>
        </w:rPr>
      </w:pPr>
      <w:r w:rsidRPr="0022223D">
        <w:rPr>
          <w:rFonts w:eastAsiaTheme="minorEastAsia"/>
        </w:rPr>
        <w:t>Robustness Check</w:t>
      </w:r>
      <w:r w:rsidR="00D72A16" w:rsidRPr="0022223D">
        <w:rPr>
          <w:rFonts w:eastAsiaTheme="minorEastAsia"/>
          <w:lang w:eastAsia="zh-CN"/>
        </w:rPr>
        <w:t>s</w:t>
      </w:r>
    </w:p>
    <w:p w14:paraId="107C6E85" w14:textId="3C7C8F8C" w:rsidR="00C111C5" w:rsidRPr="0022223D" w:rsidRDefault="00C111C5" w:rsidP="00C111C5">
      <w:pPr>
        <w:pStyle w:val="Heading3"/>
      </w:pPr>
      <w:r w:rsidRPr="0022223D">
        <w:t xml:space="preserve">Robustness to </w:t>
      </w:r>
      <w:r w:rsidR="00A32145" w:rsidRPr="0022223D">
        <w:t>Alternative Specifications</w:t>
      </w:r>
      <w:r w:rsidRPr="0022223D">
        <w:t xml:space="preserve"> </w:t>
      </w:r>
    </w:p>
    <w:p w14:paraId="23C56D79" w14:textId="2A4B977D" w:rsidR="00D247BD" w:rsidRPr="0022223D" w:rsidRDefault="00D247BD" w:rsidP="00A86F82">
      <w:pPr>
        <w:pStyle w:val="Paragraph0"/>
      </w:pPr>
      <w:r w:rsidRPr="0022223D">
        <w:t>Our main analysis uses log-transformed count data for the number of answers per question. Recent research has raised concerns about log-transforming non</w:t>
      </w:r>
      <w:r w:rsidR="006E793D" w:rsidRPr="0022223D">
        <w:t>-</w:t>
      </w:r>
      <w:r w:rsidRPr="0022223D">
        <w:t xml:space="preserve">negative dependent variables </w:t>
      </w:r>
      <w:r w:rsidR="005E42B4" w:rsidRPr="0022223D">
        <w:fldChar w:fldCharType="begin"/>
      </w:r>
      <w:r w:rsidR="006E796B">
        <w:instrText xml:space="preserve"> ADDIN ZOTERO_ITEM CSL_CITATION {"citationID":"d8BXs4h7","properties":{"formattedCitation":"(J. Chen &amp; Roth, 2024)","plainCitation":"(J. Chen &amp; Roth, 2024)","noteIndex":0},"citationItems":[{"id":"xILCbqsa/D52FgLuo","uris":["http://zotero.org/users/8905122/items/7G3C4EH2"],"itemData":{"id":31825,"type":"article-journal","abstract":"When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6E796B">
        <w:rPr>
          <w:rFonts w:ascii="Segoe UI Emoji" w:hAnsi="Segoe UI Emoji" w:cs="Segoe UI Emoji"/>
        </w:rPr>
        <w:instrText>📊</w:instrText>
      </w:r>
      <w:r w:rsidR="006E796B">
        <w:instrText>","call-number":"1","container-title":"The Quarterly Journal of Economics","DOI":"10.1093/qje/qjad054","ISSN":"0033-5533","issue":"2","journalAbbreviation":"Q J Econ","language":"en","note":"</w:instrText>
      </w:r>
      <w:r w:rsidR="006E796B">
        <w:rPr>
          <w:rFonts w:ascii="Segoe UI Emoji" w:hAnsi="Segoe UI Emoji" w:cs="Segoe UI Emoji"/>
        </w:rPr>
        <w:instrText>🏷️</w:instrText>
      </w:r>
      <w:r w:rsidR="006E796B">
        <w:instrText xml:space="preserve"> /unread","page":"891-936","source":"12.7 (Q1)","title":"Logs with Zeros? Some Problems and Solutions","title-short":"Logs with Zeros?","volume":"139","author":[{"family":"Chen","given":"Jiafeng"},{"family":"Roth","given":"Jonathan"}],"issued":{"date-parts":[["2024",3,30]]}}}],"schema":"https://github.com/citation-style-language/schema/raw/master/csl-citation.json"} </w:instrText>
      </w:r>
      <w:r w:rsidR="005E42B4" w:rsidRPr="0022223D">
        <w:fldChar w:fldCharType="separate"/>
      </w:r>
      <w:r w:rsidR="00FB59A6" w:rsidRPr="00FB59A6">
        <w:t>(J. Chen &amp; Roth, 2024)</w:t>
      </w:r>
      <w:r w:rsidR="005E42B4" w:rsidRPr="0022223D">
        <w:fldChar w:fldCharType="end"/>
      </w:r>
      <w:r w:rsidRPr="0022223D">
        <w:t xml:space="preserve">. We verify robustness using alternative specifications in Tables </w:t>
      </w:r>
      <w:r w:rsidR="008031CD" w:rsidRPr="0022223D">
        <w:t>4</w:t>
      </w:r>
      <w:r w:rsidRPr="0022223D">
        <w:t xml:space="preserve"> and </w:t>
      </w:r>
      <w:r w:rsidR="008031CD" w:rsidRPr="0022223D">
        <w:t>5</w:t>
      </w:r>
      <w:r w:rsidRPr="0022223D">
        <w:t>.</w:t>
      </w:r>
    </w:p>
    <w:p w14:paraId="504A6B56" w14:textId="30FB23EE" w:rsidR="00E21CD0" w:rsidRPr="0022223D" w:rsidRDefault="00D247BD" w:rsidP="00A86F82">
      <w:pPr>
        <w:pStyle w:val="Paragraph0"/>
      </w:pPr>
      <w:r w:rsidRPr="0022223D">
        <w:rPr>
          <w:b/>
          <w:bCs/>
        </w:rPr>
        <w:t>Answer Supply</w:t>
      </w:r>
      <w:r w:rsidRPr="0022223D">
        <w:t xml:space="preserve">. Table </w:t>
      </w:r>
      <w:r w:rsidR="008031CD" w:rsidRPr="0022223D">
        <w:t>4</w:t>
      </w:r>
      <w:r w:rsidRPr="0022223D">
        <w:t xml:space="preserve"> examines </w:t>
      </w:r>
      <w:r w:rsidR="00571AB9" w:rsidRPr="0022223D">
        <w:t xml:space="preserve">the </w:t>
      </w:r>
      <w:r w:rsidRPr="0022223D">
        <w:t xml:space="preserve">human answer supply across five specifications. Column 1 reproduces our preferred OLS specification for comparison. Column 2 implements a questioner random effects model, which is appropriate given </w:t>
      </w:r>
      <w:r w:rsidR="00571AB9" w:rsidRPr="0022223D">
        <w:t xml:space="preserve">that </w:t>
      </w:r>
      <w:r w:rsidRPr="0022223D">
        <w:t xml:space="preserve">our question-level </w:t>
      </w:r>
      <w:r w:rsidRPr="0022223D">
        <w:lastRenderedPageBreak/>
        <w:t>randomization ensures the error term is uncorrelated with treatment. Columns 3-5 employ models specifically designed for count data: Poisson, zero-inflated Poisson</w:t>
      </w:r>
      <w:r w:rsidR="00CE680A" w:rsidRPr="0022223D">
        <w:t xml:space="preserve"> (ZIP)</w:t>
      </w:r>
      <w:r w:rsidRPr="0022223D">
        <w:t xml:space="preserve">, and zero-inflated </w:t>
      </w:r>
      <w:r w:rsidR="00571AB9" w:rsidRPr="0022223D">
        <w:t>n</w:t>
      </w:r>
      <w:r w:rsidRPr="0022223D">
        <w:t xml:space="preserve">egative </w:t>
      </w:r>
      <w:r w:rsidR="00571AB9" w:rsidRPr="0022223D">
        <w:t>b</w:t>
      </w:r>
      <w:r w:rsidRPr="0022223D">
        <w:t>inomial</w:t>
      </w:r>
      <w:r w:rsidR="00CE680A" w:rsidRPr="0022223D">
        <w:t xml:space="preserve"> (ZINB)</w:t>
      </w:r>
      <w:r w:rsidRPr="0022223D">
        <w:t>. The coefficient o</w:t>
      </w:r>
      <w:r w:rsidR="00571AB9" w:rsidRPr="0022223D">
        <w:t>f</w:t>
      </w:r>
      <w:r w:rsidRPr="0022223D">
        <w:t xml:space="preserve"> AI remains negative and highly significant across all specifications.</w:t>
      </w:r>
    </w:p>
    <w:p w14:paraId="75CA3F5B" w14:textId="2FB7440E" w:rsidR="005D0D86" w:rsidRPr="0022223D" w:rsidRDefault="00B04148" w:rsidP="00B04148">
      <w:pPr>
        <w:pStyle w:val="TableFiguretitle"/>
      </w:pPr>
      <w:bookmarkStart w:id="2039" w:name="_Ref210225085"/>
      <w:r w:rsidRPr="0022223D">
        <w:t xml:space="preserve">Table </w:t>
      </w:r>
      <w:fldSimple w:instr=" SEQ Table \* ARABIC ">
        <w:r w:rsidR="008031CD" w:rsidRPr="0022223D">
          <w:t>4</w:t>
        </w:r>
      </w:fldSimple>
      <w:bookmarkEnd w:id="2039"/>
      <w:r w:rsidRPr="0022223D">
        <w:t xml:space="preserve">. </w:t>
      </w:r>
      <w:r w:rsidR="005D0D86" w:rsidRPr="0022223D">
        <w:t xml:space="preserve">Robustness </w:t>
      </w:r>
      <w:r w:rsidR="008D5093" w:rsidRPr="0022223D">
        <w:t>c</w:t>
      </w:r>
      <w:r w:rsidR="005D0D86" w:rsidRPr="0022223D">
        <w:t xml:space="preserve">hecks: </w:t>
      </w:r>
      <w:r w:rsidR="008D5093" w:rsidRPr="0022223D">
        <w:t>a</w:t>
      </w:r>
      <w:r w:rsidR="005D0D86" w:rsidRPr="0022223D">
        <w:t xml:space="preserve">lternative </w:t>
      </w:r>
      <w:r w:rsidR="008D5093" w:rsidRPr="0022223D">
        <w:t>m</w:t>
      </w:r>
      <w:r w:rsidR="005D0D86" w:rsidRPr="0022223D">
        <w:t xml:space="preserve">odel </w:t>
      </w:r>
      <w:r w:rsidR="008D5093" w:rsidRPr="0022223D">
        <w:t>s</w:t>
      </w:r>
      <w:r w:rsidR="005D0D86" w:rsidRPr="0022223D">
        <w:t xml:space="preserve">pecifications for </w:t>
      </w:r>
      <w:r w:rsidR="008D5093" w:rsidRPr="0022223D">
        <w:t>h</w:t>
      </w:r>
      <w:r w:rsidR="005D0D86" w:rsidRPr="0022223D">
        <w:t xml:space="preserve">uman </w:t>
      </w:r>
      <w:r w:rsidR="008D5093" w:rsidRPr="0022223D">
        <w:t>a</w:t>
      </w:r>
      <w:r w:rsidR="005D0D86" w:rsidRPr="0022223D">
        <w:t xml:space="preserve">nswer </w:t>
      </w:r>
      <w:r w:rsidR="008D5093" w:rsidRPr="0022223D">
        <w:t>s</w:t>
      </w:r>
      <w:r w:rsidR="005D0D86" w:rsidRPr="0022223D">
        <w:t>upply</w:t>
      </w:r>
    </w:p>
    <w:tbl>
      <w:tblPr>
        <w:tblW w:w="5000" w:type="pct"/>
        <w:jc w:val="center"/>
        <w:tblLayout w:type="fixed"/>
        <w:tblLook w:val="04A0" w:firstRow="1" w:lastRow="0" w:firstColumn="1" w:lastColumn="0" w:noHBand="0" w:noVBand="1"/>
      </w:tblPr>
      <w:tblGrid>
        <w:gridCol w:w="2250"/>
        <w:gridCol w:w="1800"/>
        <w:gridCol w:w="1989"/>
        <w:gridCol w:w="1107"/>
        <w:gridCol w:w="1107"/>
        <w:gridCol w:w="1107"/>
      </w:tblGrid>
      <w:tr w:rsidR="00736BA6" w:rsidRPr="0022223D" w14:paraId="1C52B622" w14:textId="77777777" w:rsidTr="00A86F82">
        <w:trPr>
          <w:trHeight w:val="260"/>
          <w:jc w:val="center"/>
        </w:trPr>
        <w:tc>
          <w:tcPr>
            <w:tcW w:w="2250" w:type="dxa"/>
            <w:vMerge w:val="restart"/>
            <w:tcBorders>
              <w:top w:val="single" w:sz="4" w:space="0" w:color="auto"/>
              <w:left w:val="nil"/>
              <w:bottom w:val="nil"/>
              <w:right w:val="nil"/>
            </w:tcBorders>
            <w:noWrap/>
            <w:hideMark/>
          </w:tcPr>
          <w:p w14:paraId="7F1162F2" w14:textId="77777777" w:rsidR="00736BA6" w:rsidRPr="0022223D" w:rsidRDefault="00736BA6">
            <w:pPr>
              <w:jc w:val="center"/>
              <w:rPr>
                <w:color w:val="000000"/>
                <w:sz w:val="20"/>
                <w:szCs w:val="20"/>
              </w:rPr>
            </w:pPr>
            <w:r w:rsidRPr="0022223D">
              <w:rPr>
                <w:color w:val="000000"/>
                <w:sz w:val="20"/>
                <w:szCs w:val="20"/>
              </w:rPr>
              <w:t> </w:t>
            </w:r>
          </w:p>
        </w:tc>
        <w:tc>
          <w:tcPr>
            <w:tcW w:w="3789" w:type="dxa"/>
            <w:gridSpan w:val="2"/>
            <w:tcBorders>
              <w:top w:val="single" w:sz="4" w:space="0" w:color="auto"/>
              <w:left w:val="nil"/>
              <w:bottom w:val="nil"/>
              <w:right w:val="nil"/>
            </w:tcBorders>
            <w:noWrap/>
            <w:hideMark/>
          </w:tcPr>
          <w:p w14:paraId="590DDE44" w14:textId="77777777" w:rsidR="00736BA6" w:rsidRPr="0022223D" w:rsidRDefault="00736BA6">
            <w:pPr>
              <w:jc w:val="center"/>
              <w:rPr>
                <w:color w:val="000000"/>
                <w:sz w:val="20"/>
                <w:szCs w:val="20"/>
              </w:rPr>
            </w:pPr>
            <w:r w:rsidRPr="0022223D">
              <w:rPr>
                <w:color w:val="000000"/>
                <w:sz w:val="20"/>
                <w:szCs w:val="20"/>
              </w:rPr>
              <w:t>OLS</w:t>
            </w:r>
          </w:p>
        </w:tc>
        <w:tc>
          <w:tcPr>
            <w:tcW w:w="1107" w:type="dxa"/>
            <w:tcBorders>
              <w:top w:val="single" w:sz="4" w:space="0" w:color="auto"/>
              <w:left w:val="nil"/>
              <w:bottom w:val="nil"/>
              <w:right w:val="nil"/>
            </w:tcBorders>
            <w:noWrap/>
            <w:hideMark/>
          </w:tcPr>
          <w:p w14:paraId="0414B664" w14:textId="77777777" w:rsidR="00736BA6" w:rsidRPr="0022223D" w:rsidRDefault="00736BA6">
            <w:pPr>
              <w:jc w:val="center"/>
              <w:rPr>
                <w:color w:val="000000"/>
                <w:sz w:val="20"/>
                <w:szCs w:val="20"/>
              </w:rPr>
            </w:pPr>
            <w:r w:rsidRPr="0022223D">
              <w:rPr>
                <w:color w:val="000000"/>
                <w:sz w:val="20"/>
                <w:szCs w:val="20"/>
              </w:rPr>
              <w:t>Poisson</w:t>
            </w:r>
          </w:p>
        </w:tc>
        <w:tc>
          <w:tcPr>
            <w:tcW w:w="1107" w:type="dxa"/>
            <w:tcBorders>
              <w:top w:val="single" w:sz="4" w:space="0" w:color="auto"/>
              <w:left w:val="nil"/>
              <w:bottom w:val="nil"/>
              <w:right w:val="nil"/>
            </w:tcBorders>
            <w:noWrap/>
            <w:hideMark/>
          </w:tcPr>
          <w:p w14:paraId="29A5CC15" w14:textId="77777777" w:rsidR="00736BA6" w:rsidRPr="0022223D" w:rsidRDefault="00736BA6">
            <w:pPr>
              <w:jc w:val="center"/>
              <w:rPr>
                <w:color w:val="000000"/>
                <w:sz w:val="20"/>
                <w:szCs w:val="20"/>
              </w:rPr>
            </w:pPr>
            <w:r w:rsidRPr="0022223D">
              <w:rPr>
                <w:color w:val="000000"/>
                <w:sz w:val="20"/>
                <w:szCs w:val="20"/>
              </w:rPr>
              <w:t>ZIP</w:t>
            </w:r>
          </w:p>
        </w:tc>
        <w:tc>
          <w:tcPr>
            <w:tcW w:w="1107" w:type="dxa"/>
            <w:tcBorders>
              <w:top w:val="single" w:sz="4" w:space="0" w:color="auto"/>
              <w:left w:val="nil"/>
              <w:bottom w:val="nil"/>
              <w:right w:val="nil"/>
            </w:tcBorders>
            <w:noWrap/>
            <w:hideMark/>
          </w:tcPr>
          <w:p w14:paraId="58930C7B" w14:textId="77777777" w:rsidR="00736BA6" w:rsidRPr="0022223D" w:rsidRDefault="00736BA6">
            <w:pPr>
              <w:jc w:val="center"/>
              <w:rPr>
                <w:color w:val="000000"/>
                <w:sz w:val="20"/>
                <w:szCs w:val="20"/>
              </w:rPr>
            </w:pPr>
            <w:r w:rsidRPr="0022223D">
              <w:rPr>
                <w:color w:val="000000"/>
                <w:sz w:val="20"/>
                <w:szCs w:val="20"/>
              </w:rPr>
              <w:t>ZINB</w:t>
            </w:r>
          </w:p>
        </w:tc>
      </w:tr>
      <w:tr w:rsidR="00736BA6" w:rsidRPr="0022223D" w14:paraId="4DE3A333" w14:textId="77777777" w:rsidTr="00A86F82">
        <w:trPr>
          <w:trHeight w:val="260"/>
          <w:jc w:val="center"/>
        </w:trPr>
        <w:tc>
          <w:tcPr>
            <w:tcW w:w="2250" w:type="dxa"/>
            <w:vMerge/>
            <w:tcBorders>
              <w:top w:val="single" w:sz="4" w:space="0" w:color="auto"/>
              <w:left w:val="nil"/>
              <w:bottom w:val="nil"/>
              <w:right w:val="nil"/>
            </w:tcBorders>
            <w:hideMark/>
          </w:tcPr>
          <w:p w14:paraId="2C21FBF6" w14:textId="77777777" w:rsidR="00736BA6" w:rsidRPr="0022223D" w:rsidRDefault="00736BA6">
            <w:pPr>
              <w:rPr>
                <w:color w:val="000000"/>
                <w:sz w:val="20"/>
                <w:szCs w:val="20"/>
              </w:rPr>
            </w:pPr>
          </w:p>
        </w:tc>
        <w:tc>
          <w:tcPr>
            <w:tcW w:w="1800" w:type="dxa"/>
            <w:tcBorders>
              <w:top w:val="nil"/>
              <w:left w:val="nil"/>
              <w:right w:val="nil"/>
            </w:tcBorders>
            <w:noWrap/>
            <w:hideMark/>
          </w:tcPr>
          <w:p w14:paraId="2ECBDC64" w14:textId="77777777" w:rsidR="00736BA6" w:rsidRPr="0022223D" w:rsidRDefault="00736BA6">
            <w:pPr>
              <w:jc w:val="center"/>
              <w:rPr>
                <w:sz w:val="20"/>
                <w:szCs w:val="20"/>
              </w:rPr>
            </w:pPr>
            <w:r w:rsidRPr="0022223D">
              <w:rPr>
                <w:sz w:val="20"/>
                <w:szCs w:val="20"/>
              </w:rPr>
              <w:t>(1)</w:t>
            </w:r>
          </w:p>
        </w:tc>
        <w:tc>
          <w:tcPr>
            <w:tcW w:w="1989" w:type="dxa"/>
            <w:tcBorders>
              <w:top w:val="nil"/>
              <w:left w:val="nil"/>
              <w:right w:val="nil"/>
            </w:tcBorders>
            <w:noWrap/>
            <w:hideMark/>
          </w:tcPr>
          <w:p w14:paraId="5DD2C1DE" w14:textId="77777777" w:rsidR="00736BA6" w:rsidRPr="0022223D" w:rsidRDefault="00736BA6">
            <w:pPr>
              <w:jc w:val="center"/>
              <w:rPr>
                <w:sz w:val="20"/>
                <w:szCs w:val="20"/>
              </w:rPr>
            </w:pPr>
            <w:r w:rsidRPr="0022223D">
              <w:rPr>
                <w:sz w:val="20"/>
                <w:szCs w:val="20"/>
              </w:rPr>
              <w:t>(2)</w:t>
            </w:r>
          </w:p>
        </w:tc>
        <w:tc>
          <w:tcPr>
            <w:tcW w:w="1107" w:type="dxa"/>
            <w:tcBorders>
              <w:top w:val="nil"/>
              <w:left w:val="nil"/>
              <w:right w:val="nil"/>
            </w:tcBorders>
            <w:noWrap/>
            <w:hideMark/>
          </w:tcPr>
          <w:p w14:paraId="79643DCF" w14:textId="77777777" w:rsidR="00736BA6" w:rsidRPr="0022223D" w:rsidRDefault="00736BA6">
            <w:pPr>
              <w:jc w:val="center"/>
              <w:rPr>
                <w:sz w:val="20"/>
                <w:szCs w:val="20"/>
              </w:rPr>
            </w:pPr>
            <w:r w:rsidRPr="0022223D">
              <w:rPr>
                <w:sz w:val="20"/>
                <w:szCs w:val="20"/>
              </w:rPr>
              <w:t>(3)</w:t>
            </w:r>
          </w:p>
        </w:tc>
        <w:tc>
          <w:tcPr>
            <w:tcW w:w="1107" w:type="dxa"/>
            <w:tcBorders>
              <w:top w:val="nil"/>
              <w:left w:val="nil"/>
              <w:right w:val="nil"/>
            </w:tcBorders>
            <w:noWrap/>
            <w:hideMark/>
          </w:tcPr>
          <w:p w14:paraId="15A41813" w14:textId="77777777" w:rsidR="00736BA6" w:rsidRPr="0022223D" w:rsidRDefault="00736BA6">
            <w:pPr>
              <w:jc w:val="center"/>
              <w:rPr>
                <w:sz w:val="20"/>
                <w:szCs w:val="20"/>
              </w:rPr>
            </w:pPr>
            <w:r w:rsidRPr="0022223D">
              <w:rPr>
                <w:sz w:val="20"/>
                <w:szCs w:val="20"/>
              </w:rPr>
              <w:t>(4)</w:t>
            </w:r>
          </w:p>
        </w:tc>
        <w:tc>
          <w:tcPr>
            <w:tcW w:w="1107" w:type="dxa"/>
            <w:tcBorders>
              <w:top w:val="nil"/>
              <w:left w:val="nil"/>
              <w:right w:val="nil"/>
            </w:tcBorders>
            <w:noWrap/>
            <w:hideMark/>
          </w:tcPr>
          <w:p w14:paraId="533C5DB4" w14:textId="77777777" w:rsidR="00736BA6" w:rsidRPr="0022223D" w:rsidRDefault="00736BA6">
            <w:pPr>
              <w:jc w:val="center"/>
              <w:rPr>
                <w:sz w:val="20"/>
                <w:szCs w:val="20"/>
              </w:rPr>
            </w:pPr>
            <w:r w:rsidRPr="0022223D">
              <w:rPr>
                <w:sz w:val="20"/>
                <w:szCs w:val="20"/>
              </w:rPr>
              <w:t>(5)</w:t>
            </w:r>
          </w:p>
        </w:tc>
      </w:tr>
      <w:tr w:rsidR="00736BA6" w:rsidRPr="0022223D" w14:paraId="6050D52E" w14:textId="77777777" w:rsidTr="00A86F82">
        <w:trPr>
          <w:trHeight w:val="260"/>
          <w:jc w:val="center"/>
        </w:trPr>
        <w:tc>
          <w:tcPr>
            <w:tcW w:w="2250" w:type="dxa"/>
            <w:vMerge/>
            <w:tcBorders>
              <w:top w:val="single" w:sz="4" w:space="0" w:color="auto"/>
              <w:left w:val="nil"/>
              <w:right w:val="nil"/>
            </w:tcBorders>
            <w:hideMark/>
          </w:tcPr>
          <w:p w14:paraId="30F8A914" w14:textId="77777777" w:rsidR="00736BA6" w:rsidRPr="0022223D" w:rsidRDefault="00736BA6">
            <w:pPr>
              <w:rPr>
                <w:color w:val="000000"/>
                <w:sz w:val="20"/>
                <w:szCs w:val="20"/>
              </w:rPr>
            </w:pPr>
          </w:p>
        </w:tc>
        <w:tc>
          <w:tcPr>
            <w:tcW w:w="3789" w:type="dxa"/>
            <w:gridSpan w:val="2"/>
            <w:tcBorders>
              <w:top w:val="nil"/>
              <w:left w:val="nil"/>
              <w:bottom w:val="single" w:sz="4" w:space="0" w:color="auto"/>
              <w:right w:val="nil"/>
            </w:tcBorders>
            <w:noWrap/>
            <w:hideMark/>
          </w:tcPr>
          <w:p w14:paraId="4E7B3E07" w14:textId="2D9E28CB" w:rsidR="00736BA6" w:rsidRPr="0022223D" w:rsidRDefault="00736BA6">
            <w:pPr>
              <w:jc w:val="center"/>
              <w:rPr>
                <w:color w:val="000000"/>
                <w:sz w:val="20"/>
                <w:szCs w:val="20"/>
              </w:rPr>
            </w:pPr>
            <w:r w:rsidRPr="0022223D">
              <w:rPr>
                <w:color w:val="000000"/>
                <w:sz w:val="20"/>
                <w:szCs w:val="20"/>
              </w:rPr>
              <w:t xml:space="preserve">DV: log </w:t>
            </w:r>
            <w:r w:rsidR="00571AB9" w:rsidRPr="0022223D">
              <w:rPr>
                <w:color w:val="000000"/>
                <w:sz w:val="20"/>
                <w:szCs w:val="20"/>
              </w:rPr>
              <w:t xml:space="preserve">of </w:t>
            </w:r>
            <w:r w:rsidRPr="0022223D">
              <w:rPr>
                <w:color w:val="000000"/>
                <w:sz w:val="20"/>
                <w:szCs w:val="20"/>
              </w:rPr>
              <w:t>the number of human answers provided within 7 days (</w:t>
            </w:r>
            <w:r w:rsidRPr="0022223D">
              <w:rPr>
                <w:i/>
                <w:iCs/>
                <w:color w:val="000000"/>
                <w:sz w:val="20"/>
                <w:szCs w:val="20"/>
              </w:rPr>
              <w:t>answerNum</w:t>
            </w:r>
            <w:r w:rsidRPr="0022223D">
              <w:rPr>
                <w:i/>
                <w:iCs/>
                <w:color w:val="000000"/>
                <w:sz w:val="20"/>
                <w:szCs w:val="20"/>
                <w:vertAlign w:val="subscript"/>
              </w:rPr>
              <w:t>i</w:t>
            </w:r>
            <w:r w:rsidRPr="0022223D">
              <w:rPr>
                <w:color w:val="000000"/>
                <w:sz w:val="20"/>
                <w:szCs w:val="20"/>
              </w:rPr>
              <w:t>)</w:t>
            </w:r>
          </w:p>
        </w:tc>
        <w:tc>
          <w:tcPr>
            <w:tcW w:w="3321" w:type="dxa"/>
            <w:gridSpan w:val="3"/>
            <w:tcBorders>
              <w:top w:val="nil"/>
              <w:left w:val="nil"/>
              <w:bottom w:val="single" w:sz="4" w:space="0" w:color="auto"/>
              <w:right w:val="nil"/>
            </w:tcBorders>
            <w:noWrap/>
            <w:hideMark/>
          </w:tcPr>
          <w:p w14:paraId="6907839C" w14:textId="278FCA97" w:rsidR="00736BA6" w:rsidRPr="0022223D" w:rsidRDefault="00736BA6">
            <w:pPr>
              <w:jc w:val="center"/>
              <w:rPr>
                <w:color w:val="000000"/>
                <w:sz w:val="20"/>
                <w:szCs w:val="20"/>
              </w:rPr>
            </w:pPr>
            <w:r w:rsidRPr="0022223D">
              <w:rPr>
                <w:color w:val="000000"/>
                <w:sz w:val="20"/>
                <w:szCs w:val="20"/>
              </w:rPr>
              <w:t>DV: the number of human answers provided within 7 days</w:t>
            </w:r>
          </w:p>
        </w:tc>
      </w:tr>
      <w:tr w:rsidR="00736BA6" w:rsidRPr="0022223D" w14:paraId="4BB8E362" w14:textId="77777777" w:rsidTr="00A86F82">
        <w:trPr>
          <w:trHeight w:val="260"/>
          <w:jc w:val="center"/>
        </w:trPr>
        <w:tc>
          <w:tcPr>
            <w:tcW w:w="2250" w:type="dxa"/>
            <w:vMerge w:val="restart"/>
            <w:tcBorders>
              <w:top w:val="nil"/>
              <w:left w:val="nil"/>
              <w:bottom w:val="single" w:sz="4" w:space="0" w:color="000000"/>
              <w:right w:val="nil"/>
            </w:tcBorders>
            <w:noWrap/>
            <w:hideMark/>
          </w:tcPr>
          <w:p w14:paraId="180F39ED" w14:textId="77777777" w:rsidR="00736BA6" w:rsidRPr="0022223D" w:rsidRDefault="00736BA6">
            <w:pPr>
              <w:rPr>
                <w:i/>
                <w:iCs/>
                <w:sz w:val="20"/>
                <w:szCs w:val="20"/>
              </w:rPr>
            </w:pPr>
            <w:r w:rsidRPr="0022223D">
              <w:rPr>
                <w:i/>
                <w:iCs/>
                <w:sz w:val="20"/>
                <w:szCs w:val="20"/>
              </w:rPr>
              <w:t>AI</w:t>
            </w:r>
            <w:r w:rsidRPr="0022223D">
              <w:rPr>
                <w:i/>
                <w:iCs/>
                <w:sz w:val="20"/>
                <w:szCs w:val="20"/>
                <w:vertAlign w:val="subscript"/>
              </w:rPr>
              <w:t>i</w:t>
            </w:r>
          </w:p>
        </w:tc>
        <w:tc>
          <w:tcPr>
            <w:tcW w:w="1800" w:type="dxa"/>
            <w:tcBorders>
              <w:top w:val="single" w:sz="4" w:space="0" w:color="auto"/>
              <w:left w:val="nil"/>
              <w:right w:val="nil"/>
            </w:tcBorders>
            <w:noWrap/>
            <w:hideMark/>
          </w:tcPr>
          <w:p w14:paraId="1B2E0860" w14:textId="77777777" w:rsidR="00736BA6" w:rsidRPr="0022223D" w:rsidRDefault="00736BA6">
            <w:pPr>
              <w:jc w:val="center"/>
              <w:rPr>
                <w:color w:val="000000"/>
                <w:sz w:val="20"/>
                <w:szCs w:val="20"/>
              </w:rPr>
            </w:pPr>
            <w:r w:rsidRPr="0022223D">
              <w:rPr>
                <w:color w:val="000000"/>
                <w:sz w:val="20"/>
                <w:szCs w:val="20"/>
              </w:rPr>
              <w:t>-0.046 ***</w:t>
            </w:r>
          </w:p>
        </w:tc>
        <w:tc>
          <w:tcPr>
            <w:tcW w:w="1989" w:type="dxa"/>
            <w:tcBorders>
              <w:top w:val="single" w:sz="4" w:space="0" w:color="auto"/>
              <w:left w:val="nil"/>
              <w:right w:val="nil"/>
            </w:tcBorders>
            <w:noWrap/>
            <w:hideMark/>
          </w:tcPr>
          <w:p w14:paraId="50040518" w14:textId="77777777" w:rsidR="00736BA6" w:rsidRPr="0022223D" w:rsidRDefault="00736BA6">
            <w:pPr>
              <w:jc w:val="center"/>
              <w:rPr>
                <w:color w:val="000000"/>
                <w:sz w:val="20"/>
                <w:szCs w:val="20"/>
              </w:rPr>
            </w:pPr>
            <w:r w:rsidRPr="0022223D">
              <w:rPr>
                <w:color w:val="000000"/>
                <w:sz w:val="20"/>
                <w:szCs w:val="20"/>
              </w:rPr>
              <w:t>-0.042 ***</w:t>
            </w:r>
          </w:p>
        </w:tc>
        <w:tc>
          <w:tcPr>
            <w:tcW w:w="1107" w:type="dxa"/>
            <w:tcBorders>
              <w:top w:val="single" w:sz="4" w:space="0" w:color="auto"/>
              <w:left w:val="nil"/>
              <w:right w:val="nil"/>
            </w:tcBorders>
            <w:noWrap/>
            <w:hideMark/>
          </w:tcPr>
          <w:p w14:paraId="454448BA" w14:textId="77777777" w:rsidR="00736BA6" w:rsidRPr="0022223D" w:rsidRDefault="00736BA6">
            <w:pPr>
              <w:jc w:val="center"/>
              <w:rPr>
                <w:color w:val="000000"/>
                <w:sz w:val="20"/>
                <w:szCs w:val="20"/>
              </w:rPr>
            </w:pPr>
            <w:r w:rsidRPr="0022223D">
              <w:rPr>
                <w:color w:val="000000"/>
                <w:sz w:val="20"/>
                <w:szCs w:val="20"/>
              </w:rPr>
              <w:t>-0.121 ***</w:t>
            </w:r>
          </w:p>
        </w:tc>
        <w:tc>
          <w:tcPr>
            <w:tcW w:w="1107" w:type="dxa"/>
            <w:tcBorders>
              <w:top w:val="single" w:sz="4" w:space="0" w:color="auto"/>
              <w:left w:val="nil"/>
              <w:right w:val="nil"/>
            </w:tcBorders>
            <w:noWrap/>
            <w:hideMark/>
          </w:tcPr>
          <w:p w14:paraId="67A6EDB2" w14:textId="77777777" w:rsidR="00736BA6" w:rsidRPr="0022223D" w:rsidRDefault="00736BA6">
            <w:pPr>
              <w:jc w:val="center"/>
              <w:rPr>
                <w:color w:val="000000"/>
                <w:sz w:val="20"/>
                <w:szCs w:val="20"/>
              </w:rPr>
            </w:pPr>
            <w:r w:rsidRPr="0022223D">
              <w:rPr>
                <w:color w:val="000000"/>
                <w:sz w:val="20"/>
                <w:szCs w:val="20"/>
              </w:rPr>
              <w:t>-0.121 ***</w:t>
            </w:r>
          </w:p>
        </w:tc>
        <w:tc>
          <w:tcPr>
            <w:tcW w:w="1107" w:type="dxa"/>
            <w:tcBorders>
              <w:top w:val="single" w:sz="4" w:space="0" w:color="auto"/>
              <w:left w:val="nil"/>
              <w:right w:val="nil"/>
            </w:tcBorders>
            <w:noWrap/>
            <w:hideMark/>
          </w:tcPr>
          <w:p w14:paraId="09F9B59C" w14:textId="77777777" w:rsidR="00736BA6" w:rsidRPr="0022223D" w:rsidRDefault="00736BA6">
            <w:pPr>
              <w:jc w:val="center"/>
              <w:rPr>
                <w:color w:val="000000"/>
                <w:sz w:val="20"/>
                <w:szCs w:val="20"/>
              </w:rPr>
            </w:pPr>
            <w:r w:rsidRPr="0022223D">
              <w:rPr>
                <w:color w:val="000000"/>
                <w:sz w:val="20"/>
                <w:szCs w:val="20"/>
              </w:rPr>
              <w:t>-0.121 ***</w:t>
            </w:r>
          </w:p>
        </w:tc>
      </w:tr>
      <w:tr w:rsidR="00E21CD0" w:rsidRPr="0022223D" w14:paraId="27D7BF03" w14:textId="77777777" w:rsidTr="00E21CD0">
        <w:trPr>
          <w:trHeight w:val="305"/>
          <w:jc w:val="center"/>
        </w:trPr>
        <w:tc>
          <w:tcPr>
            <w:tcW w:w="2250" w:type="dxa"/>
            <w:vMerge/>
            <w:tcBorders>
              <w:top w:val="nil"/>
              <w:left w:val="nil"/>
              <w:right w:val="nil"/>
            </w:tcBorders>
            <w:hideMark/>
          </w:tcPr>
          <w:p w14:paraId="0EF80BE8" w14:textId="77777777" w:rsidR="00736BA6" w:rsidRPr="0022223D" w:rsidRDefault="00736BA6">
            <w:pPr>
              <w:rPr>
                <w:sz w:val="20"/>
                <w:szCs w:val="20"/>
              </w:rPr>
            </w:pPr>
          </w:p>
        </w:tc>
        <w:tc>
          <w:tcPr>
            <w:tcW w:w="1800" w:type="dxa"/>
            <w:tcBorders>
              <w:top w:val="nil"/>
              <w:left w:val="nil"/>
              <w:right w:val="nil"/>
            </w:tcBorders>
            <w:noWrap/>
            <w:hideMark/>
          </w:tcPr>
          <w:p w14:paraId="5CED8CEF" w14:textId="77777777" w:rsidR="00736BA6" w:rsidRPr="0022223D" w:rsidRDefault="00736BA6">
            <w:pPr>
              <w:jc w:val="center"/>
              <w:rPr>
                <w:color w:val="000000"/>
                <w:sz w:val="20"/>
                <w:szCs w:val="20"/>
              </w:rPr>
            </w:pPr>
            <w:r w:rsidRPr="0022223D">
              <w:rPr>
                <w:color w:val="000000"/>
                <w:sz w:val="20"/>
                <w:szCs w:val="20"/>
              </w:rPr>
              <w:t>(0.011)</w:t>
            </w:r>
          </w:p>
        </w:tc>
        <w:tc>
          <w:tcPr>
            <w:tcW w:w="1989" w:type="dxa"/>
            <w:tcBorders>
              <w:top w:val="nil"/>
              <w:left w:val="nil"/>
              <w:right w:val="nil"/>
            </w:tcBorders>
            <w:noWrap/>
            <w:hideMark/>
          </w:tcPr>
          <w:p w14:paraId="20449BDF" w14:textId="77777777" w:rsidR="00736BA6" w:rsidRPr="0022223D" w:rsidRDefault="00736BA6">
            <w:pPr>
              <w:jc w:val="center"/>
              <w:rPr>
                <w:color w:val="000000"/>
                <w:sz w:val="20"/>
                <w:szCs w:val="20"/>
              </w:rPr>
            </w:pPr>
            <w:r w:rsidRPr="0022223D">
              <w:rPr>
                <w:color w:val="000000"/>
                <w:sz w:val="20"/>
                <w:szCs w:val="20"/>
              </w:rPr>
              <w:t>(0.010)</w:t>
            </w:r>
          </w:p>
        </w:tc>
        <w:tc>
          <w:tcPr>
            <w:tcW w:w="1107" w:type="dxa"/>
            <w:tcBorders>
              <w:top w:val="nil"/>
              <w:left w:val="nil"/>
              <w:right w:val="nil"/>
            </w:tcBorders>
            <w:noWrap/>
            <w:hideMark/>
          </w:tcPr>
          <w:p w14:paraId="031C74D6" w14:textId="77777777" w:rsidR="00736BA6" w:rsidRPr="0022223D" w:rsidRDefault="00736BA6">
            <w:pPr>
              <w:jc w:val="center"/>
              <w:rPr>
                <w:color w:val="000000"/>
                <w:sz w:val="20"/>
                <w:szCs w:val="20"/>
              </w:rPr>
            </w:pPr>
            <w:r w:rsidRPr="0022223D">
              <w:rPr>
                <w:color w:val="000000"/>
                <w:sz w:val="20"/>
                <w:szCs w:val="20"/>
              </w:rPr>
              <w:t>(0.026)</w:t>
            </w:r>
          </w:p>
        </w:tc>
        <w:tc>
          <w:tcPr>
            <w:tcW w:w="1107" w:type="dxa"/>
            <w:tcBorders>
              <w:top w:val="nil"/>
              <w:left w:val="nil"/>
              <w:right w:val="nil"/>
            </w:tcBorders>
            <w:noWrap/>
            <w:hideMark/>
          </w:tcPr>
          <w:p w14:paraId="75BAD968" w14:textId="77777777" w:rsidR="00736BA6" w:rsidRPr="0022223D" w:rsidRDefault="00736BA6">
            <w:pPr>
              <w:jc w:val="center"/>
              <w:rPr>
                <w:color w:val="000000"/>
                <w:sz w:val="20"/>
                <w:szCs w:val="20"/>
              </w:rPr>
            </w:pPr>
            <w:r w:rsidRPr="0022223D">
              <w:rPr>
                <w:color w:val="000000"/>
                <w:sz w:val="20"/>
                <w:szCs w:val="20"/>
              </w:rPr>
              <w:t>(0.031)</w:t>
            </w:r>
          </w:p>
        </w:tc>
        <w:tc>
          <w:tcPr>
            <w:tcW w:w="1107" w:type="dxa"/>
            <w:tcBorders>
              <w:top w:val="nil"/>
              <w:left w:val="nil"/>
              <w:right w:val="nil"/>
            </w:tcBorders>
            <w:noWrap/>
            <w:hideMark/>
          </w:tcPr>
          <w:p w14:paraId="1C33564F" w14:textId="77777777" w:rsidR="00736BA6" w:rsidRPr="0022223D" w:rsidRDefault="00736BA6">
            <w:pPr>
              <w:jc w:val="center"/>
              <w:rPr>
                <w:color w:val="000000"/>
                <w:sz w:val="20"/>
                <w:szCs w:val="20"/>
              </w:rPr>
            </w:pPr>
            <w:r w:rsidRPr="0022223D">
              <w:rPr>
                <w:color w:val="000000"/>
                <w:sz w:val="20"/>
                <w:szCs w:val="20"/>
              </w:rPr>
              <w:t>(0.031)</w:t>
            </w:r>
          </w:p>
        </w:tc>
      </w:tr>
      <w:tr w:rsidR="00E21CD0" w:rsidRPr="0022223D" w14:paraId="4ECA89E3" w14:textId="77777777" w:rsidTr="00A86F82">
        <w:trPr>
          <w:trHeight w:val="280"/>
          <w:jc w:val="center"/>
        </w:trPr>
        <w:tc>
          <w:tcPr>
            <w:tcW w:w="2250" w:type="dxa"/>
            <w:tcBorders>
              <w:top w:val="nil"/>
              <w:left w:val="nil"/>
              <w:bottom w:val="nil"/>
              <w:right w:val="nil"/>
            </w:tcBorders>
            <w:noWrap/>
          </w:tcPr>
          <w:p w14:paraId="2C0A8271" w14:textId="4A54334D" w:rsidR="00E21CD0" w:rsidRPr="0022223D" w:rsidRDefault="00E21CD0" w:rsidP="00E21CD0">
            <w:pPr>
              <w:rPr>
                <w:sz w:val="20"/>
                <w:szCs w:val="20"/>
              </w:rPr>
            </w:pPr>
            <w:r w:rsidRPr="0022223D">
              <w:rPr>
                <w:sz w:val="20"/>
                <w:szCs w:val="20"/>
              </w:rPr>
              <w:t>other controls</w:t>
            </w:r>
          </w:p>
        </w:tc>
        <w:tc>
          <w:tcPr>
            <w:tcW w:w="1800" w:type="dxa"/>
            <w:tcBorders>
              <w:top w:val="nil"/>
              <w:left w:val="nil"/>
              <w:bottom w:val="nil"/>
              <w:right w:val="nil"/>
            </w:tcBorders>
            <w:noWrap/>
          </w:tcPr>
          <w:p w14:paraId="2A3AF3D5" w14:textId="1B40E319" w:rsidR="00E21CD0" w:rsidRPr="0022223D" w:rsidRDefault="00E21CD0" w:rsidP="00E21CD0">
            <w:pPr>
              <w:jc w:val="center"/>
              <w:rPr>
                <w:sz w:val="20"/>
                <w:szCs w:val="20"/>
              </w:rPr>
            </w:pPr>
            <w:r w:rsidRPr="0022223D">
              <w:rPr>
                <w:sz w:val="20"/>
                <w:szCs w:val="20"/>
              </w:rPr>
              <w:t>√</w:t>
            </w:r>
          </w:p>
        </w:tc>
        <w:tc>
          <w:tcPr>
            <w:tcW w:w="1989" w:type="dxa"/>
            <w:tcBorders>
              <w:top w:val="nil"/>
              <w:left w:val="nil"/>
              <w:bottom w:val="nil"/>
              <w:right w:val="nil"/>
            </w:tcBorders>
            <w:noWrap/>
          </w:tcPr>
          <w:p w14:paraId="32A8F07F" w14:textId="2354EC8F"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tcPr>
          <w:p w14:paraId="161F01DE" w14:textId="0C03DF74"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tcPr>
          <w:p w14:paraId="3E97714C" w14:textId="0BA00CC8"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tcPr>
          <w:p w14:paraId="52E24DAB" w14:textId="16170B82" w:rsidR="00E21CD0" w:rsidRPr="0022223D" w:rsidRDefault="00E21CD0" w:rsidP="00E21CD0">
            <w:pPr>
              <w:jc w:val="center"/>
              <w:rPr>
                <w:sz w:val="20"/>
                <w:szCs w:val="20"/>
              </w:rPr>
            </w:pPr>
            <w:r w:rsidRPr="0022223D">
              <w:rPr>
                <w:sz w:val="20"/>
                <w:szCs w:val="20"/>
              </w:rPr>
              <w:t>√</w:t>
            </w:r>
          </w:p>
        </w:tc>
      </w:tr>
      <w:tr w:rsidR="00E21CD0" w:rsidRPr="0022223D" w14:paraId="62D71F0F" w14:textId="77777777" w:rsidTr="00A86F82">
        <w:trPr>
          <w:trHeight w:val="280"/>
          <w:jc w:val="center"/>
        </w:trPr>
        <w:tc>
          <w:tcPr>
            <w:tcW w:w="2250" w:type="dxa"/>
            <w:tcBorders>
              <w:top w:val="nil"/>
              <w:left w:val="nil"/>
              <w:bottom w:val="nil"/>
              <w:right w:val="nil"/>
            </w:tcBorders>
            <w:noWrap/>
            <w:hideMark/>
          </w:tcPr>
          <w:p w14:paraId="7B025271" w14:textId="24BA9804" w:rsidR="00E21CD0" w:rsidRPr="0022223D" w:rsidRDefault="00E21CD0" w:rsidP="00E21CD0">
            <w:pPr>
              <w:rPr>
                <w:sz w:val="20"/>
                <w:szCs w:val="20"/>
              </w:rPr>
            </w:pPr>
            <w:r w:rsidRPr="0022223D">
              <w:rPr>
                <w:sz w:val="20"/>
                <w:szCs w:val="20"/>
              </w:rPr>
              <w:t>question timing FE</w:t>
            </w:r>
          </w:p>
        </w:tc>
        <w:tc>
          <w:tcPr>
            <w:tcW w:w="1800" w:type="dxa"/>
            <w:tcBorders>
              <w:top w:val="nil"/>
              <w:left w:val="nil"/>
              <w:bottom w:val="nil"/>
              <w:right w:val="nil"/>
            </w:tcBorders>
            <w:noWrap/>
            <w:hideMark/>
          </w:tcPr>
          <w:p w14:paraId="2321A075" w14:textId="25669D82" w:rsidR="00E21CD0" w:rsidRPr="0022223D" w:rsidRDefault="00E21CD0" w:rsidP="00E21CD0">
            <w:pPr>
              <w:jc w:val="center"/>
              <w:rPr>
                <w:sz w:val="20"/>
                <w:szCs w:val="20"/>
              </w:rPr>
            </w:pPr>
            <w:r w:rsidRPr="0022223D">
              <w:rPr>
                <w:sz w:val="20"/>
                <w:szCs w:val="20"/>
              </w:rPr>
              <w:t>√</w:t>
            </w:r>
          </w:p>
        </w:tc>
        <w:tc>
          <w:tcPr>
            <w:tcW w:w="1989" w:type="dxa"/>
            <w:tcBorders>
              <w:top w:val="nil"/>
              <w:left w:val="nil"/>
              <w:bottom w:val="nil"/>
              <w:right w:val="nil"/>
            </w:tcBorders>
            <w:noWrap/>
            <w:hideMark/>
          </w:tcPr>
          <w:p w14:paraId="5C156605" w14:textId="6CB545B6"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hideMark/>
          </w:tcPr>
          <w:p w14:paraId="3BF7AC87" w14:textId="01404DE2"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hideMark/>
          </w:tcPr>
          <w:p w14:paraId="27A2814C" w14:textId="1AF886D5"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hideMark/>
          </w:tcPr>
          <w:p w14:paraId="20471AAD" w14:textId="4B5967E8" w:rsidR="00E21CD0" w:rsidRPr="0022223D" w:rsidRDefault="00E21CD0" w:rsidP="00E21CD0">
            <w:pPr>
              <w:jc w:val="center"/>
              <w:rPr>
                <w:sz w:val="20"/>
                <w:szCs w:val="20"/>
              </w:rPr>
            </w:pPr>
            <w:r w:rsidRPr="0022223D">
              <w:rPr>
                <w:sz w:val="20"/>
                <w:szCs w:val="20"/>
              </w:rPr>
              <w:t>√</w:t>
            </w:r>
          </w:p>
        </w:tc>
      </w:tr>
      <w:tr w:rsidR="00E21CD0" w:rsidRPr="0022223D" w14:paraId="27C8D762" w14:textId="77777777" w:rsidTr="00A86F82">
        <w:trPr>
          <w:trHeight w:val="280"/>
          <w:jc w:val="center"/>
        </w:trPr>
        <w:tc>
          <w:tcPr>
            <w:tcW w:w="2250" w:type="dxa"/>
            <w:tcBorders>
              <w:top w:val="nil"/>
              <w:left w:val="nil"/>
              <w:bottom w:val="single" w:sz="4" w:space="0" w:color="auto"/>
              <w:right w:val="nil"/>
            </w:tcBorders>
            <w:noWrap/>
            <w:hideMark/>
          </w:tcPr>
          <w:p w14:paraId="71CF75D6" w14:textId="77777777" w:rsidR="00E21CD0" w:rsidRPr="0022223D" w:rsidRDefault="00E21CD0" w:rsidP="00E21CD0">
            <w:pPr>
              <w:rPr>
                <w:color w:val="000000"/>
                <w:sz w:val="20"/>
                <w:szCs w:val="20"/>
              </w:rPr>
            </w:pPr>
            <w:r w:rsidRPr="0022223D">
              <w:rPr>
                <w:color w:val="000000"/>
                <w:sz w:val="20"/>
                <w:szCs w:val="20"/>
              </w:rPr>
              <w:t>questioner random effect</w:t>
            </w:r>
          </w:p>
        </w:tc>
        <w:tc>
          <w:tcPr>
            <w:tcW w:w="1800" w:type="dxa"/>
            <w:tcBorders>
              <w:top w:val="nil"/>
              <w:left w:val="nil"/>
              <w:bottom w:val="single" w:sz="4" w:space="0" w:color="auto"/>
              <w:right w:val="nil"/>
            </w:tcBorders>
            <w:noWrap/>
            <w:hideMark/>
          </w:tcPr>
          <w:p w14:paraId="3EE88874" w14:textId="77777777" w:rsidR="00E21CD0" w:rsidRPr="0022223D" w:rsidRDefault="00E21CD0" w:rsidP="00E21CD0">
            <w:pPr>
              <w:jc w:val="center"/>
              <w:rPr>
                <w:color w:val="000000"/>
                <w:sz w:val="20"/>
                <w:szCs w:val="20"/>
              </w:rPr>
            </w:pPr>
            <w:r w:rsidRPr="0022223D">
              <w:rPr>
                <w:color w:val="000000"/>
                <w:sz w:val="20"/>
                <w:szCs w:val="20"/>
              </w:rPr>
              <w:t> </w:t>
            </w:r>
          </w:p>
        </w:tc>
        <w:tc>
          <w:tcPr>
            <w:tcW w:w="1989" w:type="dxa"/>
            <w:tcBorders>
              <w:top w:val="nil"/>
              <w:left w:val="nil"/>
              <w:bottom w:val="single" w:sz="4" w:space="0" w:color="auto"/>
              <w:right w:val="nil"/>
            </w:tcBorders>
            <w:noWrap/>
            <w:hideMark/>
          </w:tcPr>
          <w:p w14:paraId="79C7B1C3" w14:textId="77777777" w:rsidR="00E21CD0" w:rsidRPr="0022223D" w:rsidRDefault="00E21CD0" w:rsidP="00E21CD0">
            <w:pPr>
              <w:jc w:val="center"/>
              <w:rPr>
                <w:sz w:val="20"/>
                <w:szCs w:val="20"/>
              </w:rPr>
            </w:pPr>
            <w:r w:rsidRPr="0022223D">
              <w:rPr>
                <w:sz w:val="20"/>
                <w:szCs w:val="20"/>
              </w:rPr>
              <w:t>√</w:t>
            </w:r>
          </w:p>
        </w:tc>
        <w:tc>
          <w:tcPr>
            <w:tcW w:w="1107" w:type="dxa"/>
            <w:tcBorders>
              <w:top w:val="nil"/>
              <w:left w:val="nil"/>
              <w:bottom w:val="single" w:sz="4" w:space="0" w:color="auto"/>
              <w:right w:val="nil"/>
            </w:tcBorders>
            <w:noWrap/>
            <w:hideMark/>
          </w:tcPr>
          <w:p w14:paraId="7CFB8E0E" w14:textId="77777777" w:rsidR="00E21CD0" w:rsidRPr="0022223D" w:rsidRDefault="00E21CD0" w:rsidP="00E21CD0">
            <w:pPr>
              <w:jc w:val="center"/>
              <w:rPr>
                <w:color w:val="000000"/>
                <w:sz w:val="20"/>
                <w:szCs w:val="20"/>
              </w:rPr>
            </w:pPr>
            <w:r w:rsidRPr="0022223D">
              <w:rPr>
                <w:color w:val="000000"/>
                <w:sz w:val="20"/>
                <w:szCs w:val="20"/>
              </w:rPr>
              <w:t> </w:t>
            </w:r>
          </w:p>
        </w:tc>
        <w:tc>
          <w:tcPr>
            <w:tcW w:w="1107" w:type="dxa"/>
            <w:tcBorders>
              <w:top w:val="nil"/>
              <w:left w:val="nil"/>
              <w:bottom w:val="single" w:sz="4" w:space="0" w:color="auto"/>
              <w:right w:val="nil"/>
            </w:tcBorders>
            <w:noWrap/>
            <w:hideMark/>
          </w:tcPr>
          <w:p w14:paraId="5985B7D4" w14:textId="77777777" w:rsidR="00E21CD0" w:rsidRPr="0022223D" w:rsidRDefault="00E21CD0" w:rsidP="00E21CD0">
            <w:pPr>
              <w:jc w:val="center"/>
              <w:rPr>
                <w:color w:val="000000"/>
                <w:sz w:val="20"/>
                <w:szCs w:val="20"/>
              </w:rPr>
            </w:pPr>
            <w:r w:rsidRPr="0022223D">
              <w:rPr>
                <w:color w:val="000000"/>
                <w:sz w:val="20"/>
                <w:szCs w:val="20"/>
              </w:rPr>
              <w:t> </w:t>
            </w:r>
          </w:p>
        </w:tc>
        <w:tc>
          <w:tcPr>
            <w:tcW w:w="1107" w:type="dxa"/>
            <w:tcBorders>
              <w:top w:val="nil"/>
              <w:left w:val="nil"/>
              <w:bottom w:val="single" w:sz="4" w:space="0" w:color="auto"/>
              <w:right w:val="nil"/>
            </w:tcBorders>
            <w:noWrap/>
            <w:hideMark/>
          </w:tcPr>
          <w:p w14:paraId="79EA2CE2" w14:textId="77777777" w:rsidR="00E21CD0" w:rsidRPr="0022223D" w:rsidRDefault="00E21CD0" w:rsidP="00E21CD0">
            <w:pPr>
              <w:jc w:val="center"/>
              <w:rPr>
                <w:color w:val="000000"/>
                <w:sz w:val="20"/>
                <w:szCs w:val="20"/>
              </w:rPr>
            </w:pPr>
            <w:r w:rsidRPr="0022223D">
              <w:rPr>
                <w:color w:val="000000"/>
                <w:sz w:val="20"/>
                <w:szCs w:val="20"/>
              </w:rPr>
              <w:t> </w:t>
            </w:r>
          </w:p>
        </w:tc>
      </w:tr>
      <w:tr w:rsidR="00E21CD0" w:rsidRPr="0022223D" w14:paraId="51B12001" w14:textId="77777777" w:rsidTr="00A86F82">
        <w:trPr>
          <w:trHeight w:val="260"/>
          <w:jc w:val="center"/>
        </w:trPr>
        <w:tc>
          <w:tcPr>
            <w:tcW w:w="2250" w:type="dxa"/>
            <w:tcBorders>
              <w:top w:val="nil"/>
              <w:left w:val="nil"/>
              <w:bottom w:val="nil"/>
              <w:right w:val="nil"/>
            </w:tcBorders>
            <w:noWrap/>
            <w:hideMark/>
          </w:tcPr>
          <w:p w14:paraId="5EFB990D" w14:textId="77777777" w:rsidR="00E21CD0" w:rsidRPr="0022223D" w:rsidRDefault="00E21CD0" w:rsidP="00E21CD0">
            <w:pPr>
              <w:rPr>
                <w:color w:val="000000"/>
                <w:sz w:val="20"/>
                <w:szCs w:val="20"/>
              </w:rPr>
            </w:pPr>
            <w:r w:rsidRPr="0022223D">
              <w:rPr>
                <w:color w:val="000000"/>
                <w:sz w:val="20"/>
                <w:szCs w:val="20"/>
              </w:rPr>
              <w:t>N</w:t>
            </w:r>
          </w:p>
        </w:tc>
        <w:tc>
          <w:tcPr>
            <w:tcW w:w="1800" w:type="dxa"/>
            <w:tcBorders>
              <w:top w:val="nil"/>
              <w:left w:val="nil"/>
              <w:bottom w:val="nil"/>
              <w:right w:val="nil"/>
            </w:tcBorders>
            <w:noWrap/>
            <w:hideMark/>
          </w:tcPr>
          <w:p w14:paraId="752B6861" w14:textId="77777777" w:rsidR="00E21CD0" w:rsidRPr="0022223D" w:rsidRDefault="00E21CD0" w:rsidP="00E21CD0">
            <w:pPr>
              <w:jc w:val="center"/>
              <w:rPr>
                <w:sz w:val="20"/>
                <w:szCs w:val="20"/>
              </w:rPr>
            </w:pPr>
            <w:r w:rsidRPr="0022223D">
              <w:rPr>
                <w:sz w:val="20"/>
                <w:szCs w:val="20"/>
              </w:rPr>
              <w:t>3,613</w:t>
            </w:r>
          </w:p>
        </w:tc>
        <w:tc>
          <w:tcPr>
            <w:tcW w:w="1989" w:type="dxa"/>
            <w:tcBorders>
              <w:top w:val="nil"/>
              <w:left w:val="nil"/>
              <w:bottom w:val="nil"/>
              <w:right w:val="nil"/>
            </w:tcBorders>
            <w:noWrap/>
            <w:hideMark/>
          </w:tcPr>
          <w:p w14:paraId="1D503738" w14:textId="77777777" w:rsidR="00E21CD0" w:rsidRPr="0022223D" w:rsidRDefault="00E21CD0" w:rsidP="00E21CD0">
            <w:pPr>
              <w:jc w:val="center"/>
              <w:rPr>
                <w:sz w:val="20"/>
                <w:szCs w:val="20"/>
              </w:rPr>
            </w:pPr>
            <w:r w:rsidRPr="0022223D">
              <w:rPr>
                <w:sz w:val="20"/>
                <w:szCs w:val="20"/>
              </w:rPr>
              <w:t>3,613</w:t>
            </w:r>
          </w:p>
        </w:tc>
        <w:tc>
          <w:tcPr>
            <w:tcW w:w="1107" w:type="dxa"/>
            <w:tcBorders>
              <w:top w:val="nil"/>
              <w:left w:val="nil"/>
              <w:bottom w:val="nil"/>
              <w:right w:val="nil"/>
            </w:tcBorders>
            <w:noWrap/>
            <w:hideMark/>
          </w:tcPr>
          <w:p w14:paraId="29631B10" w14:textId="77777777" w:rsidR="00E21CD0" w:rsidRPr="0022223D" w:rsidRDefault="00E21CD0" w:rsidP="00E21CD0">
            <w:pPr>
              <w:jc w:val="center"/>
              <w:rPr>
                <w:sz w:val="20"/>
                <w:szCs w:val="20"/>
              </w:rPr>
            </w:pPr>
            <w:r w:rsidRPr="0022223D">
              <w:rPr>
                <w:sz w:val="20"/>
                <w:szCs w:val="20"/>
              </w:rPr>
              <w:t>3,613</w:t>
            </w:r>
          </w:p>
        </w:tc>
        <w:tc>
          <w:tcPr>
            <w:tcW w:w="1107" w:type="dxa"/>
            <w:tcBorders>
              <w:top w:val="nil"/>
              <w:left w:val="nil"/>
              <w:bottom w:val="nil"/>
              <w:right w:val="nil"/>
            </w:tcBorders>
            <w:noWrap/>
            <w:hideMark/>
          </w:tcPr>
          <w:p w14:paraId="5A1205BC" w14:textId="77777777" w:rsidR="00E21CD0" w:rsidRPr="0022223D" w:rsidRDefault="00E21CD0" w:rsidP="00E21CD0">
            <w:pPr>
              <w:jc w:val="center"/>
              <w:rPr>
                <w:sz w:val="20"/>
                <w:szCs w:val="20"/>
              </w:rPr>
            </w:pPr>
            <w:r w:rsidRPr="0022223D">
              <w:rPr>
                <w:sz w:val="20"/>
                <w:szCs w:val="20"/>
              </w:rPr>
              <w:t>3,613</w:t>
            </w:r>
          </w:p>
        </w:tc>
        <w:tc>
          <w:tcPr>
            <w:tcW w:w="1107" w:type="dxa"/>
            <w:tcBorders>
              <w:top w:val="nil"/>
              <w:left w:val="nil"/>
              <w:bottom w:val="nil"/>
              <w:right w:val="nil"/>
            </w:tcBorders>
            <w:noWrap/>
            <w:hideMark/>
          </w:tcPr>
          <w:p w14:paraId="0072DDBC" w14:textId="77777777" w:rsidR="00E21CD0" w:rsidRPr="0022223D" w:rsidRDefault="00E21CD0" w:rsidP="00E21CD0">
            <w:pPr>
              <w:jc w:val="center"/>
              <w:rPr>
                <w:sz w:val="20"/>
                <w:szCs w:val="20"/>
              </w:rPr>
            </w:pPr>
            <w:r w:rsidRPr="0022223D">
              <w:rPr>
                <w:sz w:val="20"/>
                <w:szCs w:val="20"/>
              </w:rPr>
              <w:t>3,613</w:t>
            </w:r>
          </w:p>
        </w:tc>
      </w:tr>
      <w:tr w:rsidR="00E21CD0" w:rsidRPr="0022223D" w14:paraId="49019468" w14:textId="77777777" w:rsidTr="00A86F82">
        <w:trPr>
          <w:trHeight w:val="260"/>
          <w:jc w:val="center"/>
        </w:trPr>
        <w:tc>
          <w:tcPr>
            <w:tcW w:w="2250" w:type="dxa"/>
            <w:tcBorders>
              <w:top w:val="nil"/>
              <w:left w:val="nil"/>
              <w:bottom w:val="nil"/>
              <w:right w:val="nil"/>
            </w:tcBorders>
            <w:noWrap/>
            <w:hideMark/>
          </w:tcPr>
          <w:p w14:paraId="1325B4BD" w14:textId="77777777" w:rsidR="00E21CD0" w:rsidRPr="0022223D" w:rsidRDefault="00E21CD0" w:rsidP="00E21CD0">
            <w:pPr>
              <w:rPr>
                <w:color w:val="000000"/>
                <w:sz w:val="20"/>
                <w:szCs w:val="20"/>
              </w:rPr>
            </w:pPr>
            <w:r w:rsidRPr="0022223D">
              <w:rPr>
                <w:color w:val="000000"/>
                <w:sz w:val="20"/>
                <w:szCs w:val="20"/>
              </w:rPr>
              <w:t>AIC</w:t>
            </w:r>
          </w:p>
        </w:tc>
        <w:tc>
          <w:tcPr>
            <w:tcW w:w="1800" w:type="dxa"/>
            <w:tcBorders>
              <w:top w:val="nil"/>
              <w:left w:val="nil"/>
              <w:bottom w:val="nil"/>
              <w:right w:val="nil"/>
            </w:tcBorders>
            <w:noWrap/>
            <w:hideMark/>
          </w:tcPr>
          <w:p w14:paraId="28936498" w14:textId="77777777" w:rsidR="00E21CD0" w:rsidRPr="0022223D" w:rsidRDefault="00E21CD0" w:rsidP="00E21CD0">
            <w:pPr>
              <w:rPr>
                <w:color w:val="000000"/>
                <w:sz w:val="20"/>
                <w:szCs w:val="20"/>
              </w:rPr>
            </w:pPr>
          </w:p>
        </w:tc>
        <w:tc>
          <w:tcPr>
            <w:tcW w:w="1989" w:type="dxa"/>
            <w:tcBorders>
              <w:top w:val="nil"/>
              <w:left w:val="nil"/>
              <w:bottom w:val="nil"/>
              <w:right w:val="nil"/>
            </w:tcBorders>
            <w:noWrap/>
            <w:hideMark/>
          </w:tcPr>
          <w:p w14:paraId="3986DBF5" w14:textId="77777777" w:rsidR="00E21CD0" w:rsidRPr="0022223D" w:rsidRDefault="00E21CD0" w:rsidP="00E21CD0">
            <w:pPr>
              <w:jc w:val="center"/>
              <w:rPr>
                <w:color w:val="000000"/>
                <w:sz w:val="20"/>
                <w:szCs w:val="20"/>
              </w:rPr>
            </w:pPr>
            <w:r w:rsidRPr="0022223D">
              <w:rPr>
                <w:color w:val="000000"/>
                <w:sz w:val="20"/>
                <w:szCs w:val="20"/>
              </w:rPr>
              <w:t>2730.402</w:t>
            </w:r>
          </w:p>
        </w:tc>
        <w:tc>
          <w:tcPr>
            <w:tcW w:w="1107" w:type="dxa"/>
            <w:tcBorders>
              <w:top w:val="nil"/>
              <w:left w:val="nil"/>
              <w:bottom w:val="nil"/>
              <w:right w:val="nil"/>
            </w:tcBorders>
            <w:noWrap/>
            <w:hideMark/>
          </w:tcPr>
          <w:p w14:paraId="05B11D73" w14:textId="77777777" w:rsidR="00E21CD0" w:rsidRPr="0022223D" w:rsidRDefault="00E21CD0" w:rsidP="00E21CD0">
            <w:pPr>
              <w:jc w:val="center"/>
              <w:rPr>
                <w:color w:val="000000"/>
                <w:sz w:val="20"/>
                <w:szCs w:val="20"/>
              </w:rPr>
            </w:pPr>
          </w:p>
        </w:tc>
        <w:tc>
          <w:tcPr>
            <w:tcW w:w="1107" w:type="dxa"/>
            <w:tcBorders>
              <w:top w:val="nil"/>
              <w:left w:val="nil"/>
              <w:bottom w:val="nil"/>
              <w:right w:val="nil"/>
            </w:tcBorders>
            <w:noWrap/>
            <w:hideMark/>
          </w:tcPr>
          <w:p w14:paraId="76C37747" w14:textId="77777777" w:rsidR="00E21CD0" w:rsidRPr="0022223D" w:rsidRDefault="00E21CD0" w:rsidP="00E21CD0">
            <w:pPr>
              <w:jc w:val="center"/>
              <w:rPr>
                <w:color w:val="000000"/>
                <w:sz w:val="20"/>
                <w:szCs w:val="20"/>
              </w:rPr>
            </w:pPr>
            <w:r w:rsidRPr="0022223D">
              <w:rPr>
                <w:color w:val="000000"/>
                <w:sz w:val="20"/>
                <w:szCs w:val="20"/>
              </w:rPr>
              <w:t>10115.515</w:t>
            </w:r>
          </w:p>
        </w:tc>
        <w:tc>
          <w:tcPr>
            <w:tcW w:w="1107" w:type="dxa"/>
            <w:tcBorders>
              <w:top w:val="nil"/>
              <w:left w:val="nil"/>
              <w:bottom w:val="nil"/>
              <w:right w:val="nil"/>
            </w:tcBorders>
            <w:noWrap/>
            <w:hideMark/>
          </w:tcPr>
          <w:p w14:paraId="43C3C8F7" w14:textId="77777777" w:rsidR="00E21CD0" w:rsidRPr="0022223D" w:rsidRDefault="00E21CD0" w:rsidP="00E21CD0">
            <w:pPr>
              <w:jc w:val="center"/>
              <w:rPr>
                <w:color w:val="000000"/>
                <w:sz w:val="20"/>
                <w:szCs w:val="20"/>
              </w:rPr>
            </w:pPr>
            <w:r w:rsidRPr="0022223D">
              <w:rPr>
                <w:color w:val="000000"/>
                <w:sz w:val="20"/>
                <w:szCs w:val="20"/>
              </w:rPr>
              <w:t>10117.515</w:t>
            </w:r>
          </w:p>
        </w:tc>
      </w:tr>
      <w:tr w:rsidR="00E21CD0" w:rsidRPr="0022223D" w14:paraId="76AE590B" w14:textId="77777777" w:rsidTr="00A86F82">
        <w:trPr>
          <w:trHeight w:val="260"/>
          <w:jc w:val="center"/>
        </w:trPr>
        <w:tc>
          <w:tcPr>
            <w:tcW w:w="2250" w:type="dxa"/>
            <w:tcBorders>
              <w:top w:val="nil"/>
              <w:left w:val="nil"/>
              <w:bottom w:val="nil"/>
              <w:right w:val="nil"/>
            </w:tcBorders>
            <w:noWrap/>
            <w:hideMark/>
          </w:tcPr>
          <w:p w14:paraId="5CA72A1A" w14:textId="77777777" w:rsidR="00E21CD0" w:rsidRPr="0022223D" w:rsidRDefault="00E21CD0" w:rsidP="00E21CD0">
            <w:pPr>
              <w:rPr>
                <w:color w:val="000000"/>
                <w:sz w:val="20"/>
                <w:szCs w:val="20"/>
              </w:rPr>
            </w:pPr>
            <w:r w:rsidRPr="0022223D">
              <w:rPr>
                <w:color w:val="000000"/>
                <w:sz w:val="20"/>
                <w:szCs w:val="20"/>
              </w:rPr>
              <w:t>BIC</w:t>
            </w:r>
          </w:p>
        </w:tc>
        <w:tc>
          <w:tcPr>
            <w:tcW w:w="1800" w:type="dxa"/>
            <w:tcBorders>
              <w:top w:val="nil"/>
              <w:left w:val="nil"/>
              <w:bottom w:val="nil"/>
              <w:right w:val="nil"/>
            </w:tcBorders>
            <w:noWrap/>
            <w:hideMark/>
          </w:tcPr>
          <w:p w14:paraId="14071CDC" w14:textId="77777777" w:rsidR="00E21CD0" w:rsidRPr="0022223D" w:rsidRDefault="00E21CD0" w:rsidP="00E21CD0">
            <w:pPr>
              <w:rPr>
                <w:color w:val="000000"/>
                <w:sz w:val="20"/>
                <w:szCs w:val="20"/>
              </w:rPr>
            </w:pPr>
          </w:p>
        </w:tc>
        <w:tc>
          <w:tcPr>
            <w:tcW w:w="1989" w:type="dxa"/>
            <w:tcBorders>
              <w:top w:val="nil"/>
              <w:left w:val="nil"/>
              <w:bottom w:val="nil"/>
              <w:right w:val="nil"/>
            </w:tcBorders>
            <w:noWrap/>
            <w:hideMark/>
          </w:tcPr>
          <w:p w14:paraId="6FEAEF99" w14:textId="77777777" w:rsidR="00E21CD0" w:rsidRPr="0022223D" w:rsidRDefault="00E21CD0" w:rsidP="00E21CD0">
            <w:pPr>
              <w:jc w:val="center"/>
              <w:rPr>
                <w:color w:val="000000"/>
                <w:sz w:val="20"/>
                <w:szCs w:val="20"/>
              </w:rPr>
            </w:pPr>
            <w:r w:rsidRPr="0022223D">
              <w:rPr>
                <w:color w:val="000000"/>
                <w:sz w:val="20"/>
                <w:szCs w:val="20"/>
              </w:rPr>
              <w:t>3900.745</w:t>
            </w:r>
          </w:p>
        </w:tc>
        <w:tc>
          <w:tcPr>
            <w:tcW w:w="1107" w:type="dxa"/>
            <w:tcBorders>
              <w:top w:val="nil"/>
              <w:left w:val="nil"/>
              <w:bottom w:val="nil"/>
              <w:right w:val="nil"/>
            </w:tcBorders>
            <w:noWrap/>
            <w:hideMark/>
          </w:tcPr>
          <w:p w14:paraId="22F6ABF5" w14:textId="77777777" w:rsidR="00E21CD0" w:rsidRPr="0022223D" w:rsidRDefault="00E21CD0" w:rsidP="00E21CD0">
            <w:pPr>
              <w:jc w:val="center"/>
              <w:rPr>
                <w:color w:val="000000"/>
                <w:sz w:val="20"/>
                <w:szCs w:val="20"/>
              </w:rPr>
            </w:pPr>
          </w:p>
        </w:tc>
        <w:tc>
          <w:tcPr>
            <w:tcW w:w="1107" w:type="dxa"/>
            <w:tcBorders>
              <w:top w:val="nil"/>
              <w:left w:val="nil"/>
              <w:bottom w:val="nil"/>
              <w:right w:val="nil"/>
            </w:tcBorders>
            <w:noWrap/>
            <w:hideMark/>
          </w:tcPr>
          <w:p w14:paraId="6C2F94B7" w14:textId="77777777" w:rsidR="00E21CD0" w:rsidRPr="0022223D" w:rsidRDefault="00E21CD0" w:rsidP="00E21CD0">
            <w:pPr>
              <w:jc w:val="center"/>
              <w:rPr>
                <w:sz w:val="20"/>
                <w:szCs w:val="20"/>
              </w:rPr>
            </w:pPr>
          </w:p>
        </w:tc>
        <w:tc>
          <w:tcPr>
            <w:tcW w:w="1107" w:type="dxa"/>
            <w:tcBorders>
              <w:top w:val="nil"/>
              <w:left w:val="nil"/>
              <w:bottom w:val="nil"/>
              <w:right w:val="nil"/>
            </w:tcBorders>
            <w:noWrap/>
            <w:hideMark/>
          </w:tcPr>
          <w:p w14:paraId="786931F4" w14:textId="77777777" w:rsidR="00E21CD0" w:rsidRPr="0022223D" w:rsidRDefault="00E21CD0" w:rsidP="00E21CD0">
            <w:pPr>
              <w:jc w:val="center"/>
              <w:rPr>
                <w:sz w:val="20"/>
                <w:szCs w:val="20"/>
              </w:rPr>
            </w:pPr>
          </w:p>
        </w:tc>
      </w:tr>
      <w:tr w:rsidR="00E21CD0" w:rsidRPr="0022223D" w14:paraId="5709B9FF" w14:textId="77777777" w:rsidTr="00A86F82">
        <w:trPr>
          <w:trHeight w:val="260"/>
          <w:jc w:val="center"/>
        </w:trPr>
        <w:tc>
          <w:tcPr>
            <w:tcW w:w="2250" w:type="dxa"/>
            <w:tcBorders>
              <w:top w:val="nil"/>
              <w:left w:val="nil"/>
              <w:bottom w:val="nil"/>
              <w:right w:val="nil"/>
            </w:tcBorders>
            <w:noWrap/>
            <w:hideMark/>
          </w:tcPr>
          <w:p w14:paraId="199B017F" w14:textId="77777777" w:rsidR="00E21CD0" w:rsidRPr="0022223D" w:rsidRDefault="00E21CD0" w:rsidP="00E21CD0">
            <w:pPr>
              <w:rPr>
                <w:color w:val="000000"/>
                <w:sz w:val="20"/>
                <w:szCs w:val="20"/>
              </w:rPr>
            </w:pPr>
            <w:r w:rsidRPr="0022223D">
              <w:rPr>
                <w:color w:val="000000"/>
                <w:sz w:val="20"/>
                <w:szCs w:val="20"/>
              </w:rPr>
              <w:t>log likelihood</w:t>
            </w:r>
          </w:p>
        </w:tc>
        <w:tc>
          <w:tcPr>
            <w:tcW w:w="1800" w:type="dxa"/>
            <w:tcBorders>
              <w:top w:val="nil"/>
              <w:left w:val="nil"/>
              <w:bottom w:val="nil"/>
              <w:right w:val="nil"/>
            </w:tcBorders>
            <w:noWrap/>
            <w:hideMark/>
          </w:tcPr>
          <w:p w14:paraId="6A951A69" w14:textId="77777777" w:rsidR="00E21CD0" w:rsidRPr="0022223D" w:rsidRDefault="00E21CD0" w:rsidP="00E21CD0">
            <w:pPr>
              <w:rPr>
                <w:color w:val="000000"/>
                <w:sz w:val="20"/>
                <w:szCs w:val="20"/>
              </w:rPr>
            </w:pPr>
          </w:p>
        </w:tc>
        <w:tc>
          <w:tcPr>
            <w:tcW w:w="1989" w:type="dxa"/>
            <w:tcBorders>
              <w:top w:val="nil"/>
              <w:left w:val="nil"/>
              <w:bottom w:val="nil"/>
              <w:right w:val="nil"/>
            </w:tcBorders>
            <w:noWrap/>
            <w:hideMark/>
          </w:tcPr>
          <w:p w14:paraId="75230D9A" w14:textId="77777777" w:rsidR="00E21CD0" w:rsidRPr="0022223D" w:rsidRDefault="00E21CD0" w:rsidP="00E21CD0">
            <w:pPr>
              <w:jc w:val="center"/>
              <w:rPr>
                <w:color w:val="000000"/>
                <w:sz w:val="20"/>
                <w:szCs w:val="20"/>
              </w:rPr>
            </w:pPr>
            <w:r w:rsidRPr="0022223D">
              <w:rPr>
                <w:color w:val="000000"/>
                <w:sz w:val="20"/>
                <w:szCs w:val="20"/>
              </w:rPr>
              <w:t>-1176.201</w:t>
            </w:r>
          </w:p>
        </w:tc>
        <w:tc>
          <w:tcPr>
            <w:tcW w:w="1107" w:type="dxa"/>
            <w:tcBorders>
              <w:top w:val="nil"/>
              <w:left w:val="nil"/>
              <w:bottom w:val="nil"/>
              <w:right w:val="nil"/>
            </w:tcBorders>
            <w:noWrap/>
            <w:hideMark/>
          </w:tcPr>
          <w:p w14:paraId="5CCDB685" w14:textId="77777777" w:rsidR="00E21CD0" w:rsidRPr="0022223D" w:rsidRDefault="00E21CD0" w:rsidP="00E21CD0">
            <w:pPr>
              <w:jc w:val="center"/>
              <w:rPr>
                <w:color w:val="000000"/>
                <w:sz w:val="20"/>
                <w:szCs w:val="20"/>
              </w:rPr>
            </w:pPr>
            <w:r w:rsidRPr="0022223D">
              <w:rPr>
                <w:color w:val="000000"/>
                <w:sz w:val="20"/>
                <w:szCs w:val="20"/>
              </w:rPr>
              <w:t>-4869.758</w:t>
            </w:r>
          </w:p>
        </w:tc>
        <w:tc>
          <w:tcPr>
            <w:tcW w:w="1107" w:type="dxa"/>
            <w:tcBorders>
              <w:top w:val="nil"/>
              <w:left w:val="nil"/>
              <w:bottom w:val="nil"/>
              <w:right w:val="nil"/>
            </w:tcBorders>
            <w:noWrap/>
            <w:hideMark/>
          </w:tcPr>
          <w:p w14:paraId="5ADFE39B" w14:textId="77777777" w:rsidR="00E21CD0" w:rsidRPr="0022223D" w:rsidRDefault="00E21CD0" w:rsidP="00E21CD0">
            <w:pPr>
              <w:jc w:val="center"/>
              <w:rPr>
                <w:color w:val="000000"/>
                <w:sz w:val="20"/>
                <w:szCs w:val="20"/>
              </w:rPr>
            </w:pPr>
            <w:r w:rsidRPr="0022223D">
              <w:rPr>
                <w:color w:val="000000"/>
                <w:sz w:val="20"/>
                <w:szCs w:val="20"/>
              </w:rPr>
              <w:t>-4869.758</w:t>
            </w:r>
          </w:p>
        </w:tc>
        <w:tc>
          <w:tcPr>
            <w:tcW w:w="1107" w:type="dxa"/>
            <w:tcBorders>
              <w:top w:val="nil"/>
              <w:left w:val="nil"/>
              <w:bottom w:val="nil"/>
              <w:right w:val="nil"/>
            </w:tcBorders>
            <w:noWrap/>
            <w:hideMark/>
          </w:tcPr>
          <w:p w14:paraId="5A2BA299" w14:textId="77777777" w:rsidR="00E21CD0" w:rsidRPr="0022223D" w:rsidRDefault="00E21CD0" w:rsidP="00E21CD0">
            <w:pPr>
              <w:jc w:val="center"/>
              <w:rPr>
                <w:color w:val="000000"/>
                <w:sz w:val="20"/>
                <w:szCs w:val="20"/>
              </w:rPr>
            </w:pPr>
            <w:r w:rsidRPr="0022223D">
              <w:rPr>
                <w:color w:val="000000"/>
                <w:sz w:val="20"/>
                <w:szCs w:val="20"/>
              </w:rPr>
              <w:t>-4869.758</w:t>
            </w:r>
          </w:p>
        </w:tc>
      </w:tr>
      <w:tr w:rsidR="00E21CD0" w:rsidRPr="0022223D" w14:paraId="24A04E0C" w14:textId="77777777" w:rsidTr="00A86F82">
        <w:trPr>
          <w:trHeight w:val="260"/>
          <w:jc w:val="center"/>
        </w:trPr>
        <w:tc>
          <w:tcPr>
            <w:tcW w:w="2250" w:type="dxa"/>
            <w:tcBorders>
              <w:top w:val="nil"/>
              <w:left w:val="nil"/>
              <w:bottom w:val="nil"/>
              <w:right w:val="nil"/>
            </w:tcBorders>
            <w:noWrap/>
            <w:hideMark/>
          </w:tcPr>
          <w:p w14:paraId="2B31537D" w14:textId="77777777" w:rsidR="00E21CD0" w:rsidRPr="0022223D" w:rsidRDefault="00E21CD0" w:rsidP="00E21CD0">
            <w:pPr>
              <w:rPr>
                <w:color w:val="000000"/>
                <w:sz w:val="20"/>
                <w:szCs w:val="20"/>
              </w:rPr>
            </w:pPr>
            <w:r w:rsidRPr="0022223D">
              <w:rPr>
                <w:color w:val="000000"/>
                <w:sz w:val="20"/>
                <w:szCs w:val="20"/>
              </w:rPr>
              <w:t>deviance</w:t>
            </w:r>
          </w:p>
        </w:tc>
        <w:tc>
          <w:tcPr>
            <w:tcW w:w="1800" w:type="dxa"/>
            <w:tcBorders>
              <w:top w:val="nil"/>
              <w:left w:val="nil"/>
              <w:bottom w:val="nil"/>
              <w:right w:val="nil"/>
            </w:tcBorders>
            <w:noWrap/>
            <w:hideMark/>
          </w:tcPr>
          <w:p w14:paraId="1E5CB2D0" w14:textId="77777777" w:rsidR="00E21CD0" w:rsidRPr="0022223D" w:rsidRDefault="00E21CD0" w:rsidP="00E21CD0">
            <w:pPr>
              <w:rPr>
                <w:color w:val="000000"/>
                <w:sz w:val="20"/>
                <w:szCs w:val="20"/>
              </w:rPr>
            </w:pPr>
          </w:p>
        </w:tc>
        <w:tc>
          <w:tcPr>
            <w:tcW w:w="1989" w:type="dxa"/>
            <w:tcBorders>
              <w:top w:val="nil"/>
              <w:left w:val="nil"/>
              <w:bottom w:val="nil"/>
              <w:right w:val="nil"/>
            </w:tcBorders>
            <w:noWrap/>
            <w:hideMark/>
          </w:tcPr>
          <w:p w14:paraId="65448537" w14:textId="77777777" w:rsidR="00E21CD0" w:rsidRPr="0022223D" w:rsidRDefault="00E21CD0" w:rsidP="00E21CD0">
            <w:pPr>
              <w:jc w:val="center"/>
              <w:rPr>
                <w:sz w:val="20"/>
                <w:szCs w:val="20"/>
              </w:rPr>
            </w:pPr>
          </w:p>
        </w:tc>
        <w:tc>
          <w:tcPr>
            <w:tcW w:w="1107" w:type="dxa"/>
            <w:tcBorders>
              <w:top w:val="nil"/>
              <w:left w:val="nil"/>
              <w:bottom w:val="nil"/>
              <w:right w:val="nil"/>
            </w:tcBorders>
            <w:noWrap/>
            <w:hideMark/>
          </w:tcPr>
          <w:p w14:paraId="10B77CE7" w14:textId="77777777" w:rsidR="00E21CD0" w:rsidRPr="0022223D" w:rsidRDefault="00E21CD0" w:rsidP="00E21CD0">
            <w:pPr>
              <w:jc w:val="center"/>
              <w:rPr>
                <w:color w:val="000000"/>
                <w:sz w:val="20"/>
                <w:szCs w:val="20"/>
              </w:rPr>
            </w:pPr>
            <w:r w:rsidRPr="0022223D">
              <w:rPr>
                <w:color w:val="000000"/>
                <w:sz w:val="20"/>
                <w:szCs w:val="20"/>
              </w:rPr>
              <w:t>3545.797</w:t>
            </w:r>
          </w:p>
        </w:tc>
        <w:tc>
          <w:tcPr>
            <w:tcW w:w="1107" w:type="dxa"/>
            <w:tcBorders>
              <w:top w:val="nil"/>
              <w:left w:val="nil"/>
              <w:bottom w:val="nil"/>
              <w:right w:val="nil"/>
            </w:tcBorders>
            <w:noWrap/>
            <w:hideMark/>
          </w:tcPr>
          <w:p w14:paraId="6A3F6F4D" w14:textId="77777777" w:rsidR="00E21CD0" w:rsidRPr="0022223D" w:rsidRDefault="00E21CD0" w:rsidP="00E21CD0">
            <w:pPr>
              <w:jc w:val="center"/>
              <w:rPr>
                <w:color w:val="000000"/>
                <w:sz w:val="20"/>
                <w:szCs w:val="20"/>
              </w:rPr>
            </w:pPr>
          </w:p>
        </w:tc>
        <w:tc>
          <w:tcPr>
            <w:tcW w:w="1107" w:type="dxa"/>
            <w:tcBorders>
              <w:top w:val="nil"/>
              <w:left w:val="nil"/>
              <w:bottom w:val="nil"/>
              <w:right w:val="nil"/>
            </w:tcBorders>
            <w:noWrap/>
            <w:hideMark/>
          </w:tcPr>
          <w:p w14:paraId="1E9DBE75" w14:textId="77777777" w:rsidR="00E21CD0" w:rsidRPr="0022223D" w:rsidRDefault="00E21CD0" w:rsidP="00E21CD0">
            <w:pPr>
              <w:jc w:val="center"/>
              <w:rPr>
                <w:sz w:val="20"/>
                <w:szCs w:val="20"/>
              </w:rPr>
            </w:pPr>
          </w:p>
        </w:tc>
      </w:tr>
      <w:tr w:rsidR="00E21CD0" w:rsidRPr="0022223D" w14:paraId="34D0AC7D" w14:textId="77777777" w:rsidTr="00A86F82">
        <w:trPr>
          <w:trHeight w:val="260"/>
          <w:jc w:val="center"/>
        </w:trPr>
        <w:tc>
          <w:tcPr>
            <w:tcW w:w="2250" w:type="dxa"/>
            <w:tcBorders>
              <w:top w:val="nil"/>
              <w:left w:val="nil"/>
              <w:bottom w:val="single" w:sz="4" w:space="0" w:color="auto"/>
              <w:right w:val="nil"/>
            </w:tcBorders>
            <w:noWrap/>
            <w:hideMark/>
          </w:tcPr>
          <w:p w14:paraId="34DED709" w14:textId="77777777" w:rsidR="00E21CD0" w:rsidRPr="0022223D" w:rsidRDefault="00E21CD0" w:rsidP="00E21CD0">
            <w:pPr>
              <w:rPr>
                <w:color w:val="000000"/>
                <w:sz w:val="20"/>
                <w:szCs w:val="20"/>
              </w:rPr>
            </w:pPr>
            <w:r w:rsidRPr="0022223D">
              <w:rPr>
                <w:color w:val="000000"/>
                <w:sz w:val="20"/>
                <w:szCs w:val="20"/>
              </w:rPr>
              <w:t>pseudo R^2</w:t>
            </w:r>
          </w:p>
        </w:tc>
        <w:tc>
          <w:tcPr>
            <w:tcW w:w="1800" w:type="dxa"/>
            <w:tcBorders>
              <w:top w:val="nil"/>
              <w:left w:val="nil"/>
              <w:bottom w:val="single" w:sz="4" w:space="0" w:color="auto"/>
              <w:right w:val="nil"/>
            </w:tcBorders>
            <w:noWrap/>
            <w:hideMark/>
          </w:tcPr>
          <w:p w14:paraId="63EC4258" w14:textId="77777777" w:rsidR="00E21CD0" w:rsidRPr="0022223D" w:rsidRDefault="00E21CD0" w:rsidP="00E21CD0">
            <w:pPr>
              <w:jc w:val="center"/>
              <w:rPr>
                <w:color w:val="000000"/>
                <w:sz w:val="20"/>
                <w:szCs w:val="20"/>
              </w:rPr>
            </w:pPr>
            <w:r w:rsidRPr="0022223D">
              <w:rPr>
                <w:color w:val="000000"/>
                <w:sz w:val="20"/>
                <w:szCs w:val="20"/>
              </w:rPr>
              <w:t> </w:t>
            </w:r>
          </w:p>
        </w:tc>
        <w:tc>
          <w:tcPr>
            <w:tcW w:w="1989" w:type="dxa"/>
            <w:tcBorders>
              <w:top w:val="nil"/>
              <w:left w:val="nil"/>
              <w:bottom w:val="single" w:sz="4" w:space="0" w:color="auto"/>
              <w:right w:val="nil"/>
            </w:tcBorders>
            <w:noWrap/>
            <w:hideMark/>
          </w:tcPr>
          <w:p w14:paraId="79BA0E25" w14:textId="77777777" w:rsidR="00E21CD0" w:rsidRPr="0022223D" w:rsidRDefault="00E21CD0" w:rsidP="00E21CD0">
            <w:pPr>
              <w:jc w:val="center"/>
              <w:rPr>
                <w:color w:val="000000"/>
                <w:sz w:val="20"/>
                <w:szCs w:val="20"/>
              </w:rPr>
            </w:pPr>
            <w:r w:rsidRPr="0022223D">
              <w:rPr>
                <w:color w:val="000000"/>
                <w:sz w:val="20"/>
                <w:szCs w:val="20"/>
              </w:rPr>
              <w:t> </w:t>
            </w:r>
          </w:p>
        </w:tc>
        <w:tc>
          <w:tcPr>
            <w:tcW w:w="1107" w:type="dxa"/>
            <w:tcBorders>
              <w:top w:val="nil"/>
              <w:left w:val="nil"/>
              <w:bottom w:val="single" w:sz="4" w:space="0" w:color="auto"/>
              <w:right w:val="nil"/>
            </w:tcBorders>
            <w:noWrap/>
            <w:hideMark/>
          </w:tcPr>
          <w:p w14:paraId="71BD9C05" w14:textId="77777777" w:rsidR="00E21CD0" w:rsidRPr="0022223D" w:rsidRDefault="00E21CD0" w:rsidP="00E21CD0">
            <w:pPr>
              <w:jc w:val="center"/>
              <w:rPr>
                <w:color w:val="000000"/>
                <w:sz w:val="20"/>
                <w:szCs w:val="20"/>
              </w:rPr>
            </w:pPr>
            <w:r w:rsidRPr="0022223D">
              <w:rPr>
                <w:color w:val="000000"/>
                <w:sz w:val="20"/>
                <w:szCs w:val="20"/>
              </w:rPr>
              <w:t>0.014</w:t>
            </w:r>
          </w:p>
        </w:tc>
        <w:tc>
          <w:tcPr>
            <w:tcW w:w="1107" w:type="dxa"/>
            <w:tcBorders>
              <w:top w:val="nil"/>
              <w:left w:val="nil"/>
              <w:bottom w:val="single" w:sz="4" w:space="0" w:color="auto"/>
              <w:right w:val="nil"/>
            </w:tcBorders>
            <w:noWrap/>
            <w:hideMark/>
          </w:tcPr>
          <w:p w14:paraId="12177251" w14:textId="77777777" w:rsidR="00E21CD0" w:rsidRPr="0022223D" w:rsidRDefault="00E21CD0" w:rsidP="00E21CD0">
            <w:pPr>
              <w:jc w:val="center"/>
              <w:rPr>
                <w:color w:val="000000"/>
                <w:sz w:val="20"/>
                <w:szCs w:val="20"/>
              </w:rPr>
            </w:pPr>
            <w:r w:rsidRPr="0022223D">
              <w:rPr>
                <w:color w:val="000000"/>
                <w:sz w:val="20"/>
                <w:szCs w:val="20"/>
              </w:rPr>
              <w:t> </w:t>
            </w:r>
          </w:p>
        </w:tc>
        <w:tc>
          <w:tcPr>
            <w:tcW w:w="1107" w:type="dxa"/>
            <w:tcBorders>
              <w:top w:val="nil"/>
              <w:left w:val="nil"/>
              <w:bottom w:val="single" w:sz="4" w:space="0" w:color="auto"/>
              <w:right w:val="nil"/>
            </w:tcBorders>
            <w:noWrap/>
            <w:hideMark/>
          </w:tcPr>
          <w:p w14:paraId="288942B4" w14:textId="77777777" w:rsidR="00E21CD0" w:rsidRPr="0022223D" w:rsidRDefault="00E21CD0" w:rsidP="00E21CD0">
            <w:pPr>
              <w:jc w:val="center"/>
              <w:rPr>
                <w:color w:val="000000"/>
                <w:sz w:val="20"/>
                <w:szCs w:val="20"/>
              </w:rPr>
            </w:pPr>
            <w:r w:rsidRPr="0022223D">
              <w:rPr>
                <w:color w:val="000000"/>
                <w:sz w:val="20"/>
                <w:szCs w:val="20"/>
              </w:rPr>
              <w:t> </w:t>
            </w:r>
          </w:p>
        </w:tc>
      </w:tr>
    </w:tbl>
    <w:p w14:paraId="4D1714FE" w14:textId="2B27271F" w:rsidR="006E4882" w:rsidRPr="0022223D" w:rsidRDefault="006E4882" w:rsidP="006E4882">
      <w:pPr>
        <w:pStyle w:val="Notes"/>
      </w:pPr>
      <w:r w:rsidRPr="0022223D">
        <w:t>Notes: 1. ***p&lt;0.001; **p&lt;0.01; *p&lt;0.05.</w:t>
      </w:r>
      <w:r w:rsidRPr="0022223D">
        <w:br/>
        <w:t>2. Question timing FE indicates the date on which the question was posted.</w:t>
      </w:r>
    </w:p>
    <w:p w14:paraId="6F4C8580" w14:textId="0E77B145" w:rsidR="00CB3052" w:rsidRPr="0022223D" w:rsidRDefault="00304A09" w:rsidP="00113236">
      <w:pPr>
        <w:pStyle w:val="Paragraph0"/>
      </w:pPr>
      <w:r w:rsidRPr="0022223D">
        <w:rPr>
          <w:b/>
          <w:bCs/>
        </w:rPr>
        <w:t>Viewer</w:t>
      </w:r>
      <w:r w:rsidR="00E80D32" w:rsidRPr="0022223D">
        <w:rPr>
          <w:b/>
          <w:bCs/>
        </w:rPr>
        <w:t xml:space="preserve"> Recognition</w:t>
      </w:r>
      <w:r w:rsidR="00D23A73" w:rsidRPr="0022223D">
        <w:rPr>
          <w:b/>
          <w:bCs/>
        </w:rPr>
        <w:t xml:space="preserve"> </w:t>
      </w:r>
      <w:r w:rsidR="00D23A73" w:rsidRPr="0022223D">
        <w:t>of human answers</w:t>
      </w:r>
      <w:r w:rsidR="00E80D32" w:rsidRPr="0022223D">
        <w:t xml:space="preserve">. Table </w:t>
      </w:r>
      <w:r w:rsidR="008031CD" w:rsidRPr="0022223D">
        <w:t>5</w:t>
      </w:r>
      <w:r w:rsidR="00E80D32" w:rsidRPr="0022223D">
        <w:t xml:space="preserve"> addresses the concern </w:t>
      </w:r>
      <w:r w:rsidR="00A15929" w:rsidRPr="0022223D">
        <w:t>that answer timing fixed effects may be too restrictive</w:t>
      </w:r>
      <w:r w:rsidR="00D1059C" w:rsidRPr="0022223D">
        <w:t>,</w:t>
      </w:r>
      <w:r w:rsidR="00A15929" w:rsidRPr="0022223D">
        <w:t xml:space="preserve"> given that net likes accumulate differently over different time periods. We </w:t>
      </w:r>
      <w:r w:rsidR="00571AB9" w:rsidRPr="0022223D">
        <w:t xml:space="preserve">then </w:t>
      </w:r>
      <w:r w:rsidR="00A15929" w:rsidRPr="0022223D">
        <w:t xml:space="preserve">adopt a more flexible approach </w:t>
      </w:r>
      <w:r w:rsidR="000F15A5" w:rsidRPr="0022223D">
        <w:t>to capture the non-linear relationship between question age and net likes accumulation</w:t>
      </w:r>
      <w:r w:rsidR="00A15929" w:rsidRPr="0022223D">
        <w:t xml:space="preserve">. Column 1 presents the baseline specification without controlling for answer age, while Columns 2-4 progressively add polynomial controls: linear (Column 2), quadratic (Column 3), and cubic (Column 4) terms of answer age. </w:t>
      </w:r>
      <w:r w:rsidR="00B25F46" w:rsidRPr="0022223D">
        <w:t xml:space="preserve">Column 5 reports our preferred specification with answer timing fixed effects. </w:t>
      </w:r>
      <w:ins w:id="2040" w:author="Dylan CHEN" w:date="2026-03-17T18:08:00Z" w16du:dateUtc="2026-03-17T10:08:00Z">
        <w:r w:rsidR="00B7495A" w:rsidRPr="0022223D">
          <w:t>Column 6 employs the logarithm of the net number of likes</w:t>
        </w:r>
        <w:del w:id="2041" w:author="Xin Li" w:date="2026-03-21T12:29:00Z" w16du:dateUtc="2026-03-21T04:29:00Z">
          <w:r w:rsidR="00B7495A" w:rsidRPr="0022223D" w:rsidDel="00865650">
            <w:delText>,</w:delText>
          </w:r>
        </w:del>
        <w:r w:rsidR="00B7495A" w:rsidRPr="0022223D">
          <w:t xml:space="preserve"> </w:t>
        </w:r>
        <w:del w:id="2042" w:author="Xin Li" w:date="2026-03-21T12:29:00Z" w16du:dateUtc="2026-03-21T04:29:00Z">
          <w:r w:rsidR="00B7495A" w:rsidRPr="0022223D" w:rsidDel="00865650">
            <w:delText xml:space="preserve">adjusted for non-positive values, </w:delText>
          </w:r>
        </w:del>
        <w:r w:rsidR="00B7495A" w:rsidRPr="0022223D">
          <w:t>as the dependent variable.</w:t>
        </w:r>
      </w:ins>
      <w:ins w:id="2043" w:author="Dylan CHEN" w:date="2026-03-17T18:05:00Z" w16du:dateUtc="2026-03-17T10:05:00Z">
        <w:r w:rsidR="004672FC" w:rsidRPr="0022223D">
          <w:t xml:space="preserve"> </w:t>
        </w:r>
      </w:ins>
      <w:r w:rsidR="00B25F46" w:rsidRPr="0022223D">
        <w:t xml:space="preserve">Column </w:t>
      </w:r>
      <w:del w:id="2044" w:author="Dylan CHEN" w:date="2026-03-17T18:05:00Z" w16du:dateUtc="2026-03-17T10:05:00Z">
        <w:r w:rsidR="00B25F46" w:rsidRPr="0022223D" w:rsidDel="004672FC">
          <w:delText xml:space="preserve">6 </w:delText>
        </w:r>
      </w:del>
      <w:ins w:id="2045" w:author="Dylan CHEN" w:date="2026-03-17T18:05:00Z" w16du:dateUtc="2026-03-17T10:05:00Z">
        <w:r w:rsidR="004672FC" w:rsidRPr="0022223D">
          <w:t xml:space="preserve">7 </w:t>
        </w:r>
      </w:ins>
      <w:r w:rsidR="00B25F46" w:rsidRPr="0022223D">
        <w:t>implements a Poisson model</w:t>
      </w:r>
      <w:del w:id="2046" w:author="Xin Li" w:date="2026-03-21T12:29:00Z" w16du:dateUtc="2026-03-21T04:29:00Z">
        <w:r w:rsidR="00B25F46" w:rsidRPr="0022223D" w:rsidDel="00865650">
          <w:delText xml:space="preserve"> after adjusting for non-negativity</w:delText>
        </w:r>
      </w:del>
      <w:r w:rsidR="00B25F46" w:rsidRPr="0022223D">
        <w:t xml:space="preserve">. </w:t>
      </w:r>
      <w:ins w:id="2047" w:author="Xin Li" w:date="2026-03-21T12:29:00Z" w16du:dateUtc="2026-03-21T04:29:00Z">
        <w:r w:rsidR="00865650" w:rsidRPr="0022223D">
          <w:t>(Since the minimum number of likes in the data is -3. We adjust the analy</w:t>
        </w:r>
      </w:ins>
      <w:ins w:id="2048" w:author="Xin Li" w:date="2026-03-21T12:30:00Z" w16du:dateUtc="2026-03-21T04:30:00Z">
        <w:r w:rsidR="00865650" w:rsidRPr="0022223D">
          <w:t xml:space="preserve">sese in columns 6 and 7 </w:t>
        </w:r>
      </w:ins>
      <w:ins w:id="2049" w:author="Xin Li" w:date="2026-03-21T12:29:00Z" w16du:dateUtc="2026-03-21T04:29:00Z">
        <w:r w:rsidR="00865650" w:rsidRPr="0022223D">
          <w:t>for non-positive values</w:t>
        </w:r>
      </w:ins>
      <w:ins w:id="2050" w:author="Xin Li" w:date="2026-03-21T12:30:00Z" w16du:dateUtc="2026-03-21T04:30:00Z">
        <w:r w:rsidR="00865650" w:rsidRPr="0022223D">
          <w:t xml:space="preserve"> by shifting 3.) </w:t>
        </w:r>
      </w:ins>
      <w:r w:rsidR="00B25F46" w:rsidRPr="0022223D">
        <w:t>All specifications show consistent negative effects.</w:t>
      </w:r>
      <w:ins w:id="2051" w:author="Xin Li" w:date="2026-03-21T12:29:00Z" w16du:dateUtc="2026-03-21T04:29:00Z">
        <w:r w:rsidR="00865650" w:rsidRPr="0022223D">
          <w:t xml:space="preserve"> </w:t>
        </w:r>
      </w:ins>
    </w:p>
    <w:p w14:paraId="2E85C86C" w14:textId="6F9A0068" w:rsidR="00865AEF" w:rsidRPr="0022223D" w:rsidRDefault="00B04148" w:rsidP="00B04148">
      <w:pPr>
        <w:pStyle w:val="TableFiguretitle"/>
      </w:pPr>
      <w:bookmarkStart w:id="2052" w:name="_Ref210225098"/>
      <w:r w:rsidRPr="0022223D">
        <w:t xml:space="preserve">Table </w:t>
      </w:r>
      <w:fldSimple w:instr=" SEQ Table \* ARABIC ">
        <w:r w:rsidR="008031CD" w:rsidRPr="0022223D">
          <w:t>5</w:t>
        </w:r>
      </w:fldSimple>
      <w:bookmarkEnd w:id="2052"/>
      <w:r w:rsidRPr="0022223D">
        <w:t xml:space="preserve">. Robustness </w:t>
      </w:r>
      <w:r w:rsidR="00D04D59" w:rsidRPr="0022223D">
        <w:t>c</w:t>
      </w:r>
      <w:r w:rsidRPr="0022223D">
        <w:t xml:space="preserve">hecks: </w:t>
      </w:r>
      <w:r w:rsidR="00D04D59" w:rsidRPr="0022223D">
        <w:t>a</w:t>
      </w:r>
      <w:r w:rsidRPr="0022223D">
        <w:t xml:space="preserve">lternative </w:t>
      </w:r>
      <w:r w:rsidR="00D04D59" w:rsidRPr="0022223D">
        <w:t>m</w:t>
      </w:r>
      <w:r w:rsidRPr="0022223D">
        <w:t xml:space="preserve">odel </w:t>
      </w:r>
      <w:r w:rsidR="00D04D59" w:rsidRPr="0022223D">
        <w:t>s</w:t>
      </w:r>
      <w:r w:rsidRPr="0022223D">
        <w:t xml:space="preserve">pecifications for </w:t>
      </w:r>
      <w:r w:rsidR="00304A09" w:rsidRPr="0022223D">
        <w:t>viewer</w:t>
      </w:r>
      <w:r w:rsidRPr="0022223D">
        <w:t xml:space="preserve"> </w:t>
      </w:r>
      <w:r w:rsidR="00D04D59" w:rsidRPr="0022223D">
        <w:t>r</w:t>
      </w:r>
      <w:r w:rsidRPr="0022223D">
        <w:t>ecognition</w:t>
      </w:r>
    </w:p>
    <w:tbl>
      <w:tblPr>
        <w:tblW w:w="5000" w:type="pct"/>
        <w:jc w:val="center"/>
        <w:tblLayout w:type="fixed"/>
        <w:tblLook w:val="04A0" w:firstRow="1" w:lastRow="0" w:firstColumn="1" w:lastColumn="0" w:noHBand="0" w:noVBand="1"/>
        <w:tblPrChange w:id="2053" w:author="Dylan CHEN" w:date="2026-03-17T18:05:00Z" w16du:dateUtc="2026-03-17T10:05:00Z">
          <w:tblPr>
            <w:tblW w:w="14382" w:type="dxa"/>
            <w:tblLook w:val="04A0" w:firstRow="1" w:lastRow="0" w:firstColumn="1" w:lastColumn="0" w:noHBand="0" w:noVBand="1"/>
          </w:tblPr>
        </w:tblPrChange>
      </w:tblPr>
      <w:tblGrid>
        <w:gridCol w:w="2044"/>
        <w:gridCol w:w="729"/>
        <w:gridCol w:w="917"/>
        <w:gridCol w:w="810"/>
        <w:gridCol w:w="900"/>
        <w:gridCol w:w="990"/>
        <w:gridCol w:w="1751"/>
        <w:gridCol w:w="1219"/>
        <w:tblGridChange w:id="2054">
          <w:tblGrid>
            <w:gridCol w:w="2044"/>
            <w:gridCol w:w="1216"/>
            <w:gridCol w:w="1060"/>
            <w:gridCol w:w="1060"/>
            <w:gridCol w:w="1060"/>
            <w:gridCol w:w="1060"/>
            <w:gridCol w:w="641"/>
            <w:gridCol w:w="571"/>
            <w:gridCol w:w="648"/>
            <w:gridCol w:w="3142"/>
            <w:gridCol w:w="1880"/>
          </w:tblGrid>
        </w:tblGridChange>
      </w:tblGrid>
      <w:tr w:rsidR="004672FC" w:rsidRPr="0022223D" w14:paraId="22DBDD2E" w14:textId="77777777" w:rsidTr="004672FC">
        <w:trPr>
          <w:trHeight w:val="340"/>
          <w:jc w:val="center"/>
          <w:ins w:id="2055" w:author="Dylan CHEN" w:date="2026-03-17T18:04:00Z"/>
          <w:trPrChange w:id="2056" w:author="Dylan CHEN" w:date="2026-03-17T18:05:00Z" w16du:dateUtc="2026-03-17T10:05:00Z">
            <w:trPr>
              <w:trHeight w:val="340"/>
            </w:trPr>
          </w:trPrChange>
        </w:trPr>
        <w:tc>
          <w:tcPr>
            <w:tcW w:w="2044" w:type="dxa"/>
            <w:tcBorders>
              <w:top w:val="single" w:sz="8" w:space="0" w:color="auto"/>
              <w:left w:val="nil"/>
              <w:bottom w:val="nil"/>
              <w:right w:val="nil"/>
            </w:tcBorders>
            <w:noWrap/>
            <w:tcMar>
              <w:left w:w="29" w:type="dxa"/>
              <w:right w:w="29" w:type="dxa"/>
            </w:tcMar>
            <w:hideMark/>
            <w:tcPrChange w:id="2057" w:author="Dylan CHEN" w:date="2026-03-17T18:05:00Z" w16du:dateUtc="2026-03-17T10:05:00Z">
              <w:tcPr>
                <w:tcW w:w="3260" w:type="dxa"/>
                <w:gridSpan w:val="2"/>
                <w:tcBorders>
                  <w:top w:val="single" w:sz="8" w:space="0" w:color="auto"/>
                  <w:left w:val="nil"/>
                  <w:bottom w:val="nil"/>
                  <w:right w:val="nil"/>
                </w:tcBorders>
                <w:noWrap/>
                <w:vAlign w:val="center"/>
                <w:hideMark/>
              </w:tcPr>
            </w:tcPrChange>
          </w:tcPr>
          <w:p w14:paraId="6199E8D4" w14:textId="77777777" w:rsidR="004672FC" w:rsidRPr="0022223D" w:rsidRDefault="004672FC">
            <w:pPr>
              <w:rPr>
                <w:ins w:id="2058" w:author="Dylan CHEN" w:date="2026-03-17T18:04:00Z" w16du:dateUtc="2026-03-17T10:04:00Z"/>
                <w:color w:val="000000"/>
                <w:sz w:val="20"/>
                <w:szCs w:val="20"/>
              </w:rPr>
            </w:pPr>
            <w:ins w:id="2059" w:author="Dylan CHEN" w:date="2026-03-17T18:04:00Z" w16du:dateUtc="2026-03-17T10:04:00Z">
              <w:r w:rsidRPr="0022223D">
                <w:rPr>
                  <w:color w:val="000000"/>
                  <w:sz w:val="20"/>
                  <w:szCs w:val="20"/>
                </w:rPr>
                <w:lastRenderedPageBreak/>
                <w:t> </w:t>
              </w:r>
            </w:ins>
          </w:p>
        </w:tc>
        <w:tc>
          <w:tcPr>
            <w:tcW w:w="6097" w:type="dxa"/>
            <w:gridSpan w:val="6"/>
            <w:tcBorders>
              <w:top w:val="single" w:sz="8" w:space="0" w:color="auto"/>
              <w:left w:val="nil"/>
              <w:bottom w:val="nil"/>
              <w:right w:val="nil"/>
            </w:tcBorders>
            <w:noWrap/>
            <w:tcMar>
              <w:left w:w="29" w:type="dxa"/>
              <w:right w:w="29" w:type="dxa"/>
            </w:tcMar>
            <w:hideMark/>
            <w:tcPrChange w:id="2060" w:author="Dylan CHEN" w:date="2026-03-17T18:05:00Z" w16du:dateUtc="2026-03-17T10:05:00Z">
              <w:tcPr>
                <w:tcW w:w="9242" w:type="dxa"/>
                <w:gridSpan w:val="8"/>
                <w:tcBorders>
                  <w:top w:val="single" w:sz="8" w:space="0" w:color="auto"/>
                  <w:left w:val="nil"/>
                  <w:bottom w:val="nil"/>
                  <w:right w:val="nil"/>
                </w:tcBorders>
                <w:noWrap/>
                <w:vAlign w:val="center"/>
                <w:hideMark/>
              </w:tcPr>
            </w:tcPrChange>
          </w:tcPr>
          <w:p w14:paraId="6885FA7C" w14:textId="77777777" w:rsidR="004672FC" w:rsidRPr="0022223D" w:rsidRDefault="004672FC">
            <w:pPr>
              <w:jc w:val="center"/>
              <w:rPr>
                <w:ins w:id="2061" w:author="Dylan CHEN" w:date="2026-03-17T18:04:00Z" w16du:dateUtc="2026-03-17T10:04:00Z"/>
                <w:color w:val="000000"/>
                <w:sz w:val="20"/>
                <w:szCs w:val="20"/>
              </w:rPr>
            </w:pPr>
            <w:ins w:id="2062" w:author="Dylan CHEN" w:date="2026-03-17T18:04:00Z" w16du:dateUtc="2026-03-17T10:04:00Z">
              <w:r w:rsidRPr="0022223D">
                <w:rPr>
                  <w:color w:val="000000"/>
                  <w:sz w:val="20"/>
                  <w:szCs w:val="20"/>
                </w:rPr>
                <w:t>OLS</w:t>
              </w:r>
            </w:ins>
          </w:p>
        </w:tc>
        <w:tc>
          <w:tcPr>
            <w:tcW w:w="1219" w:type="dxa"/>
            <w:tcBorders>
              <w:top w:val="single" w:sz="8" w:space="0" w:color="auto"/>
              <w:left w:val="nil"/>
              <w:bottom w:val="nil"/>
              <w:right w:val="nil"/>
            </w:tcBorders>
            <w:noWrap/>
            <w:tcMar>
              <w:left w:w="29" w:type="dxa"/>
              <w:right w:w="29" w:type="dxa"/>
            </w:tcMar>
            <w:hideMark/>
            <w:tcPrChange w:id="2063" w:author="Dylan CHEN" w:date="2026-03-17T18:05:00Z" w16du:dateUtc="2026-03-17T10:05:00Z">
              <w:tcPr>
                <w:tcW w:w="1880" w:type="dxa"/>
                <w:tcBorders>
                  <w:top w:val="single" w:sz="8" w:space="0" w:color="auto"/>
                  <w:left w:val="nil"/>
                  <w:bottom w:val="nil"/>
                  <w:right w:val="nil"/>
                </w:tcBorders>
                <w:noWrap/>
                <w:vAlign w:val="center"/>
                <w:hideMark/>
              </w:tcPr>
            </w:tcPrChange>
          </w:tcPr>
          <w:p w14:paraId="76E74F58" w14:textId="77777777" w:rsidR="004672FC" w:rsidRPr="0022223D" w:rsidRDefault="004672FC">
            <w:pPr>
              <w:jc w:val="center"/>
              <w:rPr>
                <w:ins w:id="2064" w:author="Dylan CHEN" w:date="2026-03-17T18:04:00Z" w16du:dateUtc="2026-03-17T10:04:00Z"/>
                <w:color w:val="000000"/>
                <w:sz w:val="20"/>
                <w:szCs w:val="20"/>
              </w:rPr>
            </w:pPr>
            <w:ins w:id="2065" w:author="Dylan CHEN" w:date="2026-03-17T18:04:00Z" w16du:dateUtc="2026-03-17T10:04:00Z">
              <w:r w:rsidRPr="0022223D">
                <w:rPr>
                  <w:color w:val="000000"/>
                  <w:sz w:val="20"/>
                  <w:szCs w:val="20"/>
                </w:rPr>
                <w:t>Poisson</w:t>
              </w:r>
            </w:ins>
          </w:p>
        </w:tc>
      </w:tr>
      <w:tr w:rsidR="004672FC" w:rsidRPr="0022223D" w14:paraId="1897BAFF" w14:textId="77777777" w:rsidTr="004672FC">
        <w:trPr>
          <w:trHeight w:val="320"/>
          <w:jc w:val="center"/>
          <w:ins w:id="2066" w:author="Dylan CHEN" w:date="2026-03-17T18:04:00Z"/>
          <w:trPrChange w:id="2067"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2068" w:author="Dylan CHEN" w:date="2026-03-17T18:05:00Z" w16du:dateUtc="2026-03-17T10:05:00Z">
              <w:tcPr>
                <w:tcW w:w="3260" w:type="dxa"/>
                <w:gridSpan w:val="2"/>
                <w:tcBorders>
                  <w:top w:val="nil"/>
                  <w:left w:val="nil"/>
                  <w:bottom w:val="nil"/>
                  <w:right w:val="nil"/>
                </w:tcBorders>
                <w:noWrap/>
                <w:vAlign w:val="center"/>
                <w:hideMark/>
              </w:tcPr>
            </w:tcPrChange>
          </w:tcPr>
          <w:p w14:paraId="67C0EB13" w14:textId="77777777" w:rsidR="004672FC" w:rsidRPr="0022223D" w:rsidRDefault="004672FC">
            <w:pPr>
              <w:jc w:val="center"/>
              <w:rPr>
                <w:ins w:id="2069" w:author="Dylan CHEN" w:date="2026-03-17T18:04:00Z" w16du:dateUtc="2026-03-17T10:04:00Z"/>
                <w:color w:val="000000"/>
                <w:sz w:val="20"/>
                <w:szCs w:val="20"/>
              </w:rPr>
            </w:pPr>
          </w:p>
        </w:tc>
        <w:tc>
          <w:tcPr>
            <w:tcW w:w="729" w:type="dxa"/>
            <w:tcBorders>
              <w:top w:val="nil"/>
              <w:left w:val="nil"/>
              <w:bottom w:val="nil"/>
              <w:right w:val="nil"/>
            </w:tcBorders>
            <w:noWrap/>
            <w:tcMar>
              <w:left w:w="29" w:type="dxa"/>
              <w:right w:w="29" w:type="dxa"/>
            </w:tcMar>
            <w:hideMark/>
            <w:tcPrChange w:id="2070" w:author="Dylan CHEN" w:date="2026-03-17T18:05:00Z" w16du:dateUtc="2026-03-17T10:05:00Z">
              <w:tcPr>
                <w:tcW w:w="1060" w:type="dxa"/>
                <w:tcBorders>
                  <w:top w:val="nil"/>
                  <w:left w:val="nil"/>
                  <w:bottom w:val="nil"/>
                  <w:right w:val="nil"/>
                </w:tcBorders>
                <w:noWrap/>
                <w:vAlign w:val="center"/>
                <w:hideMark/>
              </w:tcPr>
            </w:tcPrChange>
          </w:tcPr>
          <w:p w14:paraId="6F072F09" w14:textId="77777777" w:rsidR="004672FC" w:rsidRPr="0022223D" w:rsidRDefault="004672FC">
            <w:pPr>
              <w:jc w:val="center"/>
              <w:rPr>
                <w:ins w:id="2071" w:author="Dylan CHEN" w:date="2026-03-17T18:04:00Z" w16du:dateUtc="2026-03-17T10:04:00Z"/>
                <w:color w:val="000000"/>
                <w:sz w:val="20"/>
                <w:szCs w:val="20"/>
              </w:rPr>
            </w:pPr>
            <w:ins w:id="2072" w:author="Dylan CHEN" w:date="2026-03-17T18:04:00Z" w16du:dateUtc="2026-03-17T10:04:00Z">
              <w:r w:rsidRPr="0022223D">
                <w:rPr>
                  <w:color w:val="000000"/>
                  <w:sz w:val="20"/>
                  <w:szCs w:val="20"/>
                </w:rPr>
                <w:t>(1)</w:t>
              </w:r>
            </w:ins>
          </w:p>
        </w:tc>
        <w:tc>
          <w:tcPr>
            <w:tcW w:w="917" w:type="dxa"/>
            <w:tcBorders>
              <w:top w:val="nil"/>
              <w:left w:val="nil"/>
              <w:bottom w:val="nil"/>
              <w:right w:val="nil"/>
            </w:tcBorders>
            <w:noWrap/>
            <w:tcMar>
              <w:left w:w="29" w:type="dxa"/>
              <w:right w:w="29" w:type="dxa"/>
            </w:tcMar>
            <w:hideMark/>
            <w:tcPrChange w:id="2073" w:author="Dylan CHEN" w:date="2026-03-17T18:05:00Z" w16du:dateUtc="2026-03-17T10:05:00Z">
              <w:tcPr>
                <w:tcW w:w="1060" w:type="dxa"/>
                <w:tcBorders>
                  <w:top w:val="nil"/>
                  <w:left w:val="nil"/>
                  <w:bottom w:val="nil"/>
                  <w:right w:val="nil"/>
                </w:tcBorders>
                <w:noWrap/>
                <w:vAlign w:val="center"/>
                <w:hideMark/>
              </w:tcPr>
            </w:tcPrChange>
          </w:tcPr>
          <w:p w14:paraId="01A46522" w14:textId="77777777" w:rsidR="004672FC" w:rsidRPr="0022223D" w:rsidRDefault="004672FC">
            <w:pPr>
              <w:jc w:val="center"/>
              <w:rPr>
                <w:ins w:id="2074" w:author="Dylan CHEN" w:date="2026-03-17T18:04:00Z" w16du:dateUtc="2026-03-17T10:04:00Z"/>
                <w:color w:val="000000"/>
                <w:sz w:val="20"/>
                <w:szCs w:val="20"/>
              </w:rPr>
            </w:pPr>
            <w:ins w:id="2075" w:author="Dylan CHEN" w:date="2026-03-17T18:04:00Z" w16du:dateUtc="2026-03-17T10:04:00Z">
              <w:r w:rsidRPr="0022223D">
                <w:rPr>
                  <w:color w:val="000000"/>
                  <w:sz w:val="20"/>
                  <w:szCs w:val="20"/>
                </w:rPr>
                <w:t>(2)</w:t>
              </w:r>
            </w:ins>
          </w:p>
        </w:tc>
        <w:tc>
          <w:tcPr>
            <w:tcW w:w="810" w:type="dxa"/>
            <w:tcBorders>
              <w:top w:val="nil"/>
              <w:left w:val="nil"/>
              <w:bottom w:val="nil"/>
              <w:right w:val="nil"/>
            </w:tcBorders>
            <w:noWrap/>
            <w:tcMar>
              <w:left w:w="29" w:type="dxa"/>
              <w:right w:w="29" w:type="dxa"/>
            </w:tcMar>
            <w:hideMark/>
            <w:tcPrChange w:id="2076" w:author="Dylan CHEN" w:date="2026-03-17T18:05:00Z" w16du:dateUtc="2026-03-17T10:05:00Z">
              <w:tcPr>
                <w:tcW w:w="1060" w:type="dxa"/>
                <w:tcBorders>
                  <w:top w:val="nil"/>
                  <w:left w:val="nil"/>
                  <w:bottom w:val="nil"/>
                  <w:right w:val="nil"/>
                </w:tcBorders>
                <w:noWrap/>
                <w:vAlign w:val="center"/>
                <w:hideMark/>
              </w:tcPr>
            </w:tcPrChange>
          </w:tcPr>
          <w:p w14:paraId="1AC87C61" w14:textId="77777777" w:rsidR="004672FC" w:rsidRPr="0022223D" w:rsidRDefault="004672FC">
            <w:pPr>
              <w:jc w:val="center"/>
              <w:rPr>
                <w:ins w:id="2077" w:author="Dylan CHEN" w:date="2026-03-17T18:04:00Z" w16du:dateUtc="2026-03-17T10:04:00Z"/>
                <w:color w:val="000000"/>
                <w:sz w:val="20"/>
                <w:szCs w:val="20"/>
              </w:rPr>
            </w:pPr>
            <w:ins w:id="2078" w:author="Dylan CHEN" w:date="2026-03-17T18:04:00Z" w16du:dateUtc="2026-03-17T10:04:00Z">
              <w:r w:rsidRPr="0022223D">
                <w:rPr>
                  <w:color w:val="000000"/>
                  <w:sz w:val="20"/>
                  <w:szCs w:val="20"/>
                </w:rPr>
                <w:t>(3)</w:t>
              </w:r>
            </w:ins>
          </w:p>
        </w:tc>
        <w:tc>
          <w:tcPr>
            <w:tcW w:w="900" w:type="dxa"/>
            <w:tcBorders>
              <w:top w:val="nil"/>
              <w:left w:val="nil"/>
              <w:bottom w:val="nil"/>
              <w:right w:val="nil"/>
            </w:tcBorders>
            <w:noWrap/>
            <w:tcMar>
              <w:left w:w="29" w:type="dxa"/>
              <w:right w:w="29" w:type="dxa"/>
            </w:tcMar>
            <w:hideMark/>
            <w:tcPrChange w:id="2079" w:author="Dylan CHEN" w:date="2026-03-17T18:05:00Z" w16du:dateUtc="2026-03-17T10:05:00Z">
              <w:tcPr>
                <w:tcW w:w="1060" w:type="dxa"/>
                <w:tcBorders>
                  <w:top w:val="nil"/>
                  <w:left w:val="nil"/>
                  <w:bottom w:val="nil"/>
                  <w:right w:val="nil"/>
                </w:tcBorders>
                <w:noWrap/>
                <w:vAlign w:val="center"/>
                <w:hideMark/>
              </w:tcPr>
            </w:tcPrChange>
          </w:tcPr>
          <w:p w14:paraId="18586378" w14:textId="77777777" w:rsidR="004672FC" w:rsidRPr="0022223D" w:rsidRDefault="004672FC">
            <w:pPr>
              <w:jc w:val="center"/>
              <w:rPr>
                <w:ins w:id="2080" w:author="Dylan CHEN" w:date="2026-03-17T18:04:00Z" w16du:dateUtc="2026-03-17T10:04:00Z"/>
                <w:color w:val="000000"/>
                <w:sz w:val="20"/>
                <w:szCs w:val="20"/>
              </w:rPr>
            </w:pPr>
            <w:ins w:id="2081" w:author="Dylan CHEN" w:date="2026-03-17T18:04:00Z" w16du:dateUtc="2026-03-17T10:04:00Z">
              <w:r w:rsidRPr="0022223D">
                <w:rPr>
                  <w:color w:val="000000"/>
                  <w:sz w:val="20"/>
                  <w:szCs w:val="20"/>
                </w:rPr>
                <w:t>(4)</w:t>
              </w:r>
            </w:ins>
          </w:p>
        </w:tc>
        <w:tc>
          <w:tcPr>
            <w:tcW w:w="990" w:type="dxa"/>
            <w:tcBorders>
              <w:top w:val="nil"/>
              <w:left w:val="nil"/>
              <w:bottom w:val="nil"/>
              <w:right w:val="nil"/>
            </w:tcBorders>
            <w:noWrap/>
            <w:tcMar>
              <w:left w:w="29" w:type="dxa"/>
              <w:right w:w="29" w:type="dxa"/>
            </w:tcMar>
            <w:hideMark/>
            <w:tcPrChange w:id="2082" w:author="Dylan CHEN" w:date="2026-03-17T18:05:00Z" w16du:dateUtc="2026-03-17T10:05:00Z">
              <w:tcPr>
                <w:tcW w:w="1212" w:type="dxa"/>
                <w:gridSpan w:val="2"/>
                <w:tcBorders>
                  <w:top w:val="nil"/>
                  <w:left w:val="nil"/>
                  <w:bottom w:val="nil"/>
                  <w:right w:val="nil"/>
                </w:tcBorders>
                <w:noWrap/>
                <w:vAlign w:val="center"/>
                <w:hideMark/>
              </w:tcPr>
            </w:tcPrChange>
          </w:tcPr>
          <w:p w14:paraId="11ECA37D" w14:textId="77777777" w:rsidR="004672FC" w:rsidRPr="0022223D" w:rsidRDefault="004672FC">
            <w:pPr>
              <w:jc w:val="center"/>
              <w:rPr>
                <w:ins w:id="2083" w:author="Dylan CHEN" w:date="2026-03-17T18:04:00Z" w16du:dateUtc="2026-03-17T10:04:00Z"/>
                <w:color w:val="000000"/>
                <w:sz w:val="20"/>
                <w:szCs w:val="20"/>
              </w:rPr>
            </w:pPr>
            <w:ins w:id="2084" w:author="Dylan CHEN" w:date="2026-03-17T18:04:00Z" w16du:dateUtc="2026-03-17T10:04:00Z">
              <w:r w:rsidRPr="0022223D">
                <w:rPr>
                  <w:color w:val="000000"/>
                  <w:sz w:val="20"/>
                  <w:szCs w:val="20"/>
                </w:rPr>
                <w:t>(5)</w:t>
              </w:r>
            </w:ins>
          </w:p>
        </w:tc>
        <w:tc>
          <w:tcPr>
            <w:tcW w:w="1751" w:type="dxa"/>
            <w:tcBorders>
              <w:top w:val="nil"/>
              <w:left w:val="nil"/>
              <w:bottom w:val="nil"/>
              <w:right w:val="nil"/>
            </w:tcBorders>
            <w:noWrap/>
            <w:tcMar>
              <w:left w:w="29" w:type="dxa"/>
              <w:right w:w="29" w:type="dxa"/>
            </w:tcMar>
            <w:hideMark/>
            <w:tcPrChange w:id="2085" w:author="Dylan CHEN" w:date="2026-03-17T18:05:00Z" w16du:dateUtc="2026-03-17T10:05:00Z">
              <w:tcPr>
                <w:tcW w:w="3790" w:type="dxa"/>
                <w:gridSpan w:val="2"/>
                <w:tcBorders>
                  <w:top w:val="nil"/>
                  <w:left w:val="nil"/>
                  <w:bottom w:val="nil"/>
                  <w:right w:val="nil"/>
                </w:tcBorders>
                <w:noWrap/>
                <w:vAlign w:val="center"/>
                <w:hideMark/>
              </w:tcPr>
            </w:tcPrChange>
          </w:tcPr>
          <w:p w14:paraId="3E48A6AC" w14:textId="77777777" w:rsidR="004672FC" w:rsidRPr="0022223D" w:rsidRDefault="004672FC">
            <w:pPr>
              <w:jc w:val="center"/>
              <w:rPr>
                <w:ins w:id="2086" w:author="Dylan CHEN" w:date="2026-03-17T18:04:00Z" w16du:dateUtc="2026-03-17T10:04:00Z"/>
                <w:color w:val="000000"/>
                <w:sz w:val="20"/>
                <w:szCs w:val="20"/>
              </w:rPr>
            </w:pPr>
            <w:ins w:id="2087" w:author="Dylan CHEN" w:date="2026-03-17T18:04:00Z" w16du:dateUtc="2026-03-17T10:04:00Z">
              <w:r w:rsidRPr="0022223D">
                <w:rPr>
                  <w:color w:val="000000"/>
                  <w:sz w:val="20"/>
                  <w:szCs w:val="20"/>
                </w:rPr>
                <w:t>(6)</w:t>
              </w:r>
            </w:ins>
          </w:p>
        </w:tc>
        <w:tc>
          <w:tcPr>
            <w:tcW w:w="1219" w:type="dxa"/>
            <w:tcBorders>
              <w:top w:val="nil"/>
              <w:left w:val="nil"/>
              <w:bottom w:val="nil"/>
              <w:right w:val="nil"/>
            </w:tcBorders>
            <w:noWrap/>
            <w:tcMar>
              <w:left w:w="29" w:type="dxa"/>
              <w:right w:w="29" w:type="dxa"/>
            </w:tcMar>
            <w:hideMark/>
            <w:tcPrChange w:id="2088" w:author="Dylan CHEN" w:date="2026-03-17T18:05:00Z" w16du:dateUtc="2026-03-17T10:05:00Z">
              <w:tcPr>
                <w:tcW w:w="1880" w:type="dxa"/>
                <w:tcBorders>
                  <w:top w:val="nil"/>
                  <w:left w:val="nil"/>
                  <w:bottom w:val="nil"/>
                  <w:right w:val="nil"/>
                </w:tcBorders>
                <w:noWrap/>
                <w:vAlign w:val="center"/>
                <w:hideMark/>
              </w:tcPr>
            </w:tcPrChange>
          </w:tcPr>
          <w:p w14:paraId="042EF5C8" w14:textId="77777777" w:rsidR="004672FC" w:rsidRPr="0022223D" w:rsidRDefault="004672FC">
            <w:pPr>
              <w:jc w:val="center"/>
              <w:rPr>
                <w:ins w:id="2089" w:author="Dylan CHEN" w:date="2026-03-17T18:04:00Z" w16du:dateUtc="2026-03-17T10:04:00Z"/>
                <w:color w:val="000000"/>
                <w:sz w:val="20"/>
                <w:szCs w:val="20"/>
              </w:rPr>
            </w:pPr>
            <w:ins w:id="2090" w:author="Dylan CHEN" w:date="2026-03-17T18:04:00Z" w16du:dateUtc="2026-03-17T10:04:00Z">
              <w:r w:rsidRPr="0022223D">
                <w:rPr>
                  <w:color w:val="000000"/>
                  <w:sz w:val="20"/>
                  <w:szCs w:val="20"/>
                </w:rPr>
                <w:t>(7)</w:t>
              </w:r>
            </w:ins>
          </w:p>
        </w:tc>
      </w:tr>
      <w:tr w:rsidR="004672FC" w:rsidRPr="0022223D" w14:paraId="25EE8F2D" w14:textId="77777777" w:rsidTr="004672FC">
        <w:trPr>
          <w:trHeight w:val="360"/>
          <w:jc w:val="center"/>
          <w:ins w:id="2091" w:author="Dylan CHEN" w:date="2026-03-17T18:04:00Z"/>
          <w:trPrChange w:id="2092" w:author="Dylan CHEN" w:date="2026-03-17T18:05:00Z" w16du:dateUtc="2026-03-17T10:05:00Z">
            <w:trPr>
              <w:trHeight w:val="360"/>
            </w:trPr>
          </w:trPrChange>
        </w:trPr>
        <w:tc>
          <w:tcPr>
            <w:tcW w:w="2044" w:type="dxa"/>
            <w:tcBorders>
              <w:top w:val="nil"/>
              <w:left w:val="nil"/>
              <w:bottom w:val="nil"/>
              <w:right w:val="nil"/>
            </w:tcBorders>
            <w:noWrap/>
            <w:tcMar>
              <w:left w:w="29" w:type="dxa"/>
              <w:right w:w="29" w:type="dxa"/>
            </w:tcMar>
            <w:hideMark/>
            <w:tcPrChange w:id="2093" w:author="Dylan CHEN" w:date="2026-03-17T18:05:00Z" w16du:dateUtc="2026-03-17T10:05:00Z">
              <w:tcPr>
                <w:tcW w:w="3260" w:type="dxa"/>
                <w:gridSpan w:val="2"/>
                <w:tcBorders>
                  <w:top w:val="nil"/>
                  <w:left w:val="nil"/>
                  <w:bottom w:val="nil"/>
                  <w:right w:val="nil"/>
                </w:tcBorders>
                <w:noWrap/>
                <w:vAlign w:val="center"/>
                <w:hideMark/>
              </w:tcPr>
            </w:tcPrChange>
          </w:tcPr>
          <w:p w14:paraId="0FED8B1A" w14:textId="77777777" w:rsidR="004672FC" w:rsidRPr="0022223D" w:rsidRDefault="004672FC">
            <w:pPr>
              <w:jc w:val="right"/>
              <w:rPr>
                <w:ins w:id="2094" w:author="Dylan CHEN" w:date="2026-03-17T18:04:00Z" w16du:dateUtc="2026-03-17T10:04:00Z"/>
                <w:color w:val="000000"/>
                <w:sz w:val="20"/>
                <w:szCs w:val="20"/>
              </w:rPr>
            </w:pPr>
            <w:ins w:id="2095" w:author="Dylan CHEN" w:date="2026-03-17T18:04:00Z" w16du:dateUtc="2026-03-17T10:04:00Z">
              <w:r w:rsidRPr="0022223D">
                <w:rPr>
                  <w:color w:val="000000"/>
                  <w:sz w:val="20"/>
                  <w:szCs w:val="20"/>
                </w:rPr>
                <w:t xml:space="preserve">DV: </w:t>
              </w:r>
            </w:ins>
          </w:p>
        </w:tc>
        <w:tc>
          <w:tcPr>
            <w:tcW w:w="4346" w:type="dxa"/>
            <w:gridSpan w:val="5"/>
            <w:tcBorders>
              <w:top w:val="nil"/>
              <w:left w:val="nil"/>
              <w:bottom w:val="single" w:sz="8" w:space="0" w:color="auto"/>
              <w:right w:val="nil"/>
            </w:tcBorders>
            <w:noWrap/>
            <w:tcMar>
              <w:left w:w="29" w:type="dxa"/>
              <w:right w:w="29" w:type="dxa"/>
            </w:tcMar>
            <w:hideMark/>
            <w:tcPrChange w:id="2096" w:author="Dylan CHEN" w:date="2026-03-17T18:05:00Z" w16du:dateUtc="2026-03-17T10:05:00Z">
              <w:tcPr>
                <w:tcW w:w="5452" w:type="dxa"/>
                <w:gridSpan w:val="6"/>
                <w:tcBorders>
                  <w:top w:val="nil"/>
                  <w:left w:val="nil"/>
                  <w:bottom w:val="single" w:sz="8" w:space="0" w:color="auto"/>
                  <w:right w:val="nil"/>
                </w:tcBorders>
                <w:noWrap/>
                <w:vAlign w:val="center"/>
                <w:hideMark/>
              </w:tcPr>
            </w:tcPrChange>
          </w:tcPr>
          <w:p w14:paraId="26FE1C58" w14:textId="77777777" w:rsidR="004672FC" w:rsidRPr="0022223D" w:rsidRDefault="004672FC">
            <w:pPr>
              <w:jc w:val="center"/>
              <w:rPr>
                <w:ins w:id="2097" w:author="Dylan CHEN" w:date="2026-03-17T18:04:00Z" w16du:dateUtc="2026-03-17T10:04:00Z"/>
                <w:i/>
                <w:iCs/>
                <w:color w:val="000000"/>
                <w:sz w:val="20"/>
                <w:szCs w:val="20"/>
              </w:rPr>
            </w:pPr>
            <w:ins w:id="2098" w:author="Dylan CHEN" w:date="2026-03-17T18:04:00Z" w16du:dateUtc="2026-03-17T10:04:00Z">
              <w:r w:rsidRPr="0022223D">
                <w:rPr>
                  <w:i/>
                  <w:iCs/>
                  <w:color w:val="000000"/>
                  <w:sz w:val="20"/>
                  <w:szCs w:val="20"/>
                </w:rPr>
                <w:t>netlikeNum</w:t>
              </w:r>
              <w:r w:rsidRPr="0022223D">
                <w:rPr>
                  <w:i/>
                  <w:iCs/>
                  <w:color w:val="000000"/>
                  <w:sz w:val="20"/>
                  <w:szCs w:val="20"/>
                  <w:vertAlign w:val="subscript"/>
                </w:rPr>
                <w:t>ij</w:t>
              </w:r>
            </w:ins>
          </w:p>
        </w:tc>
        <w:tc>
          <w:tcPr>
            <w:tcW w:w="1751" w:type="dxa"/>
            <w:tcBorders>
              <w:top w:val="nil"/>
              <w:left w:val="nil"/>
              <w:bottom w:val="single" w:sz="8" w:space="0" w:color="auto"/>
              <w:right w:val="nil"/>
            </w:tcBorders>
            <w:noWrap/>
            <w:tcMar>
              <w:left w:w="29" w:type="dxa"/>
              <w:right w:w="29" w:type="dxa"/>
            </w:tcMar>
            <w:hideMark/>
            <w:tcPrChange w:id="2099"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7D9222C6" w14:textId="3057D160" w:rsidR="004672FC" w:rsidRPr="0022223D" w:rsidRDefault="004672FC">
            <w:pPr>
              <w:jc w:val="center"/>
              <w:rPr>
                <w:ins w:id="2100" w:author="Dylan CHEN" w:date="2026-03-17T18:04:00Z" w16du:dateUtc="2026-03-17T10:04:00Z"/>
                <w:color w:val="000000"/>
                <w:sz w:val="20"/>
                <w:szCs w:val="20"/>
              </w:rPr>
            </w:pPr>
            <w:bookmarkStart w:id="2101" w:name="OLE_LINK5"/>
            <w:ins w:id="2102" w:author="Dylan CHEN" w:date="2026-03-17T18:04:00Z" w16du:dateUtc="2026-03-17T10:04:00Z">
              <w:r w:rsidRPr="0022223D">
                <w:rPr>
                  <w:color w:val="000000"/>
                  <w:sz w:val="20"/>
                  <w:szCs w:val="20"/>
                </w:rPr>
                <w:t>log [</w:t>
              </w:r>
              <w:r w:rsidRPr="0022223D">
                <w:rPr>
                  <w:i/>
                  <w:iCs/>
                  <w:color w:val="000000"/>
                  <w:sz w:val="20"/>
                  <w:szCs w:val="20"/>
                </w:rPr>
                <w:t>netlikeNum</w:t>
              </w:r>
              <w:r w:rsidRPr="0022223D">
                <w:rPr>
                  <w:i/>
                  <w:iCs/>
                  <w:color w:val="000000"/>
                  <w:sz w:val="20"/>
                  <w:szCs w:val="20"/>
                  <w:vertAlign w:val="subscript"/>
                </w:rPr>
                <w:t>ij</w:t>
              </w:r>
              <w:r w:rsidRPr="0022223D">
                <w:rPr>
                  <w:color w:val="000000"/>
                  <w:sz w:val="20"/>
                  <w:szCs w:val="20"/>
                </w:rPr>
                <w:t xml:space="preserve"> </w:t>
              </w:r>
            </w:ins>
            <w:ins w:id="2103" w:author="Xin Li" w:date="2026-03-21T12:30:00Z" w16du:dateUtc="2026-03-21T04:30:00Z">
              <w:r w:rsidR="00865650" w:rsidRPr="0022223D">
                <w:rPr>
                  <w:color w:val="000000"/>
                  <w:sz w:val="20"/>
                  <w:szCs w:val="20"/>
                </w:rPr>
                <w:t>+</w:t>
              </w:r>
            </w:ins>
            <w:ins w:id="2104" w:author="Dylan CHEN" w:date="2026-03-17T18:04:00Z" w16du:dateUtc="2026-03-17T10:04:00Z">
              <w:del w:id="2105" w:author="Xin Li" w:date="2026-03-21T12:30:00Z" w16du:dateUtc="2026-03-21T04:30:00Z">
                <w:r w:rsidRPr="0022223D" w:rsidDel="00865650">
                  <w:rPr>
                    <w:color w:val="000000"/>
                    <w:sz w:val="20"/>
                    <w:szCs w:val="20"/>
                  </w:rPr>
                  <w:delText>(</w:delText>
                </w:r>
              </w:del>
              <w:r w:rsidRPr="0022223D">
                <w:rPr>
                  <w:color w:val="000000"/>
                  <w:sz w:val="20"/>
                  <w:szCs w:val="20"/>
                </w:rPr>
                <w:t>shift</w:t>
              </w:r>
              <w:del w:id="2106" w:author="Xin Li" w:date="2026-03-21T12:30:00Z" w16du:dateUtc="2026-03-21T04:30:00Z">
                <w:r w:rsidRPr="0022223D" w:rsidDel="00865650">
                  <w:rPr>
                    <w:color w:val="000000"/>
                    <w:sz w:val="20"/>
                    <w:szCs w:val="20"/>
                  </w:rPr>
                  <w:delText>ed)</w:delText>
                </w:r>
              </w:del>
              <w:r w:rsidRPr="0022223D">
                <w:rPr>
                  <w:color w:val="000000"/>
                  <w:sz w:val="20"/>
                  <w:szCs w:val="20"/>
                </w:rPr>
                <w:t xml:space="preserve"> + 1]</w:t>
              </w:r>
              <w:bookmarkEnd w:id="2101"/>
            </w:ins>
          </w:p>
        </w:tc>
        <w:tc>
          <w:tcPr>
            <w:tcW w:w="1219" w:type="dxa"/>
            <w:tcBorders>
              <w:top w:val="nil"/>
              <w:left w:val="nil"/>
              <w:bottom w:val="single" w:sz="8" w:space="0" w:color="auto"/>
              <w:right w:val="nil"/>
            </w:tcBorders>
            <w:noWrap/>
            <w:tcMar>
              <w:left w:w="29" w:type="dxa"/>
              <w:right w:w="29" w:type="dxa"/>
            </w:tcMar>
            <w:hideMark/>
            <w:tcPrChange w:id="2107" w:author="Dylan CHEN" w:date="2026-03-17T18:05:00Z" w16du:dateUtc="2026-03-17T10:05:00Z">
              <w:tcPr>
                <w:tcW w:w="1880" w:type="dxa"/>
                <w:tcBorders>
                  <w:top w:val="nil"/>
                  <w:left w:val="nil"/>
                  <w:bottom w:val="single" w:sz="8" w:space="0" w:color="auto"/>
                  <w:right w:val="nil"/>
                </w:tcBorders>
                <w:noWrap/>
                <w:vAlign w:val="center"/>
                <w:hideMark/>
              </w:tcPr>
            </w:tcPrChange>
          </w:tcPr>
          <w:p w14:paraId="6A4CF8B8" w14:textId="070497E4" w:rsidR="004672FC" w:rsidRPr="0022223D" w:rsidRDefault="004672FC">
            <w:pPr>
              <w:jc w:val="center"/>
              <w:rPr>
                <w:ins w:id="2108" w:author="Dylan CHEN" w:date="2026-03-17T18:04:00Z" w16du:dateUtc="2026-03-17T10:04:00Z"/>
                <w:color w:val="000000"/>
                <w:sz w:val="20"/>
                <w:szCs w:val="20"/>
              </w:rPr>
            </w:pPr>
            <w:ins w:id="2109" w:author="Dylan CHEN" w:date="2026-03-17T18:04:00Z" w16du:dateUtc="2026-03-17T10:04:00Z">
              <w:r w:rsidRPr="0022223D">
                <w:rPr>
                  <w:i/>
                  <w:iCs/>
                  <w:color w:val="000000"/>
                  <w:sz w:val="20"/>
                  <w:szCs w:val="20"/>
                </w:rPr>
                <w:t>netlikeNum</w:t>
              </w:r>
              <w:r w:rsidRPr="0022223D">
                <w:rPr>
                  <w:i/>
                  <w:iCs/>
                  <w:color w:val="000000"/>
                  <w:sz w:val="20"/>
                  <w:szCs w:val="20"/>
                  <w:vertAlign w:val="subscript"/>
                </w:rPr>
                <w:t>ij</w:t>
              </w:r>
              <w:r w:rsidRPr="0022223D">
                <w:rPr>
                  <w:color w:val="000000"/>
                  <w:sz w:val="20"/>
                  <w:szCs w:val="20"/>
                </w:rPr>
                <w:t xml:space="preserve"> </w:t>
              </w:r>
              <w:del w:id="2110" w:author="Xin Li" w:date="2026-03-21T12:30:00Z" w16du:dateUtc="2026-03-21T04:30:00Z">
                <w:r w:rsidRPr="0022223D" w:rsidDel="00865650">
                  <w:rPr>
                    <w:color w:val="000000"/>
                    <w:sz w:val="20"/>
                    <w:szCs w:val="20"/>
                  </w:rPr>
                  <w:delText>(</w:delText>
                </w:r>
              </w:del>
            </w:ins>
            <w:ins w:id="2111" w:author="Xin Li" w:date="2026-03-21T12:30:00Z" w16du:dateUtc="2026-03-21T04:30:00Z">
              <w:r w:rsidR="00865650" w:rsidRPr="0022223D">
                <w:rPr>
                  <w:color w:val="000000"/>
                  <w:sz w:val="20"/>
                  <w:szCs w:val="20"/>
                </w:rPr>
                <w:t>+</w:t>
              </w:r>
            </w:ins>
            <w:ins w:id="2112" w:author="Dylan CHEN" w:date="2026-03-17T18:04:00Z" w16du:dateUtc="2026-03-17T10:04:00Z">
              <w:r w:rsidRPr="0022223D">
                <w:rPr>
                  <w:color w:val="000000"/>
                  <w:sz w:val="20"/>
                  <w:szCs w:val="20"/>
                </w:rPr>
                <w:t>shifted</w:t>
              </w:r>
              <w:del w:id="2113" w:author="Xin Li" w:date="2026-03-21T12:30:00Z" w16du:dateUtc="2026-03-21T04:30:00Z">
                <w:r w:rsidRPr="0022223D" w:rsidDel="00865650">
                  <w:rPr>
                    <w:color w:val="000000"/>
                    <w:sz w:val="20"/>
                    <w:szCs w:val="20"/>
                  </w:rPr>
                  <w:delText>)</w:delText>
                </w:r>
              </w:del>
            </w:ins>
          </w:p>
        </w:tc>
      </w:tr>
      <w:tr w:rsidR="004672FC" w:rsidRPr="0022223D" w14:paraId="1C55D8C3" w14:textId="77777777" w:rsidTr="004672FC">
        <w:trPr>
          <w:trHeight w:val="320"/>
          <w:jc w:val="center"/>
          <w:ins w:id="2114" w:author="Dylan CHEN" w:date="2026-03-17T18:04:00Z"/>
          <w:trPrChange w:id="2115" w:author="Dylan CHEN" w:date="2026-03-17T18:05:00Z" w16du:dateUtc="2026-03-17T10:05:00Z">
            <w:trPr>
              <w:trHeight w:val="320"/>
            </w:trPr>
          </w:trPrChange>
        </w:trPr>
        <w:tc>
          <w:tcPr>
            <w:tcW w:w="2044" w:type="dxa"/>
            <w:vMerge w:val="restart"/>
            <w:tcBorders>
              <w:top w:val="nil"/>
              <w:left w:val="nil"/>
              <w:bottom w:val="single" w:sz="8" w:space="0" w:color="000000"/>
              <w:right w:val="nil"/>
            </w:tcBorders>
            <w:noWrap/>
            <w:tcMar>
              <w:left w:w="29" w:type="dxa"/>
              <w:right w:w="29" w:type="dxa"/>
            </w:tcMar>
            <w:hideMark/>
            <w:tcPrChange w:id="2116" w:author="Dylan CHEN" w:date="2026-03-17T18:05:00Z" w16du:dateUtc="2026-03-17T10:05:00Z">
              <w:tcPr>
                <w:tcW w:w="3260" w:type="dxa"/>
                <w:gridSpan w:val="2"/>
                <w:vMerge w:val="restart"/>
                <w:tcBorders>
                  <w:top w:val="nil"/>
                  <w:left w:val="nil"/>
                  <w:bottom w:val="single" w:sz="8" w:space="0" w:color="000000"/>
                  <w:right w:val="nil"/>
                </w:tcBorders>
                <w:noWrap/>
                <w:vAlign w:val="center"/>
                <w:hideMark/>
              </w:tcPr>
            </w:tcPrChange>
          </w:tcPr>
          <w:p w14:paraId="4BF76D24" w14:textId="77777777" w:rsidR="004672FC" w:rsidRPr="0022223D" w:rsidRDefault="004672FC">
            <w:pPr>
              <w:rPr>
                <w:ins w:id="2117" w:author="Dylan CHEN" w:date="2026-03-17T18:04:00Z" w16du:dateUtc="2026-03-17T10:04:00Z"/>
                <w:i/>
                <w:iCs/>
                <w:color w:val="000000"/>
                <w:sz w:val="20"/>
                <w:szCs w:val="20"/>
              </w:rPr>
            </w:pPr>
            <w:ins w:id="2118" w:author="Dylan CHEN" w:date="2026-03-17T18:04:00Z" w16du:dateUtc="2026-03-17T10:04:00Z">
              <w:r w:rsidRPr="0022223D">
                <w:rPr>
                  <w:i/>
                  <w:iCs/>
                  <w:color w:val="000000"/>
                  <w:sz w:val="20"/>
                  <w:szCs w:val="20"/>
                </w:rPr>
                <w:t>AI</w:t>
              </w:r>
              <w:r w:rsidRPr="0022223D">
                <w:rPr>
                  <w:i/>
                  <w:iCs/>
                  <w:color w:val="000000"/>
                  <w:sz w:val="20"/>
                  <w:szCs w:val="20"/>
                  <w:vertAlign w:val="subscript"/>
                </w:rPr>
                <w:t>i</w:t>
              </w:r>
            </w:ins>
          </w:p>
        </w:tc>
        <w:tc>
          <w:tcPr>
            <w:tcW w:w="729" w:type="dxa"/>
            <w:tcBorders>
              <w:top w:val="nil"/>
              <w:left w:val="nil"/>
              <w:bottom w:val="nil"/>
              <w:right w:val="nil"/>
            </w:tcBorders>
            <w:noWrap/>
            <w:tcMar>
              <w:left w:w="29" w:type="dxa"/>
              <w:right w:w="29" w:type="dxa"/>
            </w:tcMar>
            <w:hideMark/>
            <w:tcPrChange w:id="2119" w:author="Dylan CHEN" w:date="2026-03-17T18:05:00Z" w16du:dateUtc="2026-03-17T10:05:00Z">
              <w:tcPr>
                <w:tcW w:w="1060" w:type="dxa"/>
                <w:tcBorders>
                  <w:top w:val="nil"/>
                  <w:left w:val="nil"/>
                  <w:bottom w:val="nil"/>
                  <w:right w:val="nil"/>
                </w:tcBorders>
                <w:noWrap/>
                <w:vAlign w:val="center"/>
                <w:hideMark/>
              </w:tcPr>
            </w:tcPrChange>
          </w:tcPr>
          <w:p w14:paraId="6E22D5F7" w14:textId="77777777" w:rsidR="004672FC" w:rsidRPr="0022223D" w:rsidRDefault="004672FC">
            <w:pPr>
              <w:jc w:val="center"/>
              <w:rPr>
                <w:ins w:id="2120" w:author="Dylan CHEN" w:date="2026-03-17T18:04:00Z" w16du:dateUtc="2026-03-17T10:04:00Z"/>
                <w:color w:val="000000"/>
                <w:sz w:val="20"/>
                <w:szCs w:val="20"/>
              </w:rPr>
            </w:pPr>
            <w:ins w:id="2121" w:author="Dylan CHEN" w:date="2026-03-17T18:04:00Z" w16du:dateUtc="2026-03-17T10:04:00Z">
              <w:r w:rsidRPr="0022223D">
                <w:rPr>
                  <w:color w:val="000000"/>
                  <w:sz w:val="20"/>
                  <w:szCs w:val="20"/>
                </w:rPr>
                <w:t>-0.044 *</w:t>
              </w:r>
            </w:ins>
          </w:p>
        </w:tc>
        <w:tc>
          <w:tcPr>
            <w:tcW w:w="917" w:type="dxa"/>
            <w:tcBorders>
              <w:top w:val="nil"/>
              <w:left w:val="nil"/>
              <w:bottom w:val="nil"/>
              <w:right w:val="nil"/>
            </w:tcBorders>
            <w:noWrap/>
            <w:tcMar>
              <w:left w:w="29" w:type="dxa"/>
              <w:right w:w="29" w:type="dxa"/>
            </w:tcMar>
            <w:hideMark/>
            <w:tcPrChange w:id="2122" w:author="Dylan CHEN" w:date="2026-03-17T18:05:00Z" w16du:dateUtc="2026-03-17T10:05:00Z">
              <w:tcPr>
                <w:tcW w:w="1060" w:type="dxa"/>
                <w:tcBorders>
                  <w:top w:val="nil"/>
                  <w:left w:val="nil"/>
                  <w:bottom w:val="nil"/>
                  <w:right w:val="nil"/>
                </w:tcBorders>
                <w:noWrap/>
                <w:vAlign w:val="center"/>
                <w:hideMark/>
              </w:tcPr>
            </w:tcPrChange>
          </w:tcPr>
          <w:p w14:paraId="49776768" w14:textId="77777777" w:rsidR="004672FC" w:rsidRPr="0022223D" w:rsidRDefault="004672FC">
            <w:pPr>
              <w:jc w:val="center"/>
              <w:rPr>
                <w:ins w:id="2123" w:author="Dylan CHEN" w:date="2026-03-17T18:04:00Z" w16du:dateUtc="2026-03-17T10:04:00Z"/>
                <w:color w:val="000000"/>
                <w:sz w:val="20"/>
                <w:szCs w:val="20"/>
              </w:rPr>
            </w:pPr>
            <w:ins w:id="2124" w:author="Dylan CHEN" w:date="2026-03-17T18:04:00Z" w16du:dateUtc="2026-03-17T10:04:00Z">
              <w:r w:rsidRPr="0022223D">
                <w:rPr>
                  <w:color w:val="000000"/>
                  <w:sz w:val="20"/>
                  <w:szCs w:val="20"/>
                </w:rPr>
                <w:t>-0.044 *</w:t>
              </w:r>
            </w:ins>
          </w:p>
        </w:tc>
        <w:tc>
          <w:tcPr>
            <w:tcW w:w="810" w:type="dxa"/>
            <w:tcBorders>
              <w:top w:val="nil"/>
              <w:left w:val="nil"/>
              <w:bottom w:val="nil"/>
              <w:right w:val="nil"/>
            </w:tcBorders>
            <w:noWrap/>
            <w:tcMar>
              <w:left w:w="29" w:type="dxa"/>
              <w:right w:w="29" w:type="dxa"/>
            </w:tcMar>
            <w:hideMark/>
            <w:tcPrChange w:id="2125" w:author="Dylan CHEN" w:date="2026-03-17T18:05:00Z" w16du:dateUtc="2026-03-17T10:05:00Z">
              <w:tcPr>
                <w:tcW w:w="1060" w:type="dxa"/>
                <w:tcBorders>
                  <w:top w:val="nil"/>
                  <w:left w:val="nil"/>
                  <w:bottom w:val="nil"/>
                  <w:right w:val="nil"/>
                </w:tcBorders>
                <w:noWrap/>
                <w:vAlign w:val="center"/>
                <w:hideMark/>
              </w:tcPr>
            </w:tcPrChange>
          </w:tcPr>
          <w:p w14:paraId="04C6D23B" w14:textId="77777777" w:rsidR="004672FC" w:rsidRPr="0022223D" w:rsidRDefault="004672FC">
            <w:pPr>
              <w:jc w:val="center"/>
              <w:rPr>
                <w:ins w:id="2126" w:author="Dylan CHEN" w:date="2026-03-17T18:04:00Z" w16du:dateUtc="2026-03-17T10:04:00Z"/>
                <w:color w:val="000000"/>
                <w:sz w:val="20"/>
                <w:szCs w:val="20"/>
              </w:rPr>
            </w:pPr>
            <w:ins w:id="2127" w:author="Dylan CHEN" w:date="2026-03-17T18:04:00Z" w16du:dateUtc="2026-03-17T10:04:00Z">
              <w:r w:rsidRPr="0022223D">
                <w:rPr>
                  <w:color w:val="000000"/>
                  <w:sz w:val="20"/>
                  <w:szCs w:val="20"/>
                </w:rPr>
                <w:t>-0.044 *</w:t>
              </w:r>
            </w:ins>
          </w:p>
        </w:tc>
        <w:tc>
          <w:tcPr>
            <w:tcW w:w="900" w:type="dxa"/>
            <w:tcBorders>
              <w:top w:val="nil"/>
              <w:left w:val="nil"/>
              <w:bottom w:val="nil"/>
              <w:right w:val="nil"/>
            </w:tcBorders>
            <w:noWrap/>
            <w:tcMar>
              <w:left w:w="29" w:type="dxa"/>
              <w:right w:w="29" w:type="dxa"/>
            </w:tcMar>
            <w:hideMark/>
            <w:tcPrChange w:id="2128" w:author="Dylan CHEN" w:date="2026-03-17T18:05:00Z" w16du:dateUtc="2026-03-17T10:05:00Z">
              <w:tcPr>
                <w:tcW w:w="1060" w:type="dxa"/>
                <w:tcBorders>
                  <w:top w:val="nil"/>
                  <w:left w:val="nil"/>
                  <w:bottom w:val="nil"/>
                  <w:right w:val="nil"/>
                </w:tcBorders>
                <w:noWrap/>
                <w:vAlign w:val="center"/>
                <w:hideMark/>
              </w:tcPr>
            </w:tcPrChange>
          </w:tcPr>
          <w:p w14:paraId="5A7BE5EB" w14:textId="77777777" w:rsidR="004672FC" w:rsidRPr="0022223D" w:rsidRDefault="004672FC">
            <w:pPr>
              <w:jc w:val="center"/>
              <w:rPr>
                <w:ins w:id="2129" w:author="Dylan CHEN" w:date="2026-03-17T18:04:00Z" w16du:dateUtc="2026-03-17T10:04:00Z"/>
                <w:color w:val="000000"/>
                <w:sz w:val="20"/>
                <w:szCs w:val="20"/>
              </w:rPr>
            </w:pPr>
            <w:ins w:id="2130" w:author="Dylan CHEN" w:date="2026-03-17T18:04:00Z" w16du:dateUtc="2026-03-17T10:04:00Z">
              <w:r w:rsidRPr="0022223D">
                <w:rPr>
                  <w:color w:val="000000"/>
                  <w:sz w:val="20"/>
                  <w:szCs w:val="20"/>
                </w:rPr>
                <w:t>-0.044 *</w:t>
              </w:r>
            </w:ins>
          </w:p>
        </w:tc>
        <w:tc>
          <w:tcPr>
            <w:tcW w:w="990" w:type="dxa"/>
            <w:tcBorders>
              <w:top w:val="nil"/>
              <w:left w:val="nil"/>
              <w:bottom w:val="nil"/>
              <w:right w:val="nil"/>
            </w:tcBorders>
            <w:noWrap/>
            <w:tcMar>
              <w:left w:w="29" w:type="dxa"/>
              <w:right w:w="29" w:type="dxa"/>
            </w:tcMar>
            <w:hideMark/>
            <w:tcPrChange w:id="2131" w:author="Dylan CHEN" w:date="2026-03-17T18:05:00Z" w16du:dateUtc="2026-03-17T10:05:00Z">
              <w:tcPr>
                <w:tcW w:w="1212" w:type="dxa"/>
                <w:gridSpan w:val="2"/>
                <w:tcBorders>
                  <w:top w:val="nil"/>
                  <w:left w:val="nil"/>
                  <w:bottom w:val="nil"/>
                  <w:right w:val="nil"/>
                </w:tcBorders>
                <w:noWrap/>
                <w:vAlign w:val="center"/>
                <w:hideMark/>
              </w:tcPr>
            </w:tcPrChange>
          </w:tcPr>
          <w:p w14:paraId="5E3042F5" w14:textId="77777777" w:rsidR="004672FC" w:rsidRPr="0022223D" w:rsidRDefault="004672FC">
            <w:pPr>
              <w:jc w:val="center"/>
              <w:rPr>
                <w:ins w:id="2132" w:author="Dylan CHEN" w:date="2026-03-17T18:04:00Z" w16du:dateUtc="2026-03-17T10:04:00Z"/>
                <w:color w:val="000000"/>
                <w:sz w:val="20"/>
                <w:szCs w:val="20"/>
              </w:rPr>
            </w:pPr>
            <w:ins w:id="2133" w:author="Dylan CHEN" w:date="2026-03-17T18:04:00Z" w16du:dateUtc="2026-03-17T10:04:00Z">
              <w:r w:rsidRPr="0022223D">
                <w:rPr>
                  <w:color w:val="000000"/>
                  <w:sz w:val="20"/>
                  <w:szCs w:val="20"/>
                </w:rPr>
                <w:t>-0.046 **</w:t>
              </w:r>
            </w:ins>
          </w:p>
        </w:tc>
        <w:tc>
          <w:tcPr>
            <w:tcW w:w="1751" w:type="dxa"/>
            <w:tcBorders>
              <w:top w:val="nil"/>
              <w:left w:val="nil"/>
              <w:bottom w:val="nil"/>
              <w:right w:val="nil"/>
            </w:tcBorders>
            <w:noWrap/>
            <w:tcMar>
              <w:left w:w="29" w:type="dxa"/>
              <w:right w:w="29" w:type="dxa"/>
            </w:tcMar>
            <w:hideMark/>
            <w:tcPrChange w:id="2134" w:author="Dylan CHEN" w:date="2026-03-17T18:05:00Z" w16du:dateUtc="2026-03-17T10:05:00Z">
              <w:tcPr>
                <w:tcW w:w="3790" w:type="dxa"/>
                <w:gridSpan w:val="2"/>
                <w:tcBorders>
                  <w:top w:val="nil"/>
                  <w:left w:val="nil"/>
                  <w:bottom w:val="nil"/>
                  <w:right w:val="nil"/>
                </w:tcBorders>
                <w:noWrap/>
                <w:vAlign w:val="center"/>
                <w:hideMark/>
              </w:tcPr>
            </w:tcPrChange>
          </w:tcPr>
          <w:p w14:paraId="7C85A1FE" w14:textId="77777777" w:rsidR="004672FC" w:rsidRPr="0022223D" w:rsidRDefault="004672FC">
            <w:pPr>
              <w:jc w:val="center"/>
              <w:rPr>
                <w:ins w:id="2135" w:author="Dylan CHEN" w:date="2026-03-17T18:04:00Z" w16du:dateUtc="2026-03-17T10:04:00Z"/>
                <w:color w:val="000000"/>
                <w:sz w:val="20"/>
                <w:szCs w:val="20"/>
              </w:rPr>
            </w:pPr>
            <w:ins w:id="2136" w:author="Dylan CHEN" w:date="2026-03-17T18:04:00Z" w16du:dateUtc="2026-03-17T10:04:00Z">
              <w:r w:rsidRPr="0022223D">
                <w:rPr>
                  <w:color w:val="000000"/>
                  <w:sz w:val="20"/>
                  <w:szCs w:val="20"/>
                </w:rPr>
                <w:t>-0.010 **</w:t>
              </w:r>
            </w:ins>
          </w:p>
        </w:tc>
        <w:tc>
          <w:tcPr>
            <w:tcW w:w="1219" w:type="dxa"/>
            <w:tcBorders>
              <w:top w:val="nil"/>
              <w:left w:val="nil"/>
              <w:bottom w:val="nil"/>
              <w:right w:val="nil"/>
            </w:tcBorders>
            <w:noWrap/>
            <w:tcMar>
              <w:left w:w="29" w:type="dxa"/>
              <w:right w:w="29" w:type="dxa"/>
            </w:tcMar>
            <w:hideMark/>
            <w:tcPrChange w:id="2137" w:author="Dylan CHEN" w:date="2026-03-17T18:05:00Z" w16du:dateUtc="2026-03-17T10:05:00Z">
              <w:tcPr>
                <w:tcW w:w="1880" w:type="dxa"/>
                <w:tcBorders>
                  <w:top w:val="nil"/>
                  <w:left w:val="nil"/>
                  <w:bottom w:val="nil"/>
                  <w:right w:val="nil"/>
                </w:tcBorders>
                <w:noWrap/>
                <w:vAlign w:val="center"/>
                <w:hideMark/>
              </w:tcPr>
            </w:tcPrChange>
          </w:tcPr>
          <w:p w14:paraId="2DA48A2E" w14:textId="77777777" w:rsidR="004672FC" w:rsidRPr="0022223D" w:rsidRDefault="004672FC">
            <w:pPr>
              <w:jc w:val="center"/>
              <w:rPr>
                <w:ins w:id="2138" w:author="Dylan CHEN" w:date="2026-03-17T18:04:00Z" w16du:dateUtc="2026-03-17T10:04:00Z"/>
                <w:color w:val="000000"/>
                <w:sz w:val="20"/>
                <w:szCs w:val="20"/>
              </w:rPr>
            </w:pPr>
            <w:ins w:id="2139" w:author="Dylan CHEN" w:date="2026-03-17T18:04:00Z" w16du:dateUtc="2026-03-17T10:04:00Z">
              <w:r w:rsidRPr="0022223D">
                <w:rPr>
                  <w:color w:val="000000"/>
                  <w:sz w:val="20"/>
                  <w:szCs w:val="20"/>
                </w:rPr>
                <w:t>-0.014 *</w:t>
              </w:r>
            </w:ins>
          </w:p>
        </w:tc>
      </w:tr>
      <w:tr w:rsidR="004672FC" w:rsidRPr="0022223D" w14:paraId="64E4A014" w14:textId="77777777" w:rsidTr="004672FC">
        <w:trPr>
          <w:trHeight w:val="340"/>
          <w:jc w:val="center"/>
          <w:ins w:id="2140" w:author="Dylan CHEN" w:date="2026-03-17T18:04:00Z"/>
          <w:trPrChange w:id="2141" w:author="Dylan CHEN" w:date="2026-03-17T18:05:00Z" w16du:dateUtc="2026-03-17T10:05:00Z">
            <w:trPr>
              <w:trHeight w:val="340"/>
            </w:trPr>
          </w:trPrChange>
        </w:trPr>
        <w:tc>
          <w:tcPr>
            <w:tcW w:w="2044" w:type="dxa"/>
            <w:vMerge/>
            <w:tcBorders>
              <w:top w:val="nil"/>
              <w:left w:val="nil"/>
              <w:bottom w:val="single" w:sz="8" w:space="0" w:color="000000"/>
              <w:right w:val="nil"/>
            </w:tcBorders>
            <w:tcMar>
              <w:left w:w="29" w:type="dxa"/>
              <w:right w:w="29" w:type="dxa"/>
            </w:tcMar>
            <w:hideMark/>
            <w:tcPrChange w:id="2142" w:author="Dylan CHEN" w:date="2026-03-17T18:05:00Z" w16du:dateUtc="2026-03-17T10:05:00Z">
              <w:tcPr>
                <w:tcW w:w="3260" w:type="dxa"/>
                <w:gridSpan w:val="2"/>
                <w:vMerge/>
                <w:tcBorders>
                  <w:top w:val="nil"/>
                  <w:left w:val="nil"/>
                  <w:bottom w:val="single" w:sz="8" w:space="0" w:color="000000"/>
                  <w:right w:val="nil"/>
                </w:tcBorders>
                <w:vAlign w:val="center"/>
                <w:hideMark/>
              </w:tcPr>
            </w:tcPrChange>
          </w:tcPr>
          <w:p w14:paraId="24696059" w14:textId="77777777" w:rsidR="004672FC" w:rsidRPr="0022223D" w:rsidRDefault="004672FC">
            <w:pPr>
              <w:rPr>
                <w:ins w:id="2143" w:author="Dylan CHEN" w:date="2026-03-17T18:04:00Z" w16du:dateUtc="2026-03-17T10:04:00Z"/>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Change w:id="2144" w:author="Dylan CHEN" w:date="2026-03-17T18:05:00Z" w16du:dateUtc="2026-03-17T10:05:00Z">
              <w:tcPr>
                <w:tcW w:w="1060" w:type="dxa"/>
                <w:tcBorders>
                  <w:top w:val="nil"/>
                  <w:left w:val="nil"/>
                  <w:bottom w:val="single" w:sz="8" w:space="0" w:color="auto"/>
                  <w:right w:val="nil"/>
                </w:tcBorders>
                <w:noWrap/>
                <w:vAlign w:val="center"/>
                <w:hideMark/>
              </w:tcPr>
            </w:tcPrChange>
          </w:tcPr>
          <w:p w14:paraId="79A1EFF3" w14:textId="77777777" w:rsidR="004672FC" w:rsidRPr="0022223D" w:rsidRDefault="004672FC">
            <w:pPr>
              <w:jc w:val="center"/>
              <w:rPr>
                <w:ins w:id="2145" w:author="Dylan CHEN" w:date="2026-03-17T18:04:00Z" w16du:dateUtc="2026-03-17T10:04:00Z"/>
                <w:color w:val="000000"/>
                <w:sz w:val="20"/>
                <w:szCs w:val="20"/>
              </w:rPr>
            </w:pPr>
            <w:ins w:id="2146" w:author="Dylan CHEN" w:date="2026-03-17T18:04:00Z" w16du:dateUtc="2026-03-17T10:04:00Z">
              <w:r w:rsidRPr="0022223D">
                <w:rPr>
                  <w:color w:val="000000"/>
                  <w:sz w:val="20"/>
                  <w:szCs w:val="20"/>
                </w:rPr>
                <w:t>(0.020)</w:t>
              </w:r>
            </w:ins>
          </w:p>
        </w:tc>
        <w:tc>
          <w:tcPr>
            <w:tcW w:w="917" w:type="dxa"/>
            <w:tcBorders>
              <w:top w:val="nil"/>
              <w:left w:val="nil"/>
              <w:bottom w:val="single" w:sz="8" w:space="0" w:color="auto"/>
              <w:right w:val="nil"/>
            </w:tcBorders>
            <w:noWrap/>
            <w:tcMar>
              <w:left w:w="29" w:type="dxa"/>
              <w:right w:w="29" w:type="dxa"/>
            </w:tcMar>
            <w:hideMark/>
            <w:tcPrChange w:id="2147" w:author="Dylan CHEN" w:date="2026-03-17T18:05:00Z" w16du:dateUtc="2026-03-17T10:05:00Z">
              <w:tcPr>
                <w:tcW w:w="1060" w:type="dxa"/>
                <w:tcBorders>
                  <w:top w:val="nil"/>
                  <w:left w:val="nil"/>
                  <w:bottom w:val="single" w:sz="8" w:space="0" w:color="auto"/>
                  <w:right w:val="nil"/>
                </w:tcBorders>
                <w:noWrap/>
                <w:vAlign w:val="center"/>
                <w:hideMark/>
              </w:tcPr>
            </w:tcPrChange>
          </w:tcPr>
          <w:p w14:paraId="547F3144" w14:textId="77777777" w:rsidR="004672FC" w:rsidRPr="0022223D" w:rsidRDefault="004672FC">
            <w:pPr>
              <w:jc w:val="center"/>
              <w:rPr>
                <w:ins w:id="2148" w:author="Dylan CHEN" w:date="2026-03-17T18:04:00Z" w16du:dateUtc="2026-03-17T10:04:00Z"/>
                <w:color w:val="000000"/>
                <w:sz w:val="20"/>
                <w:szCs w:val="20"/>
              </w:rPr>
            </w:pPr>
            <w:ins w:id="2149" w:author="Dylan CHEN" w:date="2026-03-17T18:04:00Z" w16du:dateUtc="2026-03-17T10:04:00Z">
              <w:r w:rsidRPr="0022223D">
                <w:rPr>
                  <w:color w:val="000000"/>
                  <w:sz w:val="20"/>
                  <w:szCs w:val="20"/>
                </w:rPr>
                <w:t>(0.020)</w:t>
              </w:r>
            </w:ins>
          </w:p>
        </w:tc>
        <w:tc>
          <w:tcPr>
            <w:tcW w:w="810" w:type="dxa"/>
            <w:tcBorders>
              <w:top w:val="nil"/>
              <w:left w:val="nil"/>
              <w:bottom w:val="single" w:sz="8" w:space="0" w:color="auto"/>
              <w:right w:val="nil"/>
            </w:tcBorders>
            <w:noWrap/>
            <w:tcMar>
              <w:left w:w="29" w:type="dxa"/>
              <w:right w:w="29" w:type="dxa"/>
            </w:tcMar>
            <w:hideMark/>
            <w:tcPrChange w:id="2150" w:author="Dylan CHEN" w:date="2026-03-17T18:05:00Z" w16du:dateUtc="2026-03-17T10:05:00Z">
              <w:tcPr>
                <w:tcW w:w="1060" w:type="dxa"/>
                <w:tcBorders>
                  <w:top w:val="nil"/>
                  <w:left w:val="nil"/>
                  <w:bottom w:val="single" w:sz="8" w:space="0" w:color="auto"/>
                  <w:right w:val="nil"/>
                </w:tcBorders>
                <w:noWrap/>
                <w:vAlign w:val="center"/>
                <w:hideMark/>
              </w:tcPr>
            </w:tcPrChange>
          </w:tcPr>
          <w:p w14:paraId="2E91DE70" w14:textId="77777777" w:rsidR="004672FC" w:rsidRPr="0022223D" w:rsidRDefault="004672FC">
            <w:pPr>
              <w:jc w:val="center"/>
              <w:rPr>
                <w:ins w:id="2151" w:author="Dylan CHEN" w:date="2026-03-17T18:04:00Z" w16du:dateUtc="2026-03-17T10:04:00Z"/>
                <w:color w:val="000000"/>
                <w:sz w:val="20"/>
                <w:szCs w:val="20"/>
              </w:rPr>
            </w:pPr>
            <w:ins w:id="2152" w:author="Dylan CHEN" w:date="2026-03-17T18:04:00Z" w16du:dateUtc="2026-03-17T10:04:00Z">
              <w:r w:rsidRPr="0022223D">
                <w:rPr>
                  <w:color w:val="000000"/>
                  <w:sz w:val="20"/>
                  <w:szCs w:val="20"/>
                </w:rPr>
                <w:t>(0.020)</w:t>
              </w:r>
            </w:ins>
          </w:p>
        </w:tc>
        <w:tc>
          <w:tcPr>
            <w:tcW w:w="900" w:type="dxa"/>
            <w:tcBorders>
              <w:top w:val="nil"/>
              <w:left w:val="nil"/>
              <w:bottom w:val="single" w:sz="8" w:space="0" w:color="auto"/>
              <w:right w:val="nil"/>
            </w:tcBorders>
            <w:noWrap/>
            <w:tcMar>
              <w:left w:w="29" w:type="dxa"/>
              <w:right w:w="29" w:type="dxa"/>
            </w:tcMar>
            <w:hideMark/>
            <w:tcPrChange w:id="2153" w:author="Dylan CHEN" w:date="2026-03-17T18:05:00Z" w16du:dateUtc="2026-03-17T10:05:00Z">
              <w:tcPr>
                <w:tcW w:w="1060" w:type="dxa"/>
                <w:tcBorders>
                  <w:top w:val="nil"/>
                  <w:left w:val="nil"/>
                  <w:bottom w:val="single" w:sz="8" w:space="0" w:color="auto"/>
                  <w:right w:val="nil"/>
                </w:tcBorders>
                <w:noWrap/>
                <w:vAlign w:val="center"/>
                <w:hideMark/>
              </w:tcPr>
            </w:tcPrChange>
          </w:tcPr>
          <w:p w14:paraId="2D0F3545" w14:textId="77777777" w:rsidR="004672FC" w:rsidRPr="0022223D" w:rsidRDefault="004672FC">
            <w:pPr>
              <w:jc w:val="center"/>
              <w:rPr>
                <w:ins w:id="2154" w:author="Dylan CHEN" w:date="2026-03-17T18:04:00Z" w16du:dateUtc="2026-03-17T10:04:00Z"/>
                <w:color w:val="000000"/>
                <w:sz w:val="20"/>
                <w:szCs w:val="20"/>
              </w:rPr>
            </w:pPr>
            <w:ins w:id="2155" w:author="Dylan CHEN" w:date="2026-03-17T18:04:00Z" w16du:dateUtc="2026-03-17T10:04:00Z">
              <w:r w:rsidRPr="0022223D">
                <w:rPr>
                  <w:color w:val="000000"/>
                  <w:sz w:val="20"/>
                  <w:szCs w:val="20"/>
                </w:rPr>
                <w:t>(0.020)</w:t>
              </w:r>
            </w:ins>
          </w:p>
        </w:tc>
        <w:tc>
          <w:tcPr>
            <w:tcW w:w="990" w:type="dxa"/>
            <w:tcBorders>
              <w:top w:val="nil"/>
              <w:left w:val="nil"/>
              <w:bottom w:val="single" w:sz="8" w:space="0" w:color="auto"/>
              <w:right w:val="nil"/>
            </w:tcBorders>
            <w:noWrap/>
            <w:tcMar>
              <w:left w:w="29" w:type="dxa"/>
              <w:right w:w="29" w:type="dxa"/>
            </w:tcMar>
            <w:hideMark/>
            <w:tcPrChange w:id="2156" w:author="Dylan CHEN" w:date="2026-03-17T18:05:00Z" w16du:dateUtc="2026-03-17T10:05:00Z">
              <w:tcPr>
                <w:tcW w:w="1212" w:type="dxa"/>
                <w:gridSpan w:val="2"/>
                <w:tcBorders>
                  <w:top w:val="nil"/>
                  <w:left w:val="nil"/>
                  <w:bottom w:val="single" w:sz="8" w:space="0" w:color="auto"/>
                  <w:right w:val="nil"/>
                </w:tcBorders>
                <w:noWrap/>
                <w:vAlign w:val="center"/>
                <w:hideMark/>
              </w:tcPr>
            </w:tcPrChange>
          </w:tcPr>
          <w:p w14:paraId="3B7B75F4" w14:textId="77777777" w:rsidR="004672FC" w:rsidRPr="0022223D" w:rsidRDefault="004672FC">
            <w:pPr>
              <w:jc w:val="center"/>
              <w:rPr>
                <w:ins w:id="2157" w:author="Dylan CHEN" w:date="2026-03-17T18:04:00Z" w16du:dateUtc="2026-03-17T10:04:00Z"/>
                <w:color w:val="000000"/>
                <w:sz w:val="20"/>
                <w:szCs w:val="20"/>
              </w:rPr>
            </w:pPr>
            <w:ins w:id="2158" w:author="Dylan CHEN" w:date="2026-03-17T18:04:00Z" w16du:dateUtc="2026-03-17T10:04:00Z">
              <w:r w:rsidRPr="0022223D">
                <w:rPr>
                  <w:color w:val="000000"/>
                  <w:sz w:val="20"/>
                  <w:szCs w:val="20"/>
                </w:rPr>
                <w:t>(0.019)</w:t>
              </w:r>
            </w:ins>
          </w:p>
        </w:tc>
        <w:tc>
          <w:tcPr>
            <w:tcW w:w="1751" w:type="dxa"/>
            <w:tcBorders>
              <w:top w:val="nil"/>
              <w:left w:val="nil"/>
              <w:bottom w:val="single" w:sz="8" w:space="0" w:color="auto"/>
              <w:right w:val="nil"/>
            </w:tcBorders>
            <w:noWrap/>
            <w:tcMar>
              <w:left w:w="29" w:type="dxa"/>
              <w:right w:w="29" w:type="dxa"/>
            </w:tcMar>
            <w:hideMark/>
            <w:tcPrChange w:id="2159"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0A68DBF9" w14:textId="77777777" w:rsidR="004672FC" w:rsidRPr="0022223D" w:rsidRDefault="004672FC">
            <w:pPr>
              <w:jc w:val="center"/>
              <w:rPr>
                <w:ins w:id="2160" w:author="Dylan CHEN" w:date="2026-03-17T18:04:00Z" w16du:dateUtc="2026-03-17T10:04:00Z"/>
                <w:color w:val="000000"/>
                <w:sz w:val="20"/>
                <w:szCs w:val="20"/>
              </w:rPr>
            </w:pPr>
            <w:ins w:id="2161" w:author="Dylan CHEN" w:date="2026-03-17T18:04:00Z" w16du:dateUtc="2026-03-17T10:04:00Z">
              <w:r w:rsidRPr="0022223D">
                <w:rPr>
                  <w:color w:val="000000"/>
                  <w:sz w:val="20"/>
                  <w:szCs w:val="20"/>
                </w:rPr>
                <w:t>(0.004)</w:t>
              </w:r>
            </w:ins>
          </w:p>
        </w:tc>
        <w:tc>
          <w:tcPr>
            <w:tcW w:w="1219" w:type="dxa"/>
            <w:tcBorders>
              <w:top w:val="nil"/>
              <w:left w:val="nil"/>
              <w:bottom w:val="single" w:sz="8" w:space="0" w:color="auto"/>
              <w:right w:val="nil"/>
            </w:tcBorders>
            <w:noWrap/>
            <w:tcMar>
              <w:left w:w="29" w:type="dxa"/>
              <w:right w:w="29" w:type="dxa"/>
            </w:tcMar>
            <w:hideMark/>
            <w:tcPrChange w:id="2162" w:author="Dylan CHEN" w:date="2026-03-17T18:05:00Z" w16du:dateUtc="2026-03-17T10:05:00Z">
              <w:tcPr>
                <w:tcW w:w="1880" w:type="dxa"/>
                <w:tcBorders>
                  <w:top w:val="nil"/>
                  <w:left w:val="nil"/>
                  <w:bottom w:val="single" w:sz="8" w:space="0" w:color="auto"/>
                  <w:right w:val="nil"/>
                </w:tcBorders>
                <w:noWrap/>
                <w:vAlign w:val="center"/>
                <w:hideMark/>
              </w:tcPr>
            </w:tcPrChange>
          </w:tcPr>
          <w:p w14:paraId="73CB9A20" w14:textId="77777777" w:rsidR="004672FC" w:rsidRPr="0022223D" w:rsidRDefault="004672FC">
            <w:pPr>
              <w:jc w:val="center"/>
              <w:rPr>
                <w:ins w:id="2163" w:author="Dylan CHEN" w:date="2026-03-17T18:04:00Z" w16du:dateUtc="2026-03-17T10:04:00Z"/>
                <w:color w:val="000000"/>
                <w:sz w:val="20"/>
                <w:szCs w:val="20"/>
              </w:rPr>
            </w:pPr>
            <w:ins w:id="2164" w:author="Dylan CHEN" w:date="2026-03-17T18:04:00Z" w16du:dateUtc="2026-03-17T10:04:00Z">
              <w:r w:rsidRPr="0022223D">
                <w:rPr>
                  <w:color w:val="000000"/>
                  <w:sz w:val="20"/>
                  <w:szCs w:val="20"/>
                </w:rPr>
                <w:t>(0.006)</w:t>
              </w:r>
            </w:ins>
          </w:p>
        </w:tc>
      </w:tr>
      <w:tr w:rsidR="004672FC" w:rsidRPr="0022223D" w14:paraId="61C4CC74" w14:textId="77777777" w:rsidTr="004672FC">
        <w:trPr>
          <w:trHeight w:val="340"/>
          <w:jc w:val="center"/>
          <w:ins w:id="2165" w:author="Dylan CHEN" w:date="2026-03-17T18:04:00Z"/>
          <w:trPrChange w:id="2166" w:author="Dylan CHEN" w:date="2026-03-17T18:05:00Z" w16du:dateUtc="2026-03-17T10:05:00Z">
            <w:trPr>
              <w:trHeight w:val="340"/>
            </w:trPr>
          </w:trPrChange>
        </w:trPr>
        <w:tc>
          <w:tcPr>
            <w:tcW w:w="2044" w:type="dxa"/>
            <w:tcBorders>
              <w:top w:val="nil"/>
              <w:left w:val="nil"/>
              <w:bottom w:val="nil"/>
              <w:right w:val="nil"/>
            </w:tcBorders>
            <w:noWrap/>
            <w:tcMar>
              <w:left w:w="29" w:type="dxa"/>
              <w:right w:w="29" w:type="dxa"/>
            </w:tcMar>
            <w:hideMark/>
            <w:tcPrChange w:id="2167" w:author="Dylan CHEN" w:date="2026-03-17T18:05:00Z" w16du:dateUtc="2026-03-17T10:05:00Z">
              <w:tcPr>
                <w:tcW w:w="3260" w:type="dxa"/>
                <w:gridSpan w:val="2"/>
                <w:tcBorders>
                  <w:top w:val="nil"/>
                  <w:left w:val="nil"/>
                  <w:bottom w:val="nil"/>
                  <w:right w:val="nil"/>
                </w:tcBorders>
                <w:noWrap/>
                <w:vAlign w:val="center"/>
                <w:hideMark/>
              </w:tcPr>
            </w:tcPrChange>
          </w:tcPr>
          <w:p w14:paraId="31DE1308" w14:textId="77777777" w:rsidR="004672FC" w:rsidRPr="0022223D" w:rsidRDefault="004672FC">
            <w:pPr>
              <w:rPr>
                <w:ins w:id="2168" w:author="Dylan CHEN" w:date="2026-03-17T18:04:00Z" w16du:dateUtc="2026-03-17T10:04:00Z"/>
                <w:color w:val="000000"/>
                <w:sz w:val="20"/>
                <w:szCs w:val="20"/>
              </w:rPr>
            </w:pPr>
            <w:ins w:id="2169" w:author="Dylan CHEN" w:date="2026-03-17T18:04:00Z" w16du:dateUtc="2026-03-17T10:04:00Z">
              <w:r w:rsidRPr="0022223D">
                <w:rPr>
                  <w:color w:val="000000"/>
                  <w:sz w:val="20"/>
                  <w:szCs w:val="20"/>
                </w:rPr>
                <w:t>controlling for answer age (</w:t>
              </w:r>
              <w:r w:rsidRPr="0022223D">
                <w:rPr>
                  <w:i/>
                  <w:iCs/>
                  <w:color w:val="000000"/>
                  <w:sz w:val="20"/>
                  <w:szCs w:val="20"/>
                </w:rPr>
                <w:t>age</w:t>
              </w:r>
              <w:r w:rsidRPr="0022223D">
                <w:rPr>
                  <w:i/>
                  <w:iCs/>
                  <w:color w:val="000000"/>
                  <w:sz w:val="20"/>
                  <w:szCs w:val="20"/>
                  <w:vertAlign w:val="subscript"/>
                </w:rPr>
                <w:t>j</w:t>
              </w:r>
              <w:r w:rsidRPr="0022223D">
                <w:rPr>
                  <w:color w:val="000000"/>
                  <w:sz w:val="20"/>
                  <w:szCs w:val="20"/>
                </w:rPr>
                <w:t>)</w:t>
              </w:r>
            </w:ins>
          </w:p>
        </w:tc>
        <w:tc>
          <w:tcPr>
            <w:tcW w:w="729" w:type="dxa"/>
            <w:tcBorders>
              <w:top w:val="nil"/>
              <w:left w:val="nil"/>
              <w:bottom w:val="nil"/>
              <w:right w:val="nil"/>
            </w:tcBorders>
            <w:noWrap/>
            <w:tcMar>
              <w:left w:w="29" w:type="dxa"/>
              <w:right w:w="29" w:type="dxa"/>
            </w:tcMar>
            <w:hideMark/>
            <w:tcPrChange w:id="2170" w:author="Dylan CHEN" w:date="2026-03-17T18:05:00Z" w16du:dateUtc="2026-03-17T10:05:00Z">
              <w:tcPr>
                <w:tcW w:w="1060" w:type="dxa"/>
                <w:tcBorders>
                  <w:top w:val="nil"/>
                  <w:left w:val="nil"/>
                  <w:bottom w:val="nil"/>
                  <w:right w:val="nil"/>
                </w:tcBorders>
                <w:noWrap/>
                <w:vAlign w:val="center"/>
                <w:hideMark/>
              </w:tcPr>
            </w:tcPrChange>
          </w:tcPr>
          <w:p w14:paraId="2F8CE5BC" w14:textId="02F8DA58" w:rsidR="004672FC" w:rsidRPr="0022223D" w:rsidRDefault="004672FC">
            <w:pPr>
              <w:rPr>
                <w:ins w:id="2171"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2172" w:author="Dylan CHEN" w:date="2026-03-17T18:05:00Z" w16du:dateUtc="2026-03-17T10:05:00Z">
              <w:tcPr>
                <w:tcW w:w="1060" w:type="dxa"/>
                <w:tcBorders>
                  <w:top w:val="nil"/>
                  <w:left w:val="nil"/>
                  <w:bottom w:val="nil"/>
                  <w:right w:val="nil"/>
                </w:tcBorders>
                <w:noWrap/>
                <w:vAlign w:val="center"/>
                <w:hideMark/>
              </w:tcPr>
            </w:tcPrChange>
          </w:tcPr>
          <w:p w14:paraId="4B56303E" w14:textId="77777777" w:rsidR="004672FC" w:rsidRPr="0022223D" w:rsidRDefault="004672FC">
            <w:pPr>
              <w:jc w:val="center"/>
              <w:rPr>
                <w:ins w:id="2173" w:author="Dylan CHEN" w:date="2026-03-17T18:04:00Z" w16du:dateUtc="2026-03-17T10:04:00Z"/>
                <w:color w:val="000000"/>
                <w:sz w:val="20"/>
                <w:szCs w:val="20"/>
              </w:rPr>
            </w:pPr>
            <w:ins w:id="2174" w:author="Dylan CHEN" w:date="2026-03-17T18:04:00Z" w16du:dateUtc="2026-03-17T10:04:00Z">
              <w:r w:rsidRPr="0022223D">
                <w:rPr>
                  <w:color w:val="000000"/>
                  <w:sz w:val="20"/>
                  <w:szCs w:val="20"/>
                </w:rPr>
                <w:t>√</w:t>
              </w:r>
            </w:ins>
          </w:p>
        </w:tc>
        <w:tc>
          <w:tcPr>
            <w:tcW w:w="810" w:type="dxa"/>
            <w:tcBorders>
              <w:top w:val="nil"/>
              <w:left w:val="nil"/>
              <w:bottom w:val="nil"/>
              <w:right w:val="nil"/>
            </w:tcBorders>
            <w:noWrap/>
            <w:tcMar>
              <w:left w:w="29" w:type="dxa"/>
              <w:right w:w="29" w:type="dxa"/>
            </w:tcMar>
            <w:hideMark/>
            <w:tcPrChange w:id="2175" w:author="Dylan CHEN" w:date="2026-03-17T18:05:00Z" w16du:dateUtc="2026-03-17T10:05:00Z">
              <w:tcPr>
                <w:tcW w:w="1060" w:type="dxa"/>
                <w:tcBorders>
                  <w:top w:val="nil"/>
                  <w:left w:val="nil"/>
                  <w:bottom w:val="nil"/>
                  <w:right w:val="nil"/>
                </w:tcBorders>
                <w:noWrap/>
                <w:vAlign w:val="center"/>
                <w:hideMark/>
              </w:tcPr>
            </w:tcPrChange>
          </w:tcPr>
          <w:p w14:paraId="44859749" w14:textId="77777777" w:rsidR="004672FC" w:rsidRPr="0022223D" w:rsidRDefault="004672FC">
            <w:pPr>
              <w:jc w:val="center"/>
              <w:rPr>
                <w:ins w:id="2176" w:author="Dylan CHEN" w:date="2026-03-17T18:04:00Z" w16du:dateUtc="2026-03-17T10:04:00Z"/>
                <w:color w:val="000000"/>
                <w:sz w:val="20"/>
                <w:szCs w:val="20"/>
              </w:rPr>
            </w:pPr>
            <w:ins w:id="2177" w:author="Dylan CHEN" w:date="2026-03-17T18:04:00Z" w16du:dateUtc="2026-03-17T10:04:00Z">
              <w:r w:rsidRPr="0022223D">
                <w:rPr>
                  <w:color w:val="000000"/>
                  <w:sz w:val="20"/>
                  <w:szCs w:val="20"/>
                </w:rPr>
                <w:t>√</w:t>
              </w:r>
            </w:ins>
          </w:p>
        </w:tc>
        <w:tc>
          <w:tcPr>
            <w:tcW w:w="900" w:type="dxa"/>
            <w:tcBorders>
              <w:top w:val="nil"/>
              <w:left w:val="nil"/>
              <w:bottom w:val="nil"/>
              <w:right w:val="nil"/>
            </w:tcBorders>
            <w:noWrap/>
            <w:tcMar>
              <w:left w:w="29" w:type="dxa"/>
              <w:right w:w="29" w:type="dxa"/>
            </w:tcMar>
            <w:hideMark/>
            <w:tcPrChange w:id="2178" w:author="Dylan CHEN" w:date="2026-03-17T18:05:00Z" w16du:dateUtc="2026-03-17T10:05:00Z">
              <w:tcPr>
                <w:tcW w:w="1060" w:type="dxa"/>
                <w:tcBorders>
                  <w:top w:val="nil"/>
                  <w:left w:val="nil"/>
                  <w:bottom w:val="nil"/>
                  <w:right w:val="nil"/>
                </w:tcBorders>
                <w:noWrap/>
                <w:vAlign w:val="center"/>
                <w:hideMark/>
              </w:tcPr>
            </w:tcPrChange>
          </w:tcPr>
          <w:p w14:paraId="5409A06A" w14:textId="77777777" w:rsidR="004672FC" w:rsidRPr="0022223D" w:rsidRDefault="004672FC">
            <w:pPr>
              <w:jc w:val="center"/>
              <w:rPr>
                <w:ins w:id="2179" w:author="Dylan CHEN" w:date="2026-03-17T18:04:00Z" w16du:dateUtc="2026-03-17T10:04:00Z"/>
                <w:color w:val="000000"/>
                <w:sz w:val="20"/>
                <w:szCs w:val="20"/>
              </w:rPr>
            </w:pPr>
            <w:ins w:id="2180" w:author="Dylan CHEN" w:date="2026-03-17T18:04:00Z" w16du:dateUtc="2026-03-17T10:04:00Z">
              <w:r w:rsidRPr="0022223D">
                <w:rPr>
                  <w:color w:val="000000"/>
                  <w:sz w:val="20"/>
                  <w:szCs w:val="20"/>
                </w:rPr>
                <w:t>√</w:t>
              </w:r>
            </w:ins>
          </w:p>
        </w:tc>
        <w:tc>
          <w:tcPr>
            <w:tcW w:w="990" w:type="dxa"/>
            <w:tcBorders>
              <w:top w:val="nil"/>
              <w:left w:val="nil"/>
              <w:bottom w:val="nil"/>
              <w:right w:val="nil"/>
            </w:tcBorders>
            <w:noWrap/>
            <w:tcMar>
              <w:left w:w="29" w:type="dxa"/>
              <w:right w:w="29" w:type="dxa"/>
            </w:tcMar>
            <w:hideMark/>
            <w:tcPrChange w:id="2181" w:author="Dylan CHEN" w:date="2026-03-17T18:05:00Z" w16du:dateUtc="2026-03-17T10:05:00Z">
              <w:tcPr>
                <w:tcW w:w="1212" w:type="dxa"/>
                <w:gridSpan w:val="2"/>
                <w:tcBorders>
                  <w:top w:val="nil"/>
                  <w:left w:val="nil"/>
                  <w:bottom w:val="nil"/>
                  <w:right w:val="nil"/>
                </w:tcBorders>
                <w:noWrap/>
                <w:hideMark/>
              </w:tcPr>
            </w:tcPrChange>
          </w:tcPr>
          <w:p w14:paraId="105BD4A2" w14:textId="77777777" w:rsidR="004672FC" w:rsidRPr="0022223D" w:rsidRDefault="004672FC">
            <w:pPr>
              <w:jc w:val="center"/>
              <w:rPr>
                <w:ins w:id="2182" w:author="Dylan CHEN" w:date="2026-03-17T18:04:00Z" w16du:dateUtc="2026-03-17T10:04:00Z"/>
                <w:color w:val="000000"/>
                <w:sz w:val="20"/>
                <w:szCs w:val="20"/>
              </w:rPr>
            </w:pPr>
          </w:p>
        </w:tc>
        <w:tc>
          <w:tcPr>
            <w:tcW w:w="1751" w:type="dxa"/>
            <w:tcBorders>
              <w:top w:val="nil"/>
              <w:left w:val="nil"/>
              <w:bottom w:val="nil"/>
              <w:right w:val="nil"/>
            </w:tcBorders>
            <w:noWrap/>
            <w:tcMar>
              <w:left w:w="29" w:type="dxa"/>
              <w:right w:w="29" w:type="dxa"/>
            </w:tcMar>
            <w:hideMark/>
            <w:tcPrChange w:id="2183" w:author="Dylan CHEN" w:date="2026-03-17T18:05:00Z" w16du:dateUtc="2026-03-17T10:05:00Z">
              <w:tcPr>
                <w:tcW w:w="3790" w:type="dxa"/>
                <w:gridSpan w:val="2"/>
                <w:tcBorders>
                  <w:top w:val="nil"/>
                  <w:left w:val="nil"/>
                  <w:bottom w:val="nil"/>
                  <w:right w:val="nil"/>
                </w:tcBorders>
                <w:noWrap/>
                <w:hideMark/>
              </w:tcPr>
            </w:tcPrChange>
          </w:tcPr>
          <w:p w14:paraId="2DF90153" w14:textId="77777777" w:rsidR="004672FC" w:rsidRPr="0022223D" w:rsidRDefault="004672FC">
            <w:pPr>
              <w:rPr>
                <w:ins w:id="2184"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2185" w:author="Dylan CHEN" w:date="2026-03-17T18:05:00Z" w16du:dateUtc="2026-03-17T10:05:00Z">
              <w:tcPr>
                <w:tcW w:w="1880" w:type="dxa"/>
                <w:tcBorders>
                  <w:top w:val="nil"/>
                  <w:left w:val="nil"/>
                  <w:bottom w:val="nil"/>
                  <w:right w:val="nil"/>
                </w:tcBorders>
                <w:noWrap/>
                <w:hideMark/>
              </w:tcPr>
            </w:tcPrChange>
          </w:tcPr>
          <w:p w14:paraId="44B4A904" w14:textId="77777777" w:rsidR="004672FC" w:rsidRPr="0022223D" w:rsidRDefault="004672FC">
            <w:pPr>
              <w:rPr>
                <w:ins w:id="2186" w:author="Dylan CHEN" w:date="2026-03-17T18:04:00Z" w16du:dateUtc="2026-03-17T10:04:00Z"/>
                <w:sz w:val="20"/>
                <w:szCs w:val="20"/>
              </w:rPr>
            </w:pPr>
          </w:p>
        </w:tc>
      </w:tr>
      <w:tr w:rsidR="004672FC" w:rsidRPr="0022223D" w14:paraId="60794641" w14:textId="77777777" w:rsidTr="004672FC">
        <w:trPr>
          <w:trHeight w:val="340"/>
          <w:jc w:val="center"/>
          <w:ins w:id="2187" w:author="Dylan CHEN" w:date="2026-03-17T18:04:00Z"/>
          <w:trPrChange w:id="2188" w:author="Dylan CHEN" w:date="2026-03-17T18:05:00Z" w16du:dateUtc="2026-03-17T10:05:00Z">
            <w:trPr>
              <w:trHeight w:val="340"/>
            </w:trPr>
          </w:trPrChange>
        </w:trPr>
        <w:tc>
          <w:tcPr>
            <w:tcW w:w="2044" w:type="dxa"/>
            <w:tcBorders>
              <w:top w:val="nil"/>
              <w:left w:val="nil"/>
              <w:bottom w:val="nil"/>
              <w:right w:val="nil"/>
            </w:tcBorders>
            <w:noWrap/>
            <w:tcMar>
              <w:left w:w="29" w:type="dxa"/>
              <w:right w:w="29" w:type="dxa"/>
            </w:tcMar>
            <w:hideMark/>
            <w:tcPrChange w:id="2189" w:author="Dylan CHEN" w:date="2026-03-17T18:05:00Z" w16du:dateUtc="2026-03-17T10:05:00Z">
              <w:tcPr>
                <w:tcW w:w="3260" w:type="dxa"/>
                <w:gridSpan w:val="2"/>
                <w:tcBorders>
                  <w:top w:val="nil"/>
                  <w:left w:val="nil"/>
                  <w:bottom w:val="nil"/>
                  <w:right w:val="nil"/>
                </w:tcBorders>
                <w:noWrap/>
                <w:vAlign w:val="center"/>
                <w:hideMark/>
              </w:tcPr>
            </w:tcPrChange>
          </w:tcPr>
          <w:p w14:paraId="55E45B5A" w14:textId="77777777" w:rsidR="004672FC" w:rsidRPr="0022223D" w:rsidRDefault="004672FC">
            <w:pPr>
              <w:rPr>
                <w:ins w:id="2190" w:author="Dylan CHEN" w:date="2026-03-17T18:04:00Z" w16du:dateUtc="2026-03-17T10:04:00Z"/>
                <w:color w:val="000000"/>
                <w:sz w:val="20"/>
                <w:szCs w:val="20"/>
              </w:rPr>
            </w:pPr>
            <w:ins w:id="2191" w:author="Dylan CHEN" w:date="2026-03-17T18:04:00Z" w16du:dateUtc="2026-03-17T10:04:00Z">
              <w:r w:rsidRPr="0022223D">
                <w:rPr>
                  <w:color w:val="000000"/>
                  <w:sz w:val="20"/>
                  <w:szCs w:val="20"/>
                </w:rPr>
                <w:t xml:space="preserve">controlling for </w:t>
              </w:r>
              <w:r w:rsidRPr="0022223D">
                <w:rPr>
                  <w:i/>
                  <w:iCs/>
                  <w:color w:val="000000"/>
                  <w:sz w:val="20"/>
                  <w:szCs w:val="20"/>
                </w:rPr>
                <w:t>age</w:t>
              </w:r>
              <w:r w:rsidRPr="0022223D">
                <w:rPr>
                  <w:i/>
                  <w:iCs/>
                  <w:color w:val="000000"/>
                  <w:sz w:val="20"/>
                  <w:szCs w:val="20"/>
                  <w:vertAlign w:val="subscript"/>
                </w:rPr>
                <w:t>j</w:t>
              </w:r>
              <w:r w:rsidRPr="0022223D">
                <w:rPr>
                  <w:i/>
                  <w:iCs/>
                  <w:color w:val="000000"/>
                  <w:sz w:val="20"/>
                  <w:szCs w:val="20"/>
                  <w:vertAlign w:val="superscript"/>
                </w:rPr>
                <w:t>2</w:t>
              </w:r>
            </w:ins>
          </w:p>
        </w:tc>
        <w:tc>
          <w:tcPr>
            <w:tcW w:w="729" w:type="dxa"/>
            <w:tcBorders>
              <w:top w:val="nil"/>
              <w:left w:val="nil"/>
              <w:bottom w:val="nil"/>
              <w:right w:val="nil"/>
            </w:tcBorders>
            <w:noWrap/>
            <w:tcMar>
              <w:left w:w="29" w:type="dxa"/>
              <w:right w:w="29" w:type="dxa"/>
            </w:tcMar>
            <w:hideMark/>
            <w:tcPrChange w:id="2192" w:author="Dylan CHEN" w:date="2026-03-17T18:05:00Z" w16du:dateUtc="2026-03-17T10:05:00Z">
              <w:tcPr>
                <w:tcW w:w="1060" w:type="dxa"/>
                <w:tcBorders>
                  <w:top w:val="nil"/>
                  <w:left w:val="nil"/>
                  <w:bottom w:val="nil"/>
                  <w:right w:val="nil"/>
                </w:tcBorders>
                <w:noWrap/>
                <w:vAlign w:val="center"/>
                <w:hideMark/>
              </w:tcPr>
            </w:tcPrChange>
          </w:tcPr>
          <w:p w14:paraId="34916409" w14:textId="3B74F12B" w:rsidR="004672FC" w:rsidRPr="0022223D" w:rsidRDefault="004672FC">
            <w:pPr>
              <w:rPr>
                <w:ins w:id="2193"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2194" w:author="Dylan CHEN" w:date="2026-03-17T18:05:00Z" w16du:dateUtc="2026-03-17T10:05:00Z">
              <w:tcPr>
                <w:tcW w:w="1060" w:type="dxa"/>
                <w:tcBorders>
                  <w:top w:val="nil"/>
                  <w:left w:val="nil"/>
                  <w:bottom w:val="nil"/>
                  <w:right w:val="nil"/>
                </w:tcBorders>
                <w:noWrap/>
                <w:vAlign w:val="center"/>
                <w:hideMark/>
              </w:tcPr>
            </w:tcPrChange>
          </w:tcPr>
          <w:p w14:paraId="48B78D07" w14:textId="77777777" w:rsidR="004672FC" w:rsidRPr="0022223D" w:rsidRDefault="004672FC">
            <w:pPr>
              <w:rPr>
                <w:ins w:id="2195" w:author="Dylan CHEN" w:date="2026-03-17T18:04:00Z" w16du:dateUtc="2026-03-17T10:04:00Z"/>
                <w:color w:val="000000"/>
                <w:sz w:val="20"/>
                <w:szCs w:val="20"/>
              </w:rPr>
            </w:pPr>
          </w:p>
        </w:tc>
        <w:tc>
          <w:tcPr>
            <w:tcW w:w="810" w:type="dxa"/>
            <w:tcBorders>
              <w:top w:val="nil"/>
              <w:left w:val="nil"/>
              <w:bottom w:val="nil"/>
              <w:right w:val="nil"/>
            </w:tcBorders>
            <w:noWrap/>
            <w:tcMar>
              <w:left w:w="29" w:type="dxa"/>
              <w:right w:w="29" w:type="dxa"/>
            </w:tcMar>
            <w:hideMark/>
            <w:tcPrChange w:id="2196" w:author="Dylan CHEN" w:date="2026-03-17T18:05:00Z" w16du:dateUtc="2026-03-17T10:05:00Z">
              <w:tcPr>
                <w:tcW w:w="1060" w:type="dxa"/>
                <w:tcBorders>
                  <w:top w:val="nil"/>
                  <w:left w:val="nil"/>
                  <w:bottom w:val="nil"/>
                  <w:right w:val="nil"/>
                </w:tcBorders>
                <w:noWrap/>
                <w:vAlign w:val="center"/>
                <w:hideMark/>
              </w:tcPr>
            </w:tcPrChange>
          </w:tcPr>
          <w:p w14:paraId="44AA24A1" w14:textId="77777777" w:rsidR="004672FC" w:rsidRPr="0022223D" w:rsidRDefault="004672FC">
            <w:pPr>
              <w:jc w:val="center"/>
              <w:rPr>
                <w:ins w:id="2197" w:author="Dylan CHEN" w:date="2026-03-17T18:04:00Z" w16du:dateUtc="2026-03-17T10:04:00Z"/>
                <w:color w:val="000000"/>
                <w:sz w:val="20"/>
                <w:szCs w:val="20"/>
              </w:rPr>
            </w:pPr>
            <w:ins w:id="2198" w:author="Dylan CHEN" w:date="2026-03-17T18:04:00Z" w16du:dateUtc="2026-03-17T10:04:00Z">
              <w:r w:rsidRPr="0022223D">
                <w:rPr>
                  <w:color w:val="000000"/>
                  <w:sz w:val="20"/>
                  <w:szCs w:val="20"/>
                </w:rPr>
                <w:t>√</w:t>
              </w:r>
            </w:ins>
          </w:p>
        </w:tc>
        <w:tc>
          <w:tcPr>
            <w:tcW w:w="900" w:type="dxa"/>
            <w:tcBorders>
              <w:top w:val="nil"/>
              <w:left w:val="nil"/>
              <w:bottom w:val="nil"/>
              <w:right w:val="nil"/>
            </w:tcBorders>
            <w:noWrap/>
            <w:tcMar>
              <w:left w:w="29" w:type="dxa"/>
              <w:right w:w="29" w:type="dxa"/>
            </w:tcMar>
            <w:hideMark/>
            <w:tcPrChange w:id="2199" w:author="Dylan CHEN" w:date="2026-03-17T18:05:00Z" w16du:dateUtc="2026-03-17T10:05:00Z">
              <w:tcPr>
                <w:tcW w:w="1060" w:type="dxa"/>
                <w:tcBorders>
                  <w:top w:val="nil"/>
                  <w:left w:val="nil"/>
                  <w:bottom w:val="nil"/>
                  <w:right w:val="nil"/>
                </w:tcBorders>
                <w:noWrap/>
                <w:vAlign w:val="center"/>
                <w:hideMark/>
              </w:tcPr>
            </w:tcPrChange>
          </w:tcPr>
          <w:p w14:paraId="4E4BFB38" w14:textId="77777777" w:rsidR="004672FC" w:rsidRPr="0022223D" w:rsidRDefault="004672FC">
            <w:pPr>
              <w:jc w:val="center"/>
              <w:rPr>
                <w:ins w:id="2200" w:author="Dylan CHEN" w:date="2026-03-17T18:04:00Z" w16du:dateUtc="2026-03-17T10:04:00Z"/>
                <w:color w:val="000000"/>
                <w:sz w:val="20"/>
                <w:szCs w:val="20"/>
              </w:rPr>
            </w:pPr>
            <w:ins w:id="2201" w:author="Dylan CHEN" w:date="2026-03-17T18:04:00Z" w16du:dateUtc="2026-03-17T10:04:00Z">
              <w:r w:rsidRPr="0022223D">
                <w:rPr>
                  <w:color w:val="000000"/>
                  <w:sz w:val="20"/>
                  <w:szCs w:val="20"/>
                </w:rPr>
                <w:t>√</w:t>
              </w:r>
            </w:ins>
          </w:p>
        </w:tc>
        <w:tc>
          <w:tcPr>
            <w:tcW w:w="990" w:type="dxa"/>
            <w:tcBorders>
              <w:top w:val="nil"/>
              <w:left w:val="nil"/>
              <w:bottom w:val="nil"/>
              <w:right w:val="nil"/>
            </w:tcBorders>
            <w:noWrap/>
            <w:tcMar>
              <w:left w:w="29" w:type="dxa"/>
              <w:right w:w="29" w:type="dxa"/>
            </w:tcMar>
            <w:hideMark/>
            <w:tcPrChange w:id="2202" w:author="Dylan CHEN" w:date="2026-03-17T18:05:00Z" w16du:dateUtc="2026-03-17T10:05:00Z">
              <w:tcPr>
                <w:tcW w:w="1212" w:type="dxa"/>
                <w:gridSpan w:val="2"/>
                <w:tcBorders>
                  <w:top w:val="nil"/>
                  <w:left w:val="nil"/>
                  <w:bottom w:val="nil"/>
                  <w:right w:val="nil"/>
                </w:tcBorders>
                <w:noWrap/>
                <w:hideMark/>
              </w:tcPr>
            </w:tcPrChange>
          </w:tcPr>
          <w:p w14:paraId="53F17F2A" w14:textId="77777777" w:rsidR="004672FC" w:rsidRPr="0022223D" w:rsidRDefault="004672FC">
            <w:pPr>
              <w:jc w:val="center"/>
              <w:rPr>
                <w:ins w:id="2203" w:author="Dylan CHEN" w:date="2026-03-17T18:04:00Z" w16du:dateUtc="2026-03-17T10:04:00Z"/>
                <w:color w:val="000000"/>
                <w:sz w:val="20"/>
                <w:szCs w:val="20"/>
              </w:rPr>
            </w:pPr>
          </w:p>
        </w:tc>
        <w:tc>
          <w:tcPr>
            <w:tcW w:w="1751" w:type="dxa"/>
            <w:tcBorders>
              <w:top w:val="nil"/>
              <w:left w:val="nil"/>
              <w:bottom w:val="nil"/>
              <w:right w:val="nil"/>
            </w:tcBorders>
            <w:noWrap/>
            <w:tcMar>
              <w:left w:w="29" w:type="dxa"/>
              <w:right w:w="29" w:type="dxa"/>
            </w:tcMar>
            <w:hideMark/>
            <w:tcPrChange w:id="2204" w:author="Dylan CHEN" w:date="2026-03-17T18:05:00Z" w16du:dateUtc="2026-03-17T10:05:00Z">
              <w:tcPr>
                <w:tcW w:w="3790" w:type="dxa"/>
                <w:gridSpan w:val="2"/>
                <w:tcBorders>
                  <w:top w:val="nil"/>
                  <w:left w:val="nil"/>
                  <w:bottom w:val="nil"/>
                  <w:right w:val="nil"/>
                </w:tcBorders>
                <w:noWrap/>
                <w:hideMark/>
              </w:tcPr>
            </w:tcPrChange>
          </w:tcPr>
          <w:p w14:paraId="72A856B5" w14:textId="77777777" w:rsidR="004672FC" w:rsidRPr="0022223D" w:rsidRDefault="004672FC">
            <w:pPr>
              <w:rPr>
                <w:ins w:id="2205"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2206" w:author="Dylan CHEN" w:date="2026-03-17T18:05:00Z" w16du:dateUtc="2026-03-17T10:05:00Z">
              <w:tcPr>
                <w:tcW w:w="1880" w:type="dxa"/>
                <w:tcBorders>
                  <w:top w:val="nil"/>
                  <w:left w:val="nil"/>
                  <w:bottom w:val="nil"/>
                  <w:right w:val="nil"/>
                </w:tcBorders>
                <w:noWrap/>
                <w:hideMark/>
              </w:tcPr>
            </w:tcPrChange>
          </w:tcPr>
          <w:p w14:paraId="3F133F89" w14:textId="77777777" w:rsidR="004672FC" w:rsidRPr="0022223D" w:rsidRDefault="004672FC">
            <w:pPr>
              <w:rPr>
                <w:ins w:id="2207" w:author="Dylan CHEN" w:date="2026-03-17T18:04:00Z" w16du:dateUtc="2026-03-17T10:04:00Z"/>
                <w:sz w:val="20"/>
                <w:szCs w:val="20"/>
              </w:rPr>
            </w:pPr>
          </w:p>
        </w:tc>
      </w:tr>
      <w:tr w:rsidR="004672FC" w:rsidRPr="0022223D" w14:paraId="02A90763" w14:textId="77777777" w:rsidTr="004672FC">
        <w:trPr>
          <w:trHeight w:val="340"/>
          <w:jc w:val="center"/>
          <w:ins w:id="2208" w:author="Dylan CHEN" w:date="2026-03-17T18:04:00Z"/>
          <w:trPrChange w:id="2209" w:author="Dylan CHEN" w:date="2026-03-17T18:05:00Z" w16du:dateUtc="2026-03-17T10:05:00Z">
            <w:trPr>
              <w:trHeight w:val="340"/>
            </w:trPr>
          </w:trPrChange>
        </w:trPr>
        <w:tc>
          <w:tcPr>
            <w:tcW w:w="2044" w:type="dxa"/>
            <w:tcBorders>
              <w:top w:val="nil"/>
              <w:left w:val="nil"/>
              <w:bottom w:val="nil"/>
              <w:right w:val="nil"/>
            </w:tcBorders>
            <w:noWrap/>
            <w:tcMar>
              <w:left w:w="29" w:type="dxa"/>
              <w:right w:w="29" w:type="dxa"/>
            </w:tcMar>
            <w:hideMark/>
            <w:tcPrChange w:id="2210" w:author="Dylan CHEN" w:date="2026-03-17T18:05:00Z" w16du:dateUtc="2026-03-17T10:05:00Z">
              <w:tcPr>
                <w:tcW w:w="3260" w:type="dxa"/>
                <w:gridSpan w:val="2"/>
                <w:tcBorders>
                  <w:top w:val="nil"/>
                  <w:left w:val="nil"/>
                  <w:bottom w:val="nil"/>
                  <w:right w:val="nil"/>
                </w:tcBorders>
                <w:noWrap/>
                <w:vAlign w:val="center"/>
                <w:hideMark/>
              </w:tcPr>
            </w:tcPrChange>
          </w:tcPr>
          <w:p w14:paraId="27892380" w14:textId="77777777" w:rsidR="004672FC" w:rsidRPr="0022223D" w:rsidRDefault="004672FC">
            <w:pPr>
              <w:rPr>
                <w:ins w:id="2211" w:author="Dylan CHEN" w:date="2026-03-17T18:04:00Z" w16du:dateUtc="2026-03-17T10:04:00Z"/>
                <w:color w:val="000000"/>
                <w:sz w:val="20"/>
                <w:szCs w:val="20"/>
              </w:rPr>
            </w:pPr>
            <w:ins w:id="2212" w:author="Dylan CHEN" w:date="2026-03-17T18:04:00Z" w16du:dateUtc="2026-03-17T10:04:00Z">
              <w:r w:rsidRPr="0022223D">
                <w:rPr>
                  <w:color w:val="000000"/>
                  <w:sz w:val="20"/>
                  <w:szCs w:val="20"/>
                </w:rPr>
                <w:t xml:space="preserve">controlling for </w:t>
              </w:r>
              <w:r w:rsidRPr="0022223D">
                <w:rPr>
                  <w:i/>
                  <w:iCs/>
                  <w:color w:val="000000"/>
                  <w:sz w:val="20"/>
                  <w:szCs w:val="20"/>
                </w:rPr>
                <w:t>age</w:t>
              </w:r>
              <w:r w:rsidRPr="0022223D">
                <w:rPr>
                  <w:i/>
                  <w:iCs/>
                  <w:color w:val="000000"/>
                  <w:sz w:val="20"/>
                  <w:szCs w:val="20"/>
                  <w:vertAlign w:val="subscript"/>
                </w:rPr>
                <w:t>j</w:t>
              </w:r>
              <w:r w:rsidRPr="0022223D">
                <w:rPr>
                  <w:i/>
                  <w:iCs/>
                  <w:color w:val="000000"/>
                  <w:sz w:val="20"/>
                  <w:szCs w:val="20"/>
                  <w:vertAlign w:val="superscript"/>
                </w:rPr>
                <w:t>3</w:t>
              </w:r>
            </w:ins>
          </w:p>
        </w:tc>
        <w:tc>
          <w:tcPr>
            <w:tcW w:w="729" w:type="dxa"/>
            <w:tcBorders>
              <w:top w:val="nil"/>
              <w:left w:val="nil"/>
              <w:bottom w:val="nil"/>
              <w:right w:val="nil"/>
            </w:tcBorders>
            <w:noWrap/>
            <w:tcMar>
              <w:left w:w="29" w:type="dxa"/>
              <w:right w:w="29" w:type="dxa"/>
            </w:tcMar>
            <w:hideMark/>
            <w:tcPrChange w:id="2213" w:author="Dylan CHEN" w:date="2026-03-17T18:05:00Z" w16du:dateUtc="2026-03-17T10:05:00Z">
              <w:tcPr>
                <w:tcW w:w="1060" w:type="dxa"/>
                <w:tcBorders>
                  <w:top w:val="nil"/>
                  <w:left w:val="nil"/>
                  <w:bottom w:val="nil"/>
                  <w:right w:val="nil"/>
                </w:tcBorders>
                <w:noWrap/>
                <w:vAlign w:val="center"/>
                <w:hideMark/>
              </w:tcPr>
            </w:tcPrChange>
          </w:tcPr>
          <w:p w14:paraId="5323B0F4" w14:textId="689C9ABD" w:rsidR="004672FC" w:rsidRPr="0022223D" w:rsidRDefault="004672FC">
            <w:pPr>
              <w:rPr>
                <w:ins w:id="2214"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2215" w:author="Dylan CHEN" w:date="2026-03-17T18:05:00Z" w16du:dateUtc="2026-03-17T10:05:00Z">
              <w:tcPr>
                <w:tcW w:w="1060" w:type="dxa"/>
                <w:tcBorders>
                  <w:top w:val="nil"/>
                  <w:left w:val="nil"/>
                  <w:bottom w:val="nil"/>
                  <w:right w:val="nil"/>
                </w:tcBorders>
                <w:noWrap/>
                <w:vAlign w:val="center"/>
                <w:hideMark/>
              </w:tcPr>
            </w:tcPrChange>
          </w:tcPr>
          <w:p w14:paraId="1B48571C" w14:textId="77777777" w:rsidR="004672FC" w:rsidRPr="0022223D" w:rsidRDefault="004672FC">
            <w:pPr>
              <w:rPr>
                <w:ins w:id="2216" w:author="Dylan CHEN" w:date="2026-03-17T18:04:00Z" w16du:dateUtc="2026-03-17T10:04:00Z"/>
                <w:color w:val="000000"/>
                <w:sz w:val="20"/>
                <w:szCs w:val="20"/>
              </w:rPr>
            </w:pPr>
          </w:p>
        </w:tc>
        <w:tc>
          <w:tcPr>
            <w:tcW w:w="810" w:type="dxa"/>
            <w:tcBorders>
              <w:top w:val="nil"/>
              <w:left w:val="nil"/>
              <w:bottom w:val="nil"/>
              <w:right w:val="nil"/>
            </w:tcBorders>
            <w:noWrap/>
            <w:tcMar>
              <w:left w:w="29" w:type="dxa"/>
              <w:right w:w="29" w:type="dxa"/>
            </w:tcMar>
            <w:hideMark/>
            <w:tcPrChange w:id="2217" w:author="Dylan CHEN" w:date="2026-03-17T18:05:00Z" w16du:dateUtc="2026-03-17T10:05:00Z">
              <w:tcPr>
                <w:tcW w:w="1060" w:type="dxa"/>
                <w:tcBorders>
                  <w:top w:val="nil"/>
                  <w:left w:val="nil"/>
                  <w:bottom w:val="nil"/>
                  <w:right w:val="nil"/>
                </w:tcBorders>
                <w:noWrap/>
                <w:vAlign w:val="center"/>
                <w:hideMark/>
              </w:tcPr>
            </w:tcPrChange>
          </w:tcPr>
          <w:p w14:paraId="4142982D" w14:textId="77777777" w:rsidR="004672FC" w:rsidRPr="0022223D" w:rsidRDefault="004672FC">
            <w:pPr>
              <w:rPr>
                <w:ins w:id="2218" w:author="Dylan CHEN" w:date="2026-03-17T18:04:00Z" w16du:dateUtc="2026-03-17T10:04:00Z"/>
                <w:sz w:val="20"/>
                <w:szCs w:val="20"/>
              </w:rPr>
            </w:pPr>
          </w:p>
        </w:tc>
        <w:tc>
          <w:tcPr>
            <w:tcW w:w="900" w:type="dxa"/>
            <w:tcBorders>
              <w:top w:val="nil"/>
              <w:left w:val="nil"/>
              <w:bottom w:val="nil"/>
              <w:right w:val="nil"/>
            </w:tcBorders>
            <w:noWrap/>
            <w:tcMar>
              <w:left w:w="29" w:type="dxa"/>
              <w:right w:w="29" w:type="dxa"/>
            </w:tcMar>
            <w:hideMark/>
            <w:tcPrChange w:id="2219" w:author="Dylan CHEN" w:date="2026-03-17T18:05:00Z" w16du:dateUtc="2026-03-17T10:05:00Z">
              <w:tcPr>
                <w:tcW w:w="1060" w:type="dxa"/>
                <w:tcBorders>
                  <w:top w:val="nil"/>
                  <w:left w:val="nil"/>
                  <w:bottom w:val="nil"/>
                  <w:right w:val="nil"/>
                </w:tcBorders>
                <w:noWrap/>
                <w:vAlign w:val="center"/>
                <w:hideMark/>
              </w:tcPr>
            </w:tcPrChange>
          </w:tcPr>
          <w:p w14:paraId="32D4C95F" w14:textId="77777777" w:rsidR="004672FC" w:rsidRPr="0022223D" w:rsidRDefault="004672FC">
            <w:pPr>
              <w:jc w:val="center"/>
              <w:rPr>
                <w:ins w:id="2220" w:author="Dylan CHEN" w:date="2026-03-17T18:04:00Z" w16du:dateUtc="2026-03-17T10:04:00Z"/>
                <w:color w:val="000000"/>
                <w:sz w:val="20"/>
                <w:szCs w:val="20"/>
              </w:rPr>
            </w:pPr>
            <w:ins w:id="2221" w:author="Dylan CHEN" w:date="2026-03-17T18:04:00Z" w16du:dateUtc="2026-03-17T10:04:00Z">
              <w:r w:rsidRPr="0022223D">
                <w:rPr>
                  <w:color w:val="000000"/>
                  <w:sz w:val="20"/>
                  <w:szCs w:val="20"/>
                </w:rPr>
                <w:t>√</w:t>
              </w:r>
            </w:ins>
          </w:p>
        </w:tc>
        <w:tc>
          <w:tcPr>
            <w:tcW w:w="990" w:type="dxa"/>
            <w:tcBorders>
              <w:top w:val="nil"/>
              <w:left w:val="nil"/>
              <w:bottom w:val="nil"/>
              <w:right w:val="nil"/>
            </w:tcBorders>
            <w:noWrap/>
            <w:tcMar>
              <w:left w:w="29" w:type="dxa"/>
              <w:right w:w="29" w:type="dxa"/>
            </w:tcMar>
            <w:hideMark/>
            <w:tcPrChange w:id="2222" w:author="Dylan CHEN" w:date="2026-03-17T18:05:00Z" w16du:dateUtc="2026-03-17T10:05:00Z">
              <w:tcPr>
                <w:tcW w:w="1212" w:type="dxa"/>
                <w:gridSpan w:val="2"/>
                <w:tcBorders>
                  <w:top w:val="nil"/>
                  <w:left w:val="nil"/>
                  <w:bottom w:val="nil"/>
                  <w:right w:val="nil"/>
                </w:tcBorders>
                <w:noWrap/>
                <w:hideMark/>
              </w:tcPr>
            </w:tcPrChange>
          </w:tcPr>
          <w:p w14:paraId="283DFEE1" w14:textId="77777777" w:rsidR="004672FC" w:rsidRPr="0022223D" w:rsidRDefault="004672FC">
            <w:pPr>
              <w:jc w:val="center"/>
              <w:rPr>
                <w:ins w:id="2223" w:author="Dylan CHEN" w:date="2026-03-17T18:04:00Z" w16du:dateUtc="2026-03-17T10:04:00Z"/>
                <w:color w:val="000000"/>
                <w:sz w:val="20"/>
                <w:szCs w:val="20"/>
              </w:rPr>
            </w:pPr>
          </w:p>
        </w:tc>
        <w:tc>
          <w:tcPr>
            <w:tcW w:w="1751" w:type="dxa"/>
            <w:tcBorders>
              <w:top w:val="nil"/>
              <w:left w:val="nil"/>
              <w:bottom w:val="nil"/>
              <w:right w:val="nil"/>
            </w:tcBorders>
            <w:noWrap/>
            <w:tcMar>
              <w:left w:w="29" w:type="dxa"/>
              <w:right w:w="29" w:type="dxa"/>
            </w:tcMar>
            <w:hideMark/>
            <w:tcPrChange w:id="2224" w:author="Dylan CHEN" w:date="2026-03-17T18:05:00Z" w16du:dateUtc="2026-03-17T10:05:00Z">
              <w:tcPr>
                <w:tcW w:w="3790" w:type="dxa"/>
                <w:gridSpan w:val="2"/>
                <w:tcBorders>
                  <w:top w:val="nil"/>
                  <w:left w:val="nil"/>
                  <w:bottom w:val="nil"/>
                  <w:right w:val="nil"/>
                </w:tcBorders>
                <w:noWrap/>
                <w:hideMark/>
              </w:tcPr>
            </w:tcPrChange>
          </w:tcPr>
          <w:p w14:paraId="6D67CE82" w14:textId="77777777" w:rsidR="004672FC" w:rsidRPr="0022223D" w:rsidRDefault="004672FC">
            <w:pPr>
              <w:rPr>
                <w:ins w:id="2225"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2226" w:author="Dylan CHEN" w:date="2026-03-17T18:05:00Z" w16du:dateUtc="2026-03-17T10:05:00Z">
              <w:tcPr>
                <w:tcW w:w="1880" w:type="dxa"/>
                <w:tcBorders>
                  <w:top w:val="nil"/>
                  <w:left w:val="nil"/>
                  <w:bottom w:val="nil"/>
                  <w:right w:val="nil"/>
                </w:tcBorders>
                <w:noWrap/>
                <w:hideMark/>
              </w:tcPr>
            </w:tcPrChange>
          </w:tcPr>
          <w:p w14:paraId="426A4A16" w14:textId="77777777" w:rsidR="004672FC" w:rsidRPr="0022223D" w:rsidRDefault="004672FC">
            <w:pPr>
              <w:rPr>
                <w:ins w:id="2227" w:author="Dylan CHEN" w:date="2026-03-17T18:04:00Z" w16du:dateUtc="2026-03-17T10:04:00Z"/>
                <w:sz w:val="20"/>
                <w:szCs w:val="20"/>
              </w:rPr>
            </w:pPr>
          </w:p>
        </w:tc>
      </w:tr>
      <w:tr w:rsidR="004672FC" w:rsidRPr="0022223D" w14:paraId="3CF0443F" w14:textId="77777777" w:rsidTr="004672FC">
        <w:trPr>
          <w:trHeight w:val="320"/>
          <w:jc w:val="center"/>
          <w:ins w:id="2228" w:author="Dylan CHEN" w:date="2026-03-17T18:04:00Z"/>
          <w:trPrChange w:id="2229"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2230" w:author="Dylan CHEN" w:date="2026-03-17T18:05:00Z" w16du:dateUtc="2026-03-17T10:05:00Z">
              <w:tcPr>
                <w:tcW w:w="3260" w:type="dxa"/>
                <w:gridSpan w:val="2"/>
                <w:tcBorders>
                  <w:top w:val="nil"/>
                  <w:left w:val="nil"/>
                  <w:bottom w:val="nil"/>
                  <w:right w:val="nil"/>
                </w:tcBorders>
                <w:noWrap/>
                <w:vAlign w:val="center"/>
                <w:hideMark/>
              </w:tcPr>
            </w:tcPrChange>
          </w:tcPr>
          <w:p w14:paraId="298D08D4" w14:textId="77777777" w:rsidR="004672FC" w:rsidRPr="0022223D" w:rsidRDefault="004672FC">
            <w:pPr>
              <w:rPr>
                <w:ins w:id="2231" w:author="Dylan CHEN" w:date="2026-03-17T18:04:00Z" w16du:dateUtc="2026-03-17T10:04:00Z"/>
                <w:color w:val="000000"/>
                <w:sz w:val="20"/>
                <w:szCs w:val="20"/>
              </w:rPr>
            </w:pPr>
            <w:ins w:id="2232" w:author="Dylan CHEN" w:date="2026-03-17T18:04:00Z" w16du:dateUtc="2026-03-17T10:04:00Z">
              <w:r w:rsidRPr="0022223D">
                <w:rPr>
                  <w:color w:val="000000"/>
                  <w:sz w:val="20"/>
                  <w:szCs w:val="20"/>
                </w:rPr>
                <w:t>answer timing FE</w:t>
              </w:r>
            </w:ins>
          </w:p>
        </w:tc>
        <w:tc>
          <w:tcPr>
            <w:tcW w:w="729" w:type="dxa"/>
            <w:tcBorders>
              <w:top w:val="nil"/>
              <w:left w:val="nil"/>
              <w:bottom w:val="nil"/>
              <w:right w:val="nil"/>
            </w:tcBorders>
            <w:noWrap/>
            <w:tcMar>
              <w:left w:w="29" w:type="dxa"/>
              <w:right w:w="29" w:type="dxa"/>
            </w:tcMar>
            <w:hideMark/>
            <w:tcPrChange w:id="2233" w:author="Dylan CHEN" w:date="2026-03-17T18:05:00Z" w16du:dateUtc="2026-03-17T10:05:00Z">
              <w:tcPr>
                <w:tcW w:w="1060" w:type="dxa"/>
                <w:tcBorders>
                  <w:top w:val="nil"/>
                  <w:left w:val="nil"/>
                  <w:bottom w:val="nil"/>
                  <w:right w:val="nil"/>
                </w:tcBorders>
                <w:noWrap/>
                <w:vAlign w:val="center"/>
                <w:hideMark/>
              </w:tcPr>
            </w:tcPrChange>
          </w:tcPr>
          <w:p w14:paraId="229878C6" w14:textId="7910BCA7" w:rsidR="004672FC" w:rsidRPr="0022223D" w:rsidRDefault="004672FC">
            <w:pPr>
              <w:rPr>
                <w:ins w:id="2234"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2235" w:author="Dylan CHEN" w:date="2026-03-17T18:05:00Z" w16du:dateUtc="2026-03-17T10:05:00Z">
              <w:tcPr>
                <w:tcW w:w="1060" w:type="dxa"/>
                <w:tcBorders>
                  <w:top w:val="nil"/>
                  <w:left w:val="nil"/>
                  <w:bottom w:val="nil"/>
                  <w:right w:val="nil"/>
                </w:tcBorders>
                <w:noWrap/>
                <w:hideMark/>
              </w:tcPr>
            </w:tcPrChange>
          </w:tcPr>
          <w:p w14:paraId="4E5E008C" w14:textId="77777777" w:rsidR="004672FC" w:rsidRPr="0022223D" w:rsidRDefault="004672FC">
            <w:pPr>
              <w:rPr>
                <w:ins w:id="2236" w:author="Dylan CHEN" w:date="2026-03-17T18:04:00Z" w16du:dateUtc="2026-03-17T10:04:00Z"/>
                <w:color w:val="000000"/>
                <w:sz w:val="20"/>
                <w:szCs w:val="20"/>
              </w:rPr>
            </w:pPr>
          </w:p>
        </w:tc>
        <w:tc>
          <w:tcPr>
            <w:tcW w:w="810" w:type="dxa"/>
            <w:tcBorders>
              <w:top w:val="nil"/>
              <w:left w:val="nil"/>
              <w:bottom w:val="nil"/>
              <w:right w:val="nil"/>
            </w:tcBorders>
            <w:noWrap/>
            <w:tcMar>
              <w:left w:w="29" w:type="dxa"/>
              <w:right w:w="29" w:type="dxa"/>
            </w:tcMar>
            <w:hideMark/>
            <w:tcPrChange w:id="2237" w:author="Dylan CHEN" w:date="2026-03-17T18:05:00Z" w16du:dateUtc="2026-03-17T10:05:00Z">
              <w:tcPr>
                <w:tcW w:w="1060" w:type="dxa"/>
                <w:tcBorders>
                  <w:top w:val="nil"/>
                  <w:left w:val="nil"/>
                  <w:bottom w:val="nil"/>
                  <w:right w:val="nil"/>
                </w:tcBorders>
                <w:noWrap/>
                <w:hideMark/>
              </w:tcPr>
            </w:tcPrChange>
          </w:tcPr>
          <w:p w14:paraId="0747D2AE" w14:textId="77777777" w:rsidR="004672FC" w:rsidRPr="0022223D" w:rsidRDefault="004672FC">
            <w:pPr>
              <w:rPr>
                <w:ins w:id="2238" w:author="Dylan CHEN" w:date="2026-03-17T18:04:00Z" w16du:dateUtc="2026-03-17T10:04:00Z"/>
                <w:sz w:val="20"/>
                <w:szCs w:val="20"/>
              </w:rPr>
            </w:pPr>
          </w:p>
        </w:tc>
        <w:tc>
          <w:tcPr>
            <w:tcW w:w="900" w:type="dxa"/>
            <w:tcBorders>
              <w:top w:val="nil"/>
              <w:left w:val="nil"/>
              <w:bottom w:val="nil"/>
              <w:right w:val="nil"/>
            </w:tcBorders>
            <w:noWrap/>
            <w:tcMar>
              <w:left w:w="29" w:type="dxa"/>
              <w:right w:w="29" w:type="dxa"/>
            </w:tcMar>
            <w:hideMark/>
            <w:tcPrChange w:id="2239" w:author="Dylan CHEN" w:date="2026-03-17T18:05:00Z" w16du:dateUtc="2026-03-17T10:05:00Z">
              <w:tcPr>
                <w:tcW w:w="1060" w:type="dxa"/>
                <w:tcBorders>
                  <w:top w:val="nil"/>
                  <w:left w:val="nil"/>
                  <w:bottom w:val="nil"/>
                  <w:right w:val="nil"/>
                </w:tcBorders>
                <w:noWrap/>
                <w:hideMark/>
              </w:tcPr>
            </w:tcPrChange>
          </w:tcPr>
          <w:p w14:paraId="696A0C30" w14:textId="77777777" w:rsidR="004672FC" w:rsidRPr="0022223D" w:rsidRDefault="004672FC">
            <w:pPr>
              <w:rPr>
                <w:ins w:id="2240" w:author="Dylan CHEN" w:date="2026-03-17T18:04:00Z" w16du:dateUtc="2026-03-17T10:04:00Z"/>
                <w:sz w:val="20"/>
                <w:szCs w:val="20"/>
              </w:rPr>
            </w:pPr>
          </w:p>
        </w:tc>
        <w:tc>
          <w:tcPr>
            <w:tcW w:w="990" w:type="dxa"/>
            <w:tcBorders>
              <w:top w:val="nil"/>
              <w:left w:val="nil"/>
              <w:bottom w:val="nil"/>
              <w:right w:val="nil"/>
            </w:tcBorders>
            <w:noWrap/>
            <w:tcMar>
              <w:left w:w="29" w:type="dxa"/>
              <w:right w:w="29" w:type="dxa"/>
            </w:tcMar>
            <w:hideMark/>
            <w:tcPrChange w:id="2241" w:author="Dylan CHEN" w:date="2026-03-17T18:05:00Z" w16du:dateUtc="2026-03-17T10:05:00Z">
              <w:tcPr>
                <w:tcW w:w="1212" w:type="dxa"/>
                <w:gridSpan w:val="2"/>
                <w:tcBorders>
                  <w:top w:val="nil"/>
                  <w:left w:val="nil"/>
                  <w:bottom w:val="nil"/>
                  <w:right w:val="nil"/>
                </w:tcBorders>
                <w:noWrap/>
                <w:vAlign w:val="center"/>
                <w:hideMark/>
              </w:tcPr>
            </w:tcPrChange>
          </w:tcPr>
          <w:p w14:paraId="2462895F" w14:textId="77777777" w:rsidR="004672FC" w:rsidRPr="0022223D" w:rsidRDefault="004672FC">
            <w:pPr>
              <w:jc w:val="center"/>
              <w:rPr>
                <w:ins w:id="2242" w:author="Dylan CHEN" w:date="2026-03-17T18:04:00Z" w16du:dateUtc="2026-03-17T10:04:00Z"/>
                <w:color w:val="000000"/>
                <w:sz w:val="20"/>
                <w:szCs w:val="20"/>
              </w:rPr>
            </w:pPr>
            <w:ins w:id="2243" w:author="Dylan CHEN" w:date="2026-03-17T18:04:00Z" w16du:dateUtc="2026-03-17T10:04:00Z">
              <w:r w:rsidRPr="0022223D">
                <w:rPr>
                  <w:color w:val="000000"/>
                  <w:sz w:val="20"/>
                  <w:szCs w:val="20"/>
                </w:rPr>
                <w:t>√</w:t>
              </w:r>
            </w:ins>
          </w:p>
        </w:tc>
        <w:tc>
          <w:tcPr>
            <w:tcW w:w="1751" w:type="dxa"/>
            <w:tcBorders>
              <w:top w:val="nil"/>
              <w:left w:val="nil"/>
              <w:bottom w:val="nil"/>
              <w:right w:val="nil"/>
            </w:tcBorders>
            <w:noWrap/>
            <w:tcMar>
              <w:left w:w="29" w:type="dxa"/>
              <w:right w:w="29" w:type="dxa"/>
            </w:tcMar>
            <w:hideMark/>
            <w:tcPrChange w:id="2244" w:author="Dylan CHEN" w:date="2026-03-17T18:05:00Z" w16du:dateUtc="2026-03-17T10:05:00Z">
              <w:tcPr>
                <w:tcW w:w="3790" w:type="dxa"/>
                <w:gridSpan w:val="2"/>
                <w:tcBorders>
                  <w:top w:val="nil"/>
                  <w:left w:val="nil"/>
                  <w:bottom w:val="nil"/>
                  <w:right w:val="nil"/>
                </w:tcBorders>
                <w:noWrap/>
                <w:vAlign w:val="center"/>
                <w:hideMark/>
              </w:tcPr>
            </w:tcPrChange>
          </w:tcPr>
          <w:p w14:paraId="733CC59E" w14:textId="77777777" w:rsidR="004672FC" w:rsidRPr="0022223D" w:rsidRDefault="004672FC">
            <w:pPr>
              <w:jc w:val="center"/>
              <w:rPr>
                <w:ins w:id="2245" w:author="Dylan CHEN" w:date="2026-03-17T18:04:00Z" w16du:dateUtc="2026-03-17T10:04:00Z"/>
                <w:color w:val="000000"/>
                <w:sz w:val="20"/>
                <w:szCs w:val="20"/>
              </w:rPr>
            </w:pPr>
            <w:ins w:id="2246" w:author="Dylan CHEN" w:date="2026-03-17T18:04:00Z" w16du:dateUtc="2026-03-17T10:04:00Z">
              <w:r w:rsidRPr="0022223D">
                <w:rPr>
                  <w:color w:val="000000"/>
                  <w:sz w:val="20"/>
                  <w:szCs w:val="20"/>
                </w:rPr>
                <w:t>√</w:t>
              </w:r>
            </w:ins>
          </w:p>
        </w:tc>
        <w:tc>
          <w:tcPr>
            <w:tcW w:w="1219" w:type="dxa"/>
            <w:tcBorders>
              <w:top w:val="nil"/>
              <w:left w:val="nil"/>
              <w:bottom w:val="nil"/>
              <w:right w:val="nil"/>
            </w:tcBorders>
            <w:noWrap/>
            <w:tcMar>
              <w:left w:w="29" w:type="dxa"/>
              <w:right w:w="29" w:type="dxa"/>
            </w:tcMar>
            <w:hideMark/>
            <w:tcPrChange w:id="2247" w:author="Dylan CHEN" w:date="2026-03-17T18:05:00Z" w16du:dateUtc="2026-03-17T10:05:00Z">
              <w:tcPr>
                <w:tcW w:w="1880" w:type="dxa"/>
                <w:tcBorders>
                  <w:top w:val="nil"/>
                  <w:left w:val="nil"/>
                  <w:bottom w:val="nil"/>
                  <w:right w:val="nil"/>
                </w:tcBorders>
                <w:noWrap/>
                <w:vAlign w:val="center"/>
                <w:hideMark/>
              </w:tcPr>
            </w:tcPrChange>
          </w:tcPr>
          <w:p w14:paraId="7D7642DE" w14:textId="77777777" w:rsidR="004672FC" w:rsidRPr="0022223D" w:rsidRDefault="004672FC">
            <w:pPr>
              <w:jc w:val="center"/>
              <w:rPr>
                <w:ins w:id="2248" w:author="Dylan CHEN" w:date="2026-03-17T18:04:00Z" w16du:dateUtc="2026-03-17T10:04:00Z"/>
                <w:color w:val="000000"/>
                <w:sz w:val="20"/>
                <w:szCs w:val="20"/>
              </w:rPr>
            </w:pPr>
            <w:ins w:id="2249" w:author="Dylan CHEN" w:date="2026-03-17T18:04:00Z" w16du:dateUtc="2026-03-17T10:04:00Z">
              <w:r w:rsidRPr="0022223D">
                <w:rPr>
                  <w:color w:val="000000"/>
                  <w:sz w:val="20"/>
                  <w:szCs w:val="20"/>
                </w:rPr>
                <w:t>√</w:t>
              </w:r>
            </w:ins>
          </w:p>
        </w:tc>
      </w:tr>
      <w:tr w:rsidR="004672FC" w:rsidRPr="0022223D" w14:paraId="23CADD27" w14:textId="77777777" w:rsidTr="004672FC">
        <w:trPr>
          <w:trHeight w:val="340"/>
          <w:jc w:val="center"/>
          <w:ins w:id="2250" w:author="Dylan CHEN" w:date="2026-03-17T18:04:00Z"/>
          <w:trPrChange w:id="2251" w:author="Dylan CHEN" w:date="2026-03-17T18:05:00Z" w16du:dateUtc="2026-03-17T10:05:00Z">
            <w:trPr>
              <w:trHeight w:val="340"/>
            </w:trPr>
          </w:trPrChange>
        </w:trPr>
        <w:tc>
          <w:tcPr>
            <w:tcW w:w="2044" w:type="dxa"/>
            <w:tcBorders>
              <w:top w:val="nil"/>
              <w:left w:val="nil"/>
              <w:bottom w:val="single" w:sz="8" w:space="0" w:color="auto"/>
              <w:right w:val="nil"/>
            </w:tcBorders>
            <w:noWrap/>
            <w:tcMar>
              <w:left w:w="29" w:type="dxa"/>
              <w:right w:w="29" w:type="dxa"/>
            </w:tcMar>
            <w:hideMark/>
            <w:tcPrChange w:id="2252" w:author="Dylan CHEN" w:date="2026-03-17T18:05:00Z" w16du:dateUtc="2026-03-17T10:05:00Z">
              <w:tcPr>
                <w:tcW w:w="3260" w:type="dxa"/>
                <w:gridSpan w:val="2"/>
                <w:tcBorders>
                  <w:top w:val="nil"/>
                  <w:left w:val="nil"/>
                  <w:bottom w:val="single" w:sz="8" w:space="0" w:color="auto"/>
                  <w:right w:val="nil"/>
                </w:tcBorders>
                <w:noWrap/>
                <w:vAlign w:val="center"/>
                <w:hideMark/>
              </w:tcPr>
            </w:tcPrChange>
          </w:tcPr>
          <w:p w14:paraId="6876F9A1" w14:textId="77777777" w:rsidR="004672FC" w:rsidRPr="0022223D" w:rsidRDefault="004672FC">
            <w:pPr>
              <w:rPr>
                <w:ins w:id="2253" w:author="Dylan CHEN" w:date="2026-03-17T18:04:00Z" w16du:dateUtc="2026-03-17T10:04:00Z"/>
                <w:color w:val="000000"/>
                <w:sz w:val="20"/>
                <w:szCs w:val="20"/>
              </w:rPr>
            </w:pPr>
            <w:ins w:id="2254" w:author="Dylan CHEN" w:date="2026-03-17T18:04:00Z" w16du:dateUtc="2026-03-17T10:04:00Z">
              <w:r w:rsidRPr="0022223D">
                <w:rPr>
                  <w:color w:val="000000"/>
                  <w:sz w:val="20"/>
                  <w:szCs w:val="20"/>
                </w:rPr>
                <w:t>other controls</w:t>
              </w:r>
            </w:ins>
          </w:p>
        </w:tc>
        <w:tc>
          <w:tcPr>
            <w:tcW w:w="729" w:type="dxa"/>
            <w:tcBorders>
              <w:top w:val="nil"/>
              <w:left w:val="nil"/>
              <w:bottom w:val="single" w:sz="8" w:space="0" w:color="auto"/>
              <w:right w:val="nil"/>
            </w:tcBorders>
            <w:noWrap/>
            <w:tcMar>
              <w:left w:w="29" w:type="dxa"/>
              <w:right w:w="29" w:type="dxa"/>
            </w:tcMar>
            <w:hideMark/>
            <w:tcPrChange w:id="2255" w:author="Dylan CHEN" w:date="2026-03-17T18:05:00Z" w16du:dateUtc="2026-03-17T10:05:00Z">
              <w:tcPr>
                <w:tcW w:w="1060" w:type="dxa"/>
                <w:tcBorders>
                  <w:top w:val="nil"/>
                  <w:left w:val="nil"/>
                  <w:bottom w:val="single" w:sz="8" w:space="0" w:color="auto"/>
                  <w:right w:val="nil"/>
                </w:tcBorders>
                <w:noWrap/>
                <w:vAlign w:val="center"/>
                <w:hideMark/>
              </w:tcPr>
            </w:tcPrChange>
          </w:tcPr>
          <w:p w14:paraId="3753800A" w14:textId="77777777" w:rsidR="004672FC" w:rsidRPr="0022223D" w:rsidRDefault="004672FC">
            <w:pPr>
              <w:jc w:val="center"/>
              <w:rPr>
                <w:ins w:id="2256" w:author="Dylan CHEN" w:date="2026-03-17T18:04:00Z" w16du:dateUtc="2026-03-17T10:04:00Z"/>
                <w:color w:val="000000"/>
                <w:sz w:val="20"/>
                <w:szCs w:val="20"/>
              </w:rPr>
            </w:pPr>
            <w:ins w:id="2257" w:author="Dylan CHEN" w:date="2026-03-17T18:04:00Z" w16du:dateUtc="2026-03-17T10:04:00Z">
              <w:r w:rsidRPr="0022223D">
                <w:rPr>
                  <w:color w:val="000000"/>
                  <w:sz w:val="20"/>
                  <w:szCs w:val="20"/>
                </w:rPr>
                <w:t>√</w:t>
              </w:r>
            </w:ins>
          </w:p>
        </w:tc>
        <w:tc>
          <w:tcPr>
            <w:tcW w:w="917" w:type="dxa"/>
            <w:tcBorders>
              <w:top w:val="nil"/>
              <w:left w:val="nil"/>
              <w:bottom w:val="single" w:sz="8" w:space="0" w:color="auto"/>
              <w:right w:val="nil"/>
            </w:tcBorders>
            <w:noWrap/>
            <w:tcMar>
              <w:left w:w="29" w:type="dxa"/>
              <w:right w:w="29" w:type="dxa"/>
            </w:tcMar>
            <w:hideMark/>
            <w:tcPrChange w:id="2258" w:author="Dylan CHEN" w:date="2026-03-17T18:05:00Z" w16du:dateUtc="2026-03-17T10:05:00Z">
              <w:tcPr>
                <w:tcW w:w="1060" w:type="dxa"/>
                <w:tcBorders>
                  <w:top w:val="nil"/>
                  <w:left w:val="nil"/>
                  <w:bottom w:val="single" w:sz="8" w:space="0" w:color="auto"/>
                  <w:right w:val="nil"/>
                </w:tcBorders>
                <w:noWrap/>
                <w:vAlign w:val="center"/>
                <w:hideMark/>
              </w:tcPr>
            </w:tcPrChange>
          </w:tcPr>
          <w:p w14:paraId="1963BE5A" w14:textId="77777777" w:rsidR="004672FC" w:rsidRPr="0022223D" w:rsidRDefault="004672FC">
            <w:pPr>
              <w:jc w:val="center"/>
              <w:rPr>
                <w:ins w:id="2259" w:author="Dylan CHEN" w:date="2026-03-17T18:04:00Z" w16du:dateUtc="2026-03-17T10:04:00Z"/>
                <w:color w:val="000000"/>
                <w:sz w:val="20"/>
                <w:szCs w:val="20"/>
              </w:rPr>
            </w:pPr>
            <w:ins w:id="2260" w:author="Dylan CHEN" w:date="2026-03-17T18:04:00Z" w16du:dateUtc="2026-03-17T10:04:00Z">
              <w:r w:rsidRPr="0022223D">
                <w:rPr>
                  <w:color w:val="000000"/>
                  <w:sz w:val="20"/>
                  <w:szCs w:val="20"/>
                </w:rPr>
                <w:t>√</w:t>
              </w:r>
            </w:ins>
          </w:p>
        </w:tc>
        <w:tc>
          <w:tcPr>
            <w:tcW w:w="810" w:type="dxa"/>
            <w:tcBorders>
              <w:top w:val="nil"/>
              <w:left w:val="nil"/>
              <w:bottom w:val="single" w:sz="8" w:space="0" w:color="auto"/>
              <w:right w:val="nil"/>
            </w:tcBorders>
            <w:noWrap/>
            <w:tcMar>
              <w:left w:w="29" w:type="dxa"/>
              <w:right w:w="29" w:type="dxa"/>
            </w:tcMar>
            <w:hideMark/>
            <w:tcPrChange w:id="2261" w:author="Dylan CHEN" w:date="2026-03-17T18:05:00Z" w16du:dateUtc="2026-03-17T10:05:00Z">
              <w:tcPr>
                <w:tcW w:w="1060" w:type="dxa"/>
                <w:tcBorders>
                  <w:top w:val="nil"/>
                  <w:left w:val="nil"/>
                  <w:bottom w:val="single" w:sz="8" w:space="0" w:color="auto"/>
                  <w:right w:val="nil"/>
                </w:tcBorders>
                <w:noWrap/>
                <w:vAlign w:val="center"/>
                <w:hideMark/>
              </w:tcPr>
            </w:tcPrChange>
          </w:tcPr>
          <w:p w14:paraId="228A3772" w14:textId="77777777" w:rsidR="004672FC" w:rsidRPr="0022223D" w:rsidRDefault="004672FC">
            <w:pPr>
              <w:jc w:val="center"/>
              <w:rPr>
                <w:ins w:id="2262" w:author="Dylan CHEN" w:date="2026-03-17T18:04:00Z" w16du:dateUtc="2026-03-17T10:04:00Z"/>
                <w:color w:val="000000"/>
                <w:sz w:val="20"/>
                <w:szCs w:val="20"/>
              </w:rPr>
            </w:pPr>
            <w:ins w:id="2263" w:author="Dylan CHEN" w:date="2026-03-17T18:04:00Z" w16du:dateUtc="2026-03-17T10:04:00Z">
              <w:r w:rsidRPr="0022223D">
                <w:rPr>
                  <w:color w:val="000000"/>
                  <w:sz w:val="20"/>
                  <w:szCs w:val="20"/>
                </w:rPr>
                <w:t>√</w:t>
              </w:r>
            </w:ins>
          </w:p>
        </w:tc>
        <w:tc>
          <w:tcPr>
            <w:tcW w:w="900" w:type="dxa"/>
            <w:tcBorders>
              <w:top w:val="nil"/>
              <w:left w:val="nil"/>
              <w:bottom w:val="single" w:sz="8" w:space="0" w:color="auto"/>
              <w:right w:val="nil"/>
            </w:tcBorders>
            <w:noWrap/>
            <w:tcMar>
              <w:left w:w="29" w:type="dxa"/>
              <w:right w:w="29" w:type="dxa"/>
            </w:tcMar>
            <w:hideMark/>
            <w:tcPrChange w:id="2264" w:author="Dylan CHEN" w:date="2026-03-17T18:05:00Z" w16du:dateUtc="2026-03-17T10:05:00Z">
              <w:tcPr>
                <w:tcW w:w="1060" w:type="dxa"/>
                <w:tcBorders>
                  <w:top w:val="nil"/>
                  <w:left w:val="nil"/>
                  <w:bottom w:val="single" w:sz="8" w:space="0" w:color="auto"/>
                  <w:right w:val="nil"/>
                </w:tcBorders>
                <w:noWrap/>
                <w:vAlign w:val="center"/>
                <w:hideMark/>
              </w:tcPr>
            </w:tcPrChange>
          </w:tcPr>
          <w:p w14:paraId="2B7DE576" w14:textId="77777777" w:rsidR="004672FC" w:rsidRPr="0022223D" w:rsidRDefault="004672FC">
            <w:pPr>
              <w:jc w:val="center"/>
              <w:rPr>
                <w:ins w:id="2265" w:author="Dylan CHEN" w:date="2026-03-17T18:04:00Z" w16du:dateUtc="2026-03-17T10:04:00Z"/>
                <w:color w:val="000000"/>
                <w:sz w:val="20"/>
                <w:szCs w:val="20"/>
              </w:rPr>
            </w:pPr>
            <w:ins w:id="2266" w:author="Dylan CHEN" w:date="2026-03-17T18:04:00Z" w16du:dateUtc="2026-03-17T10:04:00Z">
              <w:r w:rsidRPr="0022223D">
                <w:rPr>
                  <w:color w:val="000000"/>
                  <w:sz w:val="20"/>
                  <w:szCs w:val="20"/>
                </w:rPr>
                <w:t>√</w:t>
              </w:r>
            </w:ins>
          </w:p>
        </w:tc>
        <w:tc>
          <w:tcPr>
            <w:tcW w:w="990" w:type="dxa"/>
            <w:tcBorders>
              <w:top w:val="nil"/>
              <w:left w:val="nil"/>
              <w:bottom w:val="single" w:sz="8" w:space="0" w:color="auto"/>
              <w:right w:val="nil"/>
            </w:tcBorders>
            <w:noWrap/>
            <w:tcMar>
              <w:left w:w="29" w:type="dxa"/>
              <w:right w:w="29" w:type="dxa"/>
            </w:tcMar>
            <w:hideMark/>
            <w:tcPrChange w:id="2267" w:author="Dylan CHEN" w:date="2026-03-17T18:05:00Z" w16du:dateUtc="2026-03-17T10:05:00Z">
              <w:tcPr>
                <w:tcW w:w="1212" w:type="dxa"/>
                <w:gridSpan w:val="2"/>
                <w:tcBorders>
                  <w:top w:val="nil"/>
                  <w:left w:val="nil"/>
                  <w:bottom w:val="single" w:sz="8" w:space="0" w:color="auto"/>
                  <w:right w:val="nil"/>
                </w:tcBorders>
                <w:noWrap/>
                <w:vAlign w:val="center"/>
                <w:hideMark/>
              </w:tcPr>
            </w:tcPrChange>
          </w:tcPr>
          <w:p w14:paraId="17D89991" w14:textId="77777777" w:rsidR="004672FC" w:rsidRPr="0022223D" w:rsidRDefault="004672FC">
            <w:pPr>
              <w:jc w:val="center"/>
              <w:rPr>
                <w:ins w:id="2268" w:author="Dylan CHEN" w:date="2026-03-17T18:04:00Z" w16du:dateUtc="2026-03-17T10:04:00Z"/>
                <w:color w:val="000000"/>
                <w:sz w:val="20"/>
                <w:szCs w:val="20"/>
              </w:rPr>
            </w:pPr>
            <w:ins w:id="2269" w:author="Dylan CHEN" w:date="2026-03-17T18:04:00Z" w16du:dateUtc="2026-03-17T10:04:00Z">
              <w:r w:rsidRPr="0022223D">
                <w:rPr>
                  <w:color w:val="000000"/>
                  <w:sz w:val="20"/>
                  <w:szCs w:val="20"/>
                </w:rPr>
                <w:t>√</w:t>
              </w:r>
            </w:ins>
          </w:p>
        </w:tc>
        <w:tc>
          <w:tcPr>
            <w:tcW w:w="1751" w:type="dxa"/>
            <w:tcBorders>
              <w:top w:val="nil"/>
              <w:left w:val="nil"/>
              <w:bottom w:val="single" w:sz="8" w:space="0" w:color="auto"/>
              <w:right w:val="nil"/>
            </w:tcBorders>
            <w:noWrap/>
            <w:tcMar>
              <w:left w:w="29" w:type="dxa"/>
              <w:right w:w="29" w:type="dxa"/>
            </w:tcMar>
            <w:hideMark/>
            <w:tcPrChange w:id="2270"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6B87FDE7" w14:textId="77777777" w:rsidR="004672FC" w:rsidRPr="0022223D" w:rsidRDefault="004672FC">
            <w:pPr>
              <w:jc w:val="center"/>
              <w:rPr>
                <w:ins w:id="2271" w:author="Dylan CHEN" w:date="2026-03-17T18:04:00Z" w16du:dateUtc="2026-03-17T10:04:00Z"/>
                <w:color w:val="000000"/>
                <w:sz w:val="20"/>
                <w:szCs w:val="20"/>
              </w:rPr>
            </w:pPr>
            <w:ins w:id="2272" w:author="Dylan CHEN" w:date="2026-03-17T18:04:00Z" w16du:dateUtc="2026-03-17T10:04:00Z">
              <w:r w:rsidRPr="0022223D">
                <w:rPr>
                  <w:color w:val="000000"/>
                  <w:sz w:val="20"/>
                  <w:szCs w:val="20"/>
                </w:rPr>
                <w:t>√</w:t>
              </w:r>
            </w:ins>
          </w:p>
        </w:tc>
        <w:tc>
          <w:tcPr>
            <w:tcW w:w="1219" w:type="dxa"/>
            <w:tcBorders>
              <w:top w:val="nil"/>
              <w:left w:val="nil"/>
              <w:bottom w:val="single" w:sz="8" w:space="0" w:color="auto"/>
              <w:right w:val="nil"/>
            </w:tcBorders>
            <w:noWrap/>
            <w:tcMar>
              <w:left w:w="29" w:type="dxa"/>
              <w:right w:w="29" w:type="dxa"/>
            </w:tcMar>
            <w:hideMark/>
            <w:tcPrChange w:id="2273" w:author="Dylan CHEN" w:date="2026-03-17T18:05:00Z" w16du:dateUtc="2026-03-17T10:05:00Z">
              <w:tcPr>
                <w:tcW w:w="1880" w:type="dxa"/>
                <w:tcBorders>
                  <w:top w:val="nil"/>
                  <w:left w:val="nil"/>
                  <w:bottom w:val="single" w:sz="8" w:space="0" w:color="auto"/>
                  <w:right w:val="nil"/>
                </w:tcBorders>
                <w:noWrap/>
                <w:vAlign w:val="center"/>
                <w:hideMark/>
              </w:tcPr>
            </w:tcPrChange>
          </w:tcPr>
          <w:p w14:paraId="5B2489E4" w14:textId="77777777" w:rsidR="004672FC" w:rsidRPr="0022223D" w:rsidRDefault="004672FC">
            <w:pPr>
              <w:jc w:val="center"/>
              <w:rPr>
                <w:ins w:id="2274" w:author="Dylan CHEN" w:date="2026-03-17T18:04:00Z" w16du:dateUtc="2026-03-17T10:04:00Z"/>
                <w:color w:val="000000"/>
                <w:sz w:val="20"/>
                <w:szCs w:val="20"/>
              </w:rPr>
            </w:pPr>
            <w:ins w:id="2275" w:author="Dylan CHEN" w:date="2026-03-17T18:04:00Z" w16du:dateUtc="2026-03-17T10:04:00Z">
              <w:r w:rsidRPr="0022223D">
                <w:rPr>
                  <w:color w:val="000000"/>
                  <w:sz w:val="20"/>
                  <w:szCs w:val="20"/>
                </w:rPr>
                <w:t>√ </w:t>
              </w:r>
            </w:ins>
          </w:p>
        </w:tc>
      </w:tr>
      <w:tr w:rsidR="004672FC" w:rsidRPr="0022223D" w14:paraId="66FE4A8A" w14:textId="77777777" w:rsidTr="004672FC">
        <w:trPr>
          <w:trHeight w:val="320"/>
          <w:jc w:val="center"/>
          <w:ins w:id="2276" w:author="Dylan CHEN" w:date="2026-03-17T18:04:00Z"/>
          <w:trPrChange w:id="2277"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2278" w:author="Dylan CHEN" w:date="2026-03-17T18:05:00Z" w16du:dateUtc="2026-03-17T10:05:00Z">
              <w:tcPr>
                <w:tcW w:w="3260" w:type="dxa"/>
                <w:gridSpan w:val="2"/>
                <w:tcBorders>
                  <w:top w:val="nil"/>
                  <w:left w:val="nil"/>
                  <w:bottom w:val="nil"/>
                  <w:right w:val="nil"/>
                </w:tcBorders>
                <w:noWrap/>
                <w:vAlign w:val="center"/>
                <w:hideMark/>
              </w:tcPr>
            </w:tcPrChange>
          </w:tcPr>
          <w:p w14:paraId="3892D52B" w14:textId="77777777" w:rsidR="004672FC" w:rsidRPr="0022223D" w:rsidRDefault="004672FC">
            <w:pPr>
              <w:rPr>
                <w:ins w:id="2279" w:author="Dylan CHEN" w:date="2026-03-17T18:04:00Z" w16du:dateUtc="2026-03-17T10:04:00Z"/>
                <w:color w:val="000000"/>
                <w:sz w:val="20"/>
                <w:szCs w:val="20"/>
              </w:rPr>
            </w:pPr>
            <w:ins w:id="2280" w:author="Dylan CHEN" w:date="2026-03-17T18:04:00Z" w16du:dateUtc="2026-03-17T10:04:00Z">
              <w:r w:rsidRPr="0022223D">
                <w:rPr>
                  <w:color w:val="000000"/>
                  <w:sz w:val="20"/>
                  <w:szCs w:val="20"/>
                </w:rPr>
                <w:t>N</w:t>
              </w:r>
            </w:ins>
          </w:p>
        </w:tc>
        <w:tc>
          <w:tcPr>
            <w:tcW w:w="729" w:type="dxa"/>
            <w:tcBorders>
              <w:top w:val="nil"/>
              <w:left w:val="nil"/>
              <w:bottom w:val="nil"/>
              <w:right w:val="nil"/>
            </w:tcBorders>
            <w:noWrap/>
            <w:tcMar>
              <w:left w:w="29" w:type="dxa"/>
              <w:right w:w="29" w:type="dxa"/>
            </w:tcMar>
            <w:hideMark/>
            <w:tcPrChange w:id="2281" w:author="Dylan CHEN" w:date="2026-03-17T18:05:00Z" w16du:dateUtc="2026-03-17T10:05:00Z">
              <w:tcPr>
                <w:tcW w:w="1060" w:type="dxa"/>
                <w:tcBorders>
                  <w:top w:val="nil"/>
                  <w:left w:val="nil"/>
                  <w:bottom w:val="nil"/>
                  <w:right w:val="nil"/>
                </w:tcBorders>
                <w:noWrap/>
                <w:vAlign w:val="center"/>
                <w:hideMark/>
              </w:tcPr>
            </w:tcPrChange>
          </w:tcPr>
          <w:p w14:paraId="7408AEB5" w14:textId="77777777" w:rsidR="004672FC" w:rsidRPr="0022223D" w:rsidRDefault="004672FC">
            <w:pPr>
              <w:jc w:val="center"/>
              <w:rPr>
                <w:ins w:id="2282" w:author="Dylan CHEN" w:date="2026-03-17T18:04:00Z" w16du:dateUtc="2026-03-17T10:04:00Z"/>
                <w:color w:val="000000"/>
                <w:sz w:val="20"/>
                <w:szCs w:val="20"/>
              </w:rPr>
            </w:pPr>
            <w:ins w:id="2283" w:author="Dylan CHEN" w:date="2026-03-17T18:04:00Z" w16du:dateUtc="2026-03-17T10:04:00Z">
              <w:r w:rsidRPr="0022223D">
                <w:rPr>
                  <w:color w:val="000000"/>
                  <w:sz w:val="20"/>
                  <w:szCs w:val="20"/>
                </w:rPr>
                <w:t>4,670</w:t>
              </w:r>
            </w:ins>
          </w:p>
        </w:tc>
        <w:tc>
          <w:tcPr>
            <w:tcW w:w="917" w:type="dxa"/>
            <w:tcBorders>
              <w:top w:val="nil"/>
              <w:left w:val="nil"/>
              <w:bottom w:val="nil"/>
              <w:right w:val="nil"/>
            </w:tcBorders>
            <w:noWrap/>
            <w:tcMar>
              <w:left w:w="29" w:type="dxa"/>
              <w:right w:w="29" w:type="dxa"/>
            </w:tcMar>
            <w:hideMark/>
            <w:tcPrChange w:id="2284" w:author="Dylan CHEN" w:date="2026-03-17T18:05:00Z" w16du:dateUtc="2026-03-17T10:05:00Z">
              <w:tcPr>
                <w:tcW w:w="1060" w:type="dxa"/>
                <w:tcBorders>
                  <w:top w:val="nil"/>
                  <w:left w:val="nil"/>
                  <w:bottom w:val="nil"/>
                  <w:right w:val="nil"/>
                </w:tcBorders>
                <w:noWrap/>
                <w:vAlign w:val="center"/>
                <w:hideMark/>
              </w:tcPr>
            </w:tcPrChange>
          </w:tcPr>
          <w:p w14:paraId="0C2338AA" w14:textId="77777777" w:rsidR="004672FC" w:rsidRPr="0022223D" w:rsidRDefault="004672FC">
            <w:pPr>
              <w:jc w:val="center"/>
              <w:rPr>
                <w:ins w:id="2285" w:author="Dylan CHEN" w:date="2026-03-17T18:04:00Z" w16du:dateUtc="2026-03-17T10:04:00Z"/>
                <w:color w:val="000000"/>
                <w:sz w:val="20"/>
                <w:szCs w:val="20"/>
              </w:rPr>
            </w:pPr>
            <w:ins w:id="2286" w:author="Dylan CHEN" w:date="2026-03-17T18:04:00Z" w16du:dateUtc="2026-03-17T10:04:00Z">
              <w:r w:rsidRPr="0022223D">
                <w:rPr>
                  <w:color w:val="000000"/>
                  <w:sz w:val="20"/>
                  <w:szCs w:val="20"/>
                </w:rPr>
                <w:t>4,670</w:t>
              </w:r>
            </w:ins>
          </w:p>
        </w:tc>
        <w:tc>
          <w:tcPr>
            <w:tcW w:w="810" w:type="dxa"/>
            <w:tcBorders>
              <w:top w:val="nil"/>
              <w:left w:val="nil"/>
              <w:bottom w:val="nil"/>
              <w:right w:val="nil"/>
            </w:tcBorders>
            <w:noWrap/>
            <w:tcMar>
              <w:left w:w="29" w:type="dxa"/>
              <w:right w:w="29" w:type="dxa"/>
            </w:tcMar>
            <w:hideMark/>
            <w:tcPrChange w:id="2287" w:author="Dylan CHEN" w:date="2026-03-17T18:05:00Z" w16du:dateUtc="2026-03-17T10:05:00Z">
              <w:tcPr>
                <w:tcW w:w="1060" w:type="dxa"/>
                <w:tcBorders>
                  <w:top w:val="nil"/>
                  <w:left w:val="nil"/>
                  <w:bottom w:val="nil"/>
                  <w:right w:val="nil"/>
                </w:tcBorders>
                <w:noWrap/>
                <w:vAlign w:val="center"/>
                <w:hideMark/>
              </w:tcPr>
            </w:tcPrChange>
          </w:tcPr>
          <w:p w14:paraId="3E417C3E" w14:textId="77777777" w:rsidR="004672FC" w:rsidRPr="0022223D" w:rsidRDefault="004672FC">
            <w:pPr>
              <w:jc w:val="center"/>
              <w:rPr>
                <w:ins w:id="2288" w:author="Dylan CHEN" w:date="2026-03-17T18:04:00Z" w16du:dateUtc="2026-03-17T10:04:00Z"/>
                <w:color w:val="000000"/>
                <w:sz w:val="20"/>
                <w:szCs w:val="20"/>
              </w:rPr>
            </w:pPr>
            <w:ins w:id="2289" w:author="Dylan CHEN" w:date="2026-03-17T18:04:00Z" w16du:dateUtc="2026-03-17T10:04:00Z">
              <w:r w:rsidRPr="0022223D">
                <w:rPr>
                  <w:color w:val="000000"/>
                  <w:sz w:val="20"/>
                  <w:szCs w:val="20"/>
                </w:rPr>
                <w:t>4,670</w:t>
              </w:r>
            </w:ins>
          </w:p>
        </w:tc>
        <w:tc>
          <w:tcPr>
            <w:tcW w:w="900" w:type="dxa"/>
            <w:tcBorders>
              <w:top w:val="nil"/>
              <w:left w:val="nil"/>
              <w:bottom w:val="nil"/>
              <w:right w:val="nil"/>
            </w:tcBorders>
            <w:noWrap/>
            <w:tcMar>
              <w:left w:w="29" w:type="dxa"/>
              <w:right w:w="29" w:type="dxa"/>
            </w:tcMar>
            <w:hideMark/>
            <w:tcPrChange w:id="2290" w:author="Dylan CHEN" w:date="2026-03-17T18:05:00Z" w16du:dateUtc="2026-03-17T10:05:00Z">
              <w:tcPr>
                <w:tcW w:w="1060" w:type="dxa"/>
                <w:tcBorders>
                  <w:top w:val="nil"/>
                  <w:left w:val="nil"/>
                  <w:bottom w:val="nil"/>
                  <w:right w:val="nil"/>
                </w:tcBorders>
                <w:noWrap/>
                <w:vAlign w:val="center"/>
                <w:hideMark/>
              </w:tcPr>
            </w:tcPrChange>
          </w:tcPr>
          <w:p w14:paraId="71482FFC" w14:textId="77777777" w:rsidR="004672FC" w:rsidRPr="0022223D" w:rsidRDefault="004672FC">
            <w:pPr>
              <w:jc w:val="center"/>
              <w:rPr>
                <w:ins w:id="2291" w:author="Dylan CHEN" w:date="2026-03-17T18:04:00Z" w16du:dateUtc="2026-03-17T10:04:00Z"/>
                <w:color w:val="000000"/>
                <w:sz w:val="20"/>
                <w:szCs w:val="20"/>
              </w:rPr>
            </w:pPr>
            <w:ins w:id="2292" w:author="Dylan CHEN" w:date="2026-03-17T18:04:00Z" w16du:dateUtc="2026-03-17T10:04:00Z">
              <w:r w:rsidRPr="0022223D">
                <w:rPr>
                  <w:color w:val="000000"/>
                  <w:sz w:val="20"/>
                  <w:szCs w:val="20"/>
                </w:rPr>
                <w:t>4,670</w:t>
              </w:r>
            </w:ins>
          </w:p>
        </w:tc>
        <w:tc>
          <w:tcPr>
            <w:tcW w:w="990" w:type="dxa"/>
            <w:tcBorders>
              <w:top w:val="nil"/>
              <w:left w:val="nil"/>
              <w:bottom w:val="nil"/>
              <w:right w:val="nil"/>
            </w:tcBorders>
            <w:noWrap/>
            <w:tcMar>
              <w:left w:w="29" w:type="dxa"/>
              <w:right w:w="29" w:type="dxa"/>
            </w:tcMar>
            <w:hideMark/>
            <w:tcPrChange w:id="2293" w:author="Dylan CHEN" w:date="2026-03-17T18:05:00Z" w16du:dateUtc="2026-03-17T10:05:00Z">
              <w:tcPr>
                <w:tcW w:w="1212" w:type="dxa"/>
                <w:gridSpan w:val="2"/>
                <w:tcBorders>
                  <w:top w:val="nil"/>
                  <w:left w:val="nil"/>
                  <w:bottom w:val="nil"/>
                  <w:right w:val="nil"/>
                </w:tcBorders>
                <w:noWrap/>
                <w:vAlign w:val="center"/>
                <w:hideMark/>
              </w:tcPr>
            </w:tcPrChange>
          </w:tcPr>
          <w:p w14:paraId="7965D21A" w14:textId="77777777" w:rsidR="004672FC" w:rsidRPr="0022223D" w:rsidRDefault="004672FC">
            <w:pPr>
              <w:jc w:val="center"/>
              <w:rPr>
                <w:ins w:id="2294" w:author="Dylan CHEN" w:date="2026-03-17T18:04:00Z" w16du:dateUtc="2026-03-17T10:04:00Z"/>
                <w:color w:val="000000"/>
                <w:sz w:val="20"/>
                <w:szCs w:val="20"/>
              </w:rPr>
            </w:pPr>
            <w:ins w:id="2295" w:author="Dylan CHEN" w:date="2026-03-17T18:04:00Z" w16du:dateUtc="2026-03-17T10:04:00Z">
              <w:r w:rsidRPr="0022223D">
                <w:rPr>
                  <w:color w:val="000000"/>
                  <w:sz w:val="20"/>
                  <w:szCs w:val="20"/>
                </w:rPr>
                <w:t>4,670</w:t>
              </w:r>
            </w:ins>
          </w:p>
        </w:tc>
        <w:tc>
          <w:tcPr>
            <w:tcW w:w="1751" w:type="dxa"/>
            <w:tcBorders>
              <w:top w:val="nil"/>
              <w:left w:val="nil"/>
              <w:bottom w:val="nil"/>
              <w:right w:val="nil"/>
            </w:tcBorders>
            <w:noWrap/>
            <w:tcMar>
              <w:left w:w="29" w:type="dxa"/>
              <w:right w:w="29" w:type="dxa"/>
            </w:tcMar>
            <w:hideMark/>
            <w:tcPrChange w:id="2296" w:author="Dylan CHEN" w:date="2026-03-17T18:05:00Z" w16du:dateUtc="2026-03-17T10:05:00Z">
              <w:tcPr>
                <w:tcW w:w="3790" w:type="dxa"/>
                <w:gridSpan w:val="2"/>
                <w:tcBorders>
                  <w:top w:val="nil"/>
                  <w:left w:val="nil"/>
                  <w:bottom w:val="nil"/>
                  <w:right w:val="nil"/>
                </w:tcBorders>
                <w:noWrap/>
                <w:vAlign w:val="center"/>
                <w:hideMark/>
              </w:tcPr>
            </w:tcPrChange>
          </w:tcPr>
          <w:p w14:paraId="523A1D84" w14:textId="77777777" w:rsidR="004672FC" w:rsidRPr="0022223D" w:rsidRDefault="004672FC">
            <w:pPr>
              <w:jc w:val="center"/>
              <w:rPr>
                <w:ins w:id="2297" w:author="Dylan CHEN" w:date="2026-03-17T18:04:00Z" w16du:dateUtc="2026-03-17T10:04:00Z"/>
                <w:color w:val="000000"/>
                <w:sz w:val="20"/>
                <w:szCs w:val="20"/>
              </w:rPr>
            </w:pPr>
            <w:ins w:id="2298" w:author="Dylan CHEN" w:date="2026-03-17T18:04:00Z" w16du:dateUtc="2026-03-17T10:04:00Z">
              <w:r w:rsidRPr="0022223D">
                <w:rPr>
                  <w:color w:val="000000"/>
                  <w:sz w:val="20"/>
                  <w:szCs w:val="20"/>
                </w:rPr>
                <w:t>4,670</w:t>
              </w:r>
            </w:ins>
          </w:p>
        </w:tc>
        <w:tc>
          <w:tcPr>
            <w:tcW w:w="1219" w:type="dxa"/>
            <w:tcBorders>
              <w:top w:val="nil"/>
              <w:left w:val="nil"/>
              <w:bottom w:val="nil"/>
              <w:right w:val="nil"/>
            </w:tcBorders>
            <w:noWrap/>
            <w:tcMar>
              <w:left w:w="29" w:type="dxa"/>
              <w:right w:w="29" w:type="dxa"/>
            </w:tcMar>
            <w:hideMark/>
            <w:tcPrChange w:id="2299" w:author="Dylan CHEN" w:date="2026-03-17T18:05:00Z" w16du:dateUtc="2026-03-17T10:05:00Z">
              <w:tcPr>
                <w:tcW w:w="1880" w:type="dxa"/>
                <w:tcBorders>
                  <w:top w:val="nil"/>
                  <w:left w:val="nil"/>
                  <w:bottom w:val="nil"/>
                  <w:right w:val="nil"/>
                </w:tcBorders>
                <w:noWrap/>
                <w:vAlign w:val="center"/>
                <w:hideMark/>
              </w:tcPr>
            </w:tcPrChange>
          </w:tcPr>
          <w:p w14:paraId="1A8B245A" w14:textId="77777777" w:rsidR="004672FC" w:rsidRPr="0022223D" w:rsidRDefault="004672FC">
            <w:pPr>
              <w:jc w:val="center"/>
              <w:rPr>
                <w:ins w:id="2300" w:author="Dylan CHEN" w:date="2026-03-17T18:04:00Z" w16du:dateUtc="2026-03-17T10:04:00Z"/>
                <w:color w:val="000000"/>
                <w:sz w:val="20"/>
                <w:szCs w:val="20"/>
              </w:rPr>
            </w:pPr>
            <w:ins w:id="2301" w:author="Dylan CHEN" w:date="2026-03-17T18:04:00Z" w16du:dateUtc="2026-03-17T10:04:00Z">
              <w:r w:rsidRPr="0022223D">
                <w:rPr>
                  <w:color w:val="000000"/>
                  <w:sz w:val="20"/>
                  <w:szCs w:val="20"/>
                </w:rPr>
                <w:t>4,670</w:t>
              </w:r>
            </w:ins>
          </w:p>
        </w:tc>
      </w:tr>
      <w:tr w:rsidR="004672FC" w:rsidRPr="0022223D" w14:paraId="25315CAA" w14:textId="77777777" w:rsidTr="004672FC">
        <w:trPr>
          <w:trHeight w:val="320"/>
          <w:jc w:val="center"/>
          <w:ins w:id="2302" w:author="Dylan CHEN" w:date="2026-03-17T18:04:00Z"/>
          <w:trPrChange w:id="2303"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2304" w:author="Dylan CHEN" w:date="2026-03-17T18:05:00Z" w16du:dateUtc="2026-03-17T10:05:00Z">
              <w:tcPr>
                <w:tcW w:w="3260" w:type="dxa"/>
                <w:gridSpan w:val="2"/>
                <w:tcBorders>
                  <w:top w:val="nil"/>
                  <w:left w:val="nil"/>
                  <w:bottom w:val="nil"/>
                  <w:right w:val="nil"/>
                </w:tcBorders>
                <w:noWrap/>
                <w:vAlign w:val="center"/>
                <w:hideMark/>
              </w:tcPr>
            </w:tcPrChange>
          </w:tcPr>
          <w:p w14:paraId="447E72AA" w14:textId="77777777" w:rsidR="004672FC" w:rsidRPr="0022223D" w:rsidRDefault="004672FC">
            <w:pPr>
              <w:rPr>
                <w:ins w:id="2305" w:author="Dylan CHEN" w:date="2026-03-17T18:04:00Z" w16du:dateUtc="2026-03-17T10:04:00Z"/>
                <w:color w:val="000000"/>
                <w:sz w:val="20"/>
                <w:szCs w:val="20"/>
              </w:rPr>
            </w:pPr>
            <w:ins w:id="2306" w:author="Dylan CHEN" w:date="2026-03-17T18:04:00Z" w16du:dateUtc="2026-03-17T10:04:00Z">
              <w:r w:rsidRPr="0022223D">
                <w:rPr>
                  <w:color w:val="000000"/>
                  <w:sz w:val="20"/>
                  <w:szCs w:val="20"/>
                </w:rPr>
                <w:t>log likelihood</w:t>
              </w:r>
            </w:ins>
          </w:p>
        </w:tc>
        <w:tc>
          <w:tcPr>
            <w:tcW w:w="729" w:type="dxa"/>
            <w:tcBorders>
              <w:top w:val="nil"/>
              <w:left w:val="nil"/>
              <w:bottom w:val="nil"/>
              <w:right w:val="nil"/>
            </w:tcBorders>
            <w:noWrap/>
            <w:tcMar>
              <w:left w:w="29" w:type="dxa"/>
              <w:right w:w="29" w:type="dxa"/>
            </w:tcMar>
            <w:hideMark/>
            <w:tcPrChange w:id="2307" w:author="Dylan CHEN" w:date="2026-03-17T18:05:00Z" w16du:dateUtc="2026-03-17T10:05:00Z">
              <w:tcPr>
                <w:tcW w:w="1060" w:type="dxa"/>
                <w:tcBorders>
                  <w:top w:val="nil"/>
                  <w:left w:val="nil"/>
                  <w:bottom w:val="nil"/>
                  <w:right w:val="nil"/>
                </w:tcBorders>
                <w:noWrap/>
                <w:hideMark/>
              </w:tcPr>
            </w:tcPrChange>
          </w:tcPr>
          <w:p w14:paraId="4201B821" w14:textId="77777777" w:rsidR="004672FC" w:rsidRPr="0022223D" w:rsidRDefault="004672FC">
            <w:pPr>
              <w:rPr>
                <w:ins w:id="2308"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2309" w:author="Dylan CHEN" w:date="2026-03-17T18:05:00Z" w16du:dateUtc="2026-03-17T10:05:00Z">
              <w:tcPr>
                <w:tcW w:w="1060" w:type="dxa"/>
                <w:tcBorders>
                  <w:top w:val="nil"/>
                  <w:left w:val="nil"/>
                  <w:bottom w:val="nil"/>
                  <w:right w:val="nil"/>
                </w:tcBorders>
                <w:noWrap/>
                <w:hideMark/>
              </w:tcPr>
            </w:tcPrChange>
          </w:tcPr>
          <w:p w14:paraId="570191B2" w14:textId="77777777" w:rsidR="004672FC" w:rsidRPr="0022223D" w:rsidRDefault="004672FC">
            <w:pPr>
              <w:rPr>
                <w:ins w:id="2310" w:author="Dylan CHEN" w:date="2026-03-17T18:04:00Z" w16du:dateUtc="2026-03-17T10:04:00Z"/>
                <w:sz w:val="20"/>
                <w:szCs w:val="20"/>
              </w:rPr>
            </w:pPr>
          </w:p>
        </w:tc>
        <w:tc>
          <w:tcPr>
            <w:tcW w:w="810" w:type="dxa"/>
            <w:tcBorders>
              <w:top w:val="nil"/>
              <w:left w:val="nil"/>
              <w:bottom w:val="nil"/>
              <w:right w:val="nil"/>
            </w:tcBorders>
            <w:noWrap/>
            <w:tcMar>
              <w:left w:w="29" w:type="dxa"/>
              <w:right w:w="29" w:type="dxa"/>
            </w:tcMar>
            <w:hideMark/>
            <w:tcPrChange w:id="2311" w:author="Dylan CHEN" w:date="2026-03-17T18:05:00Z" w16du:dateUtc="2026-03-17T10:05:00Z">
              <w:tcPr>
                <w:tcW w:w="1060" w:type="dxa"/>
                <w:tcBorders>
                  <w:top w:val="nil"/>
                  <w:left w:val="nil"/>
                  <w:bottom w:val="nil"/>
                  <w:right w:val="nil"/>
                </w:tcBorders>
                <w:noWrap/>
                <w:hideMark/>
              </w:tcPr>
            </w:tcPrChange>
          </w:tcPr>
          <w:p w14:paraId="723F2CFB" w14:textId="77777777" w:rsidR="004672FC" w:rsidRPr="0022223D" w:rsidRDefault="004672FC">
            <w:pPr>
              <w:rPr>
                <w:ins w:id="2312" w:author="Dylan CHEN" w:date="2026-03-17T18:04:00Z" w16du:dateUtc="2026-03-17T10:04:00Z"/>
                <w:sz w:val="20"/>
                <w:szCs w:val="20"/>
              </w:rPr>
            </w:pPr>
          </w:p>
        </w:tc>
        <w:tc>
          <w:tcPr>
            <w:tcW w:w="900" w:type="dxa"/>
            <w:tcBorders>
              <w:top w:val="nil"/>
              <w:left w:val="nil"/>
              <w:bottom w:val="nil"/>
              <w:right w:val="nil"/>
            </w:tcBorders>
            <w:noWrap/>
            <w:tcMar>
              <w:left w:w="29" w:type="dxa"/>
              <w:right w:w="29" w:type="dxa"/>
            </w:tcMar>
            <w:hideMark/>
            <w:tcPrChange w:id="2313" w:author="Dylan CHEN" w:date="2026-03-17T18:05:00Z" w16du:dateUtc="2026-03-17T10:05:00Z">
              <w:tcPr>
                <w:tcW w:w="1060" w:type="dxa"/>
                <w:tcBorders>
                  <w:top w:val="nil"/>
                  <w:left w:val="nil"/>
                  <w:bottom w:val="nil"/>
                  <w:right w:val="nil"/>
                </w:tcBorders>
                <w:noWrap/>
                <w:hideMark/>
              </w:tcPr>
            </w:tcPrChange>
          </w:tcPr>
          <w:p w14:paraId="7CAD98C8" w14:textId="77777777" w:rsidR="004672FC" w:rsidRPr="0022223D" w:rsidRDefault="004672FC">
            <w:pPr>
              <w:rPr>
                <w:ins w:id="2314" w:author="Dylan CHEN" w:date="2026-03-17T18:04:00Z" w16du:dateUtc="2026-03-17T10:04:00Z"/>
                <w:sz w:val="20"/>
                <w:szCs w:val="20"/>
              </w:rPr>
            </w:pPr>
          </w:p>
        </w:tc>
        <w:tc>
          <w:tcPr>
            <w:tcW w:w="990" w:type="dxa"/>
            <w:tcBorders>
              <w:top w:val="nil"/>
              <w:left w:val="nil"/>
              <w:bottom w:val="nil"/>
              <w:right w:val="nil"/>
            </w:tcBorders>
            <w:noWrap/>
            <w:tcMar>
              <w:left w:w="29" w:type="dxa"/>
              <w:right w:w="29" w:type="dxa"/>
            </w:tcMar>
            <w:hideMark/>
            <w:tcPrChange w:id="2315" w:author="Dylan CHEN" w:date="2026-03-17T18:05:00Z" w16du:dateUtc="2026-03-17T10:05:00Z">
              <w:tcPr>
                <w:tcW w:w="1212" w:type="dxa"/>
                <w:gridSpan w:val="2"/>
                <w:tcBorders>
                  <w:top w:val="nil"/>
                  <w:left w:val="nil"/>
                  <w:bottom w:val="nil"/>
                  <w:right w:val="nil"/>
                </w:tcBorders>
                <w:noWrap/>
                <w:hideMark/>
              </w:tcPr>
            </w:tcPrChange>
          </w:tcPr>
          <w:p w14:paraId="2ACB3DBF" w14:textId="77777777" w:rsidR="004672FC" w:rsidRPr="0022223D" w:rsidRDefault="004672FC">
            <w:pPr>
              <w:rPr>
                <w:ins w:id="2316" w:author="Dylan CHEN" w:date="2026-03-17T18:04:00Z" w16du:dateUtc="2026-03-17T10:04:00Z"/>
                <w:sz w:val="20"/>
                <w:szCs w:val="20"/>
              </w:rPr>
            </w:pPr>
          </w:p>
        </w:tc>
        <w:tc>
          <w:tcPr>
            <w:tcW w:w="1751" w:type="dxa"/>
            <w:tcBorders>
              <w:top w:val="nil"/>
              <w:left w:val="nil"/>
              <w:bottom w:val="nil"/>
              <w:right w:val="nil"/>
            </w:tcBorders>
            <w:noWrap/>
            <w:tcMar>
              <w:left w:w="29" w:type="dxa"/>
              <w:right w:w="29" w:type="dxa"/>
            </w:tcMar>
            <w:hideMark/>
            <w:tcPrChange w:id="2317" w:author="Dylan CHEN" w:date="2026-03-17T18:05:00Z" w16du:dateUtc="2026-03-17T10:05:00Z">
              <w:tcPr>
                <w:tcW w:w="3790" w:type="dxa"/>
                <w:gridSpan w:val="2"/>
                <w:tcBorders>
                  <w:top w:val="nil"/>
                  <w:left w:val="nil"/>
                  <w:bottom w:val="nil"/>
                  <w:right w:val="nil"/>
                </w:tcBorders>
                <w:noWrap/>
                <w:hideMark/>
              </w:tcPr>
            </w:tcPrChange>
          </w:tcPr>
          <w:p w14:paraId="520CA36C" w14:textId="77777777" w:rsidR="004672FC" w:rsidRPr="0022223D" w:rsidRDefault="004672FC">
            <w:pPr>
              <w:rPr>
                <w:ins w:id="2318"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2319" w:author="Dylan CHEN" w:date="2026-03-17T18:05:00Z" w16du:dateUtc="2026-03-17T10:05:00Z">
              <w:tcPr>
                <w:tcW w:w="1880" w:type="dxa"/>
                <w:tcBorders>
                  <w:top w:val="nil"/>
                  <w:left w:val="nil"/>
                  <w:bottom w:val="nil"/>
                  <w:right w:val="nil"/>
                </w:tcBorders>
                <w:noWrap/>
                <w:vAlign w:val="center"/>
                <w:hideMark/>
              </w:tcPr>
            </w:tcPrChange>
          </w:tcPr>
          <w:p w14:paraId="49E65AAC" w14:textId="77777777" w:rsidR="004672FC" w:rsidRPr="0022223D" w:rsidRDefault="004672FC">
            <w:pPr>
              <w:jc w:val="center"/>
              <w:rPr>
                <w:ins w:id="2320" w:author="Dylan CHEN" w:date="2026-03-17T18:04:00Z" w16du:dateUtc="2026-03-17T10:04:00Z"/>
                <w:color w:val="000000"/>
                <w:sz w:val="20"/>
                <w:szCs w:val="20"/>
              </w:rPr>
            </w:pPr>
            <w:ins w:id="2321" w:author="Dylan CHEN" w:date="2026-03-17T18:04:00Z" w16du:dateUtc="2026-03-17T10:04:00Z">
              <w:r w:rsidRPr="0022223D">
                <w:rPr>
                  <w:color w:val="000000"/>
                  <w:sz w:val="20"/>
                  <w:szCs w:val="20"/>
                </w:rPr>
                <w:t>-7408.622</w:t>
              </w:r>
            </w:ins>
          </w:p>
        </w:tc>
      </w:tr>
      <w:tr w:rsidR="004672FC" w:rsidRPr="0022223D" w14:paraId="7C964804" w14:textId="77777777" w:rsidTr="004672FC">
        <w:trPr>
          <w:trHeight w:val="340"/>
          <w:jc w:val="center"/>
          <w:ins w:id="2322" w:author="Dylan CHEN" w:date="2026-03-17T18:04:00Z"/>
          <w:trPrChange w:id="2323" w:author="Dylan CHEN" w:date="2026-03-17T18:05:00Z" w16du:dateUtc="2026-03-17T10:05:00Z">
            <w:trPr>
              <w:trHeight w:val="340"/>
            </w:trPr>
          </w:trPrChange>
        </w:trPr>
        <w:tc>
          <w:tcPr>
            <w:tcW w:w="2044" w:type="dxa"/>
            <w:tcBorders>
              <w:top w:val="nil"/>
              <w:left w:val="nil"/>
              <w:bottom w:val="single" w:sz="8" w:space="0" w:color="auto"/>
              <w:right w:val="nil"/>
            </w:tcBorders>
            <w:noWrap/>
            <w:tcMar>
              <w:left w:w="29" w:type="dxa"/>
              <w:right w:w="29" w:type="dxa"/>
            </w:tcMar>
            <w:hideMark/>
            <w:tcPrChange w:id="2324" w:author="Dylan CHEN" w:date="2026-03-17T18:05:00Z" w16du:dateUtc="2026-03-17T10:05:00Z">
              <w:tcPr>
                <w:tcW w:w="3260" w:type="dxa"/>
                <w:gridSpan w:val="2"/>
                <w:tcBorders>
                  <w:top w:val="nil"/>
                  <w:left w:val="nil"/>
                  <w:bottom w:val="single" w:sz="8" w:space="0" w:color="auto"/>
                  <w:right w:val="nil"/>
                </w:tcBorders>
                <w:noWrap/>
                <w:vAlign w:val="center"/>
                <w:hideMark/>
              </w:tcPr>
            </w:tcPrChange>
          </w:tcPr>
          <w:p w14:paraId="71BCB9F9" w14:textId="77777777" w:rsidR="004672FC" w:rsidRPr="0022223D" w:rsidRDefault="004672FC">
            <w:pPr>
              <w:rPr>
                <w:ins w:id="2325" w:author="Dylan CHEN" w:date="2026-03-17T18:04:00Z" w16du:dateUtc="2026-03-17T10:04:00Z"/>
                <w:color w:val="000000"/>
                <w:sz w:val="20"/>
                <w:szCs w:val="20"/>
              </w:rPr>
            </w:pPr>
            <w:ins w:id="2326" w:author="Dylan CHEN" w:date="2026-03-17T18:04:00Z" w16du:dateUtc="2026-03-17T10:04:00Z">
              <w:r w:rsidRPr="0022223D">
                <w:rPr>
                  <w:color w:val="000000"/>
                  <w:sz w:val="20"/>
                  <w:szCs w:val="20"/>
                </w:rPr>
                <w:t>pseudo R^2</w:t>
              </w:r>
            </w:ins>
          </w:p>
        </w:tc>
        <w:tc>
          <w:tcPr>
            <w:tcW w:w="729" w:type="dxa"/>
            <w:tcBorders>
              <w:top w:val="nil"/>
              <w:left w:val="nil"/>
              <w:bottom w:val="single" w:sz="8" w:space="0" w:color="auto"/>
              <w:right w:val="nil"/>
            </w:tcBorders>
            <w:noWrap/>
            <w:tcMar>
              <w:left w:w="29" w:type="dxa"/>
              <w:right w:w="29" w:type="dxa"/>
            </w:tcMar>
            <w:hideMark/>
            <w:tcPrChange w:id="2327" w:author="Dylan CHEN" w:date="2026-03-17T18:05:00Z" w16du:dateUtc="2026-03-17T10:05:00Z">
              <w:tcPr>
                <w:tcW w:w="1060" w:type="dxa"/>
                <w:tcBorders>
                  <w:top w:val="nil"/>
                  <w:left w:val="nil"/>
                  <w:bottom w:val="single" w:sz="8" w:space="0" w:color="auto"/>
                  <w:right w:val="nil"/>
                </w:tcBorders>
                <w:noWrap/>
                <w:vAlign w:val="center"/>
                <w:hideMark/>
              </w:tcPr>
            </w:tcPrChange>
          </w:tcPr>
          <w:p w14:paraId="70378BF3" w14:textId="77777777" w:rsidR="004672FC" w:rsidRPr="0022223D" w:rsidRDefault="004672FC">
            <w:pPr>
              <w:jc w:val="center"/>
              <w:rPr>
                <w:ins w:id="2328" w:author="Dylan CHEN" w:date="2026-03-17T18:04:00Z" w16du:dateUtc="2026-03-17T10:04:00Z"/>
                <w:color w:val="000000"/>
                <w:sz w:val="20"/>
                <w:szCs w:val="20"/>
              </w:rPr>
            </w:pPr>
            <w:ins w:id="2329" w:author="Dylan CHEN" w:date="2026-03-17T18:04:00Z" w16du:dateUtc="2026-03-17T10:04:00Z">
              <w:r w:rsidRPr="0022223D">
                <w:rPr>
                  <w:color w:val="000000"/>
                  <w:sz w:val="20"/>
                  <w:szCs w:val="20"/>
                </w:rPr>
                <w:t> </w:t>
              </w:r>
            </w:ins>
          </w:p>
        </w:tc>
        <w:tc>
          <w:tcPr>
            <w:tcW w:w="917" w:type="dxa"/>
            <w:tcBorders>
              <w:top w:val="nil"/>
              <w:left w:val="nil"/>
              <w:bottom w:val="single" w:sz="8" w:space="0" w:color="auto"/>
              <w:right w:val="nil"/>
            </w:tcBorders>
            <w:noWrap/>
            <w:tcMar>
              <w:left w:w="29" w:type="dxa"/>
              <w:right w:w="29" w:type="dxa"/>
            </w:tcMar>
            <w:hideMark/>
            <w:tcPrChange w:id="2330" w:author="Dylan CHEN" w:date="2026-03-17T18:05:00Z" w16du:dateUtc="2026-03-17T10:05:00Z">
              <w:tcPr>
                <w:tcW w:w="1060" w:type="dxa"/>
                <w:tcBorders>
                  <w:top w:val="nil"/>
                  <w:left w:val="nil"/>
                  <w:bottom w:val="single" w:sz="8" w:space="0" w:color="auto"/>
                  <w:right w:val="nil"/>
                </w:tcBorders>
                <w:noWrap/>
                <w:vAlign w:val="center"/>
                <w:hideMark/>
              </w:tcPr>
            </w:tcPrChange>
          </w:tcPr>
          <w:p w14:paraId="1E00EB48" w14:textId="77777777" w:rsidR="004672FC" w:rsidRPr="0022223D" w:rsidRDefault="004672FC">
            <w:pPr>
              <w:jc w:val="center"/>
              <w:rPr>
                <w:ins w:id="2331" w:author="Dylan CHEN" w:date="2026-03-17T18:04:00Z" w16du:dateUtc="2026-03-17T10:04:00Z"/>
                <w:color w:val="000000"/>
                <w:sz w:val="20"/>
                <w:szCs w:val="20"/>
              </w:rPr>
            </w:pPr>
            <w:ins w:id="2332" w:author="Dylan CHEN" w:date="2026-03-17T18:04:00Z" w16du:dateUtc="2026-03-17T10:04:00Z">
              <w:r w:rsidRPr="0022223D">
                <w:rPr>
                  <w:color w:val="000000"/>
                  <w:sz w:val="20"/>
                  <w:szCs w:val="20"/>
                </w:rPr>
                <w:t> </w:t>
              </w:r>
            </w:ins>
          </w:p>
        </w:tc>
        <w:tc>
          <w:tcPr>
            <w:tcW w:w="810" w:type="dxa"/>
            <w:tcBorders>
              <w:top w:val="nil"/>
              <w:left w:val="nil"/>
              <w:bottom w:val="single" w:sz="8" w:space="0" w:color="auto"/>
              <w:right w:val="nil"/>
            </w:tcBorders>
            <w:noWrap/>
            <w:tcMar>
              <w:left w:w="29" w:type="dxa"/>
              <w:right w:w="29" w:type="dxa"/>
            </w:tcMar>
            <w:hideMark/>
            <w:tcPrChange w:id="2333" w:author="Dylan CHEN" w:date="2026-03-17T18:05:00Z" w16du:dateUtc="2026-03-17T10:05:00Z">
              <w:tcPr>
                <w:tcW w:w="1060" w:type="dxa"/>
                <w:tcBorders>
                  <w:top w:val="nil"/>
                  <w:left w:val="nil"/>
                  <w:bottom w:val="single" w:sz="8" w:space="0" w:color="auto"/>
                  <w:right w:val="nil"/>
                </w:tcBorders>
                <w:noWrap/>
                <w:vAlign w:val="center"/>
                <w:hideMark/>
              </w:tcPr>
            </w:tcPrChange>
          </w:tcPr>
          <w:p w14:paraId="244EE254" w14:textId="77777777" w:rsidR="004672FC" w:rsidRPr="0022223D" w:rsidRDefault="004672FC">
            <w:pPr>
              <w:jc w:val="center"/>
              <w:rPr>
                <w:ins w:id="2334" w:author="Dylan CHEN" w:date="2026-03-17T18:04:00Z" w16du:dateUtc="2026-03-17T10:04:00Z"/>
                <w:color w:val="000000"/>
                <w:sz w:val="20"/>
                <w:szCs w:val="20"/>
              </w:rPr>
            </w:pPr>
            <w:ins w:id="2335" w:author="Dylan CHEN" w:date="2026-03-17T18:04:00Z" w16du:dateUtc="2026-03-17T10:04:00Z">
              <w:r w:rsidRPr="0022223D">
                <w:rPr>
                  <w:color w:val="000000"/>
                  <w:sz w:val="20"/>
                  <w:szCs w:val="20"/>
                </w:rPr>
                <w:t> </w:t>
              </w:r>
            </w:ins>
          </w:p>
        </w:tc>
        <w:tc>
          <w:tcPr>
            <w:tcW w:w="900" w:type="dxa"/>
            <w:tcBorders>
              <w:top w:val="nil"/>
              <w:left w:val="nil"/>
              <w:bottom w:val="single" w:sz="8" w:space="0" w:color="auto"/>
              <w:right w:val="nil"/>
            </w:tcBorders>
            <w:noWrap/>
            <w:tcMar>
              <w:left w:w="29" w:type="dxa"/>
              <w:right w:w="29" w:type="dxa"/>
            </w:tcMar>
            <w:hideMark/>
            <w:tcPrChange w:id="2336" w:author="Dylan CHEN" w:date="2026-03-17T18:05:00Z" w16du:dateUtc="2026-03-17T10:05:00Z">
              <w:tcPr>
                <w:tcW w:w="1060" w:type="dxa"/>
                <w:tcBorders>
                  <w:top w:val="nil"/>
                  <w:left w:val="nil"/>
                  <w:bottom w:val="single" w:sz="8" w:space="0" w:color="auto"/>
                  <w:right w:val="nil"/>
                </w:tcBorders>
                <w:noWrap/>
                <w:vAlign w:val="center"/>
                <w:hideMark/>
              </w:tcPr>
            </w:tcPrChange>
          </w:tcPr>
          <w:p w14:paraId="014D7AB3" w14:textId="77777777" w:rsidR="004672FC" w:rsidRPr="0022223D" w:rsidRDefault="004672FC">
            <w:pPr>
              <w:jc w:val="center"/>
              <w:rPr>
                <w:ins w:id="2337" w:author="Dylan CHEN" w:date="2026-03-17T18:04:00Z" w16du:dateUtc="2026-03-17T10:04:00Z"/>
                <w:color w:val="000000"/>
                <w:sz w:val="20"/>
                <w:szCs w:val="20"/>
              </w:rPr>
            </w:pPr>
            <w:ins w:id="2338" w:author="Dylan CHEN" w:date="2026-03-17T18:04:00Z" w16du:dateUtc="2026-03-17T10:04:00Z">
              <w:r w:rsidRPr="0022223D">
                <w:rPr>
                  <w:color w:val="000000"/>
                  <w:sz w:val="20"/>
                  <w:szCs w:val="20"/>
                </w:rPr>
                <w:t> </w:t>
              </w:r>
            </w:ins>
          </w:p>
        </w:tc>
        <w:tc>
          <w:tcPr>
            <w:tcW w:w="990" w:type="dxa"/>
            <w:tcBorders>
              <w:top w:val="nil"/>
              <w:left w:val="nil"/>
              <w:bottom w:val="single" w:sz="8" w:space="0" w:color="auto"/>
              <w:right w:val="nil"/>
            </w:tcBorders>
            <w:noWrap/>
            <w:tcMar>
              <w:left w:w="29" w:type="dxa"/>
              <w:right w:w="29" w:type="dxa"/>
            </w:tcMar>
            <w:hideMark/>
            <w:tcPrChange w:id="2339" w:author="Dylan CHEN" w:date="2026-03-17T18:05:00Z" w16du:dateUtc="2026-03-17T10:05:00Z">
              <w:tcPr>
                <w:tcW w:w="1212" w:type="dxa"/>
                <w:gridSpan w:val="2"/>
                <w:tcBorders>
                  <w:top w:val="nil"/>
                  <w:left w:val="nil"/>
                  <w:bottom w:val="single" w:sz="8" w:space="0" w:color="auto"/>
                  <w:right w:val="nil"/>
                </w:tcBorders>
                <w:noWrap/>
                <w:vAlign w:val="center"/>
                <w:hideMark/>
              </w:tcPr>
            </w:tcPrChange>
          </w:tcPr>
          <w:p w14:paraId="1468D1C3" w14:textId="77777777" w:rsidR="004672FC" w:rsidRPr="0022223D" w:rsidRDefault="004672FC">
            <w:pPr>
              <w:jc w:val="center"/>
              <w:rPr>
                <w:ins w:id="2340" w:author="Dylan CHEN" w:date="2026-03-17T18:04:00Z" w16du:dateUtc="2026-03-17T10:04:00Z"/>
                <w:color w:val="000000"/>
                <w:sz w:val="20"/>
                <w:szCs w:val="20"/>
              </w:rPr>
            </w:pPr>
            <w:ins w:id="2341" w:author="Dylan CHEN" w:date="2026-03-17T18:04:00Z" w16du:dateUtc="2026-03-17T10:04:00Z">
              <w:r w:rsidRPr="0022223D">
                <w:rPr>
                  <w:color w:val="000000"/>
                  <w:sz w:val="20"/>
                  <w:szCs w:val="20"/>
                </w:rPr>
                <w:t> </w:t>
              </w:r>
            </w:ins>
          </w:p>
        </w:tc>
        <w:tc>
          <w:tcPr>
            <w:tcW w:w="1751" w:type="dxa"/>
            <w:tcBorders>
              <w:top w:val="nil"/>
              <w:left w:val="nil"/>
              <w:bottom w:val="single" w:sz="8" w:space="0" w:color="auto"/>
              <w:right w:val="nil"/>
            </w:tcBorders>
            <w:noWrap/>
            <w:tcMar>
              <w:left w:w="29" w:type="dxa"/>
              <w:right w:w="29" w:type="dxa"/>
            </w:tcMar>
            <w:hideMark/>
            <w:tcPrChange w:id="2342"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1443EA2E" w14:textId="77777777" w:rsidR="004672FC" w:rsidRPr="0022223D" w:rsidRDefault="004672FC">
            <w:pPr>
              <w:jc w:val="center"/>
              <w:rPr>
                <w:ins w:id="2343" w:author="Dylan CHEN" w:date="2026-03-17T18:04:00Z" w16du:dateUtc="2026-03-17T10:04:00Z"/>
                <w:color w:val="000000"/>
                <w:sz w:val="20"/>
                <w:szCs w:val="20"/>
              </w:rPr>
            </w:pPr>
            <w:ins w:id="2344" w:author="Dylan CHEN" w:date="2026-03-17T18:04:00Z" w16du:dateUtc="2026-03-17T10:04:00Z">
              <w:r w:rsidRPr="0022223D">
                <w:rPr>
                  <w:color w:val="000000"/>
                  <w:sz w:val="20"/>
                  <w:szCs w:val="20"/>
                </w:rPr>
                <w:t> </w:t>
              </w:r>
            </w:ins>
          </w:p>
        </w:tc>
        <w:tc>
          <w:tcPr>
            <w:tcW w:w="1219" w:type="dxa"/>
            <w:tcBorders>
              <w:top w:val="nil"/>
              <w:left w:val="nil"/>
              <w:bottom w:val="single" w:sz="8" w:space="0" w:color="auto"/>
              <w:right w:val="nil"/>
            </w:tcBorders>
            <w:noWrap/>
            <w:tcMar>
              <w:left w:w="29" w:type="dxa"/>
              <w:right w:w="29" w:type="dxa"/>
            </w:tcMar>
            <w:hideMark/>
            <w:tcPrChange w:id="2345" w:author="Dylan CHEN" w:date="2026-03-17T18:05:00Z" w16du:dateUtc="2026-03-17T10:05:00Z">
              <w:tcPr>
                <w:tcW w:w="1880" w:type="dxa"/>
                <w:tcBorders>
                  <w:top w:val="nil"/>
                  <w:left w:val="nil"/>
                  <w:bottom w:val="single" w:sz="8" w:space="0" w:color="auto"/>
                  <w:right w:val="nil"/>
                </w:tcBorders>
                <w:noWrap/>
                <w:vAlign w:val="center"/>
                <w:hideMark/>
              </w:tcPr>
            </w:tcPrChange>
          </w:tcPr>
          <w:p w14:paraId="0C7B9881" w14:textId="77777777" w:rsidR="004672FC" w:rsidRPr="0022223D" w:rsidRDefault="004672FC">
            <w:pPr>
              <w:jc w:val="center"/>
              <w:rPr>
                <w:ins w:id="2346" w:author="Dylan CHEN" w:date="2026-03-17T18:04:00Z" w16du:dateUtc="2026-03-17T10:04:00Z"/>
                <w:color w:val="000000"/>
                <w:sz w:val="20"/>
                <w:szCs w:val="20"/>
              </w:rPr>
            </w:pPr>
            <w:ins w:id="2347" w:author="Dylan CHEN" w:date="2026-03-17T18:04:00Z" w16du:dateUtc="2026-03-17T10:04:00Z">
              <w:r w:rsidRPr="0022223D">
                <w:rPr>
                  <w:color w:val="000000"/>
                  <w:sz w:val="20"/>
                  <w:szCs w:val="20"/>
                </w:rPr>
                <w:t>-0.022</w:t>
              </w:r>
            </w:ins>
          </w:p>
        </w:tc>
      </w:tr>
    </w:tbl>
    <w:p w14:paraId="246F9889" w14:textId="1E5B70CE" w:rsidR="00AF10DA" w:rsidRPr="0022223D" w:rsidRDefault="006E4882" w:rsidP="00A86F82">
      <w:pPr>
        <w:pStyle w:val="Notes"/>
      </w:pPr>
      <w:r w:rsidRPr="0022223D">
        <w:t>Notes: 1. ***p&lt;0.001; **p&lt;0.01; *p&lt;0.05.</w:t>
      </w:r>
      <w:r w:rsidRPr="0022223D">
        <w:br/>
        <w:t>2. Answer timing FE indicates the date on which the answer was posted.</w:t>
      </w:r>
    </w:p>
    <w:p w14:paraId="47DD74FD" w14:textId="28213696" w:rsidR="00865AEF" w:rsidRPr="0022223D" w:rsidRDefault="00AF10DA" w:rsidP="00AF10DA">
      <w:pPr>
        <w:pStyle w:val="Heading3"/>
        <w:rPr>
          <w:lang w:eastAsia="zh-CN"/>
        </w:rPr>
      </w:pPr>
      <w:r w:rsidRPr="0022223D">
        <w:rPr>
          <w:lang w:eastAsia="zh-CN"/>
        </w:rPr>
        <w:t xml:space="preserve">Robustness to </w:t>
      </w:r>
      <w:r w:rsidR="00D247BD" w:rsidRPr="0022223D">
        <w:rPr>
          <w:lang w:eastAsia="zh-CN"/>
        </w:rPr>
        <w:t xml:space="preserve">Alternative </w:t>
      </w:r>
      <w:r w:rsidR="00A874FF" w:rsidRPr="0022223D">
        <w:rPr>
          <w:lang w:eastAsia="zh-CN"/>
        </w:rPr>
        <w:t>T</w:t>
      </w:r>
      <w:r w:rsidRPr="0022223D">
        <w:rPr>
          <w:lang w:eastAsia="zh-CN"/>
        </w:rPr>
        <w:t xml:space="preserve">ime </w:t>
      </w:r>
      <w:r w:rsidR="00A874FF" w:rsidRPr="0022223D">
        <w:rPr>
          <w:lang w:eastAsia="zh-CN"/>
        </w:rPr>
        <w:t>F</w:t>
      </w:r>
      <w:r w:rsidRPr="0022223D">
        <w:rPr>
          <w:lang w:eastAsia="zh-CN"/>
        </w:rPr>
        <w:t>rame</w:t>
      </w:r>
      <w:r w:rsidR="00D247BD" w:rsidRPr="0022223D">
        <w:rPr>
          <w:lang w:eastAsia="zh-CN"/>
        </w:rPr>
        <w:t>s</w:t>
      </w:r>
    </w:p>
    <w:p w14:paraId="2A72AA39" w14:textId="1D37D1E4" w:rsidR="00D247BD" w:rsidRPr="0022223D" w:rsidRDefault="00D247BD" w:rsidP="00A86F82">
      <w:pPr>
        <w:pStyle w:val="Paragraph0"/>
      </w:pPr>
      <w:r w:rsidRPr="0022223D">
        <w:t xml:space="preserve">Table </w:t>
      </w:r>
      <w:r w:rsidR="00F36521" w:rsidRPr="0022223D">
        <w:t>6</w:t>
      </w:r>
      <w:r w:rsidRPr="0022223D">
        <w:t xml:space="preserve"> examines robustness to alternative time frames. Columns 1-4 vary the window for counting human answers from the full observation period to 3, 7, and 14 days after question posting. The treatment effect remains negative and highly significant across all windows (β ranges from -0.046 to -0.069, p &lt; 0.001), showing that AI-generated answers consistently reduce human answer supply regardless of measurement period.</w:t>
      </w:r>
    </w:p>
    <w:p w14:paraId="26DC2C15" w14:textId="1B71F2C2" w:rsidR="00B851B5" w:rsidRPr="0022223D" w:rsidRDefault="00B851B5" w:rsidP="00A86F82">
      <w:pPr>
        <w:pStyle w:val="Paragraph0"/>
      </w:pPr>
      <w:r w:rsidRPr="0022223D">
        <w:t xml:space="preserve">Columns 5-7 restrict the sample to questions posted within the first 30, 60, and 90 days after the experiment began. Statistical power considerations are critical for interpreting these results. Our main dependent variable (number of human answers) has a mean of 1.136 (SD: 1.093) in the treatment group and 1.305 (SD: 1.172) in the control group. Detecting the observed difference of -0.169 with 80% power and α = 0.05 requires approximately 1,400 questions for a simple t-test. The 30-day window (Column 5, N=838) produces an insignificant coefficient (β = -0.026, p &gt; 0.10), which is likely due to insufficient statistical power. The 60-day and 90-day </w:t>
      </w:r>
      <w:r w:rsidRPr="0022223D">
        <w:lastRenderedPageBreak/>
        <w:t>windows (Columns 6-7, N=1,607 and 2,413) provide adequate samples and reveal significant negative effects (β = -0.038, p &lt; 0.05 and p &lt; 0.01).</w:t>
      </w:r>
    </w:p>
    <w:p w14:paraId="6AC82ADD" w14:textId="0E78ADD2" w:rsidR="00AF10DA" w:rsidRPr="0022223D" w:rsidRDefault="00AF10DA" w:rsidP="008031CD">
      <w:pPr>
        <w:pStyle w:val="TableFiguretitle"/>
      </w:pPr>
      <w:bookmarkStart w:id="2348" w:name="_Ref210248973"/>
      <w:r w:rsidRPr="0022223D">
        <w:t xml:space="preserve">Table </w:t>
      </w:r>
      <w:fldSimple w:instr=" SEQ Table \* ARABIC ">
        <w:r w:rsidR="00F36521" w:rsidRPr="0022223D">
          <w:t>6</w:t>
        </w:r>
      </w:fldSimple>
      <w:bookmarkEnd w:id="2348"/>
      <w:r w:rsidRPr="0022223D">
        <w:t xml:space="preserve">. Robustness </w:t>
      </w:r>
      <w:r w:rsidR="00D04D59" w:rsidRPr="0022223D">
        <w:t>c</w:t>
      </w:r>
      <w:r w:rsidRPr="0022223D">
        <w:t xml:space="preserve">hecks: </w:t>
      </w:r>
      <w:r w:rsidR="00D04D59" w:rsidRPr="0022223D">
        <w:t>a</w:t>
      </w:r>
      <w:r w:rsidRPr="0022223D">
        <w:t xml:space="preserve">lternative </w:t>
      </w:r>
      <w:r w:rsidR="00D04D59" w:rsidRPr="0022223D">
        <w:t>t</w:t>
      </w:r>
      <w:r w:rsidRPr="0022223D">
        <w:t xml:space="preserve">ime </w:t>
      </w:r>
      <w:r w:rsidR="00D04D59" w:rsidRPr="0022223D">
        <w:t>f</w:t>
      </w:r>
      <w:r w:rsidRPr="0022223D">
        <w:t xml:space="preserve">rame </w:t>
      </w:r>
      <w:r w:rsidR="00D04D59" w:rsidRPr="0022223D">
        <w:t>u</w:t>
      </w:r>
      <w:r w:rsidRPr="0022223D">
        <w:t xml:space="preserve">sed in </w:t>
      </w:r>
      <w:r w:rsidR="00D04D59" w:rsidRPr="0022223D">
        <w:t>a</w:t>
      </w:r>
      <w:r w:rsidRPr="0022223D">
        <w:t>nalyses</w:t>
      </w:r>
    </w:p>
    <w:tbl>
      <w:tblPr>
        <w:tblW w:w="5000" w:type="pct"/>
        <w:jc w:val="center"/>
        <w:tblLayout w:type="fixed"/>
        <w:tblCellMar>
          <w:left w:w="14" w:type="dxa"/>
          <w:right w:w="14" w:type="dxa"/>
        </w:tblCellMar>
        <w:tblLook w:val="04A0" w:firstRow="1" w:lastRow="0" w:firstColumn="1" w:lastColumn="0" w:noHBand="0" w:noVBand="1"/>
      </w:tblPr>
      <w:tblGrid>
        <w:gridCol w:w="1620"/>
        <w:gridCol w:w="1980"/>
        <w:gridCol w:w="1260"/>
        <w:gridCol w:w="990"/>
        <w:gridCol w:w="1080"/>
        <w:gridCol w:w="720"/>
        <w:gridCol w:w="720"/>
        <w:gridCol w:w="990"/>
      </w:tblGrid>
      <w:tr w:rsidR="005A1EA5" w:rsidRPr="0022223D" w14:paraId="6D23C7E2" w14:textId="77777777" w:rsidTr="00AF10DA">
        <w:trPr>
          <w:trHeight w:val="260"/>
          <w:jc w:val="center"/>
        </w:trPr>
        <w:tc>
          <w:tcPr>
            <w:tcW w:w="1620" w:type="dxa"/>
            <w:vMerge w:val="restart"/>
            <w:tcBorders>
              <w:top w:val="single" w:sz="4" w:space="0" w:color="auto"/>
              <w:left w:val="nil"/>
              <w:bottom w:val="nil"/>
              <w:right w:val="nil"/>
            </w:tcBorders>
            <w:noWrap/>
            <w:hideMark/>
          </w:tcPr>
          <w:p w14:paraId="6FD47D00" w14:textId="77777777" w:rsidR="00AF10DA" w:rsidRPr="0022223D" w:rsidRDefault="00AF10DA">
            <w:pPr>
              <w:jc w:val="center"/>
              <w:rPr>
                <w:color w:val="000000"/>
                <w:sz w:val="20"/>
                <w:szCs w:val="20"/>
              </w:rPr>
            </w:pPr>
            <w:r w:rsidRPr="0022223D">
              <w:rPr>
                <w:color w:val="000000"/>
                <w:sz w:val="20"/>
                <w:szCs w:val="20"/>
              </w:rPr>
              <w:t> </w:t>
            </w:r>
          </w:p>
        </w:tc>
        <w:tc>
          <w:tcPr>
            <w:tcW w:w="1980" w:type="dxa"/>
            <w:tcBorders>
              <w:top w:val="single" w:sz="4" w:space="0" w:color="auto"/>
              <w:left w:val="nil"/>
              <w:bottom w:val="nil"/>
              <w:right w:val="nil"/>
            </w:tcBorders>
            <w:noWrap/>
            <w:hideMark/>
          </w:tcPr>
          <w:p w14:paraId="45CC4BFB" w14:textId="77777777" w:rsidR="00AF10DA" w:rsidRPr="0022223D" w:rsidRDefault="00AF10DA">
            <w:pPr>
              <w:jc w:val="center"/>
              <w:rPr>
                <w:color w:val="000000"/>
                <w:sz w:val="20"/>
                <w:szCs w:val="20"/>
              </w:rPr>
            </w:pPr>
            <w:r w:rsidRPr="0022223D">
              <w:rPr>
                <w:color w:val="000000"/>
                <w:sz w:val="20"/>
                <w:szCs w:val="20"/>
              </w:rPr>
              <w:t>(1)</w:t>
            </w:r>
          </w:p>
        </w:tc>
        <w:tc>
          <w:tcPr>
            <w:tcW w:w="1260" w:type="dxa"/>
            <w:tcBorders>
              <w:top w:val="single" w:sz="4" w:space="0" w:color="auto"/>
              <w:left w:val="nil"/>
              <w:bottom w:val="nil"/>
              <w:right w:val="nil"/>
            </w:tcBorders>
            <w:noWrap/>
            <w:hideMark/>
          </w:tcPr>
          <w:p w14:paraId="498BB413" w14:textId="77777777" w:rsidR="00AF10DA" w:rsidRPr="0022223D" w:rsidRDefault="00AF10DA">
            <w:pPr>
              <w:jc w:val="center"/>
              <w:rPr>
                <w:color w:val="000000"/>
                <w:sz w:val="20"/>
                <w:szCs w:val="20"/>
              </w:rPr>
            </w:pPr>
            <w:r w:rsidRPr="0022223D">
              <w:rPr>
                <w:color w:val="000000"/>
                <w:sz w:val="20"/>
                <w:szCs w:val="20"/>
              </w:rPr>
              <w:t>(2)</w:t>
            </w:r>
          </w:p>
        </w:tc>
        <w:tc>
          <w:tcPr>
            <w:tcW w:w="990" w:type="dxa"/>
            <w:tcBorders>
              <w:top w:val="single" w:sz="4" w:space="0" w:color="auto"/>
              <w:left w:val="nil"/>
              <w:bottom w:val="nil"/>
              <w:right w:val="nil"/>
            </w:tcBorders>
            <w:noWrap/>
            <w:hideMark/>
          </w:tcPr>
          <w:p w14:paraId="0F881938" w14:textId="77777777" w:rsidR="00AF10DA" w:rsidRPr="0022223D" w:rsidRDefault="00AF10DA">
            <w:pPr>
              <w:jc w:val="center"/>
              <w:rPr>
                <w:color w:val="000000"/>
                <w:sz w:val="20"/>
                <w:szCs w:val="20"/>
              </w:rPr>
            </w:pPr>
            <w:r w:rsidRPr="0022223D">
              <w:rPr>
                <w:color w:val="000000"/>
                <w:sz w:val="20"/>
                <w:szCs w:val="20"/>
              </w:rPr>
              <w:t>(3)</w:t>
            </w:r>
          </w:p>
        </w:tc>
        <w:tc>
          <w:tcPr>
            <w:tcW w:w="1080" w:type="dxa"/>
            <w:tcBorders>
              <w:top w:val="single" w:sz="4" w:space="0" w:color="auto"/>
              <w:left w:val="nil"/>
              <w:bottom w:val="nil"/>
              <w:right w:val="nil"/>
            </w:tcBorders>
            <w:noWrap/>
            <w:hideMark/>
          </w:tcPr>
          <w:p w14:paraId="733C246D" w14:textId="77777777" w:rsidR="00AF10DA" w:rsidRPr="0022223D" w:rsidRDefault="00AF10DA">
            <w:pPr>
              <w:jc w:val="center"/>
              <w:rPr>
                <w:color w:val="000000"/>
                <w:sz w:val="20"/>
                <w:szCs w:val="20"/>
              </w:rPr>
            </w:pPr>
            <w:r w:rsidRPr="0022223D">
              <w:rPr>
                <w:color w:val="000000"/>
                <w:sz w:val="20"/>
                <w:szCs w:val="20"/>
              </w:rPr>
              <w:t>(4)</w:t>
            </w:r>
          </w:p>
        </w:tc>
        <w:tc>
          <w:tcPr>
            <w:tcW w:w="720" w:type="dxa"/>
            <w:tcBorders>
              <w:top w:val="single" w:sz="4" w:space="0" w:color="auto"/>
              <w:left w:val="nil"/>
              <w:bottom w:val="nil"/>
              <w:right w:val="nil"/>
            </w:tcBorders>
            <w:noWrap/>
            <w:hideMark/>
          </w:tcPr>
          <w:p w14:paraId="654E5472" w14:textId="77777777" w:rsidR="00AF10DA" w:rsidRPr="0022223D" w:rsidRDefault="00AF10DA">
            <w:pPr>
              <w:jc w:val="center"/>
              <w:rPr>
                <w:color w:val="000000"/>
                <w:sz w:val="20"/>
                <w:szCs w:val="20"/>
              </w:rPr>
            </w:pPr>
            <w:r w:rsidRPr="0022223D">
              <w:rPr>
                <w:color w:val="000000"/>
                <w:sz w:val="20"/>
                <w:szCs w:val="20"/>
              </w:rPr>
              <w:t>(5)</w:t>
            </w:r>
          </w:p>
        </w:tc>
        <w:tc>
          <w:tcPr>
            <w:tcW w:w="720" w:type="dxa"/>
            <w:tcBorders>
              <w:top w:val="single" w:sz="4" w:space="0" w:color="auto"/>
              <w:left w:val="nil"/>
              <w:bottom w:val="nil"/>
              <w:right w:val="nil"/>
            </w:tcBorders>
            <w:noWrap/>
            <w:hideMark/>
          </w:tcPr>
          <w:p w14:paraId="090A7402" w14:textId="77777777" w:rsidR="00AF10DA" w:rsidRPr="0022223D" w:rsidRDefault="00AF10DA">
            <w:pPr>
              <w:jc w:val="center"/>
              <w:rPr>
                <w:color w:val="000000"/>
                <w:sz w:val="20"/>
                <w:szCs w:val="20"/>
              </w:rPr>
            </w:pPr>
            <w:r w:rsidRPr="0022223D">
              <w:rPr>
                <w:color w:val="000000"/>
                <w:sz w:val="20"/>
                <w:szCs w:val="20"/>
              </w:rPr>
              <w:t>(6)</w:t>
            </w:r>
          </w:p>
        </w:tc>
        <w:tc>
          <w:tcPr>
            <w:tcW w:w="990" w:type="dxa"/>
            <w:tcBorders>
              <w:top w:val="single" w:sz="4" w:space="0" w:color="auto"/>
              <w:left w:val="nil"/>
              <w:bottom w:val="nil"/>
              <w:right w:val="nil"/>
            </w:tcBorders>
            <w:noWrap/>
            <w:hideMark/>
          </w:tcPr>
          <w:p w14:paraId="711114FD" w14:textId="77777777" w:rsidR="00AF10DA" w:rsidRPr="0022223D" w:rsidRDefault="00AF10DA">
            <w:pPr>
              <w:jc w:val="center"/>
              <w:rPr>
                <w:color w:val="000000"/>
                <w:sz w:val="20"/>
                <w:szCs w:val="20"/>
              </w:rPr>
            </w:pPr>
            <w:r w:rsidRPr="0022223D">
              <w:rPr>
                <w:color w:val="000000"/>
                <w:sz w:val="20"/>
                <w:szCs w:val="20"/>
              </w:rPr>
              <w:t>(7)</w:t>
            </w:r>
          </w:p>
        </w:tc>
      </w:tr>
      <w:tr w:rsidR="00AF10DA" w:rsidRPr="0022223D" w14:paraId="4435DE24" w14:textId="77777777" w:rsidTr="00A86F82">
        <w:trPr>
          <w:trHeight w:val="260"/>
          <w:jc w:val="center"/>
        </w:trPr>
        <w:tc>
          <w:tcPr>
            <w:tcW w:w="1620" w:type="dxa"/>
            <w:vMerge/>
            <w:tcBorders>
              <w:top w:val="single" w:sz="4" w:space="0" w:color="auto"/>
              <w:left w:val="nil"/>
              <w:bottom w:val="nil"/>
              <w:right w:val="nil"/>
            </w:tcBorders>
            <w:hideMark/>
          </w:tcPr>
          <w:p w14:paraId="58FA65F9" w14:textId="77777777" w:rsidR="00AF10DA" w:rsidRPr="0022223D" w:rsidRDefault="00AF10DA">
            <w:pPr>
              <w:rPr>
                <w:color w:val="000000"/>
                <w:sz w:val="20"/>
                <w:szCs w:val="20"/>
              </w:rPr>
            </w:pPr>
          </w:p>
        </w:tc>
        <w:tc>
          <w:tcPr>
            <w:tcW w:w="1980" w:type="dxa"/>
            <w:vMerge w:val="restart"/>
            <w:tcBorders>
              <w:top w:val="nil"/>
              <w:left w:val="nil"/>
              <w:bottom w:val="single" w:sz="4" w:space="0" w:color="000000"/>
              <w:right w:val="nil"/>
            </w:tcBorders>
            <w:noWrap/>
            <w:hideMark/>
          </w:tcPr>
          <w:p w14:paraId="1926D754" w14:textId="266E2A06" w:rsidR="00AF10DA" w:rsidRPr="0022223D" w:rsidRDefault="00AF10DA">
            <w:pPr>
              <w:jc w:val="center"/>
              <w:rPr>
                <w:color w:val="000000"/>
                <w:sz w:val="20"/>
                <w:szCs w:val="20"/>
              </w:rPr>
            </w:pPr>
            <w:r w:rsidRPr="0022223D">
              <w:rPr>
                <w:color w:val="000000"/>
                <w:sz w:val="20"/>
                <w:szCs w:val="20"/>
              </w:rPr>
              <w:t xml:space="preserve">DV: log </w:t>
            </w:r>
            <w:r w:rsidR="00571AB9" w:rsidRPr="0022223D">
              <w:rPr>
                <w:color w:val="000000"/>
                <w:sz w:val="20"/>
                <w:szCs w:val="20"/>
              </w:rPr>
              <w:t xml:space="preserve">of </w:t>
            </w:r>
            <w:r w:rsidRPr="0022223D">
              <w:rPr>
                <w:color w:val="000000"/>
                <w:sz w:val="20"/>
                <w:szCs w:val="20"/>
              </w:rPr>
              <w:t>number of human answers provided within the full observation period</w:t>
            </w:r>
          </w:p>
        </w:tc>
        <w:tc>
          <w:tcPr>
            <w:tcW w:w="3330" w:type="dxa"/>
            <w:gridSpan w:val="3"/>
            <w:tcBorders>
              <w:top w:val="nil"/>
              <w:left w:val="nil"/>
              <w:bottom w:val="nil"/>
              <w:right w:val="nil"/>
            </w:tcBorders>
            <w:hideMark/>
          </w:tcPr>
          <w:p w14:paraId="021F6B24" w14:textId="6B4EE76B" w:rsidR="00AF10DA" w:rsidRPr="0022223D" w:rsidRDefault="00AF10DA">
            <w:pPr>
              <w:jc w:val="center"/>
              <w:rPr>
                <w:color w:val="000000"/>
                <w:sz w:val="20"/>
                <w:szCs w:val="20"/>
              </w:rPr>
            </w:pPr>
            <w:r w:rsidRPr="0022223D">
              <w:rPr>
                <w:color w:val="000000"/>
                <w:sz w:val="20"/>
                <w:szCs w:val="20"/>
              </w:rPr>
              <w:t xml:space="preserve">DV: log </w:t>
            </w:r>
            <w:r w:rsidR="00571AB9" w:rsidRPr="0022223D">
              <w:rPr>
                <w:color w:val="000000"/>
                <w:sz w:val="20"/>
                <w:szCs w:val="20"/>
              </w:rPr>
              <w:t xml:space="preserve">of </w:t>
            </w:r>
            <w:r w:rsidRPr="0022223D">
              <w:rPr>
                <w:color w:val="000000"/>
                <w:sz w:val="20"/>
                <w:szCs w:val="20"/>
              </w:rPr>
              <w:t>number of human answers provided within the first N days after the question is posted</w:t>
            </w:r>
          </w:p>
        </w:tc>
        <w:tc>
          <w:tcPr>
            <w:tcW w:w="2430" w:type="dxa"/>
            <w:gridSpan w:val="3"/>
            <w:vMerge w:val="restart"/>
            <w:tcBorders>
              <w:top w:val="nil"/>
              <w:left w:val="nil"/>
              <w:bottom w:val="single" w:sz="4" w:space="0" w:color="000000"/>
              <w:right w:val="nil"/>
            </w:tcBorders>
            <w:hideMark/>
          </w:tcPr>
          <w:p w14:paraId="0A5DEB58" w14:textId="1A70FCB1" w:rsidR="00AF10DA" w:rsidRPr="0022223D" w:rsidRDefault="00AF10DA">
            <w:pPr>
              <w:jc w:val="center"/>
              <w:rPr>
                <w:color w:val="000000"/>
                <w:sz w:val="20"/>
                <w:szCs w:val="20"/>
              </w:rPr>
            </w:pPr>
            <w:r w:rsidRPr="0022223D">
              <w:rPr>
                <w:color w:val="000000"/>
                <w:sz w:val="20"/>
                <w:szCs w:val="20"/>
              </w:rPr>
              <w:t xml:space="preserve">DV: log </w:t>
            </w:r>
            <w:r w:rsidR="00571AB9" w:rsidRPr="0022223D">
              <w:rPr>
                <w:color w:val="000000"/>
                <w:sz w:val="20"/>
                <w:szCs w:val="20"/>
              </w:rPr>
              <w:t xml:space="preserve">of </w:t>
            </w:r>
            <w:r w:rsidRPr="0022223D">
              <w:rPr>
                <w:color w:val="000000"/>
                <w:sz w:val="20"/>
                <w:szCs w:val="20"/>
              </w:rPr>
              <w:t>number of human answers provided within 7 days (</w:t>
            </w:r>
            <w:r w:rsidRPr="0022223D">
              <w:rPr>
                <w:i/>
                <w:iCs/>
                <w:color w:val="000000"/>
                <w:sz w:val="20"/>
                <w:szCs w:val="20"/>
              </w:rPr>
              <w:t>answerNum</w:t>
            </w:r>
            <w:r w:rsidRPr="0022223D">
              <w:rPr>
                <w:i/>
                <w:iCs/>
                <w:color w:val="000000"/>
                <w:sz w:val="20"/>
                <w:szCs w:val="20"/>
                <w:vertAlign w:val="subscript"/>
              </w:rPr>
              <w:t>i</w:t>
            </w:r>
            <w:r w:rsidRPr="0022223D">
              <w:rPr>
                <w:color w:val="000000"/>
                <w:sz w:val="20"/>
                <w:szCs w:val="20"/>
              </w:rPr>
              <w:t>)</w:t>
            </w:r>
          </w:p>
        </w:tc>
      </w:tr>
      <w:tr w:rsidR="00AF10DA" w:rsidRPr="0022223D" w14:paraId="32AB73F6" w14:textId="77777777" w:rsidTr="00A86F82">
        <w:trPr>
          <w:trHeight w:val="260"/>
          <w:jc w:val="center"/>
        </w:trPr>
        <w:tc>
          <w:tcPr>
            <w:tcW w:w="1620" w:type="dxa"/>
            <w:vMerge/>
            <w:tcBorders>
              <w:top w:val="single" w:sz="4" w:space="0" w:color="auto"/>
              <w:left w:val="nil"/>
              <w:bottom w:val="nil"/>
              <w:right w:val="nil"/>
            </w:tcBorders>
            <w:hideMark/>
          </w:tcPr>
          <w:p w14:paraId="1B7C6C2F" w14:textId="77777777" w:rsidR="00AF10DA" w:rsidRPr="0022223D" w:rsidRDefault="00AF10DA">
            <w:pPr>
              <w:rPr>
                <w:color w:val="000000"/>
                <w:sz w:val="20"/>
                <w:szCs w:val="20"/>
              </w:rPr>
            </w:pPr>
          </w:p>
        </w:tc>
        <w:tc>
          <w:tcPr>
            <w:tcW w:w="1980" w:type="dxa"/>
            <w:vMerge/>
            <w:tcBorders>
              <w:top w:val="nil"/>
              <w:left w:val="nil"/>
              <w:bottom w:val="single" w:sz="4" w:space="0" w:color="000000"/>
              <w:right w:val="nil"/>
            </w:tcBorders>
            <w:hideMark/>
          </w:tcPr>
          <w:p w14:paraId="0F4F0C9C" w14:textId="77777777" w:rsidR="00AF10DA" w:rsidRPr="0022223D" w:rsidRDefault="00AF10DA">
            <w:pPr>
              <w:rPr>
                <w:color w:val="000000"/>
                <w:sz w:val="20"/>
                <w:szCs w:val="20"/>
              </w:rPr>
            </w:pPr>
          </w:p>
        </w:tc>
        <w:tc>
          <w:tcPr>
            <w:tcW w:w="1260" w:type="dxa"/>
            <w:tcBorders>
              <w:top w:val="nil"/>
              <w:left w:val="nil"/>
              <w:bottom w:val="single" w:sz="4" w:space="0" w:color="auto"/>
              <w:right w:val="nil"/>
            </w:tcBorders>
            <w:noWrap/>
            <w:hideMark/>
          </w:tcPr>
          <w:p w14:paraId="66A385BA" w14:textId="77777777" w:rsidR="00AF10DA" w:rsidRPr="0022223D" w:rsidRDefault="00AF10DA">
            <w:pPr>
              <w:jc w:val="center"/>
              <w:rPr>
                <w:color w:val="000000"/>
                <w:sz w:val="20"/>
                <w:szCs w:val="20"/>
              </w:rPr>
            </w:pPr>
            <w:r w:rsidRPr="0022223D">
              <w:rPr>
                <w:color w:val="000000"/>
                <w:sz w:val="20"/>
                <w:szCs w:val="20"/>
              </w:rPr>
              <w:t>N=3</w:t>
            </w:r>
          </w:p>
        </w:tc>
        <w:tc>
          <w:tcPr>
            <w:tcW w:w="990" w:type="dxa"/>
            <w:tcBorders>
              <w:top w:val="nil"/>
              <w:left w:val="nil"/>
              <w:bottom w:val="single" w:sz="4" w:space="0" w:color="auto"/>
              <w:right w:val="nil"/>
            </w:tcBorders>
            <w:noWrap/>
            <w:hideMark/>
          </w:tcPr>
          <w:p w14:paraId="2A4E0E3B" w14:textId="77777777" w:rsidR="00AF10DA" w:rsidRPr="0022223D" w:rsidRDefault="00AF10DA">
            <w:pPr>
              <w:jc w:val="center"/>
              <w:rPr>
                <w:color w:val="000000"/>
                <w:sz w:val="20"/>
                <w:szCs w:val="20"/>
              </w:rPr>
            </w:pPr>
            <w:r w:rsidRPr="0022223D">
              <w:rPr>
                <w:color w:val="000000"/>
                <w:sz w:val="20"/>
                <w:szCs w:val="20"/>
              </w:rPr>
              <w:t>N=7</w:t>
            </w:r>
          </w:p>
        </w:tc>
        <w:tc>
          <w:tcPr>
            <w:tcW w:w="1080" w:type="dxa"/>
            <w:tcBorders>
              <w:top w:val="nil"/>
              <w:left w:val="nil"/>
              <w:bottom w:val="single" w:sz="4" w:space="0" w:color="auto"/>
              <w:right w:val="nil"/>
            </w:tcBorders>
            <w:noWrap/>
            <w:hideMark/>
          </w:tcPr>
          <w:p w14:paraId="0F84C939" w14:textId="77777777" w:rsidR="00AF10DA" w:rsidRPr="0022223D" w:rsidRDefault="00AF10DA">
            <w:pPr>
              <w:jc w:val="center"/>
              <w:rPr>
                <w:color w:val="000000"/>
                <w:sz w:val="20"/>
                <w:szCs w:val="20"/>
              </w:rPr>
            </w:pPr>
            <w:r w:rsidRPr="0022223D">
              <w:rPr>
                <w:color w:val="000000"/>
                <w:sz w:val="20"/>
                <w:szCs w:val="20"/>
              </w:rPr>
              <w:t>N=14</w:t>
            </w:r>
          </w:p>
        </w:tc>
        <w:tc>
          <w:tcPr>
            <w:tcW w:w="2430" w:type="dxa"/>
            <w:gridSpan w:val="3"/>
            <w:vMerge/>
            <w:tcBorders>
              <w:top w:val="nil"/>
              <w:left w:val="nil"/>
              <w:bottom w:val="single" w:sz="4" w:space="0" w:color="auto"/>
              <w:right w:val="nil"/>
            </w:tcBorders>
            <w:hideMark/>
          </w:tcPr>
          <w:p w14:paraId="742856BC" w14:textId="77777777" w:rsidR="00AF10DA" w:rsidRPr="0022223D" w:rsidRDefault="00AF10DA">
            <w:pPr>
              <w:rPr>
                <w:color w:val="000000"/>
                <w:sz w:val="20"/>
                <w:szCs w:val="20"/>
              </w:rPr>
            </w:pPr>
          </w:p>
        </w:tc>
      </w:tr>
      <w:tr w:rsidR="005A1EA5" w:rsidRPr="0022223D" w14:paraId="5D58C6B7" w14:textId="77777777" w:rsidTr="00AF10DA">
        <w:trPr>
          <w:trHeight w:val="300"/>
          <w:jc w:val="center"/>
        </w:trPr>
        <w:tc>
          <w:tcPr>
            <w:tcW w:w="1620" w:type="dxa"/>
            <w:vMerge w:val="restart"/>
            <w:tcBorders>
              <w:top w:val="nil"/>
              <w:left w:val="nil"/>
              <w:bottom w:val="single" w:sz="4" w:space="0" w:color="000000"/>
              <w:right w:val="nil"/>
            </w:tcBorders>
            <w:noWrap/>
            <w:hideMark/>
          </w:tcPr>
          <w:p w14:paraId="3BE5F551" w14:textId="77777777" w:rsidR="00AF10DA" w:rsidRPr="0022223D" w:rsidRDefault="00AF10DA">
            <w:pPr>
              <w:rPr>
                <w:i/>
                <w:iCs/>
                <w:sz w:val="20"/>
                <w:szCs w:val="20"/>
              </w:rPr>
            </w:pPr>
            <w:r w:rsidRPr="0022223D">
              <w:rPr>
                <w:i/>
                <w:iCs/>
                <w:sz w:val="20"/>
                <w:szCs w:val="20"/>
              </w:rPr>
              <w:t>AI</w:t>
            </w:r>
            <w:r w:rsidRPr="0022223D">
              <w:rPr>
                <w:i/>
                <w:iCs/>
                <w:sz w:val="20"/>
                <w:szCs w:val="20"/>
                <w:vertAlign w:val="subscript"/>
              </w:rPr>
              <w:t>i</w:t>
            </w:r>
          </w:p>
        </w:tc>
        <w:tc>
          <w:tcPr>
            <w:tcW w:w="1980" w:type="dxa"/>
            <w:tcBorders>
              <w:top w:val="nil"/>
              <w:left w:val="nil"/>
              <w:bottom w:val="nil"/>
              <w:right w:val="nil"/>
            </w:tcBorders>
            <w:noWrap/>
            <w:hideMark/>
          </w:tcPr>
          <w:p w14:paraId="0000E851" w14:textId="77777777" w:rsidR="00AF10DA" w:rsidRPr="0022223D" w:rsidRDefault="00AF10DA">
            <w:pPr>
              <w:jc w:val="center"/>
              <w:rPr>
                <w:color w:val="000000"/>
                <w:sz w:val="20"/>
                <w:szCs w:val="20"/>
              </w:rPr>
            </w:pPr>
            <w:r w:rsidRPr="0022223D">
              <w:rPr>
                <w:color w:val="000000"/>
                <w:sz w:val="20"/>
                <w:szCs w:val="20"/>
              </w:rPr>
              <w:t>-0.069 ***</w:t>
            </w:r>
          </w:p>
        </w:tc>
        <w:tc>
          <w:tcPr>
            <w:tcW w:w="1260" w:type="dxa"/>
            <w:tcBorders>
              <w:top w:val="nil"/>
              <w:left w:val="nil"/>
              <w:bottom w:val="nil"/>
              <w:right w:val="nil"/>
            </w:tcBorders>
            <w:noWrap/>
            <w:hideMark/>
          </w:tcPr>
          <w:p w14:paraId="3DDD0E45" w14:textId="77777777" w:rsidR="00AF10DA" w:rsidRPr="0022223D" w:rsidRDefault="00AF10DA">
            <w:pPr>
              <w:jc w:val="center"/>
              <w:rPr>
                <w:color w:val="000000"/>
                <w:sz w:val="20"/>
                <w:szCs w:val="20"/>
              </w:rPr>
            </w:pPr>
            <w:r w:rsidRPr="0022223D">
              <w:rPr>
                <w:color w:val="000000"/>
                <w:sz w:val="20"/>
                <w:szCs w:val="20"/>
              </w:rPr>
              <w:t>-0.047 ***</w:t>
            </w:r>
          </w:p>
        </w:tc>
        <w:tc>
          <w:tcPr>
            <w:tcW w:w="990" w:type="dxa"/>
            <w:tcBorders>
              <w:top w:val="nil"/>
              <w:left w:val="nil"/>
              <w:bottom w:val="nil"/>
              <w:right w:val="nil"/>
            </w:tcBorders>
            <w:noWrap/>
            <w:hideMark/>
          </w:tcPr>
          <w:p w14:paraId="6479324D" w14:textId="77777777" w:rsidR="00AF10DA" w:rsidRPr="0022223D" w:rsidRDefault="00AF10DA">
            <w:pPr>
              <w:jc w:val="center"/>
              <w:rPr>
                <w:color w:val="000000"/>
                <w:sz w:val="20"/>
                <w:szCs w:val="20"/>
              </w:rPr>
            </w:pPr>
            <w:r w:rsidRPr="0022223D">
              <w:rPr>
                <w:color w:val="000000"/>
                <w:sz w:val="20"/>
                <w:szCs w:val="20"/>
              </w:rPr>
              <w:t>-0.046 ***</w:t>
            </w:r>
          </w:p>
        </w:tc>
        <w:tc>
          <w:tcPr>
            <w:tcW w:w="1080" w:type="dxa"/>
            <w:tcBorders>
              <w:top w:val="nil"/>
              <w:left w:val="nil"/>
              <w:bottom w:val="nil"/>
              <w:right w:val="nil"/>
            </w:tcBorders>
            <w:noWrap/>
            <w:hideMark/>
          </w:tcPr>
          <w:p w14:paraId="188B954F" w14:textId="77777777" w:rsidR="00AF10DA" w:rsidRPr="0022223D" w:rsidRDefault="00AF10DA">
            <w:pPr>
              <w:jc w:val="center"/>
              <w:rPr>
                <w:color w:val="000000"/>
                <w:sz w:val="20"/>
                <w:szCs w:val="20"/>
              </w:rPr>
            </w:pPr>
            <w:r w:rsidRPr="0022223D">
              <w:rPr>
                <w:color w:val="000000"/>
                <w:sz w:val="20"/>
                <w:szCs w:val="20"/>
              </w:rPr>
              <w:t>-0.050 ***</w:t>
            </w:r>
          </w:p>
        </w:tc>
        <w:tc>
          <w:tcPr>
            <w:tcW w:w="720" w:type="dxa"/>
            <w:tcBorders>
              <w:top w:val="nil"/>
              <w:left w:val="nil"/>
              <w:bottom w:val="nil"/>
              <w:right w:val="nil"/>
            </w:tcBorders>
            <w:noWrap/>
            <w:hideMark/>
          </w:tcPr>
          <w:p w14:paraId="3DEBA94D" w14:textId="77777777" w:rsidR="00AF10DA" w:rsidRPr="0022223D" w:rsidRDefault="00AF10DA">
            <w:pPr>
              <w:jc w:val="center"/>
              <w:rPr>
                <w:color w:val="000000"/>
                <w:sz w:val="20"/>
                <w:szCs w:val="20"/>
              </w:rPr>
            </w:pPr>
            <w:r w:rsidRPr="0022223D">
              <w:rPr>
                <w:color w:val="000000"/>
                <w:sz w:val="20"/>
                <w:szCs w:val="20"/>
              </w:rPr>
              <w:t>-0.026</w:t>
            </w:r>
          </w:p>
        </w:tc>
        <w:tc>
          <w:tcPr>
            <w:tcW w:w="720" w:type="dxa"/>
            <w:tcBorders>
              <w:top w:val="nil"/>
              <w:left w:val="nil"/>
              <w:bottom w:val="nil"/>
              <w:right w:val="nil"/>
            </w:tcBorders>
            <w:noWrap/>
            <w:hideMark/>
          </w:tcPr>
          <w:p w14:paraId="14CAD241" w14:textId="77777777" w:rsidR="00AF10DA" w:rsidRPr="0022223D" w:rsidRDefault="00AF10DA">
            <w:pPr>
              <w:jc w:val="center"/>
              <w:rPr>
                <w:color w:val="000000"/>
                <w:sz w:val="20"/>
                <w:szCs w:val="20"/>
              </w:rPr>
            </w:pPr>
            <w:r w:rsidRPr="0022223D">
              <w:rPr>
                <w:color w:val="000000"/>
                <w:sz w:val="20"/>
                <w:szCs w:val="20"/>
              </w:rPr>
              <w:t>-0.038 *</w:t>
            </w:r>
          </w:p>
        </w:tc>
        <w:tc>
          <w:tcPr>
            <w:tcW w:w="990" w:type="dxa"/>
            <w:tcBorders>
              <w:top w:val="nil"/>
              <w:left w:val="nil"/>
              <w:bottom w:val="nil"/>
              <w:right w:val="nil"/>
            </w:tcBorders>
            <w:noWrap/>
            <w:hideMark/>
          </w:tcPr>
          <w:p w14:paraId="43F0D4F0" w14:textId="77777777" w:rsidR="00AF10DA" w:rsidRPr="0022223D" w:rsidRDefault="00AF10DA">
            <w:pPr>
              <w:jc w:val="center"/>
              <w:rPr>
                <w:color w:val="000000"/>
                <w:sz w:val="20"/>
                <w:szCs w:val="20"/>
              </w:rPr>
            </w:pPr>
            <w:r w:rsidRPr="0022223D">
              <w:rPr>
                <w:color w:val="000000"/>
                <w:sz w:val="20"/>
                <w:szCs w:val="20"/>
              </w:rPr>
              <w:t>-0.038 **</w:t>
            </w:r>
          </w:p>
        </w:tc>
      </w:tr>
      <w:tr w:rsidR="005A1EA5" w:rsidRPr="0022223D" w14:paraId="411727D6" w14:textId="77777777" w:rsidTr="00AF10DA">
        <w:trPr>
          <w:trHeight w:val="280"/>
          <w:jc w:val="center"/>
        </w:trPr>
        <w:tc>
          <w:tcPr>
            <w:tcW w:w="1620" w:type="dxa"/>
            <w:vMerge/>
            <w:tcBorders>
              <w:top w:val="nil"/>
              <w:left w:val="nil"/>
              <w:bottom w:val="single" w:sz="4" w:space="0" w:color="000000"/>
              <w:right w:val="nil"/>
            </w:tcBorders>
            <w:hideMark/>
          </w:tcPr>
          <w:p w14:paraId="0E052137" w14:textId="77777777" w:rsidR="00AF10DA" w:rsidRPr="0022223D" w:rsidRDefault="00AF10DA">
            <w:pPr>
              <w:rPr>
                <w:sz w:val="20"/>
                <w:szCs w:val="20"/>
              </w:rPr>
            </w:pPr>
          </w:p>
        </w:tc>
        <w:tc>
          <w:tcPr>
            <w:tcW w:w="1980" w:type="dxa"/>
            <w:tcBorders>
              <w:top w:val="nil"/>
              <w:left w:val="nil"/>
              <w:bottom w:val="single" w:sz="4" w:space="0" w:color="auto"/>
              <w:right w:val="nil"/>
            </w:tcBorders>
            <w:noWrap/>
            <w:hideMark/>
          </w:tcPr>
          <w:p w14:paraId="75D7F100" w14:textId="77777777" w:rsidR="00AF10DA" w:rsidRPr="0022223D" w:rsidRDefault="00AF10DA">
            <w:pPr>
              <w:jc w:val="center"/>
              <w:rPr>
                <w:color w:val="000000"/>
                <w:sz w:val="20"/>
                <w:szCs w:val="20"/>
              </w:rPr>
            </w:pPr>
            <w:r w:rsidRPr="0022223D">
              <w:rPr>
                <w:color w:val="000000"/>
                <w:sz w:val="20"/>
                <w:szCs w:val="20"/>
              </w:rPr>
              <w:t>(0.016)</w:t>
            </w:r>
          </w:p>
        </w:tc>
        <w:tc>
          <w:tcPr>
            <w:tcW w:w="1260" w:type="dxa"/>
            <w:tcBorders>
              <w:top w:val="nil"/>
              <w:left w:val="nil"/>
              <w:bottom w:val="single" w:sz="4" w:space="0" w:color="auto"/>
              <w:right w:val="nil"/>
            </w:tcBorders>
            <w:noWrap/>
            <w:hideMark/>
          </w:tcPr>
          <w:p w14:paraId="78458BC7" w14:textId="77777777" w:rsidR="00AF10DA" w:rsidRPr="0022223D" w:rsidRDefault="00AF10DA">
            <w:pPr>
              <w:jc w:val="center"/>
              <w:rPr>
                <w:color w:val="000000"/>
                <w:sz w:val="20"/>
                <w:szCs w:val="20"/>
              </w:rPr>
            </w:pPr>
            <w:r w:rsidRPr="0022223D">
              <w:rPr>
                <w:color w:val="000000"/>
                <w:sz w:val="20"/>
                <w:szCs w:val="20"/>
              </w:rPr>
              <w:t>(0.011)</w:t>
            </w:r>
          </w:p>
        </w:tc>
        <w:tc>
          <w:tcPr>
            <w:tcW w:w="990" w:type="dxa"/>
            <w:tcBorders>
              <w:top w:val="nil"/>
              <w:left w:val="nil"/>
              <w:bottom w:val="single" w:sz="4" w:space="0" w:color="auto"/>
              <w:right w:val="nil"/>
            </w:tcBorders>
            <w:noWrap/>
            <w:hideMark/>
          </w:tcPr>
          <w:p w14:paraId="1F103806" w14:textId="77777777" w:rsidR="00AF10DA" w:rsidRPr="0022223D" w:rsidRDefault="00AF10DA">
            <w:pPr>
              <w:jc w:val="center"/>
              <w:rPr>
                <w:color w:val="000000"/>
                <w:sz w:val="20"/>
                <w:szCs w:val="20"/>
              </w:rPr>
            </w:pPr>
            <w:r w:rsidRPr="0022223D">
              <w:rPr>
                <w:color w:val="000000"/>
                <w:sz w:val="20"/>
                <w:szCs w:val="20"/>
              </w:rPr>
              <w:t>(0.011)</w:t>
            </w:r>
          </w:p>
        </w:tc>
        <w:tc>
          <w:tcPr>
            <w:tcW w:w="1080" w:type="dxa"/>
            <w:tcBorders>
              <w:top w:val="nil"/>
              <w:left w:val="nil"/>
              <w:bottom w:val="single" w:sz="4" w:space="0" w:color="auto"/>
              <w:right w:val="nil"/>
            </w:tcBorders>
            <w:noWrap/>
            <w:hideMark/>
          </w:tcPr>
          <w:p w14:paraId="4C41F2DB" w14:textId="77777777" w:rsidR="00AF10DA" w:rsidRPr="0022223D" w:rsidRDefault="00AF10DA">
            <w:pPr>
              <w:jc w:val="center"/>
              <w:rPr>
                <w:color w:val="000000"/>
                <w:sz w:val="20"/>
                <w:szCs w:val="20"/>
              </w:rPr>
            </w:pPr>
            <w:r w:rsidRPr="0022223D">
              <w:rPr>
                <w:color w:val="000000"/>
                <w:sz w:val="20"/>
                <w:szCs w:val="20"/>
              </w:rPr>
              <w:t>(0.011)</w:t>
            </w:r>
          </w:p>
        </w:tc>
        <w:tc>
          <w:tcPr>
            <w:tcW w:w="720" w:type="dxa"/>
            <w:tcBorders>
              <w:top w:val="nil"/>
              <w:left w:val="nil"/>
              <w:bottom w:val="single" w:sz="4" w:space="0" w:color="auto"/>
              <w:right w:val="nil"/>
            </w:tcBorders>
            <w:noWrap/>
            <w:hideMark/>
          </w:tcPr>
          <w:p w14:paraId="190E89A3" w14:textId="77777777" w:rsidR="00AF10DA" w:rsidRPr="0022223D" w:rsidRDefault="00AF10DA">
            <w:pPr>
              <w:jc w:val="center"/>
              <w:rPr>
                <w:color w:val="000000"/>
                <w:sz w:val="20"/>
                <w:szCs w:val="20"/>
              </w:rPr>
            </w:pPr>
            <w:r w:rsidRPr="0022223D">
              <w:rPr>
                <w:color w:val="000000"/>
                <w:sz w:val="20"/>
                <w:szCs w:val="20"/>
              </w:rPr>
              <w:t>(0.023)</w:t>
            </w:r>
          </w:p>
        </w:tc>
        <w:tc>
          <w:tcPr>
            <w:tcW w:w="720" w:type="dxa"/>
            <w:tcBorders>
              <w:top w:val="nil"/>
              <w:left w:val="nil"/>
              <w:bottom w:val="single" w:sz="4" w:space="0" w:color="auto"/>
              <w:right w:val="nil"/>
            </w:tcBorders>
            <w:noWrap/>
            <w:hideMark/>
          </w:tcPr>
          <w:p w14:paraId="5DC2F007" w14:textId="77777777" w:rsidR="00AF10DA" w:rsidRPr="0022223D" w:rsidRDefault="00AF10DA">
            <w:pPr>
              <w:jc w:val="center"/>
              <w:rPr>
                <w:color w:val="000000"/>
                <w:sz w:val="20"/>
                <w:szCs w:val="20"/>
              </w:rPr>
            </w:pPr>
            <w:r w:rsidRPr="0022223D">
              <w:rPr>
                <w:color w:val="000000"/>
                <w:sz w:val="20"/>
                <w:szCs w:val="20"/>
              </w:rPr>
              <w:t>(0.017)</w:t>
            </w:r>
          </w:p>
        </w:tc>
        <w:tc>
          <w:tcPr>
            <w:tcW w:w="990" w:type="dxa"/>
            <w:tcBorders>
              <w:top w:val="nil"/>
              <w:left w:val="nil"/>
              <w:bottom w:val="single" w:sz="4" w:space="0" w:color="auto"/>
              <w:right w:val="nil"/>
            </w:tcBorders>
            <w:noWrap/>
            <w:hideMark/>
          </w:tcPr>
          <w:p w14:paraId="1A7F3721" w14:textId="77777777" w:rsidR="00AF10DA" w:rsidRPr="0022223D" w:rsidRDefault="00AF10DA">
            <w:pPr>
              <w:jc w:val="center"/>
              <w:rPr>
                <w:color w:val="000000"/>
                <w:sz w:val="20"/>
                <w:szCs w:val="20"/>
              </w:rPr>
            </w:pPr>
            <w:r w:rsidRPr="0022223D">
              <w:rPr>
                <w:color w:val="000000"/>
                <w:sz w:val="20"/>
                <w:szCs w:val="20"/>
              </w:rPr>
              <w:t>(0.013)</w:t>
            </w:r>
          </w:p>
        </w:tc>
      </w:tr>
      <w:tr w:rsidR="005A1EA5" w:rsidRPr="0022223D" w14:paraId="19237C21" w14:textId="77777777" w:rsidTr="00AF10DA">
        <w:trPr>
          <w:trHeight w:val="280"/>
          <w:jc w:val="center"/>
        </w:trPr>
        <w:tc>
          <w:tcPr>
            <w:tcW w:w="1620" w:type="dxa"/>
            <w:tcBorders>
              <w:top w:val="nil"/>
              <w:left w:val="nil"/>
              <w:bottom w:val="nil"/>
              <w:right w:val="nil"/>
            </w:tcBorders>
            <w:noWrap/>
            <w:hideMark/>
          </w:tcPr>
          <w:p w14:paraId="52743C0A" w14:textId="77777777" w:rsidR="00AF10DA" w:rsidRPr="0022223D" w:rsidRDefault="00AF10DA">
            <w:pPr>
              <w:rPr>
                <w:color w:val="000000"/>
                <w:sz w:val="20"/>
                <w:szCs w:val="20"/>
              </w:rPr>
            </w:pPr>
            <w:r w:rsidRPr="0022223D">
              <w:rPr>
                <w:color w:val="000000"/>
                <w:sz w:val="20"/>
                <w:szCs w:val="20"/>
              </w:rPr>
              <w:t>question timing FE</w:t>
            </w:r>
          </w:p>
        </w:tc>
        <w:tc>
          <w:tcPr>
            <w:tcW w:w="1980" w:type="dxa"/>
            <w:tcBorders>
              <w:top w:val="nil"/>
              <w:left w:val="nil"/>
              <w:bottom w:val="nil"/>
              <w:right w:val="nil"/>
            </w:tcBorders>
            <w:noWrap/>
            <w:hideMark/>
          </w:tcPr>
          <w:p w14:paraId="5030241F" w14:textId="77777777" w:rsidR="00AF10DA" w:rsidRPr="0022223D" w:rsidRDefault="00AF10DA">
            <w:pPr>
              <w:jc w:val="center"/>
              <w:rPr>
                <w:color w:val="000000"/>
                <w:sz w:val="20"/>
                <w:szCs w:val="20"/>
              </w:rPr>
            </w:pPr>
            <w:r w:rsidRPr="0022223D">
              <w:rPr>
                <w:color w:val="000000"/>
                <w:sz w:val="20"/>
                <w:szCs w:val="20"/>
              </w:rPr>
              <w:t>√</w:t>
            </w:r>
          </w:p>
        </w:tc>
        <w:tc>
          <w:tcPr>
            <w:tcW w:w="1260" w:type="dxa"/>
            <w:tcBorders>
              <w:top w:val="nil"/>
              <w:left w:val="nil"/>
              <w:bottom w:val="nil"/>
              <w:right w:val="nil"/>
            </w:tcBorders>
            <w:noWrap/>
            <w:hideMark/>
          </w:tcPr>
          <w:p w14:paraId="61E6A6F4" w14:textId="77777777" w:rsidR="00AF10DA" w:rsidRPr="0022223D" w:rsidRDefault="00AF10DA">
            <w:pPr>
              <w:jc w:val="center"/>
              <w:rPr>
                <w:color w:val="000000"/>
                <w:sz w:val="20"/>
                <w:szCs w:val="20"/>
              </w:rPr>
            </w:pPr>
            <w:r w:rsidRPr="0022223D">
              <w:rPr>
                <w:color w:val="000000"/>
                <w:sz w:val="20"/>
                <w:szCs w:val="20"/>
              </w:rPr>
              <w:t>√</w:t>
            </w:r>
          </w:p>
        </w:tc>
        <w:tc>
          <w:tcPr>
            <w:tcW w:w="990" w:type="dxa"/>
            <w:tcBorders>
              <w:top w:val="nil"/>
              <w:left w:val="nil"/>
              <w:bottom w:val="nil"/>
              <w:right w:val="nil"/>
            </w:tcBorders>
            <w:noWrap/>
            <w:hideMark/>
          </w:tcPr>
          <w:p w14:paraId="689FDBD8" w14:textId="77777777" w:rsidR="00AF10DA" w:rsidRPr="0022223D" w:rsidRDefault="00AF10DA">
            <w:pPr>
              <w:jc w:val="center"/>
              <w:rPr>
                <w:color w:val="000000"/>
                <w:sz w:val="20"/>
                <w:szCs w:val="20"/>
              </w:rPr>
            </w:pPr>
            <w:r w:rsidRPr="0022223D">
              <w:rPr>
                <w:color w:val="000000"/>
                <w:sz w:val="20"/>
                <w:szCs w:val="20"/>
              </w:rPr>
              <w:t>√</w:t>
            </w:r>
          </w:p>
        </w:tc>
        <w:tc>
          <w:tcPr>
            <w:tcW w:w="1080" w:type="dxa"/>
            <w:tcBorders>
              <w:top w:val="nil"/>
              <w:left w:val="nil"/>
              <w:bottom w:val="nil"/>
              <w:right w:val="nil"/>
            </w:tcBorders>
            <w:noWrap/>
            <w:hideMark/>
          </w:tcPr>
          <w:p w14:paraId="57C1DB50" w14:textId="77777777" w:rsidR="00AF10DA" w:rsidRPr="0022223D" w:rsidRDefault="00AF10DA">
            <w:pPr>
              <w:jc w:val="center"/>
              <w:rPr>
                <w:color w:val="000000"/>
                <w:sz w:val="20"/>
                <w:szCs w:val="20"/>
              </w:rPr>
            </w:pPr>
            <w:r w:rsidRPr="0022223D">
              <w:rPr>
                <w:color w:val="000000"/>
                <w:sz w:val="20"/>
                <w:szCs w:val="20"/>
              </w:rPr>
              <w:t>√</w:t>
            </w:r>
          </w:p>
        </w:tc>
        <w:tc>
          <w:tcPr>
            <w:tcW w:w="720" w:type="dxa"/>
            <w:tcBorders>
              <w:top w:val="nil"/>
              <w:left w:val="nil"/>
              <w:bottom w:val="nil"/>
              <w:right w:val="nil"/>
            </w:tcBorders>
            <w:noWrap/>
            <w:hideMark/>
          </w:tcPr>
          <w:p w14:paraId="430770D7" w14:textId="77777777" w:rsidR="00AF10DA" w:rsidRPr="0022223D" w:rsidRDefault="00AF10DA">
            <w:pPr>
              <w:jc w:val="center"/>
              <w:rPr>
                <w:color w:val="000000"/>
                <w:sz w:val="20"/>
                <w:szCs w:val="20"/>
              </w:rPr>
            </w:pPr>
            <w:r w:rsidRPr="0022223D">
              <w:rPr>
                <w:color w:val="000000"/>
                <w:sz w:val="20"/>
                <w:szCs w:val="20"/>
              </w:rPr>
              <w:t>√</w:t>
            </w:r>
          </w:p>
        </w:tc>
        <w:tc>
          <w:tcPr>
            <w:tcW w:w="720" w:type="dxa"/>
            <w:tcBorders>
              <w:top w:val="nil"/>
              <w:left w:val="nil"/>
              <w:bottom w:val="nil"/>
              <w:right w:val="nil"/>
            </w:tcBorders>
            <w:noWrap/>
            <w:hideMark/>
          </w:tcPr>
          <w:p w14:paraId="0F80CDB6" w14:textId="77777777" w:rsidR="00AF10DA" w:rsidRPr="0022223D" w:rsidRDefault="00AF10DA">
            <w:pPr>
              <w:jc w:val="center"/>
              <w:rPr>
                <w:color w:val="000000"/>
                <w:sz w:val="20"/>
                <w:szCs w:val="20"/>
              </w:rPr>
            </w:pPr>
            <w:r w:rsidRPr="0022223D">
              <w:rPr>
                <w:color w:val="000000"/>
                <w:sz w:val="20"/>
                <w:szCs w:val="20"/>
              </w:rPr>
              <w:t>√</w:t>
            </w:r>
          </w:p>
        </w:tc>
        <w:tc>
          <w:tcPr>
            <w:tcW w:w="990" w:type="dxa"/>
            <w:tcBorders>
              <w:top w:val="nil"/>
              <w:left w:val="nil"/>
              <w:bottom w:val="nil"/>
              <w:right w:val="nil"/>
            </w:tcBorders>
            <w:noWrap/>
            <w:hideMark/>
          </w:tcPr>
          <w:p w14:paraId="5B607E48" w14:textId="77777777" w:rsidR="00AF10DA" w:rsidRPr="0022223D" w:rsidRDefault="00AF10DA">
            <w:pPr>
              <w:jc w:val="center"/>
              <w:rPr>
                <w:color w:val="000000"/>
                <w:sz w:val="20"/>
                <w:szCs w:val="20"/>
              </w:rPr>
            </w:pPr>
            <w:r w:rsidRPr="0022223D">
              <w:rPr>
                <w:color w:val="000000"/>
                <w:sz w:val="20"/>
                <w:szCs w:val="20"/>
              </w:rPr>
              <w:t>√</w:t>
            </w:r>
          </w:p>
        </w:tc>
      </w:tr>
      <w:tr w:rsidR="005A1EA5" w:rsidRPr="0022223D" w14:paraId="2622F7C3" w14:textId="77777777" w:rsidTr="00AF10DA">
        <w:trPr>
          <w:trHeight w:val="260"/>
          <w:jc w:val="center"/>
        </w:trPr>
        <w:tc>
          <w:tcPr>
            <w:tcW w:w="1620" w:type="dxa"/>
            <w:tcBorders>
              <w:top w:val="nil"/>
              <w:left w:val="nil"/>
              <w:bottom w:val="single" w:sz="4" w:space="0" w:color="auto"/>
              <w:right w:val="nil"/>
            </w:tcBorders>
            <w:noWrap/>
            <w:hideMark/>
          </w:tcPr>
          <w:p w14:paraId="73794529" w14:textId="77777777" w:rsidR="00AF10DA" w:rsidRPr="0022223D" w:rsidRDefault="00AF10DA">
            <w:pPr>
              <w:rPr>
                <w:sz w:val="20"/>
                <w:szCs w:val="20"/>
              </w:rPr>
            </w:pPr>
            <w:r w:rsidRPr="0022223D">
              <w:rPr>
                <w:sz w:val="20"/>
                <w:szCs w:val="20"/>
              </w:rPr>
              <w:t>other controls</w:t>
            </w:r>
          </w:p>
        </w:tc>
        <w:tc>
          <w:tcPr>
            <w:tcW w:w="1980" w:type="dxa"/>
            <w:tcBorders>
              <w:top w:val="nil"/>
              <w:left w:val="nil"/>
              <w:bottom w:val="single" w:sz="4" w:space="0" w:color="auto"/>
              <w:right w:val="nil"/>
            </w:tcBorders>
            <w:noWrap/>
            <w:hideMark/>
          </w:tcPr>
          <w:p w14:paraId="0E5F1834" w14:textId="77777777" w:rsidR="00AF10DA" w:rsidRPr="0022223D" w:rsidRDefault="00AF10DA">
            <w:pPr>
              <w:jc w:val="center"/>
              <w:rPr>
                <w:color w:val="000000"/>
                <w:sz w:val="20"/>
                <w:szCs w:val="20"/>
              </w:rPr>
            </w:pPr>
            <w:r w:rsidRPr="0022223D">
              <w:rPr>
                <w:color w:val="000000"/>
                <w:sz w:val="20"/>
                <w:szCs w:val="20"/>
              </w:rPr>
              <w:t>√</w:t>
            </w:r>
          </w:p>
        </w:tc>
        <w:tc>
          <w:tcPr>
            <w:tcW w:w="1260" w:type="dxa"/>
            <w:tcBorders>
              <w:top w:val="nil"/>
              <w:left w:val="nil"/>
              <w:bottom w:val="single" w:sz="4" w:space="0" w:color="auto"/>
              <w:right w:val="nil"/>
            </w:tcBorders>
            <w:noWrap/>
            <w:hideMark/>
          </w:tcPr>
          <w:p w14:paraId="7130425A" w14:textId="77777777" w:rsidR="00AF10DA" w:rsidRPr="0022223D" w:rsidRDefault="00AF10DA">
            <w:pPr>
              <w:jc w:val="center"/>
              <w:rPr>
                <w:color w:val="000000"/>
                <w:sz w:val="20"/>
                <w:szCs w:val="20"/>
              </w:rPr>
            </w:pPr>
            <w:r w:rsidRPr="0022223D">
              <w:rPr>
                <w:color w:val="000000"/>
                <w:sz w:val="20"/>
                <w:szCs w:val="20"/>
              </w:rPr>
              <w:t>√</w:t>
            </w:r>
          </w:p>
        </w:tc>
        <w:tc>
          <w:tcPr>
            <w:tcW w:w="990" w:type="dxa"/>
            <w:tcBorders>
              <w:top w:val="nil"/>
              <w:left w:val="nil"/>
              <w:bottom w:val="single" w:sz="4" w:space="0" w:color="auto"/>
              <w:right w:val="nil"/>
            </w:tcBorders>
            <w:noWrap/>
            <w:hideMark/>
          </w:tcPr>
          <w:p w14:paraId="636E7120" w14:textId="77777777" w:rsidR="00AF10DA" w:rsidRPr="0022223D" w:rsidRDefault="00AF10DA">
            <w:pPr>
              <w:jc w:val="center"/>
              <w:rPr>
                <w:color w:val="000000"/>
                <w:sz w:val="20"/>
                <w:szCs w:val="20"/>
              </w:rPr>
            </w:pPr>
            <w:r w:rsidRPr="0022223D">
              <w:rPr>
                <w:color w:val="000000"/>
                <w:sz w:val="20"/>
                <w:szCs w:val="20"/>
              </w:rPr>
              <w:t>√</w:t>
            </w:r>
          </w:p>
        </w:tc>
        <w:tc>
          <w:tcPr>
            <w:tcW w:w="1080" w:type="dxa"/>
            <w:tcBorders>
              <w:top w:val="nil"/>
              <w:left w:val="nil"/>
              <w:bottom w:val="single" w:sz="4" w:space="0" w:color="auto"/>
              <w:right w:val="nil"/>
            </w:tcBorders>
            <w:noWrap/>
            <w:hideMark/>
          </w:tcPr>
          <w:p w14:paraId="1EF6D130" w14:textId="77777777" w:rsidR="00AF10DA" w:rsidRPr="0022223D" w:rsidRDefault="00AF10DA">
            <w:pPr>
              <w:jc w:val="center"/>
              <w:rPr>
                <w:color w:val="000000"/>
                <w:sz w:val="20"/>
                <w:szCs w:val="20"/>
              </w:rPr>
            </w:pPr>
            <w:r w:rsidRPr="0022223D">
              <w:rPr>
                <w:color w:val="000000"/>
                <w:sz w:val="20"/>
                <w:szCs w:val="20"/>
              </w:rPr>
              <w:t>√</w:t>
            </w:r>
          </w:p>
        </w:tc>
        <w:tc>
          <w:tcPr>
            <w:tcW w:w="720" w:type="dxa"/>
            <w:tcBorders>
              <w:top w:val="nil"/>
              <w:left w:val="nil"/>
              <w:bottom w:val="single" w:sz="4" w:space="0" w:color="auto"/>
              <w:right w:val="nil"/>
            </w:tcBorders>
            <w:noWrap/>
            <w:hideMark/>
          </w:tcPr>
          <w:p w14:paraId="7DC3DBE0" w14:textId="77777777" w:rsidR="00AF10DA" w:rsidRPr="0022223D" w:rsidRDefault="00AF10DA">
            <w:pPr>
              <w:jc w:val="center"/>
              <w:rPr>
                <w:color w:val="000000"/>
                <w:sz w:val="20"/>
                <w:szCs w:val="20"/>
              </w:rPr>
            </w:pPr>
            <w:r w:rsidRPr="0022223D">
              <w:rPr>
                <w:color w:val="000000"/>
                <w:sz w:val="20"/>
                <w:szCs w:val="20"/>
              </w:rPr>
              <w:t>√</w:t>
            </w:r>
          </w:p>
        </w:tc>
        <w:tc>
          <w:tcPr>
            <w:tcW w:w="720" w:type="dxa"/>
            <w:tcBorders>
              <w:top w:val="nil"/>
              <w:left w:val="nil"/>
              <w:bottom w:val="single" w:sz="4" w:space="0" w:color="auto"/>
              <w:right w:val="nil"/>
            </w:tcBorders>
            <w:noWrap/>
            <w:hideMark/>
          </w:tcPr>
          <w:p w14:paraId="5DD71E7A" w14:textId="77777777" w:rsidR="00AF10DA" w:rsidRPr="0022223D" w:rsidRDefault="00AF10DA">
            <w:pPr>
              <w:jc w:val="center"/>
              <w:rPr>
                <w:color w:val="000000"/>
                <w:sz w:val="20"/>
                <w:szCs w:val="20"/>
              </w:rPr>
            </w:pPr>
            <w:r w:rsidRPr="0022223D">
              <w:rPr>
                <w:color w:val="000000"/>
                <w:sz w:val="20"/>
                <w:szCs w:val="20"/>
              </w:rPr>
              <w:t>√</w:t>
            </w:r>
          </w:p>
        </w:tc>
        <w:tc>
          <w:tcPr>
            <w:tcW w:w="990" w:type="dxa"/>
            <w:tcBorders>
              <w:top w:val="nil"/>
              <w:left w:val="nil"/>
              <w:bottom w:val="single" w:sz="4" w:space="0" w:color="auto"/>
              <w:right w:val="nil"/>
            </w:tcBorders>
            <w:noWrap/>
            <w:hideMark/>
          </w:tcPr>
          <w:p w14:paraId="20B92323" w14:textId="77777777" w:rsidR="00AF10DA" w:rsidRPr="0022223D" w:rsidRDefault="00AF10DA">
            <w:pPr>
              <w:jc w:val="center"/>
              <w:rPr>
                <w:color w:val="000000"/>
                <w:sz w:val="20"/>
                <w:szCs w:val="20"/>
              </w:rPr>
            </w:pPr>
            <w:r w:rsidRPr="0022223D">
              <w:rPr>
                <w:color w:val="000000"/>
                <w:sz w:val="20"/>
                <w:szCs w:val="20"/>
              </w:rPr>
              <w:t>√</w:t>
            </w:r>
          </w:p>
        </w:tc>
      </w:tr>
      <w:tr w:rsidR="005A1EA5" w:rsidRPr="0022223D" w14:paraId="0396E0B3" w14:textId="77777777" w:rsidTr="00AF10DA">
        <w:trPr>
          <w:trHeight w:val="260"/>
          <w:jc w:val="center"/>
        </w:trPr>
        <w:tc>
          <w:tcPr>
            <w:tcW w:w="1620" w:type="dxa"/>
            <w:tcBorders>
              <w:top w:val="nil"/>
              <w:left w:val="nil"/>
              <w:bottom w:val="single" w:sz="4" w:space="0" w:color="auto"/>
              <w:right w:val="nil"/>
            </w:tcBorders>
            <w:noWrap/>
            <w:hideMark/>
          </w:tcPr>
          <w:p w14:paraId="18BE22B5" w14:textId="77777777" w:rsidR="00AF10DA" w:rsidRPr="0022223D" w:rsidRDefault="00AF10DA">
            <w:pPr>
              <w:rPr>
                <w:sz w:val="20"/>
                <w:szCs w:val="20"/>
              </w:rPr>
            </w:pPr>
            <w:r w:rsidRPr="0022223D">
              <w:rPr>
                <w:sz w:val="20"/>
                <w:szCs w:val="20"/>
              </w:rPr>
              <w:t>N</w:t>
            </w:r>
          </w:p>
        </w:tc>
        <w:tc>
          <w:tcPr>
            <w:tcW w:w="1980" w:type="dxa"/>
            <w:tcBorders>
              <w:top w:val="nil"/>
              <w:left w:val="nil"/>
              <w:bottom w:val="single" w:sz="4" w:space="0" w:color="auto"/>
              <w:right w:val="nil"/>
            </w:tcBorders>
            <w:noWrap/>
            <w:hideMark/>
          </w:tcPr>
          <w:p w14:paraId="51463579" w14:textId="77777777" w:rsidR="00AF10DA" w:rsidRPr="0022223D" w:rsidRDefault="00AF10DA">
            <w:pPr>
              <w:jc w:val="center"/>
              <w:rPr>
                <w:sz w:val="20"/>
                <w:szCs w:val="20"/>
              </w:rPr>
            </w:pPr>
            <w:r w:rsidRPr="0022223D">
              <w:rPr>
                <w:sz w:val="20"/>
                <w:szCs w:val="20"/>
              </w:rPr>
              <w:t>3,613</w:t>
            </w:r>
          </w:p>
        </w:tc>
        <w:tc>
          <w:tcPr>
            <w:tcW w:w="1260" w:type="dxa"/>
            <w:tcBorders>
              <w:top w:val="nil"/>
              <w:left w:val="nil"/>
              <w:bottom w:val="single" w:sz="4" w:space="0" w:color="auto"/>
              <w:right w:val="nil"/>
            </w:tcBorders>
            <w:noWrap/>
            <w:hideMark/>
          </w:tcPr>
          <w:p w14:paraId="0D7E33E2" w14:textId="77777777" w:rsidR="00AF10DA" w:rsidRPr="0022223D" w:rsidRDefault="00AF10DA">
            <w:pPr>
              <w:jc w:val="center"/>
              <w:rPr>
                <w:sz w:val="20"/>
                <w:szCs w:val="20"/>
              </w:rPr>
            </w:pPr>
            <w:r w:rsidRPr="0022223D">
              <w:rPr>
                <w:sz w:val="20"/>
                <w:szCs w:val="20"/>
              </w:rPr>
              <w:t>3,613</w:t>
            </w:r>
          </w:p>
        </w:tc>
        <w:tc>
          <w:tcPr>
            <w:tcW w:w="990" w:type="dxa"/>
            <w:tcBorders>
              <w:top w:val="nil"/>
              <w:left w:val="nil"/>
              <w:bottom w:val="single" w:sz="4" w:space="0" w:color="auto"/>
              <w:right w:val="nil"/>
            </w:tcBorders>
            <w:noWrap/>
            <w:hideMark/>
          </w:tcPr>
          <w:p w14:paraId="3D991F2C" w14:textId="77777777" w:rsidR="00AF10DA" w:rsidRPr="0022223D" w:rsidRDefault="00AF10DA">
            <w:pPr>
              <w:jc w:val="center"/>
              <w:rPr>
                <w:sz w:val="20"/>
                <w:szCs w:val="20"/>
              </w:rPr>
            </w:pPr>
            <w:r w:rsidRPr="0022223D">
              <w:rPr>
                <w:sz w:val="20"/>
                <w:szCs w:val="20"/>
              </w:rPr>
              <w:t>3,613</w:t>
            </w:r>
          </w:p>
        </w:tc>
        <w:tc>
          <w:tcPr>
            <w:tcW w:w="1080" w:type="dxa"/>
            <w:tcBorders>
              <w:top w:val="nil"/>
              <w:left w:val="nil"/>
              <w:bottom w:val="single" w:sz="4" w:space="0" w:color="auto"/>
              <w:right w:val="nil"/>
            </w:tcBorders>
            <w:noWrap/>
            <w:hideMark/>
          </w:tcPr>
          <w:p w14:paraId="364DAC0F" w14:textId="77777777" w:rsidR="00AF10DA" w:rsidRPr="0022223D" w:rsidRDefault="00AF10DA">
            <w:pPr>
              <w:jc w:val="center"/>
              <w:rPr>
                <w:sz w:val="20"/>
                <w:szCs w:val="20"/>
              </w:rPr>
            </w:pPr>
            <w:r w:rsidRPr="0022223D">
              <w:rPr>
                <w:sz w:val="20"/>
                <w:szCs w:val="20"/>
              </w:rPr>
              <w:t>3,613</w:t>
            </w:r>
          </w:p>
        </w:tc>
        <w:tc>
          <w:tcPr>
            <w:tcW w:w="720" w:type="dxa"/>
            <w:tcBorders>
              <w:top w:val="nil"/>
              <w:left w:val="nil"/>
              <w:bottom w:val="single" w:sz="4" w:space="0" w:color="auto"/>
              <w:right w:val="nil"/>
            </w:tcBorders>
            <w:noWrap/>
            <w:hideMark/>
          </w:tcPr>
          <w:p w14:paraId="5CCE8374" w14:textId="77777777" w:rsidR="00AF10DA" w:rsidRPr="0022223D" w:rsidRDefault="00AF10DA">
            <w:pPr>
              <w:jc w:val="center"/>
              <w:rPr>
                <w:color w:val="000000"/>
                <w:sz w:val="20"/>
                <w:szCs w:val="20"/>
              </w:rPr>
            </w:pPr>
            <w:r w:rsidRPr="0022223D">
              <w:rPr>
                <w:color w:val="000000"/>
                <w:sz w:val="20"/>
                <w:szCs w:val="20"/>
              </w:rPr>
              <w:t>838</w:t>
            </w:r>
          </w:p>
        </w:tc>
        <w:tc>
          <w:tcPr>
            <w:tcW w:w="720" w:type="dxa"/>
            <w:tcBorders>
              <w:top w:val="nil"/>
              <w:left w:val="nil"/>
              <w:bottom w:val="single" w:sz="4" w:space="0" w:color="auto"/>
              <w:right w:val="nil"/>
            </w:tcBorders>
            <w:noWrap/>
            <w:hideMark/>
          </w:tcPr>
          <w:p w14:paraId="7995E855" w14:textId="77777777" w:rsidR="00AF10DA" w:rsidRPr="0022223D" w:rsidRDefault="00AF10DA">
            <w:pPr>
              <w:jc w:val="center"/>
              <w:rPr>
                <w:color w:val="000000"/>
                <w:sz w:val="20"/>
                <w:szCs w:val="20"/>
              </w:rPr>
            </w:pPr>
            <w:r w:rsidRPr="0022223D">
              <w:rPr>
                <w:color w:val="000000"/>
                <w:sz w:val="20"/>
                <w:szCs w:val="20"/>
              </w:rPr>
              <w:t>1,607</w:t>
            </w:r>
          </w:p>
        </w:tc>
        <w:tc>
          <w:tcPr>
            <w:tcW w:w="990" w:type="dxa"/>
            <w:tcBorders>
              <w:top w:val="nil"/>
              <w:left w:val="nil"/>
              <w:bottom w:val="single" w:sz="4" w:space="0" w:color="auto"/>
              <w:right w:val="nil"/>
            </w:tcBorders>
            <w:noWrap/>
            <w:hideMark/>
          </w:tcPr>
          <w:p w14:paraId="06FEF400" w14:textId="77777777" w:rsidR="00AF10DA" w:rsidRPr="0022223D" w:rsidRDefault="00AF10DA">
            <w:pPr>
              <w:jc w:val="center"/>
              <w:rPr>
                <w:color w:val="000000"/>
                <w:sz w:val="20"/>
                <w:szCs w:val="20"/>
              </w:rPr>
            </w:pPr>
            <w:r w:rsidRPr="0022223D">
              <w:rPr>
                <w:color w:val="000000"/>
                <w:sz w:val="20"/>
                <w:szCs w:val="20"/>
              </w:rPr>
              <w:t>2,413</w:t>
            </w:r>
          </w:p>
        </w:tc>
      </w:tr>
    </w:tbl>
    <w:p w14:paraId="43BD2E86" w14:textId="1C6F4E0E" w:rsidR="00AF10DA" w:rsidRPr="0022223D" w:rsidRDefault="006E4882" w:rsidP="00A86F82">
      <w:pPr>
        <w:pStyle w:val="Notes"/>
      </w:pPr>
      <w:r w:rsidRPr="0022223D">
        <w:t>Notes: 1. ***p&lt;0.001; **p&lt;0.01; *p&lt;0.05.</w:t>
      </w:r>
      <w:r w:rsidRPr="0022223D">
        <w:br/>
        <w:t>2. Question timing FE indicates the date on which the question was posted.</w:t>
      </w:r>
    </w:p>
    <w:p w14:paraId="2D45EC66" w14:textId="0C664B6D" w:rsidR="00EB7F9E" w:rsidRPr="0022223D" w:rsidRDefault="00B001BA" w:rsidP="00E93697">
      <w:pPr>
        <w:pStyle w:val="Heading3"/>
      </w:pPr>
      <w:bookmarkStart w:id="2349" w:name="OLE_LINK3"/>
      <w:r w:rsidRPr="0022223D">
        <w:t>Robustness to</w:t>
      </w:r>
      <w:r w:rsidR="00EB7F9E" w:rsidRPr="0022223D">
        <w:t xml:space="preserve"> Potential </w:t>
      </w:r>
      <w:r w:rsidR="009A1F30" w:rsidRPr="0022223D">
        <w:t xml:space="preserve">Spillover Effects </w:t>
      </w:r>
    </w:p>
    <w:p w14:paraId="04CCA8C4" w14:textId="787DA3DB" w:rsidR="00D72A16" w:rsidRPr="0022223D" w:rsidRDefault="00D72A16" w:rsidP="00A86F82">
      <w:pPr>
        <w:pStyle w:val="Paragraph0"/>
      </w:pPr>
      <w:r w:rsidRPr="0022223D">
        <w:t xml:space="preserve">On SegmentFault, AI-generated answers are visible to all users and could potentially divert attention from questions without AI answers. This contamination might influence outcomes for control questions based on the treatment status of other questions. </w:t>
      </w:r>
      <w:r w:rsidR="004C5626" w:rsidRPr="0022223D">
        <w:t xml:space="preserve">Such spillover effects would violate the </w:t>
      </w:r>
      <w:r w:rsidR="00A83A8C" w:rsidRPr="0022223D">
        <w:t>s</w:t>
      </w:r>
      <w:r w:rsidR="004C5626" w:rsidRPr="0022223D">
        <w:t xml:space="preserve">table </w:t>
      </w:r>
      <w:r w:rsidR="00A83A8C" w:rsidRPr="0022223D">
        <w:t>u</w:t>
      </w:r>
      <w:r w:rsidR="004C5626" w:rsidRPr="0022223D">
        <w:t xml:space="preserve">nit </w:t>
      </w:r>
      <w:r w:rsidR="00A83A8C" w:rsidRPr="0022223D">
        <w:t>t</w:t>
      </w:r>
      <w:r w:rsidR="004C5626" w:rsidRPr="0022223D">
        <w:t xml:space="preserve">reatment </w:t>
      </w:r>
      <w:r w:rsidR="00A83A8C" w:rsidRPr="0022223D">
        <w:t>v</w:t>
      </w:r>
      <w:r w:rsidR="004C5626" w:rsidRPr="0022223D">
        <w:t xml:space="preserve">alue </w:t>
      </w:r>
      <w:r w:rsidR="00A83A8C" w:rsidRPr="0022223D">
        <w:t>a</w:t>
      </w:r>
      <w:r w:rsidR="004C5626" w:rsidRPr="0022223D">
        <w:t>ssumption (SUTVA), which requires that potential outcomes depend exclusively on a unit</w:t>
      </w:r>
      <w:r w:rsidR="00144466" w:rsidRPr="0022223D">
        <w:t>’</w:t>
      </w:r>
      <w:r w:rsidR="004C5626" w:rsidRPr="0022223D">
        <w:t>s own treatment status—a fundamental condition for valid causal inference in randomized experiments.</w:t>
      </w:r>
    </w:p>
    <w:p w14:paraId="356FC650" w14:textId="20D7B876" w:rsidR="004C5626" w:rsidRPr="0022223D" w:rsidRDefault="004C5626" w:rsidP="00EB71A4">
      <w:pPr>
        <w:pStyle w:val="Paragraph0"/>
        <w:rPr>
          <w:ins w:id="2350" w:author="Dylan CHEN" w:date="2026-03-17T16:01:00Z" w16du:dateUtc="2026-03-17T08:01:00Z"/>
        </w:rPr>
      </w:pPr>
      <w:r w:rsidRPr="0022223D">
        <w:t>To test for potential spillover effects, we implement a comparative analysis between</w:t>
      </w:r>
      <w:ins w:id="2351" w:author="Xin Li" w:date="2026-03-21T11:40:00Z" w16du:dateUtc="2026-03-21T03:40:00Z">
        <w:r w:rsidR="00EB71A4" w:rsidRPr="0022223D">
          <w:t xml:space="preserve"> the five-month data of</w:t>
        </w:r>
      </w:ins>
      <w:r w:rsidRPr="0022223D">
        <w:t xml:space="preserve"> our control group and historical data from </w:t>
      </w:r>
      <w:ins w:id="2352" w:author="Xin Li" w:date="2026-03-21T11:39:00Z" w16du:dateUtc="2026-03-21T03:39:00Z">
        <w:r w:rsidR="00EB71A4" w:rsidRPr="0022223D">
          <w:t xml:space="preserve">five-month </w:t>
        </w:r>
      </w:ins>
      <w:r w:rsidRPr="0022223D">
        <w:t xml:space="preserve">before the introduction of AI-generated answers (May 2023-September 2023). </w:t>
      </w:r>
      <w:del w:id="2353" w:author="Xin Li" w:date="2026-03-21T11:40:00Z" w16du:dateUtc="2026-03-21T03:40:00Z">
        <w:r w:rsidRPr="0022223D" w:rsidDel="00EB71A4">
          <w:delText xml:space="preserve">This five-month historical period matches the </w:delText>
        </w:r>
      </w:del>
      <w:del w:id="2354" w:author="Xin Li" w:date="2026-03-21T11:39:00Z" w16du:dateUtc="2026-03-21T03:39:00Z">
        <w:r w:rsidRPr="0022223D" w:rsidDel="00EB71A4">
          <w:delText xml:space="preserve">five-month </w:delText>
        </w:r>
      </w:del>
      <w:del w:id="2355" w:author="Xin Li" w:date="2026-03-21T11:40:00Z" w16du:dateUtc="2026-03-21T03:40:00Z">
        <w:r w:rsidRPr="0022223D" w:rsidDel="00EB71A4">
          <w:delText>span of our control group. This</w:delText>
        </w:r>
      </w:del>
      <w:ins w:id="2356" w:author="Xin Li" w:date="2026-03-21T11:40:00Z" w16du:dateUtc="2026-03-21T03:40:00Z">
        <w:r w:rsidR="00EB71A4" w:rsidRPr="0022223D">
          <w:t xml:space="preserve">The two groups </w:t>
        </w:r>
      </w:ins>
      <w:ins w:id="2357" w:author="Xin Li" w:date="2026-03-21T11:41:00Z" w16du:dateUtc="2026-03-21T03:41:00Z">
        <w:r w:rsidR="00EB71A4" w:rsidRPr="0022223D">
          <w:t>are both questions without AI answers and are directly comparable</w:t>
        </w:r>
      </w:ins>
      <w:del w:id="2358" w:author="Xin Li" w:date="2026-03-21T11:41:00Z" w16du:dateUtc="2026-03-21T03:41:00Z">
        <w:r w:rsidRPr="0022223D" w:rsidDel="00EB71A4">
          <w:delText xml:space="preserve"> approach provides a clear test for spillover effects</w:delText>
        </w:r>
      </w:del>
      <w:r w:rsidRPr="0022223D">
        <w:t xml:space="preserve">. </w:t>
      </w:r>
      <w:del w:id="2359" w:author="Xin Li" w:date="2026-03-21T12:07:00Z" w16du:dateUtc="2026-03-21T04:07:00Z">
        <w:r w:rsidRPr="0022223D" w:rsidDel="00482D7A">
          <w:delText>If spillover effects exist, control questions during the experiment period should show different outcomes compared to similar questions from the pre-AI period, as the control questions would be indirectly affected by AI answers to treated questions.</w:delText>
        </w:r>
      </w:del>
      <w:del w:id="2360" w:author="Xin Li" w:date="2026-03-21T11:44:00Z" w16du:dateUtc="2026-03-21T03:44:00Z">
        <w:r w:rsidRPr="0022223D" w:rsidDel="00EB71A4">
          <w:delText xml:space="preserve"> For this analysis, we replace treat</w:delText>
        </w:r>
        <w:r w:rsidR="006E793D" w:rsidRPr="0022223D" w:rsidDel="00EB71A4">
          <w:delText>ed</w:delText>
        </w:r>
        <w:r w:rsidRPr="0022223D" w:rsidDel="00EB71A4">
          <w:delText xml:space="preserve"> questions with questions posted during the five months before the randomized experiment and rerun Equations 1 and 2.</w:delText>
        </w:r>
      </w:del>
      <w:del w:id="2361" w:author="Xin Li" w:date="2026-03-21T12:07:00Z" w16du:dateUtc="2026-03-21T04:07:00Z">
        <w:r w:rsidRPr="0022223D" w:rsidDel="00482D7A">
          <w:delText xml:space="preserve"> </w:delText>
        </w:r>
      </w:del>
      <w:ins w:id="2362" w:author="Xin Li" w:date="2026-03-21T12:03:00Z" w16du:dateUtc="2026-03-21T04:03:00Z">
        <w:r w:rsidR="00BA20E7" w:rsidRPr="0022223D">
          <w:t xml:space="preserve">Since </w:t>
        </w:r>
      </w:ins>
      <w:moveToRangeStart w:id="2363" w:author="Xin Li" w:date="2026-03-21T12:03:00Z" w:name="move224987037"/>
      <w:moveTo w:id="2364" w:author="Xin Li" w:date="2026-03-21T12:03:00Z" w16du:dateUtc="2026-03-21T04:03:00Z">
        <w:del w:id="2365" w:author="Xin Li" w:date="2026-03-21T12:03:00Z" w16du:dateUtc="2026-03-21T04:03:00Z">
          <w:r w:rsidR="00BA20E7" w:rsidRPr="0022223D" w:rsidDel="00BA20E7">
            <w:delText>P</w:delText>
          </w:r>
        </w:del>
      </w:moveTo>
      <w:ins w:id="2366" w:author="Xin Li" w:date="2026-03-21T12:03:00Z" w16du:dateUtc="2026-03-21T04:03:00Z">
        <w:r w:rsidR="00BA20E7" w:rsidRPr="0022223D">
          <w:t>p</w:t>
        </w:r>
      </w:ins>
      <w:moveTo w:id="2367" w:author="Xin Li" w:date="2026-03-21T12:03:00Z" w16du:dateUtc="2026-03-21T04:03:00Z">
        <w:r w:rsidR="00BA20E7" w:rsidRPr="0022223D">
          <w:t xml:space="preserve">re-experiment questions have been on the platform longer and have mechanically accumulated more answers over time. </w:t>
        </w:r>
        <w:del w:id="2368" w:author="Xin Li" w:date="2026-03-21T12:03:00Z" w16du:dateUtc="2026-03-21T04:03:00Z">
          <w:r w:rsidR="00BA20E7" w:rsidRPr="0022223D" w:rsidDel="00BA20E7">
            <w:delText xml:space="preserve">Any raw mean comparison therefore conflates time-on-platform with genuine behavioral change. </w:delText>
          </w:r>
        </w:del>
        <w:r w:rsidR="00BA20E7" w:rsidRPr="0022223D">
          <w:t>Our spillover test addresses this concern through regression controls for a cubic polynomial of question age</w:t>
        </w:r>
      </w:moveTo>
      <w:ins w:id="2369" w:author="Xin Li" w:date="2026-03-21T12:04:00Z" w16du:dateUtc="2026-03-21T04:04:00Z">
        <w:r w:rsidR="00BA20E7" w:rsidRPr="0022223D">
          <w:t xml:space="preserve"> (to</w:t>
        </w:r>
      </w:ins>
      <w:moveTo w:id="2370" w:author="Xin Li" w:date="2026-03-21T12:03:00Z" w16du:dateUtc="2026-03-21T04:03:00Z">
        <w:del w:id="2371" w:author="Xin Li" w:date="2026-03-21T12:04:00Z" w16du:dateUtc="2026-03-21T04:04:00Z">
          <w:r w:rsidR="00BA20E7" w:rsidRPr="0022223D" w:rsidDel="00BA20E7">
            <w:delText>,</w:delText>
          </w:r>
        </w:del>
        <w:r w:rsidR="00BA20E7" w:rsidRPr="0022223D">
          <w:t xml:space="preserve"> </w:t>
        </w:r>
        <w:del w:id="2372" w:author="Xin Li" w:date="2026-03-21T12:04:00Z" w16du:dateUtc="2026-03-21T04:04:00Z">
          <w:r w:rsidR="00BA20E7" w:rsidRPr="0022223D" w:rsidDel="00BA20E7">
            <w:delText>which removes the mechanical age effect before estimating the coefficient on the post-AI deployment indicator.</w:delText>
          </w:r>
        </w:del>
      </w:moveTo>
      <w:moveToRangeEnd w:id="2363"/>
      <w:del w:id="2373" w:author="Xin Li" w:date="2026-03-21T12:04:00Z" w16du:dateUtc="2026-03-21T04:04:00Z">
        <w:r w:rsidRPr="0022223D" w:rsidDel="00BA20E7">
          <w:delText xml:space="preserve">We </w:delText>
        </w:r>
      </w:del>
      <w:r w:rsidRPr="0022223D">
        <w:t>substitute question</w:t>
      </w:r>
      <w:r w:rsidR="00A874FF" w:rsidRPr="0022223D">
        <w:t>/</w:t>
      </w:r>
      <w:r w:rsidR="002E25FA" w:rsidRPr="0022223D">
        <w:t>answer</w:t>
      </w:r>
      <w:r w:rsidRPr="0022223D">
        <w:t xml:space="preserve"> timing fixed effects in Equation 1</w:t>
      </w:r>
      <w:ins w:id="2374" w:author="Xin Li" w:date="2026-03-21T12:04:00Z" w16du:dateUtc="2026-03-21T04:04:00Z">
        <w:r w:rsidR="00BA20E7" w:rsidRPr="0022223D">
          <w:t>, which is not appliable to</w:t>
        </w:r>
      </w:ins>
      <w:del w:id="2375" w:author="Xin Li" w:date="2026-03-21T12:04:00Z" w16du:dateUtc="2026-03-21T04:04:00Z">
        <w:r w:rsidRPr="0022223D" w:rsidDel="00BA20E7">
          <w:delText xml:space="preserve"> with a </w:delText>
        </w:r>
        <w:r w:rsidR="002E25FA" w:rsidRPr="0022223D" w:rsidDel="00BA20E7">
          <w:delText xml:space="preserve">cubic </w:delText>
        </w:r>
        <w:r w:rsidRPr="0022223D" w:rsidDel="00BA20E7">
          <w:delText>polynomial of question</w:delText>
        </w:r>
        <w:r w:rsidR="002E25FA" w:rsidRPr="0022223D" w:rsidDel="00BA20E7">
          <w:delText>/answer</w:delText>
        </w:r>
        <w:r w:rsidRPr="0022223D" w:rsidDel="00BA20E7">
          <w:delText xml:space="preserve"> age controls (the duration from posting until our data collection date) because</w:delText>
        </w:r>
      </w:del>
      <w:r w:rsidRPr="0022223D">
        <w:t xml:space="preserve"> the two groups </w:t>
      </w:r>
      <w:ins w:id="2376" w:author="Xin Li" w:date="2026-03-21T12:05:00Z" w16du:dateUtc="2026-03-21T04:05:00Z">
        <w:r w:rsidR="00BA20E7" w:rsidRPr="0022223D">
          <w:t>on two different time slots</w:t>
        </w:r>
      </w:ins>
      <w:del w:id="2377" w:author="Xin Li" w:date="2026-03-21T12:05:00Z" w16du:dateUtc="2026-03-21T04:05:00Z">
        <w:r w:rsidRPr="0022223D" w:rsidDel="00BA20E7">
          <w:delText>have no temporal overlap to allow for timing fixed effects</w:delText>
        </w:r>
      </w:del>
      <w:ins w:id="2378" w:author="Xin Li" w:date="2026-03-21T12:05:00Z" w16du:dateUtc="2026-03-21T04:05:00Z">
        <w:r w:rsidR="00BA20E7" w:rsidRPr="0022223D">
          <w:t>)</w:t>
        </w:r>
      </w:ins>
      <w:r w:rsidRPr="0022223D">
        <w:t>.</w:t>
      </w:r>
    </w:p>
    <w:p w14:paraId="41E7C27C" w14:textId="0ECC5BC4" w:rsidR="00FF3904" w:rsidRPr="0022223D" w:rsidDel="00482D7A" w:rsidRDefault="00482D7A" w:rsidP="00A86F82">
      <w:pPr>
        <w:pStyle w:val="Paragraph0"/>
        <w:rPr>
          <w:del w:id="2379" w:author="Xin Li" w:date="2026-03-21T12:06:00Z" w16du:dateUtc="2026-03-21T04:06:00Z"/>
        </w:rPr>
      </w:pPr>
      <w:ins w:id="2380" w:author="Xin Li" w:date="2026-03-21T12:07:00Z" w16du:dateUtc="2026-03-21T04:07:00Z">
        <w:r w:rsidRPr="0022223D">
          <w:lastRenderedPageBreak/>
          <w:t xml:space="preserve">If spillover effects exist, control questions during the experiment period should show different outcomes compared to similar questions from the pre-AI period, as the control questions would be indirectly affected by AI answers to treated questions. </w:t>
        </w:r>
      </w:ins>
      <w:ins w:id="2381" w:author="Dylan CHEN" w:date="2026-03-17T16:01:00Z" w16du:dateUtc="2026-03-17T08:01:00Z">
        <w:del w:id="2382" w:author="Xin Li" w:date="2026-03-21T12:06:00Z" w16du:dateUtc="2026-03-21T04:06:00Z">
          <w:r w:rsidR="00FF3904" w:rsidRPr="0022223D" w:rsidDel="00482D7A">
            <w:delText xml:space="preserve">We note that raw descriptive statistics differ between the two comparison groups: pre-experiment questions (N = 4,137) have a mean of 1.482 human answers (SD = 1.131), while control-group questions during the experiment (N = 1,847) have a mean of 1.305 (SD = 1.172). A direct comparison of these means would be inappropriate because it ignores a critical confounder: question age. </w:delText>
          </w:r>
        </w:del>
      </w:ins>
      <w:moveFromRangeStart w:id="2383" w:author="Xin Li" w:date="2026-03-21T12:03:00Z" w:name="move224987037"/>
      <w:moveFrom w:id="2384" w:author="Xin Li" w:date="2026-03-21T12:03:00Z" w16du:dateUtc="2026-03-21T04:03:00Z">
        <w:ins w:id="2385" w:author="Dylan CHEN" w:date="2026-03-17T16:01:00Z" w16du:dateUtc="2026-03-17T08:01:00Z">
          <w:del w:id="2386" w:author="Xin Li" w:date="2026-03-21T12:06:00Z" w16du:dateUtc="2026-03-21T04:06:00Z">
            <w:r w:rsidR="00FF3904" w:rsidRPr="0022223D" w:rsidDel="00482D7A">
              <w:delText>Pre-experiment questions have been on the platform longer and have mechanically accumulated more answers over time. Any raw mean comparison therefore conflates time-on-platform with genuine behavioral change. Our spillover test addresses this concern through regression controls for a cubic polynomial of question age, which removes the mechanical age effect before estimating the coefficient on the post-AI deployment indicator.</w:delText>
            </w:r>
          </w:del>
        </w:ins>
      </w:moveFrom>
      <w:moveFromRangeEnd w:id="2383"/>
    </w:p>
    <w:p w14:paraId="716F80E2" w14:textId="7B1D5058" w:rsidR="00E9793D" w:rsidRPr="0022223D" w:rsidRDefault="00E9793D" w:rsidP="00A86F82">
      <w:pPr>
        <w:pStyle w:val="Paragraph0"/>
      </w:pPr>
      <w:r w:rsidRPr="0022223D">
        <w:t xml:space="preserve">Table </w:t>
      </w:r>
      <w:r w:rsidR="00172908" w:rsidRPr="0022223D">
        <w:t>7</w:t>
      </w:r>
      <w:r w:rsidRPr="0022223D">
        <w:t xml:space="preserve"> shows no significant differences between our control group and pre-AI data for either dependent variable, suggesting spillover is not a concern. This likely results from the platform’s interface design. Users initially see only question titles without any indication </w:t>
      </w:r>
      <w:r w:rsidR="00571AB9" w:rsidRPr="0022223D">
        <w:t xml:space="preserve">that </w:t>
      </w:r>
      <w:r w:rsidRPr="0022223D">
        <w:t>AI-generated answers</w:t>
      </w:r>
      <w:r w:rsidR="00571AB9" w:rsidRPr="0022223D">
        <w:t xml:space="preserve"> are present</w:t>
      </w:r>
      <w:r w:rsidRPr="0022223D">
        <w:t>. AI answers are discovered only after selecting a question and viewing its detailed page. This two-step process prevents treatment status from influencing question selection, preserving the independence of potential outcomes required by SUTVA.</w:t>
      </w:r>
    </w:p>
    <w:p w14:paraId="1E354BA0" w14:textId="072F14A5" w:rsidR="004D1611" w:rsidRPr="0022223D" w:rsidRDefault="004D1611" w:rsidP="004D1611">
      <w:pPr>
        <w:pStyle w:val="TableFiguretitle"/>
      </w:pPr>
      <w:bookmarkStart w:id="2387" w:name="_Ref194764278"/>
      <w:r w:rsidRPr="0022223D">
        <w:t xml:space="preserve">Table </w:t>
      </w:r>
      <w:fldSimple w:instr=" SEQ Table \* ARABIC ">
        <w:r w:rsidR="00172908" w:rsidRPr="0022223D">
          <w:t>7</w:t>
        </w:r>
      </w:fldSimple>
      <w:bookmarkEnd w:id="2387"/>
      <w:r w:rsidRPr="0022223D">
        <w:t xml:space="preserve">. Robustness to </w:t>
      </w:r>
      <w:r w:rsidR="005B4C20" w:rsidRPr="0022223D">
        <w:t>potential spillover effects</w:t>
      </w:r>
    </w:p>
    <w:tbl>
      <w:tblPr>
        <w:tblW w:w="5000" w:type="pct"/>
        <w:jc w:val="center"/>
        <w:tblLayout w:type="fixed"/>
        <w:tblLook w:val="04A0" w:firstRow="1" w:lastRow="0" w:firstColumn="1" w:lastColumn="0" w:noHBand="0" w:noVBand="1"/>
      </w:tblPr>
      <w:tblGrid>
        <w:gridCol w:w="5733"/>
        <w:gridCol w:w="1762"/>
        <w:gridCol w:w="1865"/>
      </w:tblGrid>
      <w:tr w:rsidR="004D1611" w:rsidRPr="0022223D" w14:paraId="7F474C44" w14:textId="77777777" w:rsidTr="00633022">
        <w:trPr>
          <w:trHeight w:val="270"/>
          <w:jc w:val="center"/>
        </w:trPr>
        <w:tc>
          <w:tcPr>
            <w:tcW w:w="5733" w:type="dxa"/>
            <w:tcBorders>
              <w:top w:val="single" w:sz="12" w:space="0" w:color="auto"/>
              <w:left w:val="nil"/>
              <w:right w:val="nil"/>
            </w:tcBorders>
            <w:noWrap/>
            <w:vAlign w:val="center"/>
            <w:hideMark/>
          </w:tcPr>
          <w:p w14:paraId="7DA30ACB" w14:textId="77777777" w:rsidR="004D1611" w:rsidRPr="0022223D" w:rsidRDefault="004D1611" w:rsidP="003B7867">
            <w:pPr>
              <w:jc w:val="center"/>
              <w:rPr>
                <w:rFonts w:eastAsia="DengXian"/>
                <w:sz w:val="20"/>
                <w:szCs w:val="20"/>
              </w:rPr>
            </w:pPr>
            <w:r w:rsidRPr="0022223D">
              <w:rPr>
                <w:rFonts w:eastAsia="DengXian"/>
                <w:sz w:val="20"/>
                <w:szCs w:val="20"/>
              </w:rPr>
              <w:t xml:space="preserve">　</w:t>
            </w:r>
          </w:p>
        </w:tc>
        <w:tc>
          <w:tcPr>
            <w:tcW w:w="1762" w:type="dxa"/>
            <w:tcBorders>
              <w:top w:val="single" w:sz="12" w:space="0" w:color="auto"/>
              <w:left w:val="nil"/>
              <w:right w:val="nil"/>
            </w:tcBorders>
            <w:noWrap/>
            <w:vAlign w:val="center"/>
            <w:hideMark/>
          </w:tcPr>
          <w:p w14:paraId="72E20D7F" w14:textId="77777777" w:rsidR="004D1611" w:rsidRPr="0022223D" w:rsidRDefault="004D1611" w:rsidP="003B7867">
            <w:pPr>
              <w:jc w:val="center"/>
              <w:rPr>
                <w:rFonts w:eastAsia="DengXian"/>
                <w:sz w:val="20"/>
                <w:szCs w:val="20"/>
              </w:rPr>
            </w:pPr>
            <w:r w:rsidRPr="0022223D">
              <w:rPr>
                <w:rFonts w:eastAsia="DengXian"/>
                <w:sz w:val="20"/>
                <w:szCs w:val="20"/>
              </w:rPr>
              <w:t>(1)</w:t>
            </w:r>
          </w:p>
        </w:tc>
        <w:tc>
          <w:tcPr>
            <w:tcW w:w="1865" w:type="dxa"/>
            <w:tcBorders>
              <w:top w:val="single" w:sz="12" w:space="0" w:color="auto"/>
              <w:left w:val="nil"/>
              <w:right w:val="nil"/>
            </w:tcBorders>
            <w:noWrap/>
            <w:vAlign w:val="center"/>
            <w:hideMark/>
          </w:tcPr>
          <w:p w14:paraId="652CB5CC" w14:textId="77777777" w:rsidR="004D1611" w:rsidRPr="0022223D" w:rsidRDefault="004D1611" w:rsidP="003B7867">
            <w:pPr>
              <w:jc w:val="center"/>
              <w:rPr>
                <w:rFonts w:eastAsia="DengXian"/>
                <w:sz w:val="20"/>
                <w:szCs w:val="20"/>
              </w:rPr>
            </w:pPr>
            <w:r w:rsidRPr="0022223D">
              <w:rPr>
                <w:rFonts w:eastAsia="DengXian"/>
                <w:sz w:val="20"/>
                <w:szCs w:val="20"/>
              </w:rPr>
              <w:t>(2)</w:t>
            </w:r>
          </w:p>
        </w:tc>
      </w:tr>
      <w:tr w:rsidR="004D1611" w:rsidRPr="0022223D" w14:paraId="5F084E32" w14:textId="77777777" w:rsidTr="00633022">
        <w:trPr>
          <w:trHeight w:val="270"/>
          <w:jc w:val="center"/>
        </w:trPr>
        <w:tc>
          <w:tcPr>
            <w:tcW w:w="5733" w:type="dxa"/>
            <w:tcBorders>
              <w:left w:val="nil"/>
              <w:bottom w:val="nil"/>
              <w:right w:val="nil"/>
            </w:tcBorders>
            <w:noWrap/>
            <w:vAlign w:val="center"/>
          </w:tcPr>
          <w:p w14:paraId="6D45C1E3" w14:textId="77777777" w:rsidR="004D1611" w:rsidRPr="0022223D" w:rsidRDefault="004D1611" w:rsidP="003B7867">
            <w:pPr>
              <w:jc w:val="center"/>
              <w:rPr>
                <w:rFonts w:eastAsia="DengXian"/>
                <w:sz w:val="20"/>
                <w:szCs w:val="20"/>
              </w:rPr>
            </w:pPr>
          </w:p>
        </w:tc>
        <w:tc>
          <w:tcPr>
            <w:tcW w:w="1762" w:type="dxa"/>
            <w:tcBorders>
              <w:left w:val="nil"/>
              <w:bottom w:val="single" w:sz="4" w:space="0" w:color="auto"/>
              <w:right w:val="nil"/>
            </w:tcBorders>
            <w:noWrap/>
            <w:vAlign w:val="center"/>
          </w:tcPr>
          <w:p w14:paraId="282C24F7" w14:textId="1A0F3D56" w:rsidR="004D1611" w:rsidRPr="0022223D" w:rsidRDefault="00EB1D46" w:rsidP="003B7867">
            <w:pPr>
              <w:jc w:val="center"/>
              <w:rPr>
                <w:rFonts w:eastAsia="DengXian"/>
                <w:sz w:val="20"/>
                <w:szCs w:val="20"/>
              </w:rPr>
            </w:pPr>
            <w:r w:rsidRPr="0022223D">
              <w:rPr>
                <w:sz w:val="20"/>
                <w:szCs w:val="20"/>
              </w:rPr>
              <w:t xml:space="preserve">DV: </w:t>
            </w:r>
            <w:r w:rsidR="004D1611" w:rsidRPr="0022223D">
              <w:rPr>
                <w:i/>
                <w:iCs/>
                <w:sz w:val="20"/>
                <w:szCs w:val="20"/>
              </w:rPr>
              <w:t>answerNum</w:t>
            </w:r>
            <w:r w:rsidR="004D1611" w:rsidRPr="0022223D">
              <w:rPr>
                <w:i/>
                <w:iCs/>
                <w:sz w:val="20"/>
                <w:szCs w:val="20"/>
                <w:vertAlign w:val="subscript"/>
              </w:rPr>
              <w:t>i</w:t>
            </w:r>
          </w:p>
        </w:tc>
        <w:tc>
          <w:tcPr>
            <w:tcW w:w="1865" w:type="dxa"/>
            <w:tcBorders>
              <w:left w:val="nil"/>
              <w:bottom w:val="single" w:sz="4" w:space="0" w:color="auto"/>
              <w:right w:val="nil"/>
            </w:tcBorders>
            <w:noWrap/>
            <w:vAlign w:val="center"/>
          </w:tcPr>
          <w:p w14:paraId="4092E92E" w14:textId="668E0251" w:rsidR="004D1611" w:rsidRPr="0022223D" w:rsidRDefault="00EB1D46" w:rsidP="003B7867">
            <w:pPr>
              <w:jc w:val="center"/>
              <w:rPr>
                <w:rFonts w:eastAsia="DengXian"/>
                <w:sz w:val="20"/>
                <w:szCs w:val="20"/>
              </w:rPr>
            </w:pPr>
            <w:r w:rsidRPr="0022223D">
              <w:rPr>
                <w:sz w:val="20"/>
                <w:szCs w:val="20"/>
              </w:rPr>
              <w:t xml:space="preserve">DV: </w:t>
            </w:r>
            <w:r w:rsidR="00475B1C" w:rsidRPr="0022223D">
              <w:rPr>
                <w:i/>
                <w:iCs/>
                <w:color w:val="000000"/>
                <w:sz w:val="20"/>
                <w:szCs w:val="20"/>
              </w:rPr>
              <w:t>netlikeNum</w:t>
            </w:r>
            <w:r w:rsidR="00082C9F" w:rsidRPr="0022223D">
              <w:rPr>
                <w:i/>
                <w:iCs/>
                <w:color w:val="000000"/>
                <w:sz w:val="20"/>
                <w:szCs w:val="20"/>
                <w:vertAlign w:val="subscript"/>
              </w:rPr>
              <w:t>ij</w:t>
            </w:r>
          </w:p>
        </w:tc>
      </w:tr>
      <w:tr w:rsidR="004D1611" w:rsidRPr="0022223D" w14:paraId="254B8BA6" w14:textId="77777777" w:rsidTr="00D36DED">
        <w:trPr>
          <w:trHeight w:val="280"/>
          <w:jc w:val="center"/>
        </w:trPr>
        <w:tc>
          <w:tcPr>
            <w:tcW w:w="5733" w:type="dxa"/>
            <w:vMerge w:val="restart"/>
            <w:tcBorders>
              <w:top w:val="nil"/>
              <w:left w:val="nil"/>
              <w:right w:val="nil"/>
            </w:tcBorders>
            <w:noWrap/>
            <w:vAlign w:val="center"/>
            <w:hideMark/>
          </w:tcPr>
          <w:p w14:paraId="5CACAEC0" w14:textId="77777777" w:rsidR="004D1611" w:rsidRPr="0022223D" w:rsidRDefault="004D1611" w:rsidP="003B7867">
            <w:pPr>
              <w:rPr>
                <w:rFonts w:eastAsia="DengXian"/>
                <w:sz w:val="20"/>
                <w:szCs w:val="20"/>
              </w:rPr>
            </w:pPr>
            <w:r w:rsidRPr="0022223D">
              <w:rPr>
                <w:rFonts w:eastAsia="DengXian"/>
                <w:sz w:val="20"/>
                <w:szCs w:val="20"/>
              </w:rPr>
              <w:t>post-AI deployment control group indicator</w:t>
            </w:r>
          </w:p>
        </w:tc>
        <w:tc>
          <w:tcPr>
            <w:tcW w:w="1762" w:type="dxa"/>
            <w:tcBorders>
              <w:top w:val="nil"/>
              <w:left w:val="nil"/>
              <w:bottom w:val="nil"/>
              <w:right w:val="nil"/>
            </w:tcBorders>
            <w:noWrap/>
            <w:vAlign w:val="center"/>
            <w:hideMark/>
          </w:tcPr>
          <w:p w14:paraId="67B8ECBD" w14:textId="27D6CCC5" w:rsidR="004D1611" w:rsidRPr="0022223D" w:rsidRDefault="004D1611" w:rsidP="003B7867">
            <w:pPr>
              <w:jc w:val="center"/>
              <w:rPr>
                <w:rFonts w:eastAsia="DengXian"/>
                <w:sz w:val="20"/>
                <w:szCs w:val="20"/>
              </w:rPr>
            </w:pPr>
            <w:r w:rsidRPr="0022223D">
              <w:rPr>
                <w:rFonts w:eastAsia="DengXian"/>
                <w:sz w:val="20"/>
                <w:szCs w:val="20"/>
              </w:rPr>
              <w:t>-0.0</w:t>
            </w:r>
            <w:r w:rsidR="000D1BBE" w:rsidRPr="0022223D">
              <w:rPr>
                <w:rFonts w:eastAsia="DengXian"/>
                <w:sz w:val="20"/>
                <w:szCs w:val="20"/>
              </w:rPr>
              <w:t>22</w:t>
            </w:r>
          </w:p>
        </w:tc>
        <w:tc>
          <w:tcPr>
            <w:tcW w:w="1865" w:type="dxa"/>
            <w:tcBorders>
              <w:top w:val="nil"/>
              <w:left w:val="nil"/>
              <w:bottom w:val="nil"/>
              <w:right w:val="nil"/>
            </w:tcBorders>
            <w:noWrap/>
            <w:vAlign w:val="center"/>
            <w:hideMark/>
          </w:tcPr>
          <w:p w14:paraId="3C5F0B91" w14:textId="20C56C31" w:rsidR="004D1611" w:rsidRPr="0022223D" w:rsidRDefault="004D1611" w:rsidP="003B7867">
            <w:pPr>
              <w:jc w:val="center"/>
              <w:rPr>
                <w:rFonts w:eastAsia="DengXian"/>
                <w:sz w:val="20"/>
                <w:szCs w:val="20"/>
              </w:rPr>
            </w:pPr>
            <w:r w:rsidRPr="0022223D">
              <w:rPr>
                <w:rFonts w:eastAsia="DengXian"/>
                <w:sz w:val="20"/>
                <w:szCs w:val="20"/>
              </w:rPr>
              <w:t>-0.0</w:t>
            </w:r>
            <w:r w:rsidR="000D1BBE" w:rsidRPr="0022223D">
              <w:rPr>
                <w:rFonts w:eastAsia="DengXian"/>
                <w:sz w:val="20"/>
                <w:szCs w:val="20"/>
              </w:rPr>
              <w:t>16</w:t>
            </w:r>
          </w:p>
        </w:tc>
      </w:tr>
      <w:tr w:rsidR="004D1611" w:rsidRPr="0022223D" w14:paraId="55E983B8" w14:textId="77777777" w:rsidTr="00D36DED">
        <w:trPr>
          <w:trHeight w:val="270"/>
          <w:jc w:val="center"/>
        </w:trPr>
        <w:tc>
          <w:tcPr>
            <w:tcW w:w="5733" w:type="dxa"/>
            <w:vMerge/>
            <w:tcBorders>
              <w:left w:val="nil"/>
              <w:bottom w:val="nil"/>
              <w:right w:val="nil"/>
            </w:tcBorders>
            <w:noWrap/>
            <w:vAlign w:val="center"/>
            <w:hideMark/>
          </w:tcPr>
          <w:p w14:paraId="5E392E34" w14:textId="77777777" w:rsidR="004D1611" w:rsidRPr="0022223D" w:rsidRDefault="004D1611" w:rsidP="003B7867">
            <w:pPr>
              <w:jc w:val="center"/>
              <w:rPr>
                <w:rFonts w:eastAsia="DengXian"/>
                <w:sz w:val="20"/>
                <w:szCs w:val="20"/>
              </w:rPr>
            </w:pPr>
          </w:p>
        </w:tc>
        <w:tc>
          <w:tcPr>
            <w:tcW w:w="1762" w:type="dxa"/>
            <w:tcBorders>
              <w:top w:val="nil"/>
              <w:left w:val="nil"/>
              <w:bottom w:val="nil"/>
              <w:right w:val="nil"/>
            </w:tcBorders>
            <w:noWrap/>
            <w:vAlign w:val="center"/>
            <w:hideMark/>
          </w:tcPr>
          <w:p w14:paraId="52AE64FE" w14:textId="5B0617BE" w:rsidR="004D1611" w:rsidRPr="0022223D" w:rsidRDefault="004D1611" w:rsidP="003B7867">
            <w:pPr>
              <w:jc w:val="center"/>
              <w:rPr>
                <w:sz w:val="20"/>
                <w:szCs w:val="20"/>
              </w:rPr>
            </w:pPr>
            <w:r w:rsidRPr="0022223D">
              <w:rPr>
                <w:rFonts w:eastAsia="DengXian"/>
                <w:sz w:val="20"/>
                <w:szCs w:val="20"/>
              </w:rPr>
              <w:t>(0.01</w:t>
            </w:r>
            <w:r w:rsidR="001E5448" w:rsidRPr="0022223D">
              <w:rPr>
                <w:rFonts w:eastAsia="DengXian"/>
                <w:sz w:val="20"/>
                <w:szCs w:val="20"/>
              </w:rPr>
              <w:t>5</w:t>
            </w:r>
            <w:r w:rsidRPr="0022223D">
              <w:rPr>
                <w:rFonts w:eastAsia="DengXian"/>
                <w:sz w:val="20"/>
                <w:szCs w:val="20"/>
              </w:rPr>
              <w:t>)</w:t>
            </w:r>
          </w:p>
        </w:tc>
        <w:tc>
          <w:tcPr>
            <w:tcW w:w="1865" w:type="dxa"/>
            <w:tcBorders>
              <w:top w:val="nil"/>
              <w:left w:val="nil"/>
              <w:bottom w:val="nil"/>
              <w:right w:val="nil"/>
            </w:tcBorders>
            <w:noWrap/>
            <w:vAlign w:val="center"/>
            <w:hideMark/>
          </w:tcPr>
          <w:p w14:paraId="076557E4" w14:textId="7D65A1F1" w:rsidR="004D1611" w:rsidRPr="0022223D" w:rsidRDefault="004D1611" w:rsidP="003B7867">
            <w:pPr>
              <w:jc w:val="center"/>
              <w:rPr>
                <w:rFonts w:eastAsia="DengXian"/>
                <w:sz w:val="20"/>
                <w:szCs w:val="20"/>
              </w:rPr>
            </w:pPr>
            <w:r w:rsidRPr="0022223D">
              <w:rPr>
                <w:rFonts w:eastAsia="DengXian"/>
                <w:sz w:val="20"/>
                <w:szCs w:val="20"/>
              </w:rPr>
              <w:t>(0.02</w:t>
            </w:r>
            <w:r w:rsidR="000D1BBE" w:rsidRPr="0022223D">
              <w:rPr>
                <w:rFonts w:eastAsia="DengXian"/>
                <w:sz w:val="20"/>
                <w:szCs w:val="20"/>
              </w:rPr>
              <w:t>6</w:t>
            </w:r>
            <w:r w:rsidRPr="0022223D">
              <w:rPr>
                <w:rFonts w:eastAsia="DengXian"/>
                <w:sz w:val="20"/>
                <w:szCs w:val="20"/>
              </w:rPr>
              <w:t>)</w:t>
            </w:r>
          </w:p>
        </w:tc>
      </w:tr>
      <w:tr w:rsidR="00D36DED" w:rsidRPr="0022223D" w14:paraId="6DD3A9AA" w14:textId="77777777" w:rsidTr="00D36DED">
        <w:trPr>
          <w:trHeight w:val="260"/>
          <w:jc w:val="center"/>
        </w:trPr>
        <w:tc>
          <w:tcPr>
            <w:tcW w:w="5733" w:type="dxa"/>
            <w:tcBorders>
              <w:top w:val="single" w:sz="8" w:space="0" w:color="auto"/>
              <w:left w:val="nil"/>
              <w:bottom w:val="nil"/>
              <w:right w:val="nil"/>
            </w:tcBorders>
            <w:noWrap/>
            <w:vAlign w:val="center"/>
          </w:tcPr>
          <w:p w14:paraId="7A6F0507" w14:textId="3437AF52" w:rsidR="00D36DED" w:rsidRPr="0022223D" w:rsidRDefault="00D36DED" w:rsidP="00D36DED">
            <w:pPr>
              <w:rPr>
                <w:rFonts w:eastAsia="DengXian"/>
                <w:sz w:val="20"/>
                <w:szCs w:val="20"/>
              </w:rPr>
            </w:pPr>
            <w:r w:rsidRPr="0022223D">
              <w:rPr>
                <w:rFonts w:eastAsia="DengXian"/>
                <w:sz w:val="20"/>
                <w:szCs w:val="20"/>
              </w:rPr>
              <w:t xml:space="preserve">controlling for </w:t>
            </w:r>
            <w:r w:rsidR="007100DD" w:rsidRPr="0022223D">
              <w:rPr>
                <w:rFonts w:eastAsia="DengXian"/>
                <w:sz w:val="20"/>
                <w:szCs w:val="20"/>
              </w:rPr>
              <w:t xml:space="preserve">a </w:t>
            </w:r>
            <w:r w:rsidR="000C2DF4" w:rsidRPr="0022223D">
              <w:rPr>
                <w:rFonts w:eastAsia="DengXian"/>
                <w:sz w:val="20"/>
                <w:szCs w:val="20"/>
              </w:rPr>
              <w:t xml:space="preserve">cubic </w:t>
            </w:r>
            <w:r w:rsidR="007100DD" w:rsidRPr="0022223D">
              <w:rPr>
                <w:rFonts w:eastAsia="DengXian"/>
                <w:sz w:val="20"/>
                <w:szCs w:val="20"/>
              </w:rPr>
              <w:t xml:space="preserve">polynomial of </w:t>
            </w:r>
            <w:r w:rsidRPr="0022223D">
              <w:rPr>
                <w:rFonts w:eastAsia="DengXian"/>
                <w:sz w:val="20"/>
                <w:szCs w:val="20"/>
              </w:rPr>
              <w:t>question</w:t>
            </w:r>
            <w:r w:rsidR="000D1BBE" w:rsidRPr="0022223D">
              <w:rPr>
                <w:rFonts w:eastAsia="DengXian"/>
                <w:sz w:val="20"/>
                <w:szCs w:val="20"/>
              </w:rPr>
              <w:t>/answer</w:t>
            </w:r>
            <w:r w:rsidRPr="0022223D">
              <w:rPr>
                <w:rFonts w:eastAsia="DengXian"/>
                <w:sz w:val="20"/>
                <w:szCs w:val="20"/>
              </w:rPr>
              <w:t xml:space="preserve"> age</w:t>
            </w:r>
          </w:p>
        </w:tc>
        <w:tc>
          <w:tcPr>
            <w:tcW w:w="1762" w:type="dxa"/>
            <w:tcBorders>
              <w:top w:val="single" w:sz="8" w:space="0" w:color="auto"/>
              <w:left w:val="nil"/>
              <w:bottom w:val="nil"/>
              <w:right w:val="nil"/>
            </w:tcBorders>
            <w:noWrap/>
            <w:vAlign w:val="center"/>
          </w:tcPr>
          <w:p w14:paraId="1020DFEC" w14:textId="77777777" w:rsidR="00D36DED" w:rsidRPr="0022223D" w:rsidRDefault="00D36DED" w:rsidP="00D36DED">
            <w:pPr>
              <w:jc w:val="center"/>
              <w:rPr>
                <w:rFonts w:eastAsia="DengXian"/>
                <w:sz w:val="20"/>
                <w:szCs w:val="20"/>
              </w:rPr>
            </w:pPr>
            <w:r w:rsidRPr="0022223D">
              <w:rPr>
                <w:rFonts w:eastAsia="DengXian"/>
                <w:sz w:val="20"/>
                <w:szCs w:val="20"/>
              </w:rPr>
              <w:t>√</w:t>
            </w:r>
          </w:p>
        </w:tc>
        <w:tc>
          <w:tcPr>
            <w:tcW w:w="1865" w:type="dxa"/>
            <w:tcBorders>
              <w:top w:val="single" w:sz="8" w:space="0" w:color="auto"/>
              <w:left w:val="nil"/>
              <w:bottom w:val="nil"/>
              <w:right w:val="nil"/>
            </w:tcBorders>
            <w:noWrap/>
            <w:vAlign w:val="center"/>
          </w:tcPr>
          <w:p w14:paraId="583B164F" w14:textId="71567218" w:rsidR="00D36DED" w:rsidRPr="0022223D" w:rsidRDefault="000C2DF4" w:rsidP="00D36DED">
            <w:pPr>
              <w:jc w:val="center"/>
              <w:rPr>
                <w:rFonts w:eastAsia="DengXian"/>
                <w:sz w:val="20"/>
                <w:szCs w:val="20"/>
              </w:rPr>
            </w:pPr>
            <w:r w:rsidRPr="0022223D">
              <w:rPr>
                <w:rFonts w:eastAsia="DengXian"/>
                <w:sz w:val="20"/>
                <w:szCs w:val="20"/>
              </w:rPr>
              <w:t>√</w:t>
            </w:r>
          </w:p>
        </w:tc>
      </w:tr>
      <w:tr w:rsidR="00D36DED" w:rsidRPr="0022223D" w14:paraId="3B11EE24" w14:textId="77777777" w:rsidTr="00633022">
        <w:trPr>
          <w:trHeight w:val="270"/>
          <w:jc w:val="center"/>
        </w:trPr>
        <w:tc>
          <w:tcPr>
            <w:tcW w:w="5733" w:type="dxa"/>
            <w:tcBorders>
              <w:top w:val="nil"/>
              <w:left w:val="nil"/>
              <w:bottom w:val="single" w:sz="8" w:space="0" w:color="auto"/>
              <w:right w:val="nil"/>
            </w:tcBorders>
            <w:noWrap/>
            <w:vAlign w:val="center"/>
          </w:tcPr>
          <w:p w14:paraId="6C20DE35" w14:textId="77777777" w:rsidR="00D36DED" w:rsidRPr="0022223D" w:rsidRDefault="00D36DED" w:rsidP="00D36DED">
            <w:pPr>
              <w:rPr>
                <w:rFonts w:eastAsia="DengXian"/>
                <w:b/>
                <w:bCs/>
                <w:sz w:val="20"/>
                <w:szCs w:val="20"/>
              </w:rPr>
            </w:pPr>
            <w:r w:rsidRPr="0022223D">
              <w:rPr>
                <w:rFonts w:eastAsia="DengXian"/>
                <w:sz w:val="20"/>
                <w:szCs w:val="20"/>
              </w:rPr>
              <w:t>other controls</w:t>
            </w:r>
          </w:p>
        </w:tc>
        <w:tc>
          <w:tcPr>
            <w:tcW w:w="1762" w:type="dxa"/>
            <w:tcBorders>
              <w:top w:val="nil"/>
              <w:left w:val="nil"/>
              <w:bottom w:val="single" w:sz="8" w:space="0" w:color="auto"/>
              <w:right w:val="nil"/>
            </w:tcBorders>
            <w:noWrap/>
            <w:vAlign w:val="center"/>
          </w:tcPr>
          <w:p w14:paraId="43F99668" w14:textId="77777777" w:rsidR="00D36DED" w:rsidRPr="0022223D" w:rsidRDefault="00D36DED" w:rsidP="00D36DED">
            <w:pPr>
              <w:jc w:val="center"/>
              <w:rPr>
                <w:rFonts w:eastAsia="DengXian"/>
                <w:sz w:val="20"/>
                <w:szCs w:val="20"/>
              </w:rPr>
            </w:pPr>
            <w:r w:rsidRPr="0022223D">
              <w:rPr>
                <w:rFonts w:eastAsia="DengXian"/>
                <w:sz w:val="20"/>
                <w:szCs w:val="20"/>
              </w:rPr>
              <w:t>√</w:t>
            </w:r>
          </w:p>
        </w:tc>
        <w:tc>
          <w:tcPr>
            <w:tcW w:w="1865" w:type="dxa"/>
            <w:tcBorders>
              <w:top w:val="nil"/>
              <w:left w:val="nil"/>
              <w:bottom w:val="single" w:sz="8" w:space="0" w:color="auto"/>
              <w:right w:val="nil"/>
            </w:tcBorders>
            <w:noWrap/>
            <w:vAlign w:val="center"/>
          </w:tcPr>
          <w:p w14:paraId="590BF70F" w14:textId="1419D2A9" w:rsidR="00D36DED" w:rsidRPr="0022223D" w:rsidRDefault="00D36DED" w:rsidP="00D36DED">
            <w:pPr>
              <w:jc w:val="center"/>
              <w:rPr>
                <w:rFonts w:eastAsia="DengXian"/>
                <w:sz w:val="20"/>
                <w:szCs w:val="20"/>
              </w:rPr>
            </w:pPr>
            <w:r w:rsidRPr="0022223D">
              <w:rPr>
                <w:rFonts w:eastAsia="DengXian"/>
                <w:sz w:val="20"/>
                <w:szCs w:val="20"/>
              </w:rPr>
              <w:t>√</w:t>
            </w:r>
          </w:p>
        </w:tc>
      </w:tr>
      <w:tr w:rsidR="004D1611" w:rsidRPr="0022223D" w14:paraId="134EA36B" w14:textId="77777777" w:rsidTr="00633022">
        <w:trPr>
          <w:trHeight w:val="283"/>
          <w:jc w:val="center"/>
        </w:trPr>
        <w:tc>
          <w:tcPr>
            <w:tcW w:w="5733" w:type="dxa"/>
            <w:tcBorders>
              <w:top w:val="single" w:sz="8" w:space="0" w:color="auto"/>
              <w:left w:val="nil"/>
              <w:bottom w:val="single" w:sz="12" w:space="0" w:color="auto"/>
              <w:right w:val="nil"/>
            </w:tcBorders>
            <w:noWrap/>
            <w:vAlign w:val="center"/>
            <w:hideMark/>
          </w:tcPr>
          <w:p w14:paraId="39E99FF0" w14:textId="77777777" w:rsidR="004D1611" w:rsidRPr="0022223D" w:rsidRDefault="004D1611" w:rsidP="003B7867">
            <w:pPr>
              <w:rPr>
                <w:rFonts w:eastAsia="DengXian"/>
                <w:sz w:val="20"/>
                <w:szCs w:val="20"/>
              </w:rPr>
            </w:pPr>
            <w:r w:rsidRPr="0022223D">
              <w:rPr>
                <w:rFonts w:eastAsia="DengXian"/>
                <w:sz w:val="20"/>
                <w:szCs w:val="20"/>
              </w:rPr>
              <w:t>N</w:t>
            </w:r>
          </w:p>
        </w:tc>
        <w:tc>
          <w:tcPr>
            <w:tcW w:w="1762" w:type="dxa"/>
            <w:tcBorders>
              <w:top w:val="single" w:sz="8" w:space="0" w:color="auto"/>
              <w:left w:val="nil"/>
              <w:bottom w:val="single" w:sz="12" w:space="0" w:color="auto"/>
              <w:right w:val="nil"/>
            </w:tcBorders>
            <w:noWrap/>
            <w:vAlign w:val="center"/>
            <w:hideMark/>
          </w:tcPr>
          <w:p w14:paraId="52A99141" w14:textId="38ED3074" w:rsidR="004D1611" w:rsidRPr="0022223D" w:rsidRDefault="000D1BBE" w:rsidP="003B7867">
            <w:pPr>
              <w:jc w:val="center"/>
              <w:rPr>
                <w:rFonts w:eastAsia="DengXian"/>
                <w:sz w:val="20"/>
                <w:szCs w:val="20"/>
              </w:rPr>
            </w:pPr>
            <w:r w:rsidRPr="0022223D">
              <w:rPr>
                <w:rFonts w:eastAsia="DengXian"/>
                <w:sz w:val="20"/>
                <w:szCs w:val="20"/>
              </w:rPr>
              <w:t>5,984</w:t>
            </w:r>
          </w:p>
        </w:tc>
        <w:tc>
          <w:tcPr>
            <w:tcW w:w="1865" w:type="dxa"/>
            <w:tcBorders>
              <w:top w:val="single" w:sz="8" w:space="0" w:color="auto"/>
              <w:left w:val="nil"/>
              <w:bottom w:val="single" w:sz="12" w:space="0" w:color="auto"/>
              <w:right w:val="nil"/>
            </w:tcBorders>
            <w:noWrap/>
            <w:vAlign w:val="center"/>
            <w:hideMark/>
          </w:tcPr>
          <w:p w14:paraId="4E364700" w14:textId="54618871" w:rsidR="004D1611" w:rsidRPr="0022223D" w:rsidRDefault="000D1BBE" w:rsidP="003B7867">
            <w:pPr>
              <w:jc w:val="center"/>
              <w:rPr>
                <w:rFonts w:eastAsia="DengXian"/>
                <w:sz w:val="20"/>
                <w:szCs w:val="20"/>
              </w:rPr>
            </w:pPr>
            <w:r w:rsidRPr="0022223D">
              <w:rPr>
                <w:rFonts w:eastAsia="DengXian"/>
                <w:sz w:val="20"/>
                <w:szCs w:val="20"/>
              </w:rPr>
              <w:t>8,961</w:t>
            </w:r>
          </w:p>
        </w:tc>
      </w:tr>
    </w:tbl>
    <w:p w14:paraId="6E671B95" w14:textId="73BD9E21" w:rsidR="004D1611" w:rsidRPr="0022223D" w:rsidRDefault="004D1611" w:rsidP="00633022">
      <w:pPr>
        <w:pStyle w:val="Notes"/>
      </w:pPr>
      <w:r w:rsidRPr="0022223D">
        <w:t>Note: 1. ***p&lt;0.001; **p&lt;0.01; *p&lt;0.05.</w:t>
      </w:r>
      <w:ins w:id="2388" w:author="Dylan CHEN" w:date="2026-03-20T14:28:00Z" w16du:dateUtc="2026-03-20T06:28:00Z">
        <w:r w:rsidR="00576758" w:rsidRPr="0022223D">
          <w:br/>
          <w:t>2. We also applied all robustness checks conducted for the main effects to the spillover tests</w:t>
        </w:r>
      </w:ins>
      <w:ins w:id="2389" w:author="Dylan CHEN" w:date="2026-03-20T14:29:00Z" w16du:dateUtc="2026-03-20T06:29:00Z">
        <w:r w:rsidR="00012289" w:rsidRPr="0022223D">
          <w:t>. All results remain consistent across specifications, showing no significant spillover effects.</w:t>
        </w:r>
      </w:ins>
    </w:p>
    <w:bookmarkEnd w:id="2349"/>
    <w:p w14:paraId="2994EE93" w14:textId="0F378CA5" w:rsidR="00312F42" w:rsidRPr="0022223D" w:rsidRDefault="00B001BA" w:rsidP="00E93697">
      <w:pPr>
        <w:pStyle w:val="Heading3"/>
      </w:pPr>
      <w:r w:rsidRPr="0022223D">
        <w:rPr>
          <w:rFonts w:eastAsiaTheme="minorEastAsia"/>
        </w:rPr>
        <w:t xml:space="preserve">Robustness to </w:t>
      </w:r>
      <w:r w:rsidR="0005397D" w:rsidRPr="0022223D">
        <w:rPr>
          <w:rFonts w:eastAsiaTheme="minorEastAsia"/>
        </w:rPr>
        <w:t>Quality</w:t>
      </w:r>
      <w:r w:rsidRPr="0022223D">
        <w:rPr>
          <w:rFonts w:eastAsiaTheme="minorEastAsia"/>
        </w:rPr>
        <w:t xml:space="preserve"> of</w:t>
      </w:r>
      <w:r w:rsidR="00312F42" w:rsidRPr="0022223D">
        <w:rPr>
          <w:rFonts w:eastAsiaTheme="minorEastAsia"/>
        </w:rPr>
        <w:t xml:space="preserve"> Random Assignment</w:t>
      </w:r>
    </w:p>
    <w:p w14:paraId="42261A85" w14:textId="31A88FD6" w:rsidR="00E9793D" w:rsidRPr="0022223D" w:rsidRDefault="00E9793D" w:rsidP="00A86F82">
      <w:pPr>
        <w:pStyle w:val="Paragraph0"/>
      </w:pPr>
      <w:r w:rsidRPr="0022223D">
        <w:t xml:space="preserve">Since we did not conduct the experiment ourselves, the platform might have assigned AI answers based on internal metrics unobservable to us. Although our tests show no relationship between treatment status and observable characteristics, selection on </w:t>
      </w:r>
      <w:r w:rsidR="00531B3B" w:rsidRPr="0022223D">
        <w:t>unobservable</w:t>
      </w:r>
      <w:r w:rsidR="00D1059C" w:rsidRPr="0022223D">
        <w:t>s</w:t>
      </w:r>
      <w:r w:rsidRPr="0022223D">
        <w:t xml:space="preserve"> remains a concern.</w:t>
      </w:r>
    </w:p>
    <w:p w14:paraId="106A425D" w14:textId="69B9DFC7" w:rsidR="00E9793D" w:rsidRPr="0022223D" w:rsidRDefault="00E9793D" w:rsidP="00A86F82">
      <w:pPr>
        <w:pStyle w:val="Paragraph0"/>
      </w:pPr>
      <w:r w:rsidRPr="0022223D">
        <w:t xml:space="preserve">We employ the Oster (2019) method to assess robustness when random assignment might be compromised by unobservables. This approach examines how the treatment effect changes with observable controls and infers potential changes if unobservables were controlled. The method provides two key parameters: </w:t>
      </w:r>
      <w:r w:rsidRPr="0022223D">
        <w:rPr>
          <w:i/>
          <w:iCs/>
        </w:rPr>
        <w:t>δ</w:t>
      </w:r>
      <w:r w:rsidRPr="0022223D">
        <w:t xml:space="preserve">, which indicates how important unobservables would </w:t>
      </w:r>
      <w:r w:rsidRPr="0022223D">
        <w:lastRenderedPageBreak/>
        <w:t xml:space="preserve">need to be relative to observables to nullify the treatment effect (values exceeding </w:t>
      </w:r>
      <w:r w:rsidR="006F5EBF" w:rsidRPr="0022223D">
        <w:t>1</w:t>
      </w:r>
      <w:r w:rsidRPr="0022223D">
        <w:t xml:space="preserve"> suggest robustness), and </w:t>
      </w:r>
      <w:r w:rsidRPr="0022223D">
        <w:rPr>
          <w:i/>
          <w:iCs/>
        </w:rPr>
        <w:t>β*</w:t>
      </w:r>
      <w:r w:rsidRPr="0022223D">
        <w:t xml:space="preserve">, the bias-adjusted effect assuming selection on unobservables. These parameters require an assumption on </w:t>
      </w:r>
      <w:r w:rsidRPr="0022223D">
        <w:rPr>
          <w:i/>
          <w:iCs/>
        </w:rPr>
        <w:t>R²ₘₐₓ</w:t>
      </w:r>
      <w:r w:rsidRPr="0022223D">
        <w:t xml:space="preserve">, the maximum possible R-squared value achievable if all unobservables were controlled for. </w:t>
      </w:r>
      <w:r w:rsidRPr="0022223D">
        <w:rPr>
          <w:i/>
          <w:iCs/>
        </w:rPr>
        <w:t>R²ₘₐₓ</w:t>
      </w:r>
      <w:r w:rsidRPr="0022223D">
        <w:t xml:space="preserve"> is typically set at 1.3 times the </w:t>
      </w:r>
      <w:r w:rsidRPr="0022223D">
        <w:rPr>
          <w:i/>
          <w:iCs/>
        </w:rPr>
        <w:t>R²</w:t>
      </w:r>
      <w:r w:rsidRPr="0022223D">
        <w:t xml:space="preserve"> from the regression with observable controls only </w:t>
      </w:r>
      <w:r w:rsidRPr="0022223D">
        <w:fldChar w:fldCharType="begin" w:fldLock="1"/>
      </w:r>
      <w:r w:rsidR="00FB59A6">
        <w:instrText xml:space="preserve"> ADDIN ZOTERO_ITEM CSL_CITATION {"citationID":"ivaupwu8","properties":{"formattedCitation":"[38]","plainCitation":"[38]","dontUpdate":true,"noteIndex":0},"citationItems":[{"id":2843,"uris":["http://www.mendeley.com/documents/?uuid=9e9826f6-651a-4dcf-b6e2-63ce5204ebea","http://zotero.org/users/8905122/items/APT3Y6IW","http://zotero.org/users/local/bVGy23C0/items/MA8IKVNF"],"itemData":{"id":2843,"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w:instrText>
      </w:r>
      <w:r w:rsidR="00FB59A6">
        <w:rPr>
          <w:rFonts w:hint="eastAsia"/>
        </w:rPr>
        <w:instrText>n exercises and discuss application to the economics literature. Supplementary materials for this article are available online.\n\n</w:instrText>
      </w:r>
      <w:r w:rsidR="00FB59A6">
        <w:rPr>
          <w:rFonts w:hint="eastAsia"/>
        </w:rPr>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FB59A6">
        <w:rPr>
          <w:rFonts w:hint="eastAsia"/>
        </w:rPr>
        <w:instrText>R</w:instrText>
      </w:r>
      <w:r w:rsidR="00FB59A6">
        <w:rPr>
          <w:rFonts w:hint="eastAsia"/>
        </w:rPr>
        <w:instrText>平方运动。我发展了一个形式上的有界论证。我展示了两个验证练习，并讨论了在经济学文献中的应用。本文的补充材料可以在网上找到。</w:instrText>
      </w:r>
      <w:r w:rsidR="00FB59A6">
        <w:rPr>
          <w:rFonts w:hint="eastAsia"/>
        </w:rPr>
        <w:instrText>","container-title":"Journal of Business &amp; Economic Statistics","DOI":"10.1080/07350015.2016.1227711","ISSN":"0735-0015","issue":"2","language":"en","page":"187-204","ti</w:instrText>
      </w:r>
      <w:r w:rsidR="00FB59A6">
        <w:instrText xml:space="preserve">tle":"Unobservable selection and coefficient stability: Theory and evidence","title-short":"Unobservable selection and coefficient stability","volume":"37","author":[{"family":"Oster","given":"Emily"}],"issued":{"date-parts":[["2019",4]]}}}],"schema":"https://github.com/citation-style-language/schema/raw/master/csl-citation.json"} </w:instrText>
      </w:r>
      <w:r w:rsidRPr="0022223D">
        <w:fldChar w:fldCharType="separate"/>
      </w:r>
      <w:r w:rsidRPr="0022223D">
        <w:t>(Oster, 2019)</w:t>
      </w:r>
      <w:r w:rsidRPr="0022223D">
        <w:fldChar w:fldCharType="end"/>
      </w:r>
      <w:r w:rsidRPr="0022223D">
        <w:t>.</w:t>
      </w:r>
    </w:p>
    <w:p w14:paraId="4D1697AA" w14:textId="309084DF" w:rsidR="00E9793D" w:rsidRPr="0022223D" w:rsidRDefault="00E9793D" w:rsidP="00A86F82">
      <w:pPr>
        <w:pStyle w:val="Paragraph0"/>
      </w:pPr>
      <w:r w:rsidRPr="0022223D">
        <w:t xml:space="preserve">Table </w:t>
      </w:r>
      <w:r w:rsidR="00FB2A9C" w:rsidRPr="0022223D">
        <w:t>8</w:t>
      </w:r>
      <w:r w:rsidRPr="0022223D">
        <w:t xml:space="preserve"> reveals remarkable consistency between original and bias-adjusted coefficients. For answer supply, the original coefficient (-0.046) differs negligibly from the bias-adjusted coefficient (-0.045). For </w:t>
      </w:r>
      <w:r w:rsidR="00304A09" w:rsidRPr="0022223D">
        <w:t>viewer</w:t>
      </w:r>
      <w:r w:rsidRPr="0022223D">
        <w:t xml:space="preserve"> recognition</w:t>
      </w:r>
      <w:r w:rsidR="00304A09" w:rsidRPr="0022223D">
        <w:t xml:space="preserve"> of human answers</w:t>
      </w:r>
      <w:r w:rsidRPr="0022223D">
        <w:t xml:space="preserve">, we observe similar consistency (-0.046 versus -0.044). The </w:t>
      </w:r>
      <w:r w:rsidRPr="0022223D">
        <w:rPr>
          <w:i/>
          <w:iCs/>
        </w:rPr>
        <w:t>δ</w:t>
      </w:r>
      <w:r w:rsidRPr="0022223D">
        <w:t xml:space="preserve"> values for both outcomes (39.719 and 26.744) far exceed the recommended threshold of </w:t>
      </w:r>
      <w:r w:rsidR="008C6AF9" w:rsidRPr="0022223D">
        <w:t>1</w:t>
      </w:r>
      <w:r w:rsidRPr="0022223D">
        <w:t>, indicating that unobservables would need to be dramatically more important than observables to explain away our findings. These results provide strong evidence for the quality of random assignment and robustness of our main conclusions.</w:t>
      </w:r>
    </w:p>
    <w:p w14:paraId="11BF0E37" w14:textId="00F96566" w:rsidR="00312F42" w:rsidRPr="0022223D" w:rsidRDefault="006D52DB" w:rsidP="00312F42">
      <w:pPr>
        <w:pStyle w:val="TableFiguretitle"/>
      </w:pPr>
      <w:bookmarkStart w:id="2390" w:name="_Ref194135100"/>
      <w:bookmarkStart w:id="2391" w:name="_Ref177392144"/>
      <w:r w:rsidRPr="0022223D">
        <w:t xml:space="preserve">Table </w:t>
      </w:r>
      <w:fldSimple w:instr=" SEQ Table \* ARABIC ">
        <w:r w:rsidR="00FB2A9C" w:rsidRPr="0022223D">
          <w:t>8</w:t>
        </w:r>
      </w:fldSimple>
      <w:bookmarkEnd w:id="2390"/>
      <w:r w:rsidRPr="0022223D">
        <w:t xml:space="preserve">. </w:t>
      </w:r>
      <w:bookmarkEnd w:id="2391"/>
      <w:r w:rsidR="00312F42" w:rsidRPr="0022223D">
        <w:t xml:space="preserve">Robustness to </w:t>
      </w:r>
      <w:r w:rsidR="002C29E2" w:rsidRPr="0022223D">
        <w:t xml:space="preserve">the </w:t>
      </w:r>
      <w:r w:rsidR="00395094" w:rsidRPr="0022223D">
        <w:t>quality</w:t>
      </w:r>
      <w:r w:rsidR="00312F42" w:rsidRPr="0022223D">
        <w:t xml:space="preserve"> of random assignment</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610"/>
        <w:gridCol w:w="1218"/>
        <w:gridCol w:w="850"/>
        <w:gridCol w:w="765"/>
        <w:gridCol w:w="1691"/>
        <w:gridCol w:w="2226"/>
      </w:tblGrid>
      <w:tr w:rsidR="00312F42" w:rsidRPr="0022223D" w14:paraId="78AB3EF8" w14:textId="77777777" w:rsidTr="00DD644D">
        <w:trPr>
          <w:trHeight w:val="270"/>
          <w:jc w:val="center"/>
        </w:trPr>
        <w:tc>
          <w:tcPr>
            <w:tcW w:w="2610" w:type="dxa"/>
            <w:noWrap/>
            <w:vAlign w:val="center"/>
            <w:hideMark/>
          </w:tcPr>
          <w:p w14:paraId="69910D39" w14:textId="77777777" w:rsidR="00312F42" w:rsidRPr="0022223D" w:rsidRDefault="00312F42" w:rsidP="003B7867">
            <w:pPr>
              <w:jc w:val="center"/>
              <w:rPr>
                <w:rFonts w:eastAsia="DengXian"/>
                <w:sz w:val="22"/>
                <w:szCs w:val="22"/>
              </w:rPr>
            </w:pPr>
            <w:r w:rsidRPr="0022223D">
              <w:rPr>
                <w:rFonts w:eastAsia="DengXian"/>
                <w:sz w:val="22"/>
                <w:szCs w:val="22"/>
              </w:rPr>
              <w:t xml:space="preserve">　</w:t>
            </w:r>
          </w:p>
        </w:tc>
        <w:tc>
          <w:tcPr>
            <w:tcW w:w="1218" w:type="dxa"/>
            <w:tcBorders>
              <w:top w:val="single" w:sz="12" w:space="0" w:color="auto"/>
              <w:bottom w:val="single" w:sz="8" w:space="0" w:color="auto"/>
            </w:tcBorders>
            <w:vAlign w:val="center"/>
          </w:tcPr>
          <w:p w14:paraId="7CB53B37" w14:textId="3DFC7D41" w:rsidR="00312F42" w:rsidRPr="0022223D" w:rsidRDefault="0094200E" w:rsidP="003B7867">
            <w:pPr>
              <w:jc w:val="center"/>
              <w:rPr>
                <w:rFonts w:cs="Georgia"/>
                <w:sz w:val="22"/>
                <w:szCs w:val="22"/>
              </w:rPr>
            </w:pPr>
            <w:r w:rsidRPr="0022223D">
              <w:rPr>
                <w:rFonts w:eastAsia="DengXian"/>
                <w:sz w:val="22"/>
                <w:szCs w:val="22"/>
              </w:rPr>
              <w:t>Original coeffi</w:t>
            </w:r>
            <w:r w:rsidR="00CC2BB7" w:rsidRPr="0022223D">
              <w:rPr>
                <w:rFonts w:eastAsia="DengXian"/>
                <w:sz w:val="22"/>
                <w:szCs w:val="22"/>
              </w:rPr>
              <w:t>ci</w:t>
            </w:r>
            <w:r w:rsidRPr="0022223D">
              <w:rPr>
                <w:rFonts w:eastAsia="DengXian"/>
                <w:sz w:val="22"/>
                <w:szCs w:val="22"/>
              </w:rPr>
              <w:t>ent</w:t>
            </w:r>
            <w:r w:rsidR="00A9797D" w:rsidRPr="0022223D">
              <w:rPr>
                <w:rFonts w:eastAsia="DengXian"/>
                <w:sz w:val="22"/>
                <w:szCs w:val="22"/>
              </w:rPr>
              <w:t xml:space="preserve"> </w:t>
            </w:r>
            <m:oMath>
              <m:acc>
                <m:accPr>
                  <m:ctrlPr>
                    <w:ins w:id="2392" w:author="CHEN Junluo" w:date="2025-12-10T23:52:00Z" w16du:dateUtc="2025-12-10T15:52:00Z">
                      <w:rPr>
                        <w:rFonts w:ascii="Cambria Math" w:hAnsi="Cambria Math"/>
                        <w:i/>
                        <w:sz w:val="22"/>
                        <w:szCs w:val="22"/>
                      </w:rPr>
                    </w:ins>
                  </m:ctrlPr>
                </m:accPr>
                <m:e>
                  <m:r>
                    <w:rPr>
                      <w:rFonts w:ascii="Cambria Math" w:hAnsi="Cambria Math"/>
                      <w:sz w:val="22"/>
                      <w:szCs w:val="22"/>
                    </w:rPr>
                    <m:t>β</m:t>
                  </m:r>
                </m:e>
              </m:acc>
            </m:oMath>
          </w:p>
        </w:tc>
        <w:tc>
          <w:tcPr>
            <w:tcW w:w="850" w:type="dxa"/>
            <w:tcBorders>
              <w:top w:val="single" w:sz="12" w:space="0" w:color="auto"/>
              <w:bottom w:val="single" w:sz="8" w:space="0" w:color="auto"/>
            </w:tcBorders>
            <w:vAlign w:val="center"/>
          </w:tcPr>
          <w:p w14:paraId="4FADA251" w14:textId="77777777" w:rsidR="00312F42" w:rsidRPr="0022223D" w:rsidRDefault="00000000" w:rsidP="003B7867">
            <w:pPr>
              <w:jc w:val="center"/>
              <w:rPr>
                <w:rFonts w:cs="Georgia"/>
                <w:sz w:val="22"/>
                <w:szCs w:val="22"/>
              </w:rPr>
            </w:pPr>
            <m:oMathPara>
              <m:oMath>
                <m:sSup>
                  <m:sSupPr>
                    <m:ctrlPr>
                      <w:ins w:id="2393" w:author="CHEN Junluo" w:date="2025-12-10T23:52:00Z" w16du:dateUtc="2025-12-10T15:52:00Z">
                        <w:rPr>
                          <w:rFonts w:ascii="Cambria Math" w:hAnsi="Cambria Math"/>
                          <w:i/>
                          <w:sz w:val="22"/>
                          <w:szCs w:val="22"/>
                        </w:rPr>
                      </w:ins>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65" w:type="dxa"/>
            <w:tcBorders>
              <w:top w:val="single" w:sz="12" w:space="0" w:color="auto"/>
              <w:bottom w:val="single" w:sz="8" w:space="0" w:color="auto"/>
            </w:tcBorders>
            <w:noWrap/>
            <w:vAlign w:val="center"/>
            <w:hideMark/>
          </w:tcPr>
          <w:p w14:paraId="5338E8A6" w14:textId="77777777" w:rsidR="00312F42" w:rsidRPr="0022223D" w:rsidRDefault="00000000" w:rsidP="003B7867">
            <w:pPr>
              <w:jc w:val="center"/>
              <w:rPr>
                <w:rFonts w:eastAsia="DengXian"/>
                <w:sz w:val="22"/>
                <w:szCs w:val="22"/>
              </w:rPr>
            </w:pPr>
            <m:oMathPara>
              <m:oMath>
                <m:sSubSup>
                  <m:sSubSupPr>
                    <m:ctrlPr>
                      <w:ins w:id="2394" w:author="CHEN Junluo" w:date="2025-12-10T23:52:00Z" w16du:dateUtc="2025-12-10T15:52:00Z">
                        <w:rPr>
                          <w:rFonts w:ascii="Cambria Math" w:hAnsi="Cambria Math"/>
                          <w:i/>
                          <w:sz w:val="22"/>
                          <w:szCs w:val="22"/>
                        </w:rPr>
                      </w:ins>
                    </m:ctrlPr>
                  </m:sSubSupPr>
                  <m:e>
                    <m:r>
                      <w:rPr>
                        <w:rFonts w:ascii="Cambria Math" w:hAnsi="Cambria Math"/>
                        <w:sz w:val="22"/>
                        <w:szCs w:val="22"/>
                      </w:rPr>
                      <m:t>R</m:t>
                    </m:r>
                  </m:e>
                  <m:sub>
                    <m:r>
                      <m:rPr>
                        <m:nor/>
                      </m:rPr>
                      <w:rPr>
                        <w:rFonts w:ascii="Cambria Math" w:hAnsi="Cambria Math"/>
                        <w:sz w:val="22"/>
                        <w:szCs w:val="22"/>
                      </w:rPr>
                      <m:t>max</m:t>
                    </m:r>
                    <m:ctrlPr>
                      <w:ins w:id="2395" w:author="CHEN Junluo" w:date="2025-12-10T23:52:00Z" w16du:dateUtc="2025-12-10T15:52:00Z">
                        <w:rPr>
                          <w:rFonts w:ascii="Cambria Math" w:hAnsi="Cambria Math"/>
                          <w:sz w:val="22"/>
                          <w:szCs w:val="22"/>
                        </w:rPr>
                      </w:ins>
                    </m:ctrlPr>
                  </m:sub>
                  <m:sup>
                    <m:r>
                      <w:rPr>
                        <w:rFonts w:ascii="Cambria Math" w:eastAsiaTheme="minorEastAsia" w:hAnsi="Cambria Math"/>
                        <w:sz w:val="22"/>
                        <w:szCs w:val="22"/>
                      </w:rPr>
                      <m:t>2</m:t>
                    </m:r>
                  </m:sup>
                </m:sSubSup>
              </m:oMath>
            </m:oMathPara>
          </w:p>
        </w:tc>
        <w:tc>
          <w:tcPr>
            <w:tcW w:w="1691" w:type="dxa"/>
            <w:tcBorders>
              <w:top w:val="single" w:sz="12" w:space="0" w:color="auto"/>
              <w:bottom w:val="single" w:sz="8" w:space="0" w:color="auto"/>
            </w:tcBorders>
            <w:noWrap/>
            <w:vAlign w:val="center"/>
            <w:hideMark/>
          </w:tcPr>
          <w:p w14:paraId="4941FF5F" w14:textId="77777777" w:rsidR="00312F42" w:rsidRPr="0022223D" w:rsidRDefault="00312F42" w:rsidP="003B7867">
            <w:pPr>
              <w:jc w:val="center"/>
              <w:rPr>
                <w:rFonts w:eastAsia="DengXian"/>
                <w:sz w:val="22"/>
                <w:szCs w:val="22"/>
              </w:rPr>
            </w:pPr>
            <w:r w:rsidRPr="0022223D">
              <w:rPr>
                <w:rFonts w:eastAsia="DengXian"/>
                <w:sz w:val="22"/>
                <w:szCs w:val="22"/>
              </w:rPr>
              <w:t xml:space="preserve">Bias-adjusted effect </w:t>
            </w:r>
            <m:oMath>
              <m:sSup>
                <m:sSupPr>
                  <m:ctrlPr>
                    <w:ins w:id="2396" w:author="CHEN Junluo" w:date="2025-12-10T23:52:00Z" w16du:dateUtc="2025-12-10T15:52:00Z">
                      <w:rPr>
                        <w:rFonts w:ascii="Cambria Math" w:hAnsi="Cambria Math"/>
                        <w:i/>
                        <w:sz w:val="22"/>
                        <w:szCs w:val="22"/>
                      </w:rPr>
                    </w:ins>
                  </m:ctrlPr>
                </m:sSupPr>
                <m:e>
                  <m:r>
                    <w:rPr>
                      <w:rFonts w:ascii="Cambria Math" w:hAnsi="Cambria Math"/>
                      <w:sz w:val="22"/>
                      <w:szCs w:val="22"/>
                    </w:rPr>
                    <m:t>β</m:t>
                  </m:r>
                </m:e>
                <m:sup>
                  <m:r>
                    <w:rPr>
                      <w:rFonts w:ascii="Cambria Math" w:hAnsi="Cambria Math"/>
                      <w:sz w:val="22"/>
                      <w:szCs w:val="22"/>
                    </w:rPr>
                    <m:t>*</m:t>
                  </m:r>
                </m:sup>
              </m:sSup>
            </m:oMath>
          </w:p>
        </w:tc>
        <w:tc>
          <w:tcPr>
            <w:tcW w:w="2226" w:type="dxa"/>
            <w:tcBorders>
              <w:top w:val="single" w:sz="12" w:space="0" w:color="auto"/>
              <w:bottom w:val="single" w:sz="8" w:space="0" w:color="auto"/>
            </w:tcBorders>
            <w:noWrap/>
            <w:vAlign w:val="center"/>
            <w:hideMark/>
          </w:tcPr>
          <w:p w14:paraId="03EEBBE7" w14:textId="77777777" w:rsidR="00312F42" w:rsidRPr="0022223D" w:rsidRDefault="00312F42" w:rsidP="003B7867">
            <w:pPr>
              <w:jc w:val="center"/>
              <w:rPr>
                <w:rFonts w:eastAsia="DengXian"/>
                <w:sz w:val="22"/>
                <w:szCs w:val="22"/>
              </w:rPr>
            </w:pPr>
            <m:oMath>
              <m:r>
                <w:rPr>
                  <w:rFonts w:ascii="Cambria Math" w:hAnsi="Cambria Math"/>
                  <w:sz w:val="22"/>
                  <w:szCs w:val="22"/>
                </w:rPr>
                <m:t>δ</m:t>
              </m:r>
            </m:oMath>
            <w:r w:rsidRPr="0022223D">
              <w:rPr>
                <w:rFonts w:eastAsia="DengXian"/>
                <w:sz w:val="22"/>
                <w:szCs w:val="22"/>
              </w:rPr>
              <w:t xml:space="preserve"> for </w:t>
            </w:r>
            <w:r w:rsidRPr="0022223D">
              <w:rPr>
                <w:rFonts w:eastAsia="DengXian"/>
                <w:i/>
                <w:iCs/>
                <w:sz w:val="22"/>
                <w:szCs w:val="22"/>
              </w:rPr>
              <w:t>β</w:t>
            </w:r>
            <w:r w:rsidRPr="0022223D">
              <w:rPr>
                <w:rFonts w:eastAsia="DengXian"/>
                <w:sz w:val="22"/>
                <w:szCs w:val="22"/>
              </w:rPr>
              <w:t xml:space="preserve">=0 given </w:t>
            </w:r>
            <m:oMath>
              <m:sSubSup>
                <m:sSubSupPr>
                  <m:ctrlPr>
                    <w:ins w:id="2397" w:author="CHEN Junluo" w:date="2025-12-10T23:52:00Z" w16du:dateUtc="2025-12-10T15:52:00Z">
                      <w:rPr>
                        <w:rFonts w:ascii="Cambria Math" w:hAnsi="Cambria Math"/>
                        <w:i/>
                        <w:sz w:val="22"/>
                        <w:szCs w:val="22"/>
                      </w:rPr>
                    </w:ins>
                  </m:ctrlPr>
                </m:sSubSupPr>
                <m:e>
                  <m:r>
                    <w:rPr>
                      <w:rFonts w:ascii="Cambria Math" w:hAnsi="Cambria Math"/>
                      <w:sz w:val="22"/>
                      <w:szCs w:val="22"/>
                    </w:rPr>
                    <m:t>R</m:t>
                  </m:r>
                </m:e>
                <m:sub>
                  <m:r>
                    <m:rPr>
                      <m:nor/>
                    </m:rPr>
                    <w:rPr>
                      <w:rFonts w:ascii="Cambria Math" w:hAnsi="Cambria Math"/>
                      <w:sz w:val="22"/>
                      <w:szCs w:val="22"/>
                    </w:rPr>
                    <m:t>max</m:t>
                  </m:r>
                  <m:ctrlPr>
                    <w:ins w:id="2398" w:author="CHEN Junluo" w:date="2025-12-10T23:52:00Z" w16du:dateUtc="2025-12-10T15:52:00Z">
                      <w:rPr>
                        <w:rFonts w:ascii="Cambria Math" w:hAnsi="Cambria Math"/>
                        <w:sz w:val="22"/>
                        <w:szCs w:val="22"/>
                      </w:rPr>
                    </w:ins>
                  </m:ctrlPr>
                </m:sub>
                <m:sup>
                  <m:r>
                    <w:rPr>
                      <w:rFonts w:ascii="Cambria Math" w:eastAsiaTheme="minorEastAsia" w:hAnsi="Cambria Math"/>
                      <w:sz w:val="22"/>
                      <w:szCs w:val="22"/>
                    </w:rPr>
                    <m:t>2</m:t>
                  </m:r>
                </m:sup>
              </m:sSubSup>
            </m:oMath>
          </w:p>
        </w:tc>
      </w:tr>
      <w:tr w:rsidR="00312F42" w:rsidRPr="0022223D" w14:paraId="2E980E0F" w14:textId="77777777" w:rsidTr="00DD644D">
        <w:trPr>
          <w:trHeight w:val="270"/>
          <w:jc w:val="center"/>
        </w:trPr>
        <w:tc>
          <w:tcPr>
            <w:tcW w:w="2610" w:type="dxa"/>
            <w:noWrap/>
            <w:vAlign w:val="center"/>
            <w:hideMark/>
          </w:tcPr>
          <w:p w14:paraId="5C9B96D2" w14:textId="05C67EED" w:rsidR="00312F42" w:rsidRPr="0022223D" w:rsidRDefault="00312F42" w:rsidP="003B7867">
            <w:pPr>
              <w:rPr>
                <w:rFonts w:eastAsia="DengXian"/>
                <w:sz w:val="22"/>
                <w:szCs w:val="22"/>
              </w:rPr>
            </w:pPr>
            <w:r w:rsidRPr="0022223D">
              <w:rPr>
                <w:rFonts w:eastAsia="DengXian"/>
                <w:sz w:val="22"/>
                <w:szCs w:val="22"/>
              </w:rPr>
              <w:t xml:space="preserve">DV: </w:t>
            </w:r>
            <w:r w:rsidRPr="0022223D">
              <w:rPr>
                <w:i/>
                <w:iCs/>
                <w:sz w:val="22"/>
                <w:szCs w:val="22"/>
              </w:rPr>
              <w:t>answerNum</w:t>
            </w:r>
            <w:r w:rsidR="0091501E" w:rsidRPr="0022223D">
              <w:rPr>
                <w:i/>
                <w:iCs/>
                <w:sz w:val="22"/>
                <w:szCs w:val="22"/>
                <w:vertAlign w:val="subscript"/>
              </w:rPr>
              <w:t>i</w:t>
            </w:r>
          </w:p>
        </w:tc>
        <w:tc>
          <w:tcPr>
            <w:tcW w:w="1218" w:type="dxa"/>
            <w:vAlign w:val="center"/>
          </w:tcPr>
          <w:p w14:paraId="57F5D153" w14:textId="77777777" w:rsidR="00312F42" w:rsidRPr="0022223D" w:rsidRDefault="00312F42" w:rsidP="003B7867">
            <w:pPr>
              <w:jc w:val="center"/>
              <w:rPr>
                <w:rFonts w:eastAsia="DengXian"/>
                <w:sz w:val="22"/>
                <w:szCs w:val="22"/>
              </w:rPr>
            </w:pPr>
            <w:r w:rsidRPr="0022223D">
              <w:rPr>
                <w:rFonts w:eastAsia="DengXian"/>
                <w:sz w:val="22"/>
                <w:szCs w:val="22"/>
              </w:rPr>
              <w:t xml:space="preserve">-0.046 </w:t>
            </w:r>
          </w:p>
        </w:tc>
        <w:tc>
          <w:tcPr>
            <w:tcW w:w="850" w:type="dxa"/>
            <w:vAlign w:val="center"/>
          </w:tcPr>
          <w:p w14:paraId="0C6C5198" w14:textId="50E2FD5B" w:rsidR="00312F42" w:rsidRPr="0022223D" w:rsidRDefault="00312F42" w:rsidP="003B7867">
            <w:pPr>
              <w:jc w:val="center"/>
              <w:rPr>
                <w:rFonts w:eastAsia="DengXian"/>
                <w:sz w:val="22"/>
                <w:szCs w:val="22"/>
              </w:rPr>
            </w:pPr>
            <w:r w:rsidRPr="0022223D">
              <w:rPr>
                <w:rFonts w:eastAsia="DengXian"/>
                <w:sz w:val="22"/>
                <w:szCs w:val="22"/>
              </w:rPr>
              <w:t>0.0</w:t>
            </w:r>
            <w:r w:rsidR="002B0A41" w:rsidRPr="0022223D">
              <w:rPr>
                <w:rFonts w:eastAsia="DengXian"/>
                <w:sz w:val="22"/>
                <w:szCs w:val="22"/>
              </w:rPr>
              <w:t>93</w:t>
            </w:r>
            <w:r w:rsidRPr="0022223D">
              <w:rPr>
                <w:rFonts w:eastAsia="DengXian"/>
                <w:sz w:val="22"/>
                <w:szCs w:val="22"/>
              </w:rPr>
              <w:t xml:space="preserve"> </w:t>
            </w:r>
          </w:p>
        </w:tc>
        <w:tc>
          <w:tcPr>
            <w:tcW w:w="765" w:type="dxa"/>
            <w:noWrap/>
            <w:vAlign w:val="center"/>
            <w:hideMark/>
          </w:tcPr>
          <w:p w14:paraId="3282F209" w14:textId="43B5885E" w:rsidR="00312F42" w:rsidRPr="0022223D" w:rsidRDefault="00312F42" w:rsidP="003B7867">
            <w:pPr>
              <w:jc w:val="center"/>
              <w:rPr>
                <w:rFonts w:eastAsia="DengXian"/>
                <w:sz w:val="22"/>
                <w:szCs w:val="22"/>
              </w:rPr>
            </w:pPr>
            <w:r w:rsidRPr="0022223D">
              <w:rPr>
                <w:rFonts w:eastAsia="DengXian"/>
                <w:sz w:val="22"/>
                <w:szCs w:val="22"/>
              </w:rPr>
              <w:t>0.</w:t>
            </w:r>
            <w:r w:rsidR="002B0A41" w:rsidRPr="0022223D">
              <w:rPr>
                <w:rFonts w:eastAsia="DengXian"/>
                <w:sz w:val="22"/>
                <w:szCs w:val="22"/>
              </w:rPr>
              <w:t xml:space="preserve">121 </w:t>
            </w:r>
          </w:p>
        </w:tc>
        <w:tc>
          <w:tcPr>
            <w:tcW w:w="1691" w:type="dxa"/>
            <w:noWrap/>
            <w:vAlign w:val="center"/>
            <w:hideMark/>
          </w:tcPr>
          <w:p w14:paraId="648C177D" w14:textId="77777777" w:rsidR="00312F42" w:rsidRPr="0022223D" w:rsidRDefault="00312F42" w:rsidP="003B7867">
            <w:pPr>
              <w:jc w:val="center"/>
              <w:rPr>
                <w:rFonts w:eastAsia="DengXian"/>
                <w:sz w:val="22"/>
                <w:szCs w:val="22"/>
              </w:rPr>
            </w:pPr>
            <w:r w:rsidRPr="0022223D">
              <w:rPr>
                <w:rFonts w:eastAsia="DengXian"/>
                <w:sz w:val="22"/>
                <w:szCs w:val="22"/>
              </w:rPr>
              <w:t xml:space="preserve">-0.045 </w:t>
            </w:r>
          </w:p>
        </w:tc>
        <w:tc>
          <w:tcPr>
            <w:tcW w:w="2226" w:type="dxa"/>
            <w:noWrap/>
            <w:vAlign w:val="center"/>
            <w:hideMark/>
          </w:tcPr>
          <w:p w14:paraId="6D6DF68A" w14:textId="33C65884" w:rsidR="00312F42" w:rsidRPr="0022223D" w:rsidRDefault="00312F42" w:rsidP="003B7867">
            <w:pPr>
              <w:jc w:val="center"/>
              <w:rPr>
                <w:rFonts w:eastAsia="DengXian"/>
                <w:sz w:val="22"/>
                <w:szCs w:val="22"/>
              </w:rPr>
            </w:pPr>
            <w:r w:rsidRPr="0022223D">
              <w:rPr>
                <w:rFonts w:eastAsia="DengXian"/>
                <w:sz w:val="22"/>
                <w:szCs w:val="22"/>
              </w:rPr>
              <w:t>3</w:t>
            </w:r>
            <w:r w:rsidR="00A70B8A" w:rsidRPr="0022223D">
              <w:rPr>
                <w:rFonts w:eastAsia="DengXian"/>
                <w:sz w:val="22"/>
                <w:szCs w:val="22"/>
              </w:rPr>
              <w:t>9</w:t>
            </w:r>
            <w:r w:rsidRPr="0022223D">
              <w:rPr>
                <w:rFonts w:eastAsia="DengXian"/>
                <w:sz w:val="22"/>
                <w:szCs w:val="22"/>
              </w:rPr>
              <w:t>.</w:t>
            </w:r>
            <w:r w:rsidR="00A70B8A" w:rsidRPr="0022223D">
              <w:rPr>
                <w:rFonts w:eastAsia="DengXian"/>
                <w:sz w:val="22"/>
                <w:szCs w:val="22"/>
              </w:rPr>
              <w:t>719</w:t>
            </w:r>
            <w:r w:rsidRPr="0022223D">
              <w:rPr>
                <w:rFonts w:eastAsia="DengXian"/>
                <w:sz w:val="22"/>
                <w:szCs w:val="22"/>
              </w:rPr>
              <w:t xml:space="preserve"> </w:t>
            </w:r>
          </w:p>
        </w:tc>
      </w:tr>
      <w:tr w:rsidR="00312F42" w:rsidRPr="0022223D" w14:paraId="41161447" w14:textId="77777777" w:rsidTr="00DD644D">
        <w:trPr>
          <w:trHeight w:val="288"/>
          <w:jc w:val="center"/>
        </w:trPr>
        <w:tc>
          <w:tcPr>
            <w:tcW w:w="2610" w:type="dxa"/>
            <w:noWrap/>
            <w:vAlign w:val="center"/>
            <w:hideMark/>
          </w:tcPr>
          <w:p w14:paraId="1A602E18" w14:textId="0CFAE9FC" w:rsidR="00312F42" w:rsidRPr="0022223D" w:rsidRDefault="00312F42" w:rsidP="003B7867">
            <w:pPr>
              <w:rPr>
                <w:rFonts w:eastAsia="DengXian"/>
                <w:sz w:val="22"/>
                <w:szCs w:val="22"/>
              </w:rPr>
            </w:pPr>
            <w:r w:rsidRPr="0022223D">
              <w:rPr>
                <w:rFonts w:eastAsia="DengXian"/>
                <w:sz w:val="22"/>
                <w:szCs w:val="22"/>
              </w:rPr>
              <w:t xml:space="preserve">DV: </w:t>
            </w:r>
            <w:r w:rsidR="00475B1C" w:rsidRPr="0022223D">
              <w:rPr>
                <w:i/>
                <w:iCs/>
                <w:color w:val="000000"/>
                <w:sz w:val="20"/>
                <w:szCs w:val="20"/>
              </w:rPr>
              <w:t>netlikeNum</w:t>
            </w:r>
            <w:r w:rsidR="00082C9F" w:rsidRPr="0022223D">
              <w:rPr>
                <w:i/>
                <w:iCs/>
                <w:color w:val="000000"/>
                <w:sz w:val="20"/>
                <w:szCs w:val="20"/>
                <w:vertAlign w:val="subscript"/>
              </w:rPr>
              <w:t>ij</w:t>
            </w:r>
          </w:p>
        </w:tc>
        <w:tc>
          <w:tcPr>
            <w:tcW w:w="1218" w:type="dxa"/>
            <w:vAlign w:val="center"/>
          </w:tcPr>
          <w:p w14:paraId="76D4FD9F" w14:textId="38B2D335" w:rsidR="00312F42" w:rsidRPr="0022223D" w:rsidRDefault="00312F42" w:rsidP="003B7867">
            <w:pPr>
              <w:jc w:val="center"/>
              <w:rPr>
                <w:rFonts w:eastAsia="DengXian"/>
                <w:sz w:val="22"/>
                <w:szCs w:val="22"/>
              </w:rPr>
            </w:pPr>
            <w:r w:rsidRPr="0022223D">
              <w:rPr>
                <w:rFonts w:eastAsia="DengXian"/>
                <w:sz w:val="22"/>
                <w:szCs w:val="22"/>
              </w:rPr>
              <w:t>-0.04</w:t>
            </w:r>
            <w:r w:rsidR="003374EB" w:rsidRPr="0022223D">
              <w:rPr>
                <w:rFonts w:eastAsia="DengXian"/>
                <w:sz w:val="22"/>
                <w:szCs w:val="22"/>
              </w:rPr>
              <w:t>6</w:t>
            </w:r>
            <w:r w:rsidRPr="0022223D">
              <w:rPr>
                <w:rFonts w:eastAsia="DengXian"/>
                <w:sz w:val="22"/>
                <w:szCs w:val="22"/>
              </w:rPr>
              <w:t xml:space="preserve"> </w:t>
            </w:r>
          </w:p>
        </w:tc>
        <w:tc>
          <w:tcPr>
            <w:tcW w:w="850" w:type="dxa"/>
            <w:vAlign w:val="center"/>
          </w:tcPr>
          <w:p w14:paraId="6412B1B9" w14:textId="74222C8D" w:rsidR="00312F42" w:rsidRPr="0022223D" w:rsidRDefault="00312F42" w:rsidP="003B7867">
            <w:pPr>
              <w:jc w:val="center"/>
              <w:rPr>
                <w:rFonts w:eastAsia="DengXian"/>
                <w:sz w:val="22"/>
                <w:szCs w:val="22"/>
              </w:rPr>
            </w:pPr>
            <w:r w:rsidRPr="0022223D">
              <w:rPr>
                <w:rFonts w:eastAsia="DengXian"/>
                <w:sz w:val="22"/>
                <w:szCs w:val="22"/>
              </w:rPr>
              <w:t>0.0</w:t>
            </w:r>
            <w:r w:rsidR="002B0A41" w:rsidRPr="0022223D">
              <w:rPr>
                <w:rFonts w:eastAsia="DengXian"/>
                <w:sz w:val="22"/>
                <w:szCs w:val="22"/>
              </w:rPr>
              <w:t>33</w:t>
            </w:r>
            <w:r w:rsidRPr="0022223D">
              <w:rPr>
                <w:rFonts w:eastAsia="DengXian"/>
                <w:sz w:val="22"/>
                <w:szCs w:val="22"/>
              </w:rPr>
              <w:t xml:space="preserve"> </w:t>
            </w:r>
          </w:p>
        </w:tc>
        <w:tc>
          <w:tcPr>
            <w:tcW w:w="765" w:type="dxa"/>
            <w:noWrap/>
            <w:vAlign w:val="center"/>
            <w:hideMark/>
          </w:tcPr>
          <w:p w14:paraId="3C38F4E0" w14:textId="44AB1F19" w:rsidR="00312F42" w:rsidRPr="0022223D" w:rsidRDefault="00312F42" w:rsidP="003B7867">
            <w:pPr>
              <w:jc w:val="center"/>
              <w:rPr>
                <w:rFonts w:eastAsia="DengXian"/>
                <w:sz w:val="22"/>
                <w:szCs w:val="22"/>
              </w:rPr>
            </w:pPr>
            <w:r w:rsidRPr="0022223D">
              <w:rPr>
                <w:rFonts w:eastAsia="DengXian"/>
                <w:sz w:val="22"/>
                <w:szCs w:val="22"/>
              </w:rPr>
              <w:t>0.0</w:t>
            </w:r>
            <w:r w:rsidR="002B0A41" w:rsidRPr="0022223D">
              <w:rPr>
                <w:rFonts w:eastAsia="DengXian"/>
                <w:sz w:val="22"/>
                <w:szCs w:val="22"/>
              </w:rPr>
              <w:t>43</w:t>
            </w:r>
            <w:r w:rsidRPr="0022223D">
              <w:rPr>
                <w:rFonts w:eastAsia="DengXian"/>
                <w:sz w:val="22"/>
                <w:szCs w:val="22"/>
              </w:rPr>
              <w:t xml:space="preserve"> </w:t>
            </w:r>
          </w:p>
        </w:tc>
        <w:tc>
          <w:tcPr>
            <w:tcW w:w="1691" w:type="dxa"/>
            <w:noWrap/>
            <w:vAlign w:val="center"/>
            <w:hideMark/>
          </w:tcPr>
          <w:p w14:paraId="70171A13" w14:textId="45B984C2" w:rsidR="00312F42" w:rsidRPr="0022223D" w:rsidRDefault="00312F42" w:rsidP="003B7867">
            <w:pPr>
              <w:jc w:val="center"/>
              <w:rPr>
                <w:rFonts w:eastAsia="DengXian"/>
                <w:sz w:val="22"/>
                <w:szCs w:val="22"/>
              </w:rPr>
            </w:pPr>
            <w:r w:rsidRPr="0022223D">
              <w:rPr>
                <w:rFonts w:eastAsia="DengXian"/>
                <w:sz w:val="22"/>
                <w:szCs w:val="22"/>
              </w:rPr>
              <w:t>-0.04</w:t>
            </w:r>
            <w:r w:rsidR="002B0A41" w:rsidRPr="0022223D">
              <w:rPr>
                <w:rFonts w:eastAsia="DengXian"/>
                <w:sz w:val="22"/>
                <w:szCs w:val="22"/>
              </w:rPr>
              <w:t>4</w:t>
            </w:r>
            <w:r w:rsidRPr="0022223D">
              <w:rPr>
                <w:rFonts w:eastAsia="DengXian"/>
                <w:sz w:val="22"/>
                <w:szCs w:val="22"/>
              </w:rPr>
              <w:t xml:space="preserve"> </w:t>
            </w:r>
          </w:p>
        </w:tc>
        <w:tc>
          <w:tcPr>
            <w:tcW w:w="2226" w:type="dxa"/>
            <w:noWrap/>
            <w:vAlign w:val="center"/>
            <w:hideMark/>
          </w:tcPr>
          <w:p w14:paraId="41504FE6" w14:textId="7E56F959" w:rsidR="00312F42" w:rsidRPr="0022223D" w:rsidRDefault="002B0A41" w:rsidP="003B7867">
            <w:pPr>
              <w:jc w:val="center"/>
              <w:rPr>
                <w:rFonts w:eastAsia="DengXian"/>
                <w:sz w:val="22"/>
                <w:szCs w:val="22"/>
              </w:rPr>
            </w:pPr>
            <w:r w:rsidRPr="0022223D">
              <w:rPr>
                <w:rFonts w:eastAsia="DengXian"/>
                <w:sz w:val="22"/>
                <w:szCs w:val="22"/>
              </w:rPr>
              <w:t>26.744</w:t>
            </w:r>
            <w:r w:rsidR="00312F42" w:rsidRPr="0022223D">
              <w:rPr>
                <w:rFonts w:eastAsia="DengXian"/>
                <w:sz w:val="22"/>
                <w:szCs w:val="22"/>
              </w:rPr>
              <w:t xml:space="preserve"> </w:t>
            </w:r>
          </w:p>
        </w:tc>
      </w:tr>
    </w:tbl>
    <w:p w14:paraId="0714CCF3" w14:textId="77777777" w:rsidR="00312F42" w:rsidRPr="0022223D" w:rsidRDefault="00312F42" w:rsidP="00312F42">
      <w:pPr>
        <w:pStyle w:val="Notes"/>
      </w:pPr>
      <w:r w:rsidRPr="0022223D">
        <w:t xml:space="preserve">Note: </w:t>
      </w:r>
      <m:oMath>
        <m:acc>
          <m:accPr>
            <m:ctrlPr>
              <w:ins w:id="2399" w:author="CHEN Junluo" w:date="2025-12-10T23:52:00Z" w16du:dateUtc="2025-12-10T15:52:00Z">
                <w:rPr>
                  <w:rFonts w:ascii="Cambria Math" w:hAnsi="Cambria Math"/>
                  <w:i/>
                </w:rPr>
              </w:ins>
            </m:ctrlPr>
          </m:accPr>
          <m:e>
            <m:r>
              <w:rPr>
                <w:rFonts w:ascii="Cambria Math" w:hAnsi="Cambria Math"/>
              </w:rPr>
              <m:t>β</m:t>
            </m:r>
          </m:e>
        </m:acc>
      </m:oMath>
      <w:r w:rsidRPr="0022223D">
        <w:t xml:space="preserve"> and </w:t>
      </w:r>
      <m:oMath>
        <m:sSup>
          <m:sSupPr>
            <m:ctrlPr>
              <w:ins w:id="2400" w:author="CHEN Junluo" w:date="2025-12-10T23:52:00Z" w16du:dateUtc="2025-12-10T15:52:00Z">
                <w:rPr>
                  <w:rFonts w:ascii="Cambria Math" w:hAnsi="Cambria Math"/>
                  <w:i/>
                </w:rPr>
              </w:ins>
            </m:ctrlPr>
          </m:sSupPr>
          <m:e>
            <m:r>
              <w:rPr>
                <w:rFonts w:ascii="Cambria Math" w:hAnsi="Cambria Math"/>
              </w:rPr>
              <m:t>R</m:t>
            </m:r>
          </m:e>
          <m:sup>
            <m:r>
              <w:rPr>
                <w:rFonts w:ascii="Cambria Math" w:hAnsi="Cambria Math"/>
              </w:rPr>
              <m:t>2</m:t>
            </m:r>
          </m:sup>
        </m:sSup>
      </m:oMath>
      <w:r w:rsidRPr="0022223D">
        <w:t xml:space="preserve"> refer to our OLS coefficients and corresponding R-squared values. </w:t>
      </w:r>
      <m:oMath>
        <m:sSup>
          <m:sSupPr>
            <m:ctrlPr>
              <w:ins w:id="2401" w:author="CHEN Junluo" w:date="2025-12-10T23:52:00Z" w16du:dateUtc="2025-12-10T15:52:00Z">
                <w:rPr>
                  <w:rFonts w:ascii="Cambria Math" w:hAnsi="Cambria Math"/>
                  <w:i/>
                </w:rPr>
              </w:ins>
            </m:ctrlPr>
          </m:sSupPr>
          <m:e>
            <m:r>
              <w:rPr>
                <w:rFonts w:ascii="Cambria Math" w:hAnsi="Cambria Math"/>
              </w:rPr>
              <m:t>β</m:t>
            </m:r>
            <m:ctrlPr>
              <w:ins w:id="2402" w:author="CHEN Junluo" w:date="2025-12-10T23:52:00Z" w16du:dateUtc="2025-12-10T15:52:00Z">
                <w:rPr>
                  <w:rFonts w:ascii="Cambria Math" w:hAnsi="Cambria Math"/>
                </w:rPr>
              </w:ins>
            </m:ctrlPr>
          </m:e>
          <m:sup>
            <m:r>
              <m:rPr>
                <m:sty m:val="p"/>
              </m:rPr>
              <w:rPr>
                <w:rFonts w:ascii="Cambria Math" w:hAnsi="Cambria Math"/>
              </w:rPr>
              <m:t>*</m:t>
            </m:r>
          </m:sup>
        </m:sSup>
      </m:oMath>
      <w:r w:rsidRPr="0022223D">
        <w:t xml:space="preserve"> is the bias-adjusted treatment effect. </w:t>
      </w:r>
      <m:oMath>
        <m:r>
          <w:rPr>
            <w:rFonts w:ascii="Cambria Math" w:hAnsi="Cambria Math"/>
          </w:rPr>
          <m:t>δ</m:t>
        </m:r>
      </m:oMath>
      <w:r w:rsidRPr="0022223D">
        <w:t xml:space="preserve"> indicates how important unobservables would need to be, relative to observables, to explain away the estimated treatment effect.</w:t>
      </w:r>
    </w:p>
    <w:bookmarkEnd w:id="1593"/>
    <w:p w14:paraId="6B029A18" w14:textId="5A20E261" w:rsidR="00F40939" w:rsidRPr="0022223D" w:rsidRDefault="00F40939" w:rsidP="00E93697">
      <w:pPr>
        <w:pStyle w:val="Heading2"/>
      </w:pPr>
      <w:r w:rsidRPr="0022223D">
        <w:t>Mechanism</w:t>
      </w:r>
      <w:r w:rsidR="004E29B0" w:rsidRPr="0022223D">
        <w:t>s</w:t>
      </w:r>
    </w:p>
    <w:p w14:paraId="49BFA68C" w14:textId="586CE404" w:rsidR="00BF2A93" w:rsidRPr="0022223D" w:rsidRDefault="001B5EE0" w:rsidP="00E93697">
      <w:pPr>
        <w:pStyle w:val="Heading3"/>
      </w:pPr>
      <w:r w:rsidRPr="0022223D">
        <w:t>Mechanisms Driving Reduction in Human Answers</w:t>
      </w:r>
    </w:p>
    <w:p w14:paraId="28AFE41B" w14:textId="6C38BD2D" w:rsidR="00B851B5" w:rsidRPr="0022223D" w:rsidRDefault="00B851B5" w:rsidP="00A86F82">
      <w:pPr>
        <w:pStyle w:val="Paragraph0"/>
        <w:ind w:firstLine="504"/>
      </w:pPr>
      <w:r w:rsidRPr="0022223D">
        <w:t>We investigate three mechanisms driving AI’s deterrence effect: content effects (superior quality and comprehensiveness), position effects (instantaneous first-position occupancy eliminating opportunities for human first responders), and source effects (reactions to AI origin independent of quality or position).</w:t>
      </w:r>
    </w:p>
    <w:p w14:paraId="542AE95E" w14:textId="029DB5D1" w:rsidR="00A94EFC" w:rsidRPr="0022223D" w:rsidRDefault="00A94EFC" w:rsidP="00A86F82">
      <w:pPr>
        <w:pStyle w:val="Paragraph0"/>
        <w:ind w:firstLine="504"/>
      </w:pPr>
      <w:r w:rsidRPr="0022223D">
        <w:lastRenderedPageBreak/>
        <w:t xml:space="preserve">Our empirical approach tests whether each mechanism mediates the observed deterrence effect. Following standard practices </w:t>
      </w:r>
      <w:r w:rsidR="008B7111" w:rsidRPr="0022223D">
        <w:rPr>
          <w:rFonts w:eastAsia="Times New Roman"/>
          <w:szCs w:val="24"/>
        </w:rPr>
        <w:fldChar w:fldCharType="begin"/>
      </w:r>
      <w:r w:rsidR="006E796B">
        <w:rPr>
          <w:rFonts w:eastAsia="Times New Roman"/>
          <w:szCs w:val="24"/>
        </w:rPr>
        <w:instrText xml:space="preserve"> ADDIN ZOTERO_ITEM CSL_CITATION {"citationID":"RKQjvHMN","properties":{"formattedCitation":"(Alesina &amp; Zhuravskaya, 2011; Nunn &amp; Wantchekon, 2011)","plainCitation":"(Alesina &amp; Zhuravskaya, 2011; Nunn &amp; Wantchekon, 2011)","noteIndex":0},"citationItems":[{"id":"xILCbqsa/nPQ2Th4A","uris":["http://zotero.org/users/8905122/items/RGFGRAWG"],"itemData":{"id":3655,"type":"article-journal","abstract":"We provide a new compilation of data on ethnic, linguistic, and religious composition at the subnational level for a large number of countries. Using these data, we measure segregation of groups within the country. To overcome the endogeneity problem that arises\nbecause of mobility and endogenous internal borders, we construct an instrument for segregation. We find that more ethnically and linguistically\nsegregated countries, i.e., those where groups live more spatially separately, have a lower quality of government; there is no relationship between religious segregation and governance. Trust is an important channel of influence; it is lower in more segregated countries. (JEL H11, H77, J15, O17, Z12, Z13)\n\n</w:instrText>
      </w:r>
      <w:r w:rsidR="006E796B">
        <w:rPr>
          <w:rFonts w:ascii="SimSun" w:eastAsia="SimSun" w:hAnsi="SimSun" w:cs="SimSun" w:hint="eastAsia"/>
          <w:szCs w:val="24"/>
        </w:rPr>
        <w:instrText>【摘要翻译】我们为许多国家提供了国家以下一级的种族、语言和宗教构成数据的新汇编。利用这些数据，我们衡量了国内群体的隔离情况。克服出现的内生性问题</w:instrText>
      </w:r>
      <w:r w:rsidR="006E796B">
        <w:rPr>
          <w:rFonts w:eastAsia="Times New Roman"/>
          <w:szCs w:val="24"/>
        </w:rPr>
        <w:instrText>\n</w:instrText>
      </w:r>
      <w:r w:rsidR="006E796B">
        <w:rPr>
          <w:rFonts w:ascii="SimSun" w:eastAsia="SimSun" w:hAnsi="SimSun" w:cs="SimSun" w:hint="eastAsia"/>
          <w:szCs w:val="24"/>
        </w:rPr>
        <w:instrText>由于流动性和内生内部边界，我们构建了一个隔离工具。我们发现在种族和语言上</w:instrText>
      </w:r>
      <w:r w:rsidR="006E796B">
        <w:rPr>
          <w:rFonts w:eastAsia="Times New Roman"/>
          <w:szCs w:val="24"/>
        </w:rPr>
        <w:instrText>\n</w:instrText>
      </w:r>
      <w:r w:rsidR="006E796B">
        <w:rPr>
          <w:rFonts w:ascii="SimSun" w:eastAsia="SimSun" w:hAnsi="SimSun" w:cs="SimSun" w:hint="eastAsia"/>
          <w:szCs w:val="24"/>
        </w:rPr>
        <w:instrText>隔离国家，即群体在空间上更加隔离的国家，政府质量较低；宗教隔离和治理之间没有关系。信任是影响的重要渠道；在种族隔离更严重的国家，这一比例较低。</w:instrText>
      </w:r>
      <w:r w:rsidR="006E796B">
        <w:rPr>
          <w:rFonts w:eastAsia="Times New Roman"/>
          <w:szCs w:val="24"/>
        </w:rPr>
        <w:instrText>(</w:instrText>
      </w:r>
      <w:r w:rsidR="006E796B">
        <w:rPr>
          <w:rFonts w:ascii="SimSun" w:eastAsia="SimSun" w:hAnsi="SimSun" w:cs="SimSun" w:hint="eastAsia"/>
          <w:szCs w:val="24"/>
        </w:rPr>
        <w:instrText>凝胶</w:instrText>
      </w:r>
      <w:r w:rsidR="006E796B">
        <w:rPr>
          <w:rFonts w:eastAsia="Times New Roman"/>
          <w:szCs w:val="24"/>
        </w:rPr>
        <w:instrText>H11</w:instrText>
      </w:r>
      <w:r w:rsidR="006E796B">
        <w:rPr>
          <w:rFonts w:ascii="SimSun" w:eastAsia="SimSun" w:hAnsi="SimSun" w:cs="SimSun" w:hint="eastAsia"/>
          <w:szCs w:val="24"/>
        </w:rPr>
        <w:instrText>、</w:instrText>
      </w:r>
      <w:r w:rsidR="006E796B">
        <w:rPr>
          <w:rFonts w:eastAsia="Times New Roman"/>
          <w:szCs w:val="24"/>
        </w:rPr>
        <w:instrText>H77</w:instrText>
      </w:r>
      <w:r w:rsidR="006E796B">
        <w:rPr>
          <w:rFonts w:ascii="SimSun" w:eastAsia="SimSun" w:hAnsi="SimSun" w:cs="SimSun" w:hint="eastAsia"/>
          <w:szCs w:val="24"/>
        </w:rPr>
        <w:instrText>、</w:instrText>
      </w:r>
      <w:r w:rsidR="006E796B">
        <w:rPr>
          <w:rFonts w:eastAsia="Times New Roman"/>
          <w:szCs w:val="24"/>
        </w:rPr>
        <w:instrText>J15</w:instrText>
      </w:r>
      <w:r w:rsidR="006E796B">
        <w:rPr>
          <w:rFonts w:ascii="SimSun" w:eastAsia="SimSun" w:hAnsi="SimSun" w:cs="SimSun" w:hint="eastAsia"/>
          <w:szCs w:val="24"/>
        </w:rPr>
        <w:instrText>、</w:instrText>
      </w:r>
      <w:r w:rsidR="006E796B">
        <w:rPr>
          <w:rFonts w:eastAsia="Times New Roman"/>
          <w:szCs w:val="24"/>
        </w:rPr>
        <w:instrText>O17</w:instrText>
      </w:r>
      <w:r w:rsidR="006E796B">
        <w:rPr>
          <w:rFonts w:ascii="SimSun" w:eastAsia="SimSun" w:hAnsi="SimSun" w:cs="SimSun" w:hint="eastAsia"/>
          <w:szCs w:val="24"/>
        </w:rPr>
        <w:instrText>、</w:instrText>
      </w:r>
      <w:r w:rsidR="006E796B">
        <w:rPr>
          <w:rFonts w:eastAsia="Times New Roman"/>
          <w:szCs w:val="24"/>
        </w:rPr>
        <w:instrText>Z12</w:instrText>
      </w:r>
      <w:r w:rsidR="006E796B">
        <w:rPr>
          <w:rFonts w:ascii="SimSun" w:eastAsia="SimSun" w:hAnsi="SimSun" w:cs="SimSun" w:hint="eastAsia"/>
          <w:szCs w:val="24"/>
        </w:rPr>
        <w:instrText>、</w:instrText>
      </w:r>
      <w:r w:rsidR="006E796B">
        <w:rPr>
          <w:rFonts w:eastAsia="Times New Roman"/>
          <w:szCs w:val="24"/>
        </w:rPr>
        <w:instrText xml:space="preserve">Z13)","archive_location":"1 </w:instrText>
      </w:r>
      <w:r w:rsidR="006E796B">
        <w:rPr>
          <w:rFonts w:ascii="Segoe UI Emoji" w:eastAsia="Times New Roman" w:hAnsi="Segoe UI Emoji" w:cs="Segoe UI Emoji"/>
          <w:szCs w:val="24"/>
        </w:rPr>
        <w:instrText>📊</w:instrText>
      </w:r>
      <w:r w:rsidR="006E796B">
        <w:rPr>
          <w:rFonts w:eastAsia="Times New Roman"/>
          <w:szCs w:val="24"/>
        </w:rPr>
        <w:instrText>","call-number":"1","container-title":"American Economic Review","DOI":"10.1257/aer.101.5.1872","ISSN":"0025-1909","issue":"5","journalAbbreviation":"American Economic Review","language":"en","note":"</w:instrText>
      </w:r>
      <w:r w:rsidR="006E796B">
        <w:rPr>
          <w:rFonts w:ascii="Segoe UI Emoji" w:eastAsia="Times New Roman" w:hAnsi="Segoe UI Emoji" w:cs="Segoe UI Emoji"/>
          <w:szCs w:val="24"/>
        </w:rPr>
        <w:instrText>🏷️</w:instrText>
      </w:r>
      <w:r w:rsidR="006E796B">
        <w:rPr>
          <w:rFonts w:eastAsia="Times New Roman"/>
          <w:szCs w:val="24"/>
        </w:rPr>
        <w:instrText xml:space="preserve"> /unread</w:instrText>
      </w:r>
      <w:r w:rsidR="006E796B">
        <w:rPr>
          <w:rFonts w:ascii="SimSun" w:eastAsia="SimSun" w:hAnsi="SimSun" w:cs="SimSun" w:hint="eastAsia"/>
          <w:szCs w:val="24"/>
        </w:rPr>
        <w:instrText>、</w:instrText>
      </w:r>
      <w:r w:rsidR="006E796B">
        <w:rPr>
          <w:rFonts w:eastAsia="Times New Roman"/>
          <w:szCs w:val="24"/>
        </w:rPr>
        <w:instrText>Economic Anthropology</w:instrText>
      </w:r>
      <w:r w:rsidR="006E796B">
        <w:rPr>
          <w:rFonts w:ascii="SimSun" w:eastAsia="SimSun" w:hAnsi="SimSun" w:cs="SimSun" w:hint="eastAsia"/>
          <w:szCs w:val="24"/>
        </w:rPr>
        <w:instrText>、</w:instrText>
      </w:r>
      <w:r w:rsidR="006E796B">
        <w:rPr>
          <w:rFonts w:eastAsia="Times New Roman"/>
          <w:szCs w:val="24"/>
        </w:rPr>
        <w:instrText>Federalism</w:instrText>
      </w:r>
      <w:r w:rsidR="006E796B">
        <w:rPr>
          <w:rFonts w:ascii="SimSun" w:eastAsia="SimSun" w:hAnsi="SimSun" w:cs="SimSun" w:hint="eastAsia"/>
          <w:szCs w:val="24"/>
        </w:rPr>
        <w:instrText>、</w:instrText>
      </w:r>
      <w:r w:rsidR="006E796B">
        <w:rPr>
          <w:rFonts w:eastAsia="Times New Roman"/>
          <w:szCs w:val="24"/>
        </w:rPr>
        <w:instrText>Institutional Arrangements, Cultural Economics: Religion, Economic Sociology</w:instrText>
      </w:r>
      <w:r w:rsidR="006E796B">
        <w:rPr>
          <w:rFonts w:ascii="SimSun" w:eastAsia="SimSun" w:hAnsi="SimSun" w:cs="SimSun" w:hint="eastAsia"/>
          <w:szCs w:val="24"/>
        </w:rPr>
        <w:instrText>、</w:instrText>
      </w:r>
      <w:r w:rsidR="006E796B">
        <w:rPr>
          <w:rFonts w:eastAsia="Times New Roman"/>
          <w:szCs w:val="24"/>
        </w:rPr>
        <w:instrText>Non-labor Discrimination, Formal and Informal Sectors</w:instrText>
      </w:r>
      <w:r w:rsidR="006E796B">
        <w:rPr>
          <w:rFonts w:ascii="SimSun" w:eastAsia="SimSun" w:hAnsi="SimSun" w:cs="SimSun" w:hint="eastAsia"/>
          <w:szCs w:val="24"/>
        </w:rPr>
        <w:instrText>、</w:instrText>
      </w:r>
      <w:r w:rsidR="006E796B">
        <w:rPr>
          <w:rFonts w:eastAsia="Times New Roman"/>
          <w:szCs w:val="24"/>
        </w:rPr>
        <w:instrText>Secession, Economics of Minorities and Races</w:instrText>
      </w:r>
      <w:r w:rsidR="006E796B">
        <w:rPr>
          <w:rFonts w:ascii="SimSun" w:eastAsia="SimSun" w:hAnsi="SimSun" w:cs="SimSun" w:hint="eastAsia"/>
          <w:szCs w:val="24"/>
        </w:rPr>
        <w:instrText>、</w:instrText>
      </w:r>
      <w:r w:rsidR="006E796B">
        <w:rPr>
          <w:rFonts w:eastAsia="Times New Roman"/>
          <w:szCs w:val="24"/>
        </w:rPr>
        <w:instrText>Shadow Economy</w:instrText>
      </w:r>
      <w:r w:rsidR="006E796B">
        <w:rPr>
          <w:rFonts w:ascii="SimSun" w:eastAsia="SimSun" w:hAnsi="SimSun" w:cs="SimSun" w:hint="eastAsia"/>
          <w:szCs w:val="24"/>
        </w:rPr>
        <w:instrText>、</w:instrText>
      </w:r>
      <w:r w:rsidR="006E796B">
        <w:rPr>
          <w:rFonts w:eastAsia="Times New Roman"/>
          <w:szCs w:val="24"/>
        </w:rPr>
        <w:instrText>Social and Economic Stratification</w:instrText>
      </w:r>
      <w:r w:rsidR="006E796B">
        <w:rPr>
          <w:rFonts w:ascii="SimSun" w:eastAsia="SimSun" w:hAnsi="SimSun" w:cs="SimSun" w:hint="eastAsia"/>
          <w:szCs w:val="24"/>
        </w:rPr>
        <w:instrText>、</w:instrText>
      </w:r>
      <w:r w:rsidR="006E796B">
        <w:rPr>
          <w:rFonts w:eastAsia="Times New Roman"/>
          <w:szCs w:val="24"/>
        </w:rPr>
        <w:instrText xml:space="preserve">Structure, Scope, and Performance of Government, Intergovernmental Relations","page":"1872-1911","source":"10.7 (Q1)","title":"Segregation and the Quality of Government in a Cross Section of Countries","volume":"101","author":[{"family":"Alesina","given":"Alberto"},{"family":"Zhuravskaya","given":"Ekaterina"}],"issued":{"date-parts":[["2011",8,1]]}}},{"id":"xILCbqsa/7ZWoSN7c","uris":["http://zotero.org/users/8905122/items/F2DMEWIM"],"itemData":{"id":30566,"type":"article-journal","abstract":"We show that current differences in trust levels within Africa can be traced back to the transatlantic and Indian Ocean slave trades. Combining contemporary individual-level survey data with historical data on slave shipments by ethnic group, we find that individuals whose ancestors were heavily raided during the slave trade are less trusting today. Evidence from a variety of identification strategies\nsuggests that the relationship is causal. Examining causal mechanisms,\nwe show that most of the impact of the slave trade is through factors that are internal to the individual, such as cultural norms, beliefs, and values. (JEL J15, N57, Z13)","archive_location":"1454 </w:instrText>
      </w:r>
      <w:r w:rsidR="006E796B">
        <w:rPr>
          <w:rFonts w:ascii="Segoe UI Emoji" w:eastAsia="Times New Roman" w:hAnsi="Segoe UI Emoji" w:cs="Segoe UI Emoji"/>
          <w:szCs w:val="24"/>
        </w:rPr>
        <w:instrText>📊</w:instrText>
      </w:r>
      <w:r w:rsidR="006E796B">
        <w:rPr>
          <w:rFonts w:eastAsia="Times New Roman"/>
          <w:szCs w:val="24"/>
        </w:rPr>
        <w:instrText>","call-number":"1","container-title":"American Economic Review","DOI":"10.1257/aer.101.7.3221","ISSN":"0002-8282","issue":"7","journalAbbreviation":"American Economic Review","language":"en","note":"</w:instrText>
      </w:r>
      <w:r w:rsidR="006E796B">
        <w:rPr>
          <w:rFonts w:ascii="Segoe UI Emoji" w:eastAsia="Times New Roman" w:hAnsi="Segoe UI Emoji" w:cs="Segoe UI Emoji"/>
          <w:szCs w:val="24"/>
        </w:rPr>
        <w:instrText>🏷️</w:instrText>
      </w:r>
      <w:r w:rsidR="006E796B">
        <w:rPr>
          <w:rFonts w:eastAsia="Times New Roman"/>
          <w:szCs w:val="24"/>
        </w:rPr>
        <w:instrText xml:space="preserve"> /reading</w:instrText>
      </w:r>
      <w:r w:rsidR="006E796B">
        <w:rPr>
          <w:rFonts w:ascii="SimSun" w:eastAsia="SimSun" w:hAnsi="SimSun" w:cs="SimSun" w:hint="eastAsia"/>
          <w:szCs w:val="24"/>
        </w:rPr>
        <w:instrText>、</w:instrText>
      </w:r>
      <w:r w:rsidR="006E796B">
        <w:rPr>
          <w:rFonts w:eastAsia="Times New Roman"/>
          <w:szCs w:val="24"/>
        </w:rPr>
        <w:instrText>Economic Anthropology</w:instrText>
      </w:r>
      <w:r w:rsidR="006E796B">
        <w:rPr>
          <w:rFonts w:ascii="SimSun" w:eastAsia="SimSun" w:hAnsi="SimSun" w:cs="SimSun" w:hint="eastAsia"/>
          <w:szCs w:val="24"/>
        </w:rPr>
        <w:instrText>、</w:instrText>
      </w:r>
      <w:r w:rsidR="006E796B">
        <w:rPr>
          <w:rFonts w:eastAsia="Times New Roman"/>
          <w:szCs w:val="24"/>
        </w:rPr>
        <w:instrText>Economics of Minorities, Races, and Immigrants</w:instrText>
      </w:r>
      <w:r w:rsidR="006E796B">
        <w:rPr>
          <w:rFonts w:ascii="SimSun" w:eastAsia="SimSun" w:hAnsi="SimSun" w:cs="SimSun" w:hint="eastAsia"/>
          <w:szCs w:val="24"/>
        </w:rPr>
        <w:instrText>、</w:instrText>
      </w:r>
      <w:r w:rsidR="006E796B">
        <w:rPr>
          <w:rFonts w:eastAsia="Times New Roman"/>
          <w:szCs w:val="24"/>
        </w:rPr>
        <w:instrText>Non-labor Discrimination, Economic History: Agriculture, Natural Resources, Environment, and Extractive Industries: Africa</w:instrText>
      </w:r>
      <w:r w:rsidR="006E796B">
        <w:rPr>
          <w:rFonts w:ascii="SimSun" w:eastAsia="SimSun" w:hAnsi="SimSun" w:cs="SimSun" w:hint="eastAsia"/>
          <w:szCs w:val="24"/>
        </w:rPr>
        <w:instrText>、</w:instrText>
      </w:r>
      <w:r w:rsidR="006E796B">
        <w:rPr>
          <w:rFonts w:eastAsia="Times New Roman"/>
          <w:szCs w:val="24"/>
        </w:rPr>
        <w:instrText>Oceania, Economic Sociology</w:instrText>
      </w:r>
      <w:r w:rsidR="006E796B">
        <w:rPr>
          <w:rFonts w:ascii="SimSun" w:eastAsia="SimSun" w:hAnsi="SimSun" w:cs="SimSun" w:hint="eastAsia"/>
          <w:szCs w:val="24"/>
        </w:rPr>
        <w:instrText>、</w:instrText>
      </w:r>
      <w:r w:rsidR="006E796B">
        <w:rPr>
          <w:rFonts w:eastAsia="Times New Roman"/>
          <w:szCs w:val="24"/>
        </w:rPr>
        <w:instrText>Social and Economic Stratification</w:instrText>
      </w:r>
      <w:r w:rsidR="006E796B">
        <w:rPr>
          <w:rFonts w:ascii="SimSun" w:eastAsia="SimSun" w:hAnsi="SimSun" w:cs="SimSun" w:hint="eastAsia"/>
          <w:szCs w:val="24"/>
        </w:rPr>
        <w:instrText>、</w:instrText>
      </w:r>
      <w:r w:rsidR="006E796B">
        <w:rPr>
          <w:rFonts w:eastAsia="Times New Roman"/>
          <w:szCs w:val="24"/>
        </w:rPr>
        <w:instrText>Economic Sociology; Economic Anthropology; Social and Economic Stratification</w:instrText>
      </w:r>
      <w:r w:rsidR="006E796B">
        <w:rPr>
          <w:rFonts w:ascii="SimSun" w:eastAsia="SimSun" w:hAnsi="SimSun" w:cs="SimSun" w:hint="eastAsia"/>
          <w:szCs w:val="24"/>
        </w:rPr>
        <w:instrText>、</w:instrText>
      </w:r>
      <w:r w:rsidR="006E796B">
        <w:rPr>
          <w:rFonts w:eastAsia="Times New Roman"/>
          <w:szCs w:val="24"/>
        </w:rPr>
        <w:instrText>Economic History: Agriculture, Natural Resources, Environment, and Extractive Industries: Africa; Oceania</w:instrText>
      </w:r>
      <w:r w:rsidR="006E796B">
        <w:rPr>
          <w:rFonts w:ascii="SimSun" w:eastAsia="SimSun" w:hAnsi="SimSun" w:cs="SimSun" w:hint="eastAsia"/>
          <w:szCs w:val="24"/>
        </w:rPr>
        <w:instrText>、</w:instrText>
      </w:r>
      <w:r w:rsidR="006E796B">
        <w:rPr>
          <w:rFonts w:eastAsia="Times New Roman"/>
          <w:szCs w:val="24"/>
        </w:rPr>
        <w:instrText xml:space="preserve">Economics of Minorities, Races, and Immigrants; Non-labor Discrimination","page":"3221-3252","source":"11.6 (Q1)","title":"The Slave Trade and the Origins of Mistrust in Africa","volume":"101","author":[{"family":"Nunn","given":"Nathan"},{"family":"Wantchekon","given":"Leonard"}],"issued":{"date-parts":[["2011",12,1]]}}}],"schema":"https://github.com/citation-style-language/schema/raw/master/csl-citation.json"} </w:instrText>
      </w:r>
      <w:r w:rsidR="008B7111" w:rsidRPr="0022223D">
        <w:rPr>
          <w:rFonts w:eastAsia="Times New Roman"/>
          <w:szCs w:val="24"/>
        </w:rPr>
        <w:fldChar w:fldCharType="separate"/>
      </w:r>
      <w:r w:rsidR="00FB59A6" w:rsidRPr="00FB59A6">
        <w:t>(Alesina &amp; Zhuravskaya, 2011; Nunn &amp; Wantchekon, 2011)</w:t>
      </w:r>
      <w:r w:rsidR="008B7111" w:rsidRPr="0022223D">
        <w:rPr>
          <w:rFonts w:eastAsia="Times New Roman"/>
          <w:szCs w:val="24"/>
        </w:rPr>
        <w:fldChar w:fldCharType="end"/>
      </w:r>
      <w:r w:rsidRPr="0022223D">
        <w:t xml:space="preserve">, we examine whether AI treatment affects each proposed mediator and whether controlling for it reduces the treatment coefficient. We complement this with causal mediation analysis </w:t>
      </w:r>
      <w:r w:rsidR="003D6C8D" w:rsidRPr="0022223D">
        <w:fldChar w:fldCharType="begin"/>
      </w:r>
      <w:r w:rsidR="006E796B">
        <w:instrText xml:space="preserve"> ADDIN ZOTERO_ITEM CSL_CITATION {"citationID":"pQ2bVArI","properties":{"formattedCitation":"(Hicks &amp; Tingley, 2011)","plainCitation":"(Hicks &amp; Tingley, 2011)","noteIndex":0},"citationItems":[{"id":"xILCbqsa/yc7ez4yN","uris":["http://zotero.org/users/8905122/items/ZIG77UD5"],"itemData":{"id":27869,"type":"article-journal","abstract":"Estimating the mechanisms that connect explanatory variables with the explained\nvariable, also known as ?mediation analysis,? is central to a variety of\nsocial-science fields, especially psychology, and increasingly to fields like\nepidemiology. Recent work on the statistical methodology behind mediation\nanalysis points to limitations in earlier methods. We implement in Stata\ncomputational approaches based on recent developments in the statistical\nmethodology of mediation analysis. In particular, we provide functions for the\ncorrect calculation of causal mediation effects using several different types of\nparametric models, as well as the calculation of sensitivity analyses for\nviolations to the key identifying assumption required for interpreting mediation\nresults causally.","archive_location":"700 </w:instrText>
      </w:r>
      <w:r w:rsidR="006E796B">
        <w:rPr>
          <w:rFonts w:ascii="Segoe UI Emoji" w:hAnsi="Segoe UI Emoji" w:cs="Segoe UI Emoji"/>
        </w:rPr>
        <w:instrText>📊</w:instrText>
      </w:r>
      <w:r w:rsidR="006E796B">
        <w:instrText>","call-number":"3","container-title":"The Stata Journal: Promoting communications on statistics and Stata","DOI":"10.1177/1536867X1201100407","ISSN":"1536-867X","issue":"4","journalAbbreviation":"The Stata Journal: Promoting communications on statistics and Stata","language":"en","note":"</w:instrText>
      </w:r>
      <w:r w:rsidR="006E796B">
        <w:rPr>
          <w:rFonts w:ascii="Segoe UI Emoji" w:hAnsi="Segoe UI Emoji" w:cs="Segoe UI Emoji"/>
        </w:rPr>
        <w:instrText>🏷️</w:instrText>
      </w:r>
      <w:r w:rsidR="006E796B">
        <w:instrText xml:space="preserve"> /reading","page":"605-619","source":"3.2 (Q1)","title":"Causal Mediation Analysis","volume":"11","author":[{"family":"Hicks","given":"Raymond"},{"family":"Tingley","given":"Dustin"}],"issued":{"date-parts":[["2011",12]]}}}],"schema":"https://github.com/citation-style-language/schema/raw/master/csl-citation.json"} </w:instrText>
      </w:r>
      <w:r w:rsidR="003D6C8D" w:rsidRPr="0022223D">
        <w:fldChar w:fldCharType="separate"/>
      </w:r>
      <w:r w:rsidR="00FB59A6" w:rsidRPr="00FB59A6">
        <w:t>(Hicks &amp; Tingley, 2011)</w:t>
      </w:r>
      <w:r w:rsidR="003D6C8D" w:rsidRPr="0022223D">
        <w:fldChar w:fldCharType="end"/>
      </w:r>
      <w:r w:rsidR="003D6C8D" w:rsidRPr="0022223D">
        <w:t xml:space="preserve"> </w:t>
      </w:r>
      <w:r w:rsidRPr="0022223D">
        <w:t xml:space="preserve">to quantify the proportion of </w:t>
      </w:r>
      <w:r w:rsidR="003D6C8D" w:rsidRPr="0022223D">
        <w:t xml:space="preserve">the </w:t>
      </w:r>
      <w:r w:rsidRPr="0022223D">
        <w:t>total effect flowing through each channel.</w:t>
      </w:r>
    </w:p>
    <w:p w14:paraId="048A2389" w14:textId="0E287BE2" w:rsidR="002B0C22" w:rsidRPr="0022223D" w:rsidRDefault="002B0C22" w:rsidP="002B0C22">
      <w:pPr>
        <w:pStyle w:val="Heading4"/>
        <w:rPr>
          <w:lang w:val="en-US"/>
        </w:rPr>
      </w:pPr>
      <w:del w:id="2403" w:author="Xin Li" w:date="2026-05-11T14:58:00Z" w16du:dateUtc="2026-05-11T06:58:00Z">
        <w:r w:rsidRPr="0022223D" w:rsidDel="001F1750">
          <w:rPr>
            <w:lang w:val="en-US"/>
          </w:rPr>
          <w:delText xml:space="preserve">Source </w:delText>
        </w:r>
      </w:del>
      <w:ins w:id="2404" w:author="Xin Li" w:date="2026-05-11T14:58:00Z" w16du:dateUtc="2026-05-11T06:58:00Z">
        <w:r w:rsidR="001F1750">
          <w:rPr>
            <w:lang w:val="en-US"/>
          </w:rPr>
          <w:t>AI Lab</w:t>
        </w:r>
      </w:ins>
      <w:ins w:id="2405" w:author="Xin Li" w:date="2026-05-11T14:59:00Z" w16du:dateUtc="2026-05-11T06:59:00Z">
        <w:r w:rsidR="001F1750">
          <w:rPr>
            <w:lang w:val="en-US"/>
          </w:rPr>
          <w:t>el</w:t>
        </w:r>
      </w:ins>
      <w:ins w:id="2406" w:author="Xin Li" w:date="2026-05-11T14:58:00Z" w16du:dateUtc="2026-05-11T06:58:00Z">
        <w:r w:rsidR="001F1750" w:rsidRPr="0022223D">
          <w:rPr>
            <w:lang w:val="en-US"/>
          </w:rPr>
          <w:t xml:space="preserve"> </w:t>
        </w:r>
      </w:ins>
      <w:r w:rsidRPr="0022223D">
        <w:rPr>
          <w:lang w:val="en-US"/>
        </w:rPr>
        <w:t>Effect</w:t>
      </w:r>
    </w:p>
    <w:p w14:paraId="4281EE80" w14:textId="77777777" w:rsidR="002B0C22" w:rsidRPr="0022223D" w:rsidRDefault="002B0C22" w:rsidP="002B0C22">
      <w:pPr>
        <w:pStyle w:val="Paragraph0"/>
      </w:pPr>
      <w:r w:rsidRPr="0022223D">
        <w:t>We test whether users respond negatively to AI simply because answers come from AI, independent of content or position. If content and position fully explain deterrence, controlling for both should render the AI coefficient nonsignificant. Conversely, if a residual effect persists after accounting for these pathways, this residual necessarily reflects deterrence attributable to the AI source itself—users reacting to the mere fact that the answer came from AI rather than a human.</w:t>
      </w:r>
    </w:p>
    <w:p w14:paraId="0DA77307" w14:textId="77777777" w:rsidR="002B0C22" w:rsidRPr="0022223D" w:rsidRDefault="002B0C22" w:rsidP="002B0C22">
      <w:pPr>
        <w:pStyle w:val="Paragraph0"/>
      </w:pPr>
      <w:r w:rsidRPr="0022223D">
        <w:t>We simultaneously control for comprehensive content measures (length, LLM quality ratings, and ten quality dimensions) and position effects (</w:t>
      </w:r>
      <w:r w:rsidRPr="0022223D">
        <w:rPr>
          <w:i/>
          <w:iCs/>
        </w:rPr>
        <w:t>hasFirstPositionSeeker1Ans</w:t>
      </w:r>
      <w:r w:rsidRPr="0022223D">
        <w:rPr>
          <w:i/>
          <w:iCs/>
          <w:vertAlign w:val="subscript"/>
        </w:rPr>
        <w:t>i</w:t>
      </w:r>
      <w:r w:rsidRPr="0022223D">
        <w:t>). Together, these controls capture the pathways through which AI’s superior content quality and instantaneous positioning reduce human participation.</w:t>
      </w:r>
    </w:p>
    <w:p w14:paraId="6BF494CE" w14:textId="77777777" w:rsidR="002B0C22" w:rsidRPr="0022223D" w:rsidRDefault="002B0C22" w:rsidP="002B0C22">
      <w:pPr>
        <w:pStyle w:val="Paragraph0"/>
      </w:pPr>
      <w:r w:rsidRPr="0022223D">
        <w:t>Table 11 presents our analysis. Column 1 replicates our baseline specification (</w:t>
      </w:r>
      <w:r w:rsidRPr="0022223D">
        <w:rPr>
          <w:i/>
          <w:iCs/>
        </w:rPr>
        <w:t>β</w:t>
      </w:r>
      <w:r w:rsidRPr="0022223D">
        <w:t xml:space="preserve"> = -0.153, p &lt; 0.001) to establish the total deterrence effect we seek to explain. Column 2 controls for comprehensive content characteristics, reducing the AI coefficient to -0.113 (p &lt; 0.001). Column 3 adds position effect controls on top of the content measures.</w:t>
      </w:r>
    </w:p>
    <w:p w14:paraId="20FD84B2" w14:textId="77777777" w:rsidR="002B0C22" w:rsidRPr="0022223D" w:rsidRDefault="002B0C22" w:rsidP="002B0C22">
      <w:pPr>
        <w:pStyle w:val="Paragraph0"/>
      </w:pPr>
      <w:bookmarkStart w:id="2407" w:name="_Hlk213538744"/>
      <w:r w:rsidRPr="0022223D">
        <w:t xml:space="preserve">The key finding appears in Column 3: even after controlling for </w:t>
      </w:r>
      <w:bookmarkEnd w:id="2407"/>
      <w:r w:rsidRPr="0022223D">
        <w:t>both content quality and position effects, the AI treatment coefficient remains negative and statistically significant (</w:t>
      </w:r>
      <w:r w:rsidRPr="0022223D">
        <w:rPr>
          <w:i/>
          <w:iCs/>
        </w:rPr>
        <w:t>β</w:t>
      </w:r>
      <w:r w:rsidRPr="0022223D">
        <w:t xml:space="preserve"> = -</w:t>
      </w:r>
      <w:r w:rsidRPr="0022223D">
        <w:lastRenderedPageBreak/>
        <w:t>0.087, p &lt; 0.01). This persistent effect cannot be attributed to AI producing better content or occupying the first position—we have explicitly controlled for both mechanisms. Instead, it reflects deterrence arising purely from the AI source. Users reduce their participation in response to AI-generated answers beyond what would be predicted by the content quality or positioning of those answers alone.</w:t>
      </w:r>
    </w:p>
    <w:p w14:paraId="38D85CD5" w14:textId="77777777" w:rsidR="002B0C22" w:rsidRPr="0022223D" w:rsidRDefault="002B0C22" w:rsidP="002B0C22">
      <w:pPr>
        <w:pStyle w:val="TableFiguretitle"/>
      </w:pPr>
      <w:r w:rsidRPr="0022223D">
        <w:t xml:space="preserve">Table </w:t>
      </w:r>
      <w:fldSimple w:instr=" SEQ Table \* ARABIC ">
        <w:r w:rsidRPr="0022223D">
          <w:t>11</w:t>
        </w:r>
      </w:fldSimple>
      <w:r w:rsidRPr="0022223D">
        <w:t>. The source effects of AI-generated answers</w:t>
      </w:r>
    </w:p>
    <w:tbl>
      <w:tblPr>
        <w:tblW w:w="5000" w:type="pct"/>
        <w:jc w:val="center"/>
        <w:tblLayout w:type="fixed"/>
        <w:tblLook w:val="04A0" w:firstRow="1" w:lastRow="0" w:firstColumn="1" w:lastColumn="0" w:noHBand="0" w:noVBand="1"/>
      </w:tblPr>
      <w:tblGrid>
        <w:gridCol w:w="4764"/>
        <w:gridCol w:w="1532"/>
        <w:gridCol w:w="1532"/>
        <w:gridCol w:w="1532"/>
      </w:tblGrid>
      <w:tr w:rsidR="002B0C22" w:rsidRPr="0022223D" w14:paraId="7E3A9B8D" w14:textId="77777777" w:rsidTr="00DC3253">
        <w:trPr>
          <w:trHeight w:val="260"/>
          <w:jc w:val="center"/>
        </w:trPr>
        <w:tc>
          <w:tcPr>
            <w:tcW w:w="4764" w:type="dxa"/>
            <w:tcBorders>
              <w:top w:val="single" w:sz="4" w:space="0" w:color="auto"/>
              <w:left w:val="nil"/>
              <w:bottom w:val="nil"/>
              <w:right w:val="nil"/>
            </w:tcBorders>
            <w:noWrap/>
            <w:hideMark/>
          </w:tcPr>
          <w:p w14:paraId="5F6E2BBF" w14:textId="77777777" w:rsidR="002B0C22" w:rsidRPr="0022223D" w:rsidRDefault="002B0C22" w:rsidP="00DC3253">
            <w:pPr>
              <w:rPr>
                <w:color w:val="000000"/>
                <w:sz w:val="20"/>
                <w:szCs w:val="20"/>
              </w:rPr>
            </w:pPr>
            <w:r w:rsidRPr="0022223D">
              <w:rPr>
                <w:color w:val="000000"/>
                <w:sz w:val="20"/>
                <w:szCs w:val="20"/>
              </w:rPr>
              <w:t> </w:t>
            </w:r>
          </w:p>
        </w:tc>
        <w:tc>
          <w:tcPr>
            <w:tcW w:w="1532" w:type="dxa"/>
            <w:tcBorders>
              <w:top w:val="single" w:sz="4" w:space="0" w:color="auto"/>
              <w:left w:val="nil"/>
              <w:bottom w:val="nil"/>
              <w:right w:val="nil"/>
            </w:tcBorders>
            <w:noWrap/>
            <w:hideMark/>
          </w:tcPr>
          <w:p w14:paraId="20912C75" w14:textId="77777777" w:rsidR="002B0C22" w:rsidRPr="0022223D" w:rsidRDefault="002B0C22" w:rsidP="00DC3253">
            <w:pPr>
              <w:jc w:val="center"/>
              <w:rPr>
                <w:sz w:val="20"/>
                <w:szCs w:val="20"/>
              </w:rPr>
            </w:pPr>
            <w:r w:rsidRPr="0022223D">
              <w:rPr>
                <w:sz w:val="20"/>
                <w:szCs w:val="20"/>
              </w:rPr>
              <w:t>(1)</w:t>
            </w:r>
          </w:p>
        </w:tc>
        <w:tc>
          <w:tcPr>
            <w:tcW w:w="1532" w:type="dxa"/>
            <w:tcBorders>
              <w:top w:val="single" w:sz="4" w:space="0" w:color="auto"/>
              <w:left w:val="nil"/>
              <w:bottom w:val="nil"/>
              <w:right w:val="nil"/>
            </w:tcBorders>
            <w:noWrap/>
            <w:hideMark/>
          </w:tcPr>
          <w:p w14:paraId="7C6357D2" w14:textId="77777777" w:rsidR="002B0C22" w:rsidRPr="0022223D" w:rsidRDefault="002B0C22" w:rsidP="00DC3253">
            <w:pPr>
              <w:jc w:val="center"/>
              <w:rPr>
                <w:sz w:val="20"/>
                <w:szCs w:val="20"/>
              </w:rPr>
            </w:pPr>
            <w:r w:rsidRPr="0022223D">
              <w:rPr>
                <w:sz w:val="20"/>
                <w:szCs w:val="20"/>
              </w:rPr>
              <w:t>(2)</w:t>
            </w:r>
          </w:p>
        </w:tc>
        <w:tc>
          <w:tcPr>
            <w:tcW w:w="1532" w:type="dxa"/>
            <w:tcBorders>
              <w:top w:val="single" w:sz="4" w:space="0" w:color="auto"/>
              <w:left w:val="nil"/>
              <w:bottom w:val="nil"/>
              <w:right w:val="nil"/>
            </w:tcBorders>
            <w:noWrap/>
            <w:hideMark/>
          </w:tcPr>
          <w:p w14:paraId="0A2D12E5" w14:textId="77777777" w:rsidR="002B0C22" w:rsidRPr="0022223D" w:rsidRDefault="002B0C22" w:rsidP="00DC3253">
            <w:pPr>
              <w:jc w:val="center"/>
              <w:rPr>
                <w:sz w:val="20"/>
                <w:szCs w:val="20"/>
              </w:rPr>
            </w:pPr>
            <w:r w:rsidRPr="0022223D">
              <w:rPr>
                <w:sz w:val="20"/>
                <w:szCs w:val="20"/>
              </w:rPr>
              <w:t>(3)</w:t>
            </w:r>
          </w:p>
        </w:tc>
      </w:tr>
      <w:tr w:rsidR="002B0C22" w:rsidRPr="0022223D" w14:paraId="5F043F8E" w14:textId="77777777" w:rsidTr="00DC3253">
        <w:trPr>
          <w:trHeight w:val="260"/>
          <w:jc w:val="center"/>
        </w:trPr>
        <w:tc>
          <w:tcPr>
            <w:tcW w:w="4764" w:type="dxa"/>
            <w:tcBorders>
              <w:top w:val="nil"/>
              <w:left w:val="nil"/>
              <w:bottom w:val="nil"/>
              <w:right w:val="nil"/>
            </w:tcBorders>
            <w:noWrap/>
            <w:hideMark/>
          </w:tcPr>
          <w:p w14:paraId="296E718D" w14:textId="77777777" w:rsidR="002B0C22" w:rsidRPr="0022223D" w:rsidRDefault="002B0C22" w:rsidP="00DC3253">
            <w:pPr>
              <w:jc w:val="right"/>
              <w:rPr>
                <w:color w:val="000000"/>
                <w:sz w:val="20"/>
                <w:szCs w:val="20"/>
              </w:rPr>
            </w:pPr>
            <w:r w:rsidRPr="0022223D">
              <w:rPr>
                <w:color w:val="000000"/>
                <w:sz w:val="20"/>
                <w:szCs w:val="20"/>
              </w:rPr>
              <w:t xml:space="preserve">DV: </w:t>
            </w:r>
          </w:p>
        </w:tc>
        <w:tc>
          <w:tcPr>
            <w:tcW w:w="4596" w:type="dxa"/>
            <w:gridSpan w:val="3"/>
            <w:tcBorders>
              <w:top w:val="nil"/>
              <w:left w:val="nil"/>
              <w:bottom w:val="single" w:sz="4" w:space="0" w:color="auto"/>
              <w:right w:val="nil"/>
            </w:tcBorders>
            <w:noWrap/>
            <w:hideMark/>
          </w:tcPr>
          <w:p w14:paraId="0D06F57C" w14:textId="77777777" w:rsidR="002B0C22" w:rsidRPr="0022223D" w:rsidRDefault="002B0C22" w:rsidP="00DC3253">
            <w:pPr>
              <w:jc w:val="center"/>
              <w:rPr>
                <w:color w:val="000000"/>
                <w:sz w:val="20"/>
                <w:szCs w:val="20"/>
              </w:rPr>
            </w:pPr>
            <w:r w:rsidRPr="0022223D">
              <w:rPr>
                <w:i/>
                <w:iCs/>
                <w:color w:val="000000"/>
                <w:sz w:val="20"/>
                <w:szCs w:val="20"/>
              </w:rPr>
              <w:t>answerNum</w:t>
            </w:r>
            <w:r w:rsidRPr="0022223D">
              <w:rPr>
                <w:i/>
                <w:iCs/>
                <w:color w:val="000000"/>
                <w:sz w:val="20"/>
                <w:szCs w:val="20"/>
                <w:vertAlign w:val="subscript"/>
              </w:rPr>
              <w:t>i</w:t>
            </w:r>
          </w:p>
        </w:tc>
      </w:tr>
      <w:tr w:rsidR="002B0C22" w:rsidRPr="0022223D" w14:paraId="5C45AB80" w14:textId="77777777" w:rsidTr="00DC3253">
        <w:trPr>
          <w:trHeight w:val="260"/>
          <w:jc w:val="center"/>
        </w:trPr>
        <w:tc>
          <w:tcPr>
            <w:tcW w:w="4764" w:type="dxa"/>
            <w:vMerge w:val="restart"/>
            <w:tcBorders>
              <w:top w:val="nil"/>
              <w:left w:val="nil"/>
              <w:bottom w:val="single" w:sz="4" w:space="0" w:color="000000"/>
              <w:right w:val="nil"/>
            </w:tcBorders>
            <w:noWrap/>
            <w:hideMark/>
          </w:tcPr>
          <w:p w14:paraId="41071C8D" w14:textId="77777777" w:rsidR="002B0C22" w:rsidRPr="0022223D" w:rsidRDefault="002B0C22" w:rsidP="00DC3253">
            <w:pPr>
              <w:rPr>
                <w:i/>
                <w:iCs/>
                <w:sz w:val="20"/>
                <w:szCs w:val="20"/>
              </w:rPr>
            </w:pPr>
            <w:r w:rsidRPr="0022223D">
              <w:rPr>
                <w:i/>
                <w:iCs/>
                <w:sz w:val="20"/>
                <w:szCs w:val="20"/>
              </w:rPr>
              <w:t>AI</w:t>
            </w:r>
            <w:r w:rsidRPr="0022223D">
              <w:rPr>
                <w:i/>
                <w:iCs/>
                <w:sz w:val="20"/>
                <w:szCs w:val="20"/>
                <w:vertAlign w:val="subscript"/>
              </w:rPr>
              <w:t>i</w:t>
            </w:r>
          </w:p>
        </w:tc>
        <w:tc>
          <w:tcPr>
            <w:tcW w:w="1532" w:type="dxa"/>
            <w:tcBorders>
              <w:top w:val="nil"/>
              <w:left w:val="nil"/>
              <w:bottom w:val="nil"/>
              <w:right w:val="nil"/>
            </w:tcBorders>
            <w:noWrap/>
            <w:hideMark/>
          </w:tcPr>
          <w:p w14:paraId="48DF31A0" w14:textId="77777777" w:rsidR="002B0C22" w:rsidRPr="0022223D" w:rsidRDefault="002B0C22" w:rsidP="00DC3253">
            <w:pPr>
              <w:jc w:val="center"/>
              <w:rPr>
                <w:color w:val="000000"/>
                <w:sz w:val="20"/>
                <w:szCs w:val="20"/>
              </w:rPr>
            </w:pPr>
            <w:r w:rsidRPr="0022223D">
              <w:rPr>
                <w:color w:val="000000"/>
                <w:sz w:val="20"/>
                <w:szCs w:val="20"/>
              </w:rPr>
              <w:t>-0.153 ***</w:t>
            </w:r>
          </w:p>
        </w:tc>
        <w:tc>
          <w:tcPr>
            <w:tcW w:w="1532" w:type="dxa"/>
            <w:tcBorders>
              <w:top w:val="nil"/>
              <w:left w:val="nil"/>
              <w:bottom w:val="nil"/>
              <w:right w:val="nil"/>
            </w:tcBorders>
            <w:noWrap/>
            <w:hideMark/>
          </w:tcPr>
          <w:p w14:paraId="357FB040" w14:textId="77777777" w:rsidR="002B0C22" w:rsidRPr="0022223D" w:rsidRDefault="002B0C22" w:rsidP="00DC3253">
            <w:pPr>
              <w:jc w:val="center"/>
              <w:rPr>
                <w:color w:val="000000"/>
                <w:sz w:val="20"/>
                <w:szCs w:val="20"/>
              </w:rPr>
            </w:pPr>
            <w:r w:rsidRPr="0022223D">
              <w:rPr>
                <w:color w:val="000000"/>
                <w:sz w:val="20"/>
                <w:szCs w:val="20"/>
              </w:rPr>
              <w:t>-0.109 ***</w:t>
            </w:r>
          </w:p>
        </w:tc>
        <w:tc>
          <w:tcPr>
            <w:tcW w:w="1532" w:type="dxa"/>
            <w:tcBorders>
              <w:top w:val="nil"/>
              <w:left w:val="nil"/>
              <w:bottom w:val="nil"/>
              <w:right w:val="nil"/>
            </w:tcBorders>
            <w:noWrap/>
            <w:hideMark/>
          </w:tcPr>
          <w:p w14:paraId="7E995B04" w14:textId="77777777" w:rsidR="002B0C22" w:rsidRPr="0022223D" w:rsidRDefault="002B0C22" w:rsidP="00DC3253">
            <w:pPr>
              <w:jc w:val="center"/>
              <w:rPr>
                <w:color w:val="000000"/>
                <w:sz w:val="20"/>
                <w:szCs w:val="20"/>
              </w:rPr>
            </w:pPr>
            <w:r w:rsidRPr="0022223D">
              <w:rPr>
                <w:color w:val="000000"/>
                <w:sz w:val="20"/>
                <w:szCs w:val="20"/>
              </w:rPr>
              <w:t>-0.087 **</w:t>
            </w:r>
          </w:p>
        </w:tc>
      </w:tr>
      <w:tr w:rsidR="002B0C22" w:rsidRPr="0022223D" w14:paraId="01B33E5B" w14:textId="77777777" w:rsidTr="00DC3253">
        <w:trPr>
          <w:trHeight w:val="260"/>
          <w:jc w:val="center"/>
        </w:trPr>
        <w:tc>
          <w:tcPr>
            <w:tcW w:w="4764" w:type="dxa"/>
            <w:vMerge/>
            <w:tcBorders>
              <w:top w:val="nil"/>
              <w:left w:val="nil"/>
              <w:bottom w:val="single" w:sz="4" w:space="0" w:color="000000"/>
              <w:right w:val="nil"/>
            </w:tcBorders>
            <w:hideMark/>
          </w:tcPr>
          <w:p w14:paraId="77D141DC" w14:textId="77777777" w:rsidR="002B0C22" w:rsidRPr="0022223D" w:rsidRDefault="002B0C22" w:rsidP="00DC3253">
            <w:pPr>
              <w:rPr>
                <w:sz w:val="20"/>
                <w:szCs w:val="20"/>
              </w:rPr>
            </w:pPr>
          </w:p>
        </w:tc>
        <w:tc>
          <w:tcPr>
            <w:tcW w:w="1532" w:type="dxa"/>
            <w:tcBorders>
              <w:top w:val="nil"/>
              <w:left w:val="nil"/>
              <w:bottom w:val="single" w:sz="4" w:space="0" w:color="auto"/>
              <w:right w:val="nil"/>
            </w:tcBorders>
            <w:noWrap/>
            <w:hideMark/>
          </w:tcPr>
          <w:p w14:paraId="31D8987F" w14:textId="77777777" w:rsidR="002B0C22" w:rsidRPr="0022223D" w:rsidRDefault="002B0C22" w:rsidP="00DC3253">
            <w:pPr>
              <w:jc w:val="center"/>
              <w:rPr>
                <w:color w:val="000000"/>
                <w:sz w:val="20"/>
                <w:szCs w:val="20"/>
              </w:rPr>
            </w:pPr>
            <w:r w:rsidRPr="0022223D">
              <w:rPr>
                <w:color w:val="000000"/>
                <w:sz w:val="20"/>
                <w:szCs w:val="20"/>
              </w:rPr>
              <w:t>(0.010)</w:t>
            </w:r>
          </w:p>
        </w:tc>
        <w:tc>
          <w:tcPr>
            <w:tcW w:w="1532" w:type="dxa"/>
            <w:tcBorders>
              <w:top w:val="nil"/>
              <w:left w:val="nil"/>
              <w:bottom w:val="single" w:sz="4" w:space="0" w:color="auto"/>
              <w:right w:val="nil"/>
            </w:tcBorders>
            <w:noWrap/>
            <w:hideMark/>
          </w:tcPr>
          <w:p w14:paraId="5D5F187A" w14:textId="77777777" w:rsidR="002B0C22" w:rsidRPr="0022223D" w:rsidRDefault="002B0C22" w:rsidP="00DC3253">
            <w:pPr>
              <w:jc w:val="center"/>
              <w:rPr>
                <w:color w:val="000000"/>
                <w:sz w:val="20"/>
                <w:szCs w:val="20"/>
              </w:rPr>
            </w:pPr>
            <w:r w:rsidRPr="0022223D">
              <w:rPr>
                <w:color w:val="000000"/>
                <w:sz w:val="20"/>
                <w:szCs w:val="20"/>
              </w:rPr>
              <w:t>(0.018)</w:t>
            </w:r>
          </w:p>
        </w:tc>
        <w:tc>
          <w:tcPr>
            <w:tcW w:w="1532" w:type="dxa"/>
            <w:tcBorders>
              <w:top w:val="nil"/>
              <w:left w:val="nil"/>
              <w:bottom w:val="single" w:sz="4" w:space="0" w:color="auto"/>
              <w:right w:val="nil"/>
            </w:tcBorders>
            <w:noWrap/>
            <w:hideMark/>
          </w:tcPr>
          <w:p w14:paraId="243AE015" w14:textId="77777777" w:rsidR="002B0C22" w:rsidRPr="0022223D" w:rsidRDefault="002B0C22" w:rsidP="00DC3253">
            <w:pPr>
              <w:jc w:val="center"/>
              <w:rPr>
                <w:color w:val="000000"/>
                <w:sz w:val="20"/>
                <w:szCs w:val="20"/>
              </w:rPr>
            </w:pPr>
            <w:r w:rsidRPr="0022223D">
              <w:rPr>
                <w:color w:val="000000"/>
                <w:sz w:val="20"/>
                <w:szCs w:val="20"/>
              </w:rPr>
              <w:t>(0.017)</w:t>
            </w:r>
          </w:p>
        </w:tc>
      </w:tr>
      <w:tr w:rsidR="002B0C22" w:rsidRPr="0022223D" w14:paraId="43F8EEE3" w14:textId="77777777" w:rsidTr="00DC3253">
        <w:trPr>
          <w:trHeight w:val="260"/>
          <w:jc w:val="center"/>
        </w:trPr>
        <w:tc>
          <w:tcPr>
            <w:tcW w:w="4764" w:type="dxa"/>
            <w:tcBorders>
              <w:top w:val="nil"/>
              <w:left w:val="nil"/>
              <w:bottom w:val="nil"/>
              <w:right w:val="nil"/>
            </w:tcBorders>
            <w:noWrap/>
            <w:hideMark/>
          </w:tcPr>
          <w:p w14:paraId="546BC96D" w14:textId="77777777" w:rsidR="002B0C22" w:rsidRPr="0022223D" w:rsidRDefault="002B0C22" w:rsidP="00DC3253">
            <w:pPr>
              <w:rPr>
                <w:sz w:val="20"/>
                <w:szCs w:val="20"/>
              </w:rPr>
            </w:pPr>
            <w:r w:rsidRPr="0022223D">
              <w:rPr>
                <w:sz w:val="20"/>
                <w:szCs w:val="20"/>
              </w:rPr>
              <w:t>question timing FE</w:t>
            </w:r>
          </w:p>
        </w:tc>
        <w:tc>
          <w:tcPr>
            <w:tcW w:w="1532" w:type="dxa"/>
            <w:tcBorders>
              <w:top w:val="nil"/>
              <w:left w:val="nil"/>
              <w:bottom w:val="nil"/>
              <w:right w:val="nil"/>
            </w:tcBorders>
            <w:noWrap/>
            <w:hideMark/>
          </w:tcPr>
          <w:p w14:paraId="461B466C"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1F697654"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2BED26DE" w14:textId="77777777" w:rsidR="002B0C22" w:rsidRPr="0022223D" w:rsidRDefault="002B0C22" w:rsidP="00DC3253">
            <w:pPr>
              <w:jc w:val="center"/>
              <w:rPr>
                <w:sz w:val="20"/>
                <w:szCs w:val="20"/>
              </w:rPr>
            </w:pPr>
            <w:r w:rsidRPr="0022223D">
              <w:rPr>
                <w:sz w:val="20"/>
                <w:szCs w:val="20"/>
              </w:rPr>
              <w:t>√</w:t>
            </w:r>
          </w:p>
        </w:tc>
      </w:tr>
      <w:tr w:rsidR="002B0C22" w:rsidRPr="0022223D" w14:paraId="1F390DBC" w14:textId="77777777" w:rsidTr="00DC3253">
        <w:trPr>
          <w:trHeight w:val="260"/>
          <w:jc w:val="center"/>
        </w:trPr>
        <w:tc>
          <w:tcPr>
            <w:tcW w:w="4764" w:type="dxa"/>
            <w:tcBorders>
              <w:top w:val="nil"/>
              <w:left w:val="nil"/>
              <w:bottom w:val="nil"/>
              <w:right w:val="nil"/>
            </w:tcBorders>
            <w:noWrap/>
            <w:hideMark/>
          </w:tcPr>
          <w:p w14:paraId="3FF144F2" w14:textId="77777777" w:rsidR="002B0C22" w:rsidRPr="0022223D" w:rsidRDefault="002B0C22" w:rsidP="00DC3253">
            <w:pPr>
              <w:rPr>
                <w:sz w:val="20"/>
                <w:szCs w:val="20"/>
              </w:rPr>
            </w:pPr>
            <w:r w:rsidRPr="0022223D">
              <w:rPr>
                <w:sz w:val="20"/>
                <w:szCs w:val="20"/>
              </w:rPr>
              <w:t>other controls</w:t>
            </w:r>
          </w:p>
        </w:tc>
        <w:tc>
          <w:tcPr>
            <w:tcW w:w="1532" w:type="dxa"/>
            <w:tcBorders>
              <w:top w:val="nil"/>
              <w:left w:val="nil"/>
              <w:bottom w:val="nil"/>
              <w:right w:val="nil"/>
            </w:tcBorders>
            <w:noWrap/>
            <w:hideMark/>
          </w:tcPr>
          <w:p w14:paraId="25EEC086"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535C8887"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1FEE978F" w14:textId="77777777" w:rsidR="002B0C22" w:rsidRPr="0022223D" w:rsidRDefault="002B0C22" w:rsidP="00DC3253">
            <w:pPr>
              <w:jc w:val="center"/>
              <w:rPr>
                <w:sz w:val="20"/>
                <w:szCs w:val="20"/>
              </w:rPr>
            </w:pPr>
            <w:r w:rsidRPr="0022223D">
              <w:rPr>
                <w:sz w:val="20"/>
                <w:szCs w:val="20"/>
              </w:rPr>
              <w:t>√</w:t>
            </w:r>
          </w:p>
        </w:tc>
      </w:tr>
      <w:tr w:rsidR="002B0C22" w:rsidRPr="0022223D" w14:paraId="31DA114E" w14:textId="77777777" w:rsidTr="00DC3253">
        <w:trPr>
          <w:trHeight w:val="260"/>
          <w:jc w:val="center"/>
        </w:trPr>
        <w:tc>
          <w:tcPr>
            <w:tcW w:w="4764" w:type="dxa"/>
            <w:tcBorders>
              <w:top w:val="nil"/>
              <w:left w:val="nil"/>
              <w:bottom w:val="nil"/>
              <w:right w:val="nil"/>
            </w:tcBorders>
            <w:noWrap/>
            <w:hideMark/>
          </w:tcPr>
          <w:p w14:paraId="6AD0B565" w14:textId="77777777" w:rsidR="002B0C22" w:rsidRPr="0022223D" w:rsidRDefault="002B0C22" w:rsidP="00DC3253">
            <w:pPr>
              <w:rPr>
                <w:sz w:val="20"/>
                <w:szCs w:val="20"/>
              </w:rPr>
            </w:pPr>
            <w:r w:rsidRPr="0022223D">
              <w:rPr>
                <w:sz w:val="20"/>
                <w:szCs w:val="20"/>
              </w:rPr>
              <w:t>control for content quality of the first answer</w:t>
            </w:r>
          </w:p>
        </w:tc>
        <w:tc>
          <w:tcPr>
            <w:tcW w:w="1532" w:type="dxa"/>
            <w:tcBorders>
              <w:top w:val="nil"/>
              <w:left w:val="nil"/>
              <w:bottom w:val="nil"/>
              <w:right w:val="nil"/>
            </w:tcBorders>
            <w:noWrap/>
            <w:hideMark/>
          </w:tcPr>
          <w:p w14:paraId="63CBC432" w14:textId="77777777" w:rsidR="002B0C22" w:rsidRPr="0022223D" w:rsidRDefault="002B0C22" w:rsidP="00DC3253">
            <w:pPr>
              <w:rPr>
                <w:sz w:val="20"/>
                <w:szCs w:val="20"/>
              </w:rPr>
            </w:pPr>
          </w:p>
        </w:tc>
        <w:tc>
          <w:tcPr>
            <w:tcW w:w="1532" w:type="dxa"/>
            <w:tcBorders>
              <w:top w:val="nil"/>
              <w:left w:val="nil"/>
              <w:bottom w:val="nil"/>
              <w:right w:val="nil"/>
            </w:tcBorders>
            <w:noWrap/>
            <w:hideMark/>
          </w:tcPr>
          <w:p w14:paraId="1B32B092"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02AC94EE" w14:textId="77777777" w:rsidR="002B0C22" w:rsidRPr="0022223D" w:rsidRDefault="002B0C22" w:rsidP="00DC3253">
            <w:pPr>
              <w:jc w:val="center"/>
              <w:rPr>
                <w:sz w:val="20"/>
                <w:szCs w:val="20"/>
              </w:rPr>
            </w:pPr>
            <w:r w:rsidRPr="0022223D">
              <w:rPr>
                <w:sz w:val="20"/>
                <w:szCs w:val="20"/>
              </w:rPr>
              <w:t>√</w:t>
            </w:r>
          </w:p>
        </w:tc>
      </w:tr>
      <w:tr w:rsidR="002B0C22" w:rsidRPr="0022223D" w14:paraId="622FC936" w14:textId="77777777" w:rsidTr="00DC3253">
        <w:trPr>
          <w:trHeight w:val="260"/>
          <w:jc w:val="center"/>
        </w:trPr>
        <w:tc>
          <w:tcPr>
            <w:tcW w:w="4764" w:type="dxa"/>
            <w:tcBorders>
              <w:top w:val="nil"/>
              <w:left w:val="nil"/>
              <w:bottom w:val="nil"/>
              <w:right w:val="nil"/>
            </w:tcBorders>
            <w:noWrap/>
            <w:hideMark/>
          </w:tcPr>
          <w:p w14:paraId="15D6A293" w14:textId="77777777" w:rsidR="002B0C22" w:rsidRPr="0022223D" w:rsidRDefault="002B0C22" w:rsidP="00DC3253">
            <w:pPr>
              <w:rPr>
                <w:sz w:val="20"/>
                <w:szCs w:val="20"/>
              </w:rPr>
            </w:pPr>
            <w:r w:rsidRPr="0022223D">
              <w:rPr>
                <w:sz w:val="20"/>
                <w:szCs w:val="20"/>
              </w:rPr>
              <w:t>control for the position effect’s proxy</w:t>
            </w:r>
          </w:p>
        </w:tc>
        <w:tc>
          <w:tcPr>
            <w:tcW w:w="1532" w:type="dxa"/>
            <w:tcBorders>
              <w:top w:val="nil"/>
              <w:left w:val="nil"/>
              <w:bottom w:val="nil"/>
              <w:right w:val="nil"/>
            </w:tcBorders>
            <w:noWrap/>
            <w:hideMark/>
          </w:tcPr>
          <w:p w14:paraId="6627A596" w14:textId="77777777" w:rsidR="002B0C22" w:rsidRPr="0022223D" w:rsidRDefault="002B0C22" w:rsidP="00DC3253">
            <w:pPr>
              <w:rPr>
                <w:sz w:val="20"/>
                <w:szCs w:val="20"/>
              </w:rPr>
            </w:pPr>
          </w:p>
        </w:tc>
        <w:tc>
          <w:tcPr>
            <w:tcW w:w="1532" w:type="dxa"/>
            <w:tcBorders>
              <w:top w:val="nil"/>
              <w:left w:val="nil"/>
              <w:bottom w:val="nil"/>
              <w:right w:val="nil"/>
            </w:tcBorders>
            <w:noWrap/>
            <w:hideMark/>
          </w:tcPr>
          <w:p w14:paraId="1A085093" w14:textId="77777777" w:rsidR="002B0C22" w:rsidRPr="0022223D" w:rsidRDefault="002B0C22" w:rsidP="00DC3253">
            <w:pPr>
              <w:jc w:val="center"/>
              <w:rPr>
                <w:sz w:val="20"/>
                <w:szCs w:val="20"/>
              </w:rPr>
            </w:pPr>
          </w:p>
        </w:tc>
        <w:tc>
          <w:tcPr>
            <w:tcW w:w="1532" w:type="dxa"/>
            <w:tcBorders>
              <w:top w:val="nil"/>
              <w:left w:val="nil"/>
              <w:bottom w:val="nil"/>
              <w:right w:val="nil"/>
            </w:tcBorders>
            <w:noWrap/>
            <w:hideMark/>
          </w:tcPr>
          <w:p w14:paraId="4C07CC27" w14:textId="77777777" w:rsidR="002B0C22" w:rsidRPr="0022223D" w:rsidRDefault="002B0C22" w:rsidP="00DC3253">
            <w:pPr>
              <w:jc w:val="center"/>
              <w:rPr>
                <w:sz w:val="20"/>
                <w:szCs w:val="20"/>
              </w:rPr>
            </w:pPr>
            <w:r w:rsidRPr="0022223D">
              <w:rPr>
                <w:sz w:val="20"/>
                <w:szCs w:val="20"/>
              </w:rPr>
              <w:t>√</w:t>
            </w:r>
          </w:p>
        </w:tc>
      </w:tr>
      <w:tr w:rsidR="002B0C22" w:rsidRPr="0022223D" w14:paraId="4CB26AD8" w14:textId="77777777" w:rsidTr="00DC3253">
        <w:trPr>
          <w:trHeight w:val="260"/>
          <w:jc w:val="center"/>
        </w:trPr>
        <w:tc>
          <w:tcPr>
            <w:tcW w:w="4764" w:type="dxa"/>
            <w:tcBorders>
              <w:top w:val="single" w:sz="4" w:space="0" w:color="auto"/>
              <w:left w:val="nil"/>
              <w:bottom w:val="single" w:sz="4" w:space="0" w:color="auto"/>
              <w:right w:val="nil"/>
            </w:tcBorders>
            <w:noWrap/>
            <w:hideMark/>
          </w:tcPr>
          <w:p w14:paraId="5E46FCAC" w14:textId="77777777" w:rsidR="002B0C22" w:rsidRPr="0022223D" w:rsidRDefault="002B0C22" w:rsidP="00DC3253">
            <w:pPr>
              <w:rPr>
                <w:color w:val="000000"/>
                <w:sz w:val="20"/>
                <w:szCs w:val="20"/>
              </w:rPr>
            </w:pPr>
            <w:r w:rsidRPr="0022223D">
              <w:rPr>
                <w:color w:val="000000"/>
                <w:sz w:val="20"/>
                <w:szCs w:val="20"/>
              </w:rPr>
              <w:t>N</w:t>
            </w:r>
          </w:p>
        </w:tc>
        <w:tc>
          <w:tcPr>
            <w:tcW w:w="1532" w:type="dxa"/>
            <w:tcBorders>
              <w:top w:val="single" w:sz="4" w:space="0" w:color="auto"/>
              <w:left w:val="nil"/>
              <w:bottom w:val="single" w:sz="4" w:space="0" w:color="auto"/>
              <w:right w:val="nil"/>
            </w:tcBorders>
            <w:noWrap/>
            <w:hideMark/>
          </w:tcPr>
          <w:p w14:paraId="64584D71" w14:textId="77777777" w:rsidR="002B0C22" w:rsidRPr="0022223D" w:rsidRDefault="002B0C22" w:rsidP="00DC3253">
            <w:pPr>
              <w:jc w:val="center"/>
              <w:rPr>
                <w:color w:val="000000"/>
                <w:sz w:val="20"/>
                <w:szCs w:val="20"/>
              </w:rPr>
            </w:pPr>
            <w:r w:rsidRPr="0022223D">
              <w:rPr>
                <w:color w:val="000000"/>
                <w:sz w:val="20"/>
                <w:szCs w:val="20"/>
              </w:rPr>
              <w:t>3,235</w:t>
            </w:r>
          </w:p>
        </w:tc>
        <w:tc>
          <w:tcPr>
            <w:tcW w:w="1532" w:type="dxa"/>
            <w:tcBorders>
              <w:top w:val="single" w:sz="4" w:space="0" w:color="auto"/>
              <w:left w:val="nil"/>
              <w:bottom w:val="single" w:sz="4" w:space="0" w:color="auto"/>
              <w:right w:val="nil"/>
            </w:tcBorders>
            <w:noWrap/>
            <w:hideMark/>
          </w:tcPr>
          <w:p w14:paraId="2A9FC4AA" w14:textId="77777777" w:rsidR="002B0C22" w:rsidRPr="0022223D" w:rsidRDefault="002B0C22" w:rsidP="00DC3253">
            <w:pPr>
              <w:jc w:val="center"/>
              <w:rPr>
                <w:color w:val="000000"/>
                <w:sz w:val="20"/>
                <w:szCs w:val="20"/>
              </w:rPr>
            </w:pPr>
            <w:r w:rsidRPr="0022223D">
              <w:rPr>
                <w:color w:val="000000"/>
                <w:sz w:val="20"/>
                <w:szCs w:val="20"/>
              </w:rPr>
              <w:t>3,216</w:t>
            </w:r>
          </w:p>
        </w:tc>
        <w:tc>
          <w:tcPr>
            <w:tcW w:w="1532" w:type="dxa"/>
            <w:tcBorders>
              <w:top w:val="single" w:sz="4" w:space="0" w:color="auto"/>
              <w:left w:val="nil"/>
              <w:bottom w:val="single" w:sz="4" w:space="0" w:color="auto"/>
              <w:right w:val="nil"/>
            </w:tcBorders>
            <w:noWrap/>
            <w:hideMark/>
          </w:tcPr>
          <w:p w14:paraId="4E4874B7" w14:textId="77777777" w:rsidR="002B0C22" w:rsidRPr="0022223D" w:rsidRDefault="002B0C22" w:rsidP="00DC3253">
            <w:pPr>
              <w:jc w:val="center"/>
              <w:rPr>
                <w:color w:val="000000"/>
                <w:sz w:val="20"/>
                <w:szCs w:val="20"/>
              </w:rPr>
            </w:pPr>
            <w:r w:rsidRPr="0022223D">
              <w:rPr>
                <w:color w:val="000000"/>
                <w:sz w:val="20"/>
                <w:szCs w:val="20"/>
              </w:rPr>
              <w:t>3,212</w:t>
            </w:r>
          </w:p>
        </w:tc>
      </w:tr>
    </w:tbl>
    <w:p w14:paraId="73B9BC8E" w14:textId="77777777" w:rsidR="002B0C22" w:rsidRPr="0022223D" w:rsidRDefault="002B0C22" w:rsidP="002B0C22">
      <w:pPr>
        <w:pStyle w:val="Notes"/>
      </w:pPr>
      <w:r w:rsidRPr="0022223D">
        <w:t>Notes: 1. ***p&lt;0.001; **p&lt;0.01; *p&lt;0.05.</w:t>
      </w:r>
      <w:r w:rsidRPr="0022223D" w:rsidDel="00F26025">
        <w:t xml:space="preserve"> </w:t>
      </w:r>
      <w:r w:rsidRPr="0022223D">
        <w:br/>
        <w:t>2. Question timing FE indicates the date on which the question was posted.</w:t>
      </w:r>
      <w:r w:rsidRPr="0022223D">
        <w:br/>
      </w:r>
    </w:p>
    <w:p w14:paraId="6008B3C7" w14:textId="45798EDA" w:rsidR="00CC0B02" w:rsidRPr="0022223D" w:rsidRDefault="001F1750" w:rsidP="00EB4B15">
      <w:pPr>
        <w:pStyle w:val="Heading4"/>
        <w:rPr>
          <w:lang w:val="en-US"/>
        </w:rPr>
      </w:pPr>
      <w:ins w:id="2408" w:author="Xin Li" w:date="2026-05-11T14:59:00Z" w16du:dateUtc="2026-05-11T06:59:00Z">
        <w:r>
          <w:rPr>
            <w:lang w:val="en-US"/>
          </w:rPr>
          <w:t>Answer Length</w:t>
        </w:r>
      </w:ins>
      <w:del w:id="2409" w:author="Xin Li" w:date="2026-05-11T14:59:00Z" w16du:dateUtc="2026-05-11T06:59:00Z">
        <w:r w:rsidR="00CC0B02" w:rsidRPr="0022223D" w:rsidDel="001F1750">
          <w:rPr>
            <w:lang w:val="en-US"/>
          </w:rPr>
          <w:delText>Content</w:delText>
        </w:r>
      </w:del>
      <w:r w:rsidR="00CC0B02" w:rsidRPr="0022223D">
        <w:rPr>
          <w:lang w:val="en-US"/>
        </w:rPr>
        <w:t xml:space="preserve"> Effect</w:t>
      </w:r>
    </w:p>
    <w:p w14:paraId="2B7D7A77" w14:textId="0D583B4E" w:rsidR="004F7CE1" w:rsidRPr="0022223D" w:rsidRDefault="004F7CE1" w:rsidP="00A86F82">
      <w:pPr>
        <w:pStyle w:val="Paragraph0"/>
      </w:pPr>
      <w:r w:rsidRPr="0022223D">
        <w:t xml:space="preserve">We first test whether AI-generated answers reduce human participation through content quality. If content drives the </w:t>
      </w:r>
      <w:r w:rsidR="00023A77" w:rsidRPr="0022223D">
        <w:t>deterrence</w:t>
      </w:r>
      <w:r w:rsidRPr="0022223D">
        <w:t xml:space="preserve"> effect, we should observe that (1) AI-generated answers differ systematically in quality from human answers, and (2) controlling for the</w:t>
      </w:r>
      <w:r w:rsidR="004B5AD2" w:rsidRPr="0022223D">
        <w:t xml:space="preserve"> content quality of </w:t>
      </w:r>
      <w:r w:rsidR="00CC0B02" w:rsidRPr="0022223D">
        <w:t>the first</w:t>
      </w:r>
      <w:r w:rsidR="004B5AD2" w:rsidRPr="0022223D">
        <w:t xml:space="preserve"> answer </w:t>
      </w:r>
      <w:r w:rsidRPr="0022223D">
        <w:t>substantially reduces the AI treatment coefficient.</w:t>
      </w:r>
    </w:p>
    <w:p w14:paraId="5072B078" w14:textId="5A0B9F15" w:rsidR="004F7CE1" w:rsidRPr="0022223D" w:rsidRDefault="004F7CE1" w:rsidP="00A86F82">
      <w:pPr>
        <w:pStyle w:val="Paragraph0"/>
      </w:pPr>
      <w:r w:rsidRPr="0022223D">
        <w:t>Table 9 presents our analysis using questions that received at least one answer (N = 3,235). Column 1 reproduces our baseline result for this subsample: AI treatment reduces the number of human answers by 0.153 (p &lt; 0.001).</w:t>
      </w:r>
      <w:r w:rsidR="00A94EFC" w:rsidRPr="0022223D">
        <w:t xml:space="preserve"> </w:t>
      </w:r>
      <w:r w:rsidRPr="0022223D">
        <w:t xml:space="preserve">Column 2 examines whether AI treatment affects </w:t>
      </w:r>
      <w:r w:rsidR="00D1059C" w:rsidRPr="0022223D">
        <w:t xml:space="preserve">the </w:t>
      </w:r>
      <w:r w:rsidRPr="0022223D">
        <w:t>content characteristics of the first answer. Using the logarithm of answer length as an initial quality measure, we find that AI-generated first answers are substantially longer than human first answers (</w:t>
      </w:r>
      <w:r w:rsidRPr="0022223D">
        <w:rPr>
          <w:i/>
          <w:iCs/>
        </w:rPr>
        <w:t>β</w:t>
      </w:r>
      <w:r w:rsidRPr="0022223D">
        <w:t xml:space="preserve"> = 2.215, p &lt; 0.001), suggesting AI produces more comprehensive responses.</w:t>
      </w:r>
    </w:p>
    <w:p w14:paraId="5AE8DEE8" w14:textId="78E716E8" w:rsidR="004F7CE1" w:rsidRPr="0022223D" w:rsidRDefault="004F7CE1" w:rsidP="00A86F82">
      <w:pPr>
        <w:pStyle w:val="Paragraph0"/>
      </w:pPr>
      <w:r w:rsidRPr="0022223D">
        <w:lastRenderedPageBreak/>
        <w:t xml:space="preserve">Does this content difference explain the </w:t>
      </w:r>
      <w:r w:rsidR="00023A77" w:rsidRPr="0022223D">
        <w:t>deterrence</w:t>
      </w:r>
      <w:r w:rsidRPr="0022223D">
        <w:t xml:space="preserve"> effect? Column 3 addresses this question by controlling for </w:t>
      </w:r>
      <w:r w:rsidR="00DC6A58" w:rsidRPr="0022223D">
        <w:t xml:space="preserve">the </w:t>
      </w:r>
      <w:r w:rsidRPr="0022223D">
        <w:t>first answer length in the baseline regression. We find that longer first answers significantly reduce subsequent human participation (</w:t>
      </w:r>
      <w:r w:rsidRPr="0022223D">
        <w:rPr>
          <w:i/>
          <w:iCs/>
        </w:rPr>
        <w:t>β</w:t>
      </w:r>
      <w:r w:rsidRPr="0022223D">
        <w:t xml:space="preserve"> = -0.018, p &lt; 0.001), and the AI treatment coefficient decreases from -0.153 to -0.113. This reduction indicates that content characteristics partially mediate the </w:t>
      </w:r>
      <w:r w:rsidR="00023A77" w:rsidRPr="0022223D">
        <w:t>deterrence</w:t>
      </w:r>
      <w:r w:rsidRPr="0022223D">
        <w:t xml:space="preserve"> effect. However, the AI coefficient remains negative and highly significant, suggesting </w:t>
      </w:r>
      <w:r w:rsidR="00CC2BB7" w:rsidRPr="0022223D">
        <w:t xml:space="preserve">that </w:t>
      </w:r>
      <w:r w:rsidRPr="0022223D">
        <w:t xml:space="preserve">content alone does not fully explain the observed </w:t>
      </w:r>
      <w:r w:rsidR="00A94EFC" w:rsidRPr="0022223D">
        <w:t>deterrence effect</w:t>
      </w:r>
      <w:r w:rsidRPr="0022223D">
        <w:t>.</w:t>
      </w:r>
    </w:p>
    <w:p w14:paraId="4022B69C" w14:textId="521360DD" w:rsidR="00A94EFC" w:rsidRPr="0022223D" w:rsidRDefault="00A94EFC" w:rsidP="00A86F82">
      <w:pPr>
        <w:pStyle w:val="Paragraph0"/>
      </w:pPr>
      <w:r w:rsidRPr="0022223D">
        <w:t xml:space="preserve">To verify whether findings extend beyond the simple quality measure of answer length, we employ LLM-generated quality measures </w:t>
      </w:r>
      <w:r w:rsidR="0094443B" w:rsidRPr="0022223D">
        <w:fldChar w:fldCharType="begin" w:fldLock="1"/>
      </w:r>
      <w:r w:rsidR="00FB59A6">
        <w:instrText xml:space="preserve"> ADDIN ZOTERO_ITEM CSL_CITATION {"citationID":"fLcys58s","properties":{"formattedCitation":"(P. Li et al., 2024)","plainCitation":"(P. Li et al., 2024)","noteIndex":0},"citationItems":[{"id":2840,"uris":["http://zotero.org/users/8905122/items/SNFQA8GA","http://www.mendeley.com/documents/?uuid=38732a76-9922-46b6-842d-29c0867444e2","http://zotero.org/users/local/bVGy23C0/items/PBNKPJW2"],"itemData":{"id":2840,"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w:instrText>
      </w:r>
      <w:r w:rsidR="00FB59A6">
        <w:rPr>
          <w:rFonts w:hint="eastAsia"/>
        </w:rPr>
        <w:instrText>hat would be prohibitively expensive or infeasible with human respondents.\n\n</w:instrText>
      </w:r>
      <w:r w:rsidR="00FB59A6">
        <w:rPr>
          <w:rFonts w:hint="eastAsia"/>
        </w:rPr>
        <w:instrText>【摘要翻译】本文探讨了大型语言模型（</w:instrText>
      </w:r>
      <w:r w:rsidR="00FB59A6">
        <w:rPr>
          <w:rFonts w:hint="eastAsia"/>
        </w:rPr>
        <w:instrText>LLM</w:instrText>
      </w:r>
      <w:r w:rsidR="00FB59A6">
        <w:rPr>
          <w:rFonts w:hint="eastAsia"/>
        </w:rPr>
        <w:instrText>）在市场研究中替代人类参与者的潜力。此类</w:instrText>
      </w:r>
      <w:r w:rsidR="00FB59A6">
        <w:rPr>
          <w:rFonts w:hint="eastAsia"/>
        </w:rPr>
        <w:instrText>LLM</w:instrText>
      </w:r>
      <w:r w:rsidR="00FB59A6">
        <w:rPr>
          <w:rFonts w:hint="eastAsia"/>
        </w:rPr>
        <w:instrText>可用于在提示的情况下生成文本。我们认为，对于某些产品类别的此类自动化市场研究，感知分析是一个特别有希望的用例。提议的新方法生成的输出与人类调查生成的输出非常匹配：人类和</w:instrText>
      </w:r>
      <w:r w:rsidR="00FB59A6">
        <w:rPr>
          <w:rFonts w:hint="eastAsia"/>
        </w:rPr>
        <w:instrText>LLM</w:instrText>
      </w:r>
      <w:r w:rsidR="00FB59A6">
        <w:rPr>
          <w:rFonts w:hint="eastAsia"/>
        </w:rPr>
        <w:instrText>生成的数据集之间的一致率达到</w:instrText>
      </w:r>
      <w:r w:rsidR="00FB59A6">
        <w:rPr>
          <w:rFonts w:hint="eastAsia"/>
        </w:rPr>
        <w:instrText>75%</w:instrText>
      </w:r>
      <w:r w:rsidR="00FB59A6">
        <w:rPr>
          <w:rFonts w:hint="eastAsia"/>
        </w:rPr>
        <w:instrText>以上。此外，这适用于基于品牌相似性度量和产品属性评级的感知分析。该论文表明，对于某些类别，这种完全或部分自动化市场研究的新方法将通过有意义地加快流程并潜在地降低成本来提高市场研究的效率。进一步的结果还表明，随着越来越大的训练语料库应用于大型语言模型，基于</w:instrText>
      </w:r>
      <w:r w:rsidR="00FB59A6">
        <w:rPr>
          <w:rFonts w:hint="eastAsia"/>
        </w:rPr>
        <w:instrText>LLM</w:instrText>
      </w:r>
      <w:r w:rsidR="00FB59A6">
        <w:rPr>
          <w:rFonts w:hint="eastAsia"/>
        </w:rPr>
        <w:instrText>的市场研究将适用于回答基于人口统计变量或上下文变化的更细微的问题，这些问题对人类受访者来说将是极其昂贵或不可行的。</w:instrText>
      </w:r>
      <w:r w:rsidR="00FB59A6">
        <w:rPr>
          <w:rFonts w:hint="eastAsia"/>
        </w:rPr>
        <w:instrText>","container-title":"Marketing Science","DOI":"10.1287/mksc.2023.0454","ISSN":"0732-2399","issue"</w:instrText>
      </w:r>
      <w:r w:rsidR="00FB59A6">
        <w:instrText xml:space="preserve">:"2","language":"en","page":"254-266","title":"Frontiers: Determining the validity of large language models for automated perceptual analysis","title-short":"Frontiers","volume":"43","author":[{"family":"Li","given":"Peiyao"},{"family":"Castelo","given":"Noah"},{"family":"Katona","given":"Zsolt"},{"family":"Sarvary","given":"Miklos"}],"issued":{"date-parts":[["2024",1]]}}}],"schema":"https://github.com/citation-style-language/schema/raw/master/csl-citation.json"} </w:instrText>
      </w:r>
      <w:r w:rsidR="0094443B" w:rsidRPr="0022223D">
        <w:fldChar w:fldCharType="separate"/>
      </w:r>
      <w:r w:rsidR="00FB59A6" w:rsidRPr="00FB59A6">
        <w:t>(P. Li et al., 2024)</w:t>
      </w:r>
      <w:r w:rsidR="0094443B" w:rsidRPr="0022223D">
        <w:fldChar w:fldCharType="end"/>
      </w:r>
      <w:r w:rsidRPr="0022223D">
        <w:t>. The detailed method for generating these quality measures and their validity assessment is provided in Online Appendix B. Column 4 incorporates overall quality ratings alongside length. While length remains significant (</w:t>
      </w:r>
      <w:r w:rsidRPr="0022223D">
        <w:rPr>
          <w:i/>
          <w:iCs/>
        </w:rPr>
        <w:t>β</w:t>
      </w:r>
      <w:r w:rsidRPr="0022223D">
        <w:t xml:space="preserve"> = -0.021, p &lt; 0.001), overall quality does not. Column 5 decomposes content into ten dimensions: clarity, readability, accuracy, relevance, detail level, and presence of personal experiences, insights, innovative approaches, alternative solutions, and engaging storytelling</w:t>
      </w:r>
      <w:r w:rsidR="003444A3" w:rsidRPr="0022223D">
        <w:t xml:space="preserve"> (see Online Appendix B for detailed definitions and validation)</w:t>
      </w:r>
      <w:r w:rsidRPr="0022223D">
        <w:t>. Even controlling for these extensive characteristics, the AI coefficient remains significant (</w:t>
      </w:r>
      <w:r w:rsidRPr="0022223D">
        <w:rPr>
          <w:i/>
          <w:iCs/>
        </w:rPr>
        <w:t>β</w:t>
      </w:r>
      <w:r w:rsidRPr="0022223D">
        <w:t xml:space="preserve"> = -0.109, p &lt; 0.001).</w:t>
      </w:r>
    </w:p>
    <w:p w14:paraId="2B1628F4" w14:textId="3520ED90" w:rsidR="00EA6E88" w:rsidRPr="0022223D" w:rsidRDefault="00EA6E88" w:rsidP="0056545C">
      <w:pPr>
        <w:pStyle w:val="Paragraph0"/>
      </w:pPr>
      <w:r w:rsidRPr="0022223D">
        <w:t xml:space="preserve">In </w:t>
      </w:r>
      <w:r w:rsidR="000A2C18" w:rsidRPr="0022223D">
        <w:t>C</w:t>
      </w:r>
      <w:r w:rsidRPr="0022223D">
        <w:t xml:space="preserve">olumn 6, we complement our content effect mechanism tests by investigating whether the deterrence effect strengthens </w:t>
      </w:r>
      <w:r w:rsidR="00CC2BB7" w:rsidRPr="0022223D">
        <w:t xml:space="preserve">in the presence of </w:t>
      </w:r>
      <w:r w:rsidRPr="0022223D">
        <w:t>higher AI quality</w:t>
      </w:r>
      <w:r w:rsidR="00CC2BB7" w:rsidRPr="0022223D">
        <w:t>; we do this</w:t>
      </w:r>
      <w:r w:rsidRPr="0022223D">
        <w:t xml:space="preserve"> by interacting answer length with AI treatment. We focus on length for this interaction analysis because it consistently mediates the AI deterrence effect across Columns 3-5</w:t>
      </w:r>
      <w:r w:rsidR="00654D18" w:rsidRPr="0022223D">
        <w:t xml:space="preserve"> (</w:t>
      </w:r>
      <w:r w:rsidRPr="0022223D">
        <w:t>remaining statistically significant in all specifications</w:t>
      </w:r>
      <w:r w:rsidR="00654D18" w:rsidRPr="0022223D">
        <w:t xml:space="preserve">) </w:t>
      </w:r>
      <w:r w:rsidRPr="0022223D">
        <w:t xml:space="preserve">while other quality measures (overall LLM rating and most individual dimensions) do not achieve significance. This makes length the most empirically robust content quality measure for understanding the deterrence effect. The negative interaction </w:t>
      </w:r>
      <w:r w:rsidRPr="0022223D">
        <w:lastRenderedPageBreak/>
        <w:t>(</w:t>
      </w:r>
      <w:r w:rsidRPr="0022223D">
        <w:rPr>
          <w:i/>
          <w:iCs/>
        </w:rPr>
        <w:t>β</w:t>
      </w:r>
      <w:r w:rsidRPr="0022223D">
        <w:t xml:space="preserve"> = -0.040, p &lt; 0.01) reveals </w:t>
      </w:r>
      <w:r w:rsidR="002837CA" w:rsidRPr="0022223D">
        <w:t xml:space="preserve">that </w:t>
      </w:r>
      <w:r w:rsidRPr="0022223D">
        <w:t>longer AI answers deter participation more strongly than shorter ones, reinforcing that content quality is indeed part of the deterrence mechanism.</w:t>
      </w:r>
    </w:p>
    <w:p w14:paraId="57655AAC" w14:textId="694AA2C6" w:rsidR="00EA6E88" w:rsidRPr="0022223D" w:rsidRDefault="00EA6E88" w:rsidP="00EB4B15">
      <w:pPr>
        <w:pStyle w:val="Paragraph0"/>
        <w:widowControl w:val="0"/>
        <w:ind w:firstLine="533"/>
      </w:pPr>
      <w:r w:rsidRPr="0022223D">
        <w:t>These results demonstrate the content effect</w:t>
      </w:r>
      <w:r w:rsidR="00E64512" w:rsidRPr="0022223D">
        <w:t xml:space="preserve">: </w:t>
      </w:r>
      <w:r w:rsidRPr="0022223D">
        <w:t>AI reduces participation partly through comprehensiveness</w:t>
      </w:r>
      <w:r w:rsidR="00E64512" w:rsidRPr="0022223D">
        <w:t xml:space="preserve">, </w:t>
      </w:r>
      <w:r w:rsidRPr="0022223D">
        <w:t>but the substantial residual indicates</w:t>
      </w:r>
      <w:r w:rsidR="00CC2BB7" w:rsidRPr="0022223D">
        <w:t xml:space="preserve"> that</w:t>
      </w:r>
      <w:r w:rsidRPr="0022223D">
        <w:t xml:space="preserve"> other mechanisms also contribute.</w:t>
      </w:r>
    </w:p>
    <w:p w14:paraId="6846D99F" w14:textId="53EF1F0A" w:rsidR="00B35EC5" w:rsidRPr="0022223D" w:rsidRDefault="006D52DB">
      <w:pPr>
        <w:pStyle w:val="TableFiguretitle"/>
      </w:pPr>
      <w:bookmarkStart w:id="2410" w:name="_Ref195145153"/>
      <w:r w:rsidRPr="0022223D">
        <w:t xml:space="preserve">Table </w:t>
      </w:r>
      <w:fldSimple w:instr=" SEQ Table \* ARABIC ">
        <w:r w:rsidR="00FB2A9C" w:rsidRPr="0022223D">
          <w:t>9</w:t>
        </w:r>
      </w:fldSimple>
      <w:bookmarkEnd w:id="2410"/>
      <w:r w:rsidRPr="0022223D">
        <w:t xml:space="preserve">. </w:t>
      </w:r>
      <w:r w:rsidR="00F40939" w:rsidRPr="0022223D">
        <w:t>The content effect</w:t>
      </w:r>
      <w:r w:rsidR="000500C4" w:rsidRPr="0022223D">
        <w:t>s</w:t>
      </w:r>
      <w:r w:rsidR="00F40939" w:rsidRPr="0022223D">
        <w:t xml:space="preserve"> of AI-generated answer</w:t>
      </w:r>
      <w:r w:rsidR="00B35EC5" w:rsidRPr="0022223D">
        <w:t>s</w:t>
      </w:r>
    </w:p>
    <w:tbl>
      <w:tblPr>
        <w:tblW w:w="5000" w:type="pct"/>
        <w:jc w:val="center"/>
        <w:tblLayout w:type="fixed"/>
        <w:tblCellMar>
          <w:left w:w="14" w:type="dxa"/>
          <w:right w:w="14" w:type="dxa"/>
        </w:tblCellMar>
        <w:tblLook w:val="04A0" w:firstRow="1" w:lastRow="0" w:firstColumn="1" w:lastColumn="0" w:noHBand="0" w:noVBand="1"/>
      </w:tblPr>
      <w:tblGrid>
        <w:gridCol w:w="1980"/>
        <w:gridCol w:w="1170"/>
        <w:gridCol w:w="2430"/>
        <w:gridCol w:w="990"/>
        <w:gridCol w:w="990"/>
        <w:gridCol w:w="900"/>
        <w:gridCol w:w="900"/>
      </w:tblGrid>
      <w:tr w:rsidR="00213513" w:rsidRPr="0022223D" w14:paraId="7E5B071B" w14:textId="77777777" w:rsidTr="00A86F82">
        <w:trPr>
          <w:trHeight w:val="260"/>
          <w:jc w:val="center"/>
        </w:trPr>
        <w:tc>
          <w:tcPr>
            <w:tcW w:w="1980" w:type="dxa"/>
            <w:tcBorders>
              <w:top w:val="single" w:sz="4" w:space="0" w:color="auto"/>
              <w:left w:val="nil"/>
              <w:bottom w:val="nil"/>
              <w:right w:val="nil"/>
            </w:tcBorders>
            <w:noWrap/>
            <w:hideMark/>
          </w:tcPr>
          <w:p w14:paraId="09BC0DB2" w14:textId="77777777" w:rsidR="00213513" w:rsidRPr="0022223D" w:rsidRDefault="00213513">
            <w:pPr>
              <w:rPr>
                <w:color w:val="000000"/>
                <w:sz w:val="20"/>
                <w:szCs w:val="20"/>
              </w:rPr>
            </w:pPr>
            <w:r w:rsidRPr="0022223D">
              <w:rPr>
                <w:color w:val="000000"/>
                <w:sz w:val="20"/>
                <w:szCs w:val="20"/>
              </w:rPr>
              <w:t> </w:t>
            </w:r>
          </w:p>
        </w:tc>
        <w:tc>
          <w:tcPr>
            <w:tcW w:w="1170" w:type="dxa"/>
            <w:tcBorders>
              <w:top w:val="single" w:sz="4" w:space="0" w:color="auto"/>
              <w:left w:val="nil"/>
              <w:bottom w:val="nil"/>
              <w:right w:val="nil"/>
            </w:tcBorders>
            <w:noWrap/>
            <w:hideMark/>
          </w:tcPr>
          <w:p w14:paraId="0E661E2A" w14:textId="77777777" w:rsidR="00213513" w:rsidRPr="0022223D" w:rsidRDefault="00213513">
            <w:pPr>
              <w:jc w:val="center"/>
              <w:rPr>
                <w:sz w:val="20"/>
                <w:szCs w:val="20"/>
              </w:rPr>
            </w:pPr>
            <w:r w:rsidRPr="0022223D">
              <w:rPr>
                <w:sz w:val="20"/>
                <w:szCs w:val="20"/>
              </w:rPr>
              <w:t>(1)</w:t>
            </w:r>
          </w:p>
        </w:tc>
        <w:tc>
          <w:tcPr>
            <w:tcW w:w="2430" w:type="dxa"/>
            <w:tcBorders>
              <w:top w:val="single" w:sz="4" w:space="0" w:color="auto"/>
              <w:left w:val="nil"/>
              <w:bottom w:val="nil"/>
              <w:right w:val="nil"/>
            </w:tcBorders>
            <w:noWrap/>
            <w:hideMark/>
          </w:tcPr>
          <w:p w14:paraId="7E9FE315" w14:textId="77777777" w:rsidR="00213513" w:rsidRPr="0022223D" w:rsidRDefault="00213513">
            <w:pPr>
              <w:jc w:val="center"/>
              <w:rPr>
                <w:sz w:val="20"/>
                <w:szCs w:val="20"/>
              </w:rPr>
            </w:pPr>
            <w:r w:rsidRPr="0022223D">
              <w:rPr>
                <w:sz w:val="20"/>
                <w:szCs w:val="20"/>
              </w:rPr>
              <w:t>(2)</w:t>
            </w:r>
          </w:p>
        </w:tc>
        <w:tc>
          <w:tcPr>
            <w:tcW w:w="990" w:type="dxa"/>
            <w:tcBorders>
              <w:top w:val="single" w:sz="4" w:space="0" w:color="auto"/>
              <w:left w:val="nil"/>
              <w:bottom w:val="nil"/>
              <w:right w:val="nil"/>
            </w:tcBorders>
            <w:noWrap/>
            <w:hideMark/>
          </w:tcPr>
          <w:p w14:paraId="56D794D0" w14:textId="77777777" w:rsidR="00213513" w:rsidRPr="0022223D" w:rsidRDefault="00213513">
            <w:pPr>
              <w:jc w:val="center"/>
              <w:rPr>
                <w:sz w:val="20"/>
                <w:szCs w:val="20"/>
              </w:rPr>
            </w:pPr>
            <w:r w:rsidRPr="0022223D">
              <w:rPr>
                <w:sz w:val="20"/>
                <w:szCs w:val="20"/>
              </w:rPr>
              <w:t>(3)</w:t>
            </w:r>
          </w:p>
        </w:tc>
        <w:tc>
          <w:tcPr>
            <w:tcW w:w="990" w:type="dxa"/>
            <w:tcBorders>
              <w:top w:val="single" w:sz="4" w:space="0" w:color="auto"/>
              <w:left w:val="nil"/>
              <w:bottom w:val="nil"/>
              <w:right w:val="nil"/>
            </w:tcBorders>
            <w:noWrap/>
            <w:hideMark/>
          </w:tcPr>
          <w:p w14:paraId="2774D6E4" w14:textId="77777777" w:rsidR="00213513" w:rsidRPr="0022223D" w:rsidRDefault="00213513">
            <w:pPr>
              <w:jc w:val="center"/>
              <w:rPr>
                <w:sz w:val="20"/>
                <w:szCs w:val="20"/>
              </w:rPr>
            </w:pPr>
            <w:r w:rsidRPr="0022223D">
              <w:rPr>
                <w:sz w:val="20"/>
                <w:szCs w:val="20"/>
              </w:rPr>
              <w:t>(4)</w:t>
            </w:r>
          </w:p>
        </w:tc>
        <w:tc>
          <w:tcPr>
            <w:tcW w:w="900" w:type="dxa"/>
            <w:tcBorders>
              <w:top w:val="single" w:sz="4" w:space="0" w:color="auto"/>
              <w:left w:val="nil"/>
              <w:bottom w:val="nil"/>
              <w:right w:val="nil"/>
            </w:tcBorders>
            <w:noWrap/>
            <w:hideMark/>
          </w:tcPr>
          <w:p w14:paraId="4864AED0" w14:textId="77777777" w:rsidR="00213513" w:rsidRPr="0022223D" w:rsidRDefault="00213513">
            <w:pPr>
              <w:jc w:val="center"/>
              <w:rPr>
                <w:sz w:val="20"/>
                <w:szCs w:val="20"/>
              </w:rPr>
            </w:pPr>
            <w:r w:rsidRPr="0022223D">
              <w:rPr>
                <w:sz w:val="20"/>
                <w:szCs w:val="20"/>
              </w:rPr>
              <w:t>(5)</w:t>
            </w:r>
          </w:p>
        </w:tc>
        <w:tc>
          <w:tcPr>
            <w:tcW w:w="900" w:type="dxa"/>
            <w:tcBorders>
              <w:top w:val="single" w:sz="4" w:space="0" w:color="auto"/>
              <w:left w:val="nil"/>
              <w:bottom w:val="nil"/>
              <w:right w:val="nil"/>
            </w:tcBorders>
            <w:noWrap/>
            <w:hideMark/>
          </w:tcPr>
          <w:p w14:paraId="59932E10" w14:textId="77777777" w:rsidR="00213513" w:rsidRPr="0022223D" w:rsidRDefault="00213513">
            <w:pPr>
              <w:jc w:val="center"/>
              <w:rPr>
                <w:sz w:val="20"/>
                <w:szCs w:val="20"/>
              </w:rPr>
            </w:pPr>
            <w:r w:rsidRPr="0022223D">
              <w:rPr>
                <w:sz w:val="20"/>
                <w:szCs w:val="20"/>
              </w:rPr>
              <w:t>(6)</w:t>
            </w:r>
          </w:p>
        </w:tc>
      </w:tr>
      <w:tr w:rsidR="00213513" w:rsidRPr="0022223D" w14:paraId="6AD93A03" w14:textId="77777777" w:rsidTr="00A86F82">
        <w:trPr>
          <w:trHeight w:val="260"/>
          <w:jc w:val="center"/>
        </w:trPr>
        <w:tc>
          <w:tcPr>
            <w:tcW w:w="1980" w:type="dxa"/>
            <w:tcBorders>
              <w:top w:val="nil"/>
              <w:left w:val="nil"/>
              <w:bottom w:val="nil"/>
              <w:right w:val="nil"/>
            </w:tcBorders>
            <w:noWrap/>
            <w:hideMark/>
          </w:tcPr>
          <w:p w14:paraId="052C9B36" w14:textId="77777777" w:rsidR="00213513" w:rsidRPr="0022223D" w:rsidRDefault="00213513">
            <w:pPr>
              <w:jc w:val="right"/>
              <w:rPr>
                <w:color w:val="000000"/>
                <w:sz w:val="20"/>
                <w:szCs w:val="20"/>
              </w:rPr>
            </w:pPr>
            <w:r w:rsidRPr="0022223D">
              <w:rPr>
                <w:color w:val="000000"/>
                <w:sz w:val="20"/>
                <w:szCs w:val="20"/>
              </w:rPr>
              <w:t xml:space="preserve">DV: </w:t>
            </w:r>
          </w:p>
        </w:tc>
        <w:tc>
          <w:tcPr>
            <w:tcW w:w="1170" w:type="dxa"/>
            <w:tcBorders>
              <w:top w:val="nil"/>
              <w:left w:val="nil"/>
              <w:bottom w:val="single" w:sz="4" w:space="0" w:color="auto"/>
              <w:right w:val="nil"/>
            </w:tcBorders>
            <w:noWrap/>
            <w:hideMark/>
          </w:tcPr>
          <w:p w14:paraId="1B4B1899" w14:textId="448D691E" w:rsidR="00213513" w:rsidRPr="0022223D" w:rsidRDefault="00213513">
            <w:pPr>
              <w:jc w:val="center"/>
              <w:rPr>
                <w:color w:val="000000"/>
                <w:sz w:val="20"/>
                <w:szCs w:val="20"/>
              </w:rPr>
            </w:pPr>
            <w:r w:rsidRPr="0022223D">
              <w:rPr>
                <w:i/>
                <w:iCs/>
                <w:color w:val="000000"/>
                <w:sz w:val="20"/>
                <w:szCs w:val="20"/>
              </w:rPr>
              <w:t>answerNum</w:t>
            </w:r>
            <w:r w:rsidRPr="0022223D">
              <w:rPr>
                <w:i/>
                <w:iCs/>
                <w:color w:val="000000"/>
                <w:sz w:val="20"/>
                <w:szCs w:val="20"/>
                <w:vertAlign w:val="subscript"/>
              </w:rPr>
              <w:t>i</w:t>
            </w:r>
          </w:p>
        </w:tc>
        <w:tc>
          <w:tcPr>
            <w:tcW w:w="2430" w:type="dxa"/>
            <w:tcBorders>
              <w:top w:val="nil"/>
              <w:left w:val="nil"/>
              <w:bottom w:val="single" w:sz="4" w:space="0" w:color="auto"/>
              <w:right w:val="nil"/>
            </w:tcBorders>
            <w:noWrap/>
            <w:hideMark/>
          </w:tcPr>
          <w:p w14:paraId="2AFB5EFB" w14:textId="77777777" w:rsidR="00213513" w:rsidRPr="0022223D" w:rsidRDefault="00213513">
            <w:pPr>
              <w:jc w:val="center"/>
              <w:rPr>
                <w:color w:val="000000"/>
                <w:sz w:val="20"/>
                <w:szCs w:val="20"/>
              </w:rPr>
            </w:pPr>
            <w:r w:rsidRPr="0022223D">
              <w:rPr>
                <w:color w:val="000000"/>
                <w:sz w:val="20"/>
                <w:szCs w:val="20"/>
              </w:rPr>
              <w:t>the content quality of the first answer (measured by length)</w:t>
            </w:r>
          </w:p>
        </w:tc>
        <w:tc>
          <w:tcPr>
            <w:tcW w:w="3780" w:type="dxa"/>
            <w:gridSpan w:val="4"/>
            <w:tcBorders>
              <w:top w:val="nil"/>
              <w:left w:val="nil"/>
              <w:bottom w:val="single" w:sz="4" w:space="0" w:color="auto"/>
              <w:right w:val="nil"/>
            </w:tcBorders>
            <w:noWrap/>
            <w:hideMark/>
          </w:tcPr>
          <w:p w14:paraId="08777BE8" w14:textId="77777777" w:rsidR="00213513" w:rsidRPr="0022223D" w:rsidRDefault="00213513">
            <w:pPr>
              <w:jc w:val="center"/>
              <w:rPr>
                <w:i/>
                <w:iCs/>
                <w:color w:val="000000"/>
                <w:sz w:val="20"/>
                <w:szCs w:val="20"/>
              </w:rPr>
            </w:pPr>
            <w:r w:rsidRPr="0022223D">
              <w:rPr>
                <w:i/>
                <w:iCs/>
                <w:color w:val="000000"/>
                <w:sz w:val="20"/>
                <w:szCs w:val="20"/>
              </w:rPr>
              <w:t>answerNum</w:t>
            </w:r>
            <w:r w:rsidRPr="0022223D">
              <w:rPr>
                <w:i/>
                <w:iCs/>
                <w:color w:val="000000"/>
                <w:sz w:val="20"/>
                <w:szCs w:val="20"/>
                <w:vertAlign w:val="subscript"/>
              </w:rPr>
              <w:t>i</w:t>
            </w:r>
          </w:p>
        </w:tc>
      </w:tr>
      <w:tr w:rsidR="00046944" w:rsidRPr="0022223D" w14:paraId="446596D5" w14:textId="77777777" w:rsidTr="00A86F82">
        <w:trPr>
          <w:trHeight w:val="280"/>
          <w:jc w:val="center"/>
        </w:trPr>
        <w:tc>
          <w:tcPr>
            <w:tcW w:w="1980" w:type="dxa"/>
            <w:vMerge w:val="restart"/>
            <w:tcBorders>
              <w:top w:val="nil"/>
              <w:left w:val="nil"/>
              <w:bottom w:val="nil"/>
              <w:right w:val="nil"/>
            </w:tcBorders>
            <w:noWrap/>
            <w:vAlign w:val="center"/>
            <w:hideMark/>
          </w:tcPr>
          <w:p w14:paraId="2A9370EA" w14:textId="00067ABF" w:rsidR="00046944" w:rsidRPr="0022223D" w:rsidRDefault="00046944" w:rsidP="00046944">
            <w:pPr>
              <w:rPr>
                <w:i/>
                <w:iCs/>
                <w:sz w:val="20"/>
                <w:szCs w:val="20"/>
              </w:rPr>
            </w:pPr>
            <w:r w:rsidRPr="0022223D">
              <w:rPr>
                <w:i/>
                <w:iCs/>
                <w:sz w:val="20"/>
                <w:szCs w:val="20"/>
              </w:rPr>
              <w:t>AI</w:t>
            </w:r>
            <w:r w:rsidRPr="0022223D">
              <w:rPr>
                <w:i/>
                <w:iCs/>
                <w:color w:val="000000"/>
                <w:sz w:val="20"/>
                <w:szCs w:val="20"/>
                <w:vertAlign w:val="subscript"/>
              </w:rPr>
              <w:t>i</w:t>
            </w:r>
          </w:p>
        </w:tc>
        <w:tc>
          <w:tcPr>
            <w:tcW w:w="1170" w:type="dxa"/>
            <w:tcBorders>
              <w:top w:val="nil"/>
              <w:left w:val="nil"/>
              <w:bottom w:val="nil"/>
              <w:right w:val="nil"/>
            </w:tcBorders>
            <w:noWrap/>
            <w:hideMark/>
          </w:tcPr>
          <w:p w14:paraId="755F832B" w14:textId="77777777" w:rsidR="00046944" w:rsidRPr="0022223D" w:rsidRDefault="00046944" w:rsidP="00046944">
            <w:pPr>
              <w:jc w:val="center"/>
              <w:rPr>
                <w:color w:val="000000"/>
                <w:sz w:val="20"/>
                <w:szCs w:val="20"/>
              </w:rPr>
            </w:pPr>
            <w:r w:rsidRPr="0022223D">
              <w:rPr>
                <w:color w:val="000000"/>
                <w:sz w:val="20"/>
                <w:szCs w:val="20"/>
              </w:rPr>
              <w:t>-0.153 ***</w:t>
            </w:r>
          </w:p>
        </w:tc>
        <w:tc>
          <w:tcPr>
            <w:tcW w:w="2430" w:type="dxa"/>
            <w:tcBorders>
              <w:top w:val="nil"/>
              <w:left w:val="nil"/>
              <w:bottom w:val="nil"/>
              <w:right w:val="nil"/>
            </w:tcBorders>
            <w:noWrap/>
            <w:hideMark/>
          </w:tcPr>
          <w:p w14:paraId="6C37F15E" w14:textId="77777777" w:rsidR="00046944" w:rsidRPr="0022223D" w:rsidRDefault="00046944" w:rsidP="00046944">
            <w:pPr>
              <w:jc w:val="center"/>
              <w:rPr>
                <w:color w:val="000000"/>
                <w:sz w:val="20"/>
                <w:szCs w:val="20"/>
              </w:rPr>
            </w:pPr>
            <w:r w:rsidRPr="0022223D">
              <w:rPr>
                <w:color w:val="000000"/>
                <w:sz w:val="20"/>
                <w:szCs w:val="20"/>
              </w:rPr>
              <w:t>2.215 ***</w:t>
            </w:r>
          </w:p>
        </w:tc>
        <w:tc>
          <w:tcPr>
            <w:tcW w:w="990" w:type="dxa"/>
            <w:tcBorders>
              <w:top w:val="nil"/>
              <w:left w:val="nil"/>
              <w:bottom w:val="nil"/>
              <w:right w:val="nil"/>
            </w:tcBorders>
            <w:noWrap/>
            <w:hideMark/>
          </w:tcPr>
          <w:p w14:paraId="3933A0CE" w14:textId="4529C1EE" w:rsidR="00046944" w:rsidRPr="0022223D" w:rsidRDefault="00046944" w:rsidP="00046944">
            <w:pPr>
              <w:jc w:val="center"/>
              <w:rPr>
                <w:color w:val="000000"/>
                <w:sz w:val="20"/>
                <w:szCs w:val="20"/>
              </w:rPr>
            </w:pPr>
            <w:r w:rsidRPr="0022223D">
              <w:rPr>
                <w:color w:val="000000"/>
                <w:sz w:val="20"/>
                <w:szCs w:val="20"/>
              </w:rPr>
              <w:t>-0.113 ***</w:t>
            </w:r>
          </w:p>
        </w:tc>
        <w:tc>
          <w:tcPr>
            <w:tcW w:w="990" w:type="dxa"/>
            <w:tcBorders>
              <w:top w:val="nil"/>
              <w:left w:val="nil"/>
              <w:bottom w:val="nil"/>
              <w:right w:val="nil"/>
            </w:tcBorders>
            <w:noWrap/>
            <w:hideMark/>
          </w:tcPr>
          <w:p w14:paraId="0CACC9D8" w14:textId="77777777" w:rsidR="00046944" w:rsidRPr="0022223D" w:rsidRDefault="00046944" w:rsidP="00046944">
            <w:pPr>
              <w:jc w:val="center"/>
              <w:rPr>
                <w:color w:val="000000"/>
                <w:sz w:val="20"/>
                <w:szCs w:val="20"/>
              </w:rPr>
            </w:pPr>
            <w:r w:rsidRPr="0022223D">
              <w:rPr>
                <w:color w:val="000000"/>
                <w:sz w:val="20"/>
                <w:szCs w:val="20"/>
              </w:rPr>
              <w:t>-0.113 ***</w:t>
            </w:r>
          </w:p>
        </w:tc>
        <w:tc>
          <w:tcPr>
            <w:tcW w:w="900" w:type="dxa"/>
            <w:tcBorders>
              <w:top w:val="nil"/>
              <w:left w:val="nil"/>
              <w:bottom w:val="nil"/>
              <w:right w:val="nil"/>
            </w:tcBorders>
            <w:noWrap/>
            <w:hideMark/>
          </w:tcPr>
          <w:p w14:paraId="5BC81020" w14:textId="77777777" w:rsidR="00046944" w:rsidRPr="0022223D" w:rsidRDefault="00046944" w:rsidP="00046944">
            <w:pPr>
              <w:jc w:val="center"/>
              <w:rPr>
                <w:color w:val="000000"/>
                <w:sz w:val="20"/>
                <w:szCs w:val="20"/>
              </w:rPr>
            </w:pPr>
            <w:r w:rsidRPr="0022223D">
              <w:rPr>
                <w:color w:val="000000"/>
                <w:sz w:val="20"/>
                <w:szCs w:val="20"/>
              </w:rPr>
              <w:t>-0.109 ***</w:t>
            </w:r>
          </w:p>
        </w:tc>
        <w:tc>
          <w:tcPr>
            <w:tcW w:w="900" w:type="dxa"/>
            <w:tcBorders>
              <w:top w:val="nil"/>
              <w:left w:val="nil"/>
              <w:bottom w:val="nil"/>
              <w:right w:val="nil"/>
            </w:tcBorders>
            <w:noWrap/>
            <w:hideMark/>
          </w:tcPr>
          <w:p w14:paraId="251F7F5B" w14:textId="1EB4DEFE" w:rsidR="00046944" w:rsidRPr="0022223D" w:rsidRDefault="00046944" w:rsidP="00046944">
            <w:pPr>
              <w:jc w:val="center"/>
              <w:rPr>
                <w:color w:val="000000"/>
                <w:sz w:val="20"/>
                <w:szCs w:val="20"/>
              </w:rPr>
            </w:pPr>
            <w:r w:rsidRPr="0022223D">
              <w:rPr>
                <w:color w:val="000000"/>
                <w:sz w:val="20"/>
                <w:szCs w:val="20"/>
              </w:rPr>
              <w:t>0.098</w:t>
            </w:r>
          </w:p>
        </w:tc>
      </w:tr>
      <w:tr w:rsidR="00046944" w:rsidRPr="0022223D" w14:paraId="1DEBC68A" w14:textId="77777777" w:rsidTr="00A86F82">
        <w:trPr>
          <w:trHeight w:val="260"/>
          <w:jc w:val="center"/>
        </w:trPr>
        <w:tc>
          <w:tcPr>
            <w:tcW w:w="1980" w:type="dxa"/>
            <w:vMerge/>
            <w:tcBorders>
              <w:top w:val="nil"/>
              <w:left w:val="nil"/>
              <w:bottom w:val="nil"/>
              <w:right w:val="nil"/>
            </w:tcBorders>
            <w:vAlign w:val="center"/>
            <w:hideMark/>
          </w:tcPr>
          <w:p w14:paraId="08583BE1"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3BFDD9B1" w14:textId="77777777" w:rsidR="00046944" w:rsidRPr="0022223D" w:rsidRDefault="00046944" w:rsidP="00046944">
            <w:pPr>
              <w:jc w:val="center"/>
              <w:rPr>
                <w:color w:val="000000"/>
                <w:sz w:val="20"/>
                <w:szCs w:val="20"/>
              </w:rPr>
            </w:pPr>
            <w:r w:rsidRPr="0022223D">
              <w:rPr>
                <w:color w:val="000000"/>
                <w:sz w:val="20"/>
                <w:szCs w:val="20"/>
              </w:rPr>
              <w:t>(0.010)</w:t>
            </w:r>
          </w:p>
        </w:tc>
        <w:tc>
          <w:tcPr>
            <w:tcW w:w="2430" w:type="dxa"/>
            <w:tcBorders>
              <w:top w:val="nil"/>
              <w:left w:val="nil"/>
              <w:bottom w:val="nil"/>
              <w:right w:val="nil"/>
            </w:tcBorders>
            <w:noWrap/>
            <w:hideMark/>
          </w:tcPr>
          <w:p w14:paraId="14952290" w14:textId="77777777" w:rsidR="00046944" w:rsidRPr="0022223D" w:rsidRDefault="00046944" w:rsidP="00046944">
            <w:pPr>
              <w:jc w:val="center"/>
              <w:rPr>
                <w:color w:val="000000"/>
                <w:sz w:val="20"/>
                <w:szCs w:val="20"/>
              </w:rPr>
            </w:pPr>
            <w:r w:rsidRPr="0022223D">
              <w:rPr>
                <w:color w:val="000000"/>
                <w:sz w:val="20"/>
                <w:szCs w:val="20"/>
              </w:rPr>
              <w:t>(0.037)</w:t>
            </w:r>
          </w:p>
        </w:tc>
        <w:tc>
          <w:tcPr>
            <w:tcW w:w="990" w:type="dxa"/>
            <w:tcBorders>
              <w:top w:val="nil"/>
              <w:left w:val="nil"/>
              <w:bottom w:val="nil"/>
              <w:right w:val="nil"/>
            </w:tcBorders>
            <w:noWrap/>
            <w:hideMark/>
          </w:tcPr>
          <w:p w14:paraId="385B97D3" w14:textId="4D11F59D" w:rsidR="00046944" w:rsidRPr="0022223D" w:rsidRDefault="00046944" w:rsidP="00046944">
            <w:pPr>
              <w:jc w:val="center"/>
              <w:rPr>
                <w:color w:val="000000"/>
                <w:sz w:val="20"/>
                <w:szCs w:val="20"/>
              </w:rPr>
            </w:pPr>
            <w:r w:rsidRPr="0022223D">
              <w:rPr>
                <w:color w:val="000000"/>
                <w:sz w:val="20"/>
                <w:szCs w:val="20"/>
              </w:rPr>
              <w:t>(0.015)</w:t>
            </w:r>
          </w:p>
        </w:tc>
        <w:tc>
          <w:tcPr>
            <w:tcW w:w="990" w:type="dxa"/>
            <w:tcBorders>
              <w:top w:val="nil"/>
              <w:left w:val="nil"/>
              <w:bottom w:val="nil"/>
              <w:right w:val="nil"/>
            </w:tcBorders>
            <w:noWrap/>
            <w:hideMark/>
          </w:tcPr>
          <w:p w14:paraId="2CDC4542" w14:textId="77777777" w:rsidR="00046944" w:rsidRPr="0022223D" w:rsidRDefault="00046944" w:rsidP="00046944">
            <w:pPr>
              <w:jc w:val="center"/>
              <w:rPr>
                <w:color w:val="000000"/>
                <w:sz w:val="20"/>
                <w:szCs w:val="20"/>
              </w:rPr>
            </w:pPr>
            <w:r w:rsidRPr="0022223D">
              <w:rPr>
                <w:color w:val="000000"/>
                <w:sz w:val="20"/>
                <w:szCs w:val="20"/>
              </w:rPr>
              <w:t>(0.016)</w:t>
            </w:r>
          </w:p>
        </w:tc>
        <w:tc>
          <w:tcPr>
            <w:tcW w:w="900" w:type="dxa"/>
            <w:tcBorders>
              <w:top w:val="nil"/>
              <w:left w:val="nil"/>
              <w:bottom w:val="nil"/>
              <w:right w:val="nil"/>
            </w:tcBorders>
            <w:noWrap/>
            <w:hideMark/>
          </w:tcPr>
          <w:p w14:paraId="1959B305" w14:textId="77777777" w:rsidR="00046944" w:rsidRPr="0022223D" w:rsidRDefault="00046944" w:rsidP="00046944">
            <w:pPr>
              <w:jc w:val="center"/>
              <w:rPr>
                <w:color w:val="000000"/>
                <w:sz w:val="20"/>
                <w:szCs w:val="20"/>
              </w:rPr>
            </w:pPr>
            <w:r w:rsidRPr="0022223D">
              <w:rPr>
                <w:color w:val="000000"/>
                <w:sz w:val="20"/>
                <w:szCs w:val="20"/>
              </w:rPr>
              <w:t>(0.018)</w:t>
            </w:r>
          </w:p>
        </w:tc>
        <w:tc>
          <w:tcPr>
            <w:tcW w:w="900" w:type="dxa"/>
            <w:tcBorders>
              <w:top w:val="nil"/>
              <w:left w:val="nil"/>
              <w:bottom w:val="nil"/>
              <w:right w:val="nil"/>
            </w:tcBorders>
            <w:noWrap/>
            <w:hideMark/>
          </w:tcPr>
          <w:p w14:paraId="21358994" w14:textId="4BF8F679" w:rsidR="00046944" w:rsidRPr="0022223D" w:rsidRDefault="00046944" w:rsidP="00046944">
            <w:pPr>
              <w:jc w:val="center"/>
              <w:rPr>
                <w:color w:val="000000"/>
                <w:sz w:val="20"/>
                <w:szCs w:val="20"/>
              </w:rPr>
            </w:pPr>
            <w:r w:rsidRPr="0022223D">
              <w:rPr>
                <w:color w:val="000000"/>
                <w:sz w:val="20"/>
                <w:szCs w:val="20"/>
              </w:rPr>
              <w:t>(0.079)</w:t>
            </w:r>
          </w:p>
        </w:tc>
      </w:tr>
      <w:tr w:rsidR="00046944" w:rsidRPr="0022223D" w14:paraId="1A46EF4A" w14:textId="77777777" w:rsidTr="00A86F82">
        <w:trPr>
          <w:trHeight w:val="260"/>
          <w:jc w:val="center"/>
        </w:trPr>
        <w:tc>
          <w:tcPr>
            <w:tcW w:w="1980" w:type="dxa"/>
            <w:vMerge w:val="restart"/>
            <w:tcBorders>
              <w:top w:val="nil"/>
              <w:left w:val="nil"/>
              <w:bottom w:val="nil"/>
              <w:right w:val="nil"/>
            </w:tcBorders>
            <w:noWrap/>
            <w:vAlign w:val="center"/>
            <w:hideMark/>
          </w:tcPr>
          <w:p w14:paraId="792C5274" w14:textId="748B8B3C" w:rsidR="00046944" w:rsidRPr="0022223D" w:rsidRDefault="00046944" w:rsidP="00046944">
            <w:pPr>
              <w:rPr>
                <w:i/>
                <w:iCs/>
                <w:sz w:val="20"/>
                <w:szCs w:val="20"/>
              </w:rPr>
            </w:pPr>
            <w:r w:rsidRPr="0022223D">
              <w:rPr>
                <w:i/>
                <w:iCs/>
                <w:sz w:val="20"/>
                <w:szCs w:val="20"/>
              </w:rPr>
              <w:t>textLengthCN1Ans</w:t>
            </w:r>
            <w:r w:rsidRPr="0022223D">
              <w:rPr>
                <w:i/>
                <w:iCs/>
                <w:color w:val="000000"/>
                <w:sz w:val="20"/>
                <w:szCs w:val="20"/>
                <w:vertAlign w:val="subscript"/>
              </w:rPr>
              <w:t>i</w:t>
            </w:r>
          </w:p>
        </w:tc>
        <w:tc>
          <w:tcPr>
            <w:tcW w:w="1170" w:type="dxa"/>
            <w:tcBorders>
              <w:top w:val="nil"/>
              <w:left w:val="nil"/>
              <w:bottom w:val="nil"/>
              <w:right w:val="nil"/>
            </w:tcBorders>
            <w:noWrap/>
            <w:hideMark/>
          </w:tcPr>
          <w:p w14:paraId="3464206E"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003CF235"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D24915A" w14:textId="6DEA5CAF" w:rsidR="00046944" w:rsidRPr="0022223D" w:rsidRDefault="00046944" w:rsidP="00046944">
            <w:pPr>
              <w:jc w:val="center"/>
              <w:rPr>
                <w:color w:val="000000"/>
                <w:sz w:val="20"/>
                <w:szCs w:val="20"/>
              </w:rPr>
            </w:pPr>
            <w:r w:rsidRPr="0022223D">
              <w:rPr>
                <w:color w:val="000000"/>
                <w:sz w:val="20"/>
                <w:szCs w:val="20"/>
              </w:rPr>
              <w:t>-0.018 ***</w:t>
            </w:r>
          </w:p>
        </w:tc>
        <w:tc>
          <w:tcPr>
            <w:tcW w:w="990" w:type="dxa"/>
            <w:tcBorders>
              <w:top w:val="nil"/>
              <w:left w:val="nil"/>
              <w:bottom w:val="nil"/>
              <w:right w:val="nil"/>
            </w:tcBorders>
            <w:noWrap/>
            <w:hideMark/>
          </w:tcPr>
          <w:p w14:paraId="3EE90915" w14:textId="77777777" w:rsidR="00046944" w:rsidRPr="0022223D" w:rsidRDefault="00046944" w:rsidP="00046944">
            <w:pPr>
              <w:jc w:val="center"/>
              <w:rPr>
                <w:color w:val="000000"/>
                <w:sz w:val="20"/>
                <w:szCs w:val="20"/>
              </w:rPr>
            </w:pPr>
            <w:r w:rsidRPr="0022223D">
              <w:rPr>
                <w:color w:val="000000"/>
                <w:sz w:val="20"/>
                <w:szCs w:val="20"/>
              </w:rPr>
              <w:t>-0.021 ***</w:t>
            </w:r>
          </w:p>
        </w:tc>
        <w:tc>
          <w:tcPr>
            <w:tcW w:w="900" w:type="dxa"/>
            <w:tcBorders>
              <w:top w:val="nil"/>
              <w:left w:val="nil"/>
              <w:bottom w:val="nil"/>
              <w:right w:val="nil"/>
            </w:tcBorders>
            <w:noWrap/>
            <w:hideMark/>
          </w:tcPr>
          <w:p w14:paraId="0D0E3543" w14:textId="77777777" w:rsidR="00046944" w:rsidRPr="0022223D" w:rsidRDefault="00046944" w:rsidP="00046944">
            <w:pPr>
              <w:jc w:val="center"/>
              <w:rPr>
                <w:color w:val="000000"/>
                <w:sz w:val="20"/>
                <w:szCs w:val="20"/>
              </w:rPr>
            </w:pPr>
            <w:r w:rsidRPr="0022223D">
              <w:rPr>
                <w:color w:val="000000"/>
                <w:sz w:val="20"/>
                <w:szCs w:val="20"/>
              </w:rPr>
              <w:t>-0.027 ***</w:t>
            </w:r>
          </w:p>
        </w:tc>
        <w:tc>
          <w:tcPr>
            <w:tcW w:w="900" w:type="dxa"/>
            <w:tcBorders>
              <w:top w:val="nil"/>
              <w:left w:val="nil"/>
              <w:bottom w:val="nil"/>
              <w:right w:val="nil"/>
            </w:tcBorders>
            <w:noWrap/>
            <w:hideMark/>
          </w:tcPr>
          <w:p w14:paraId="751DFB84" w14:textId="0D0AB5AE" w:rsidR="00046944" w:rsidRPr="0022223D" w:rsidRDefault="00046944" w:rsidP="00046944">
            <w:pPr>
              <w:jc w:val="center"/>
              <w:rPr>
                <w:color w:val="000000"/>
                <w:sz w:val="20"/>
                <w:szCs w:val="20"/>
              </w:rPr>
            </w:pPr>
            <w:r w:rsidRPr="0022223D">
              <w:rPr>
                <w:color w:val="000000"/>
                <w:sz w:val="20"/>
                <w:szCs w:val="20"/>
              </w:rPr>
              <w:t>-0.012 *</w:t>
            </w:r>
          </w:p>
        </w:tc>
      </w:tr>
      <w:tr w:rsidR="00046944" w:rsidRPr="0022223D" w14:paraId="1C03B3D0" w14:textId="77777777" w:rsidTr="00A86F82">
        <w:trPr>
          <w:trHeight w:val="260"/>
          <w:jc w:val="center"/>
        </w:trPr>
        <w:tc>
          <w:tcPr>
            <w:tcW w:w="1980" w:type="dxa"/>
            <w:vMerge/>
            <w:tcBorders>
              <w:top w:val="nil"/>
              <w:left w:val="nil"/>
              <w:bottom w:val="nil"/>
              <w:right w:val="nil"/>
            </w:tcBorders>
            <w:vAlign w:val="center"/>
            <w:hideMark/>
          </w:tcPr>
          <w:p w14:paraId="2E56B8C9"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4FFBB4C3" w14:textId="77777777" w:rsidR="00046944" w:rsidRPr="0022223D" w:rsidRDefault="00046944" w:rsidP="00046944">
            <w:pPr>
              <w:jc w:val="center"/>
              <w:rPr>
                <w:color w:val="000000"/>
                <w:sz w:val="20"/>
                <w:szCs w:val="20"/>
              </w:rPr>
            </w:pPr>
          </w:p>
        </w:tc>
        <w:tc>
          <w:tcPr>
            <w:tcW w:w="2430" w:type="dxa"/>
            <w:tcBorders>
              <w:top w:val="nil"/>
              <w:left w:val="nil"/>
              <w:bottom w:val="nil"/>
              <w:right w:val="nil"/>
            </w:tcBorders>
            <w:noWrap/>
            <w:hideMark/>
          </w:tcPr>
          <w:p w14:paraId="06526A1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2BCD89D" w14:textId="3D2E4A53" w:rsidR="00046944" w:rsidRPr="0022223D" w:rsidRDefault="00046944" w:rsidP="00046944">
            <w:pPr>
              <w:jc w:val="center"/>
              <w:rPr>
                <w:color w:val="000000"/>
                <w:sz w:val="20"/>
                <w:szCs w:val="20"/>
              </w:rPr>
            </w:pPr>
            <w:r w:rsidRPr="0022223D">
              <w:rPr>
                <w:color w:val="000000"/>
                <w:sz w:val="20"/>
                <w:szCs w:val="20"/>
              </w:rPr>
              <w:t>(0.005)</w:t>
            </w:r>
          </w:p>
        </w:tc>
        <w:tc>
          <w:tcPr>
            <w:tcW w:w="990" w:type="dxa"/>
            <w:tcBorders>
              <w:top w:val="nil"/>
              <w:left w:val="nil"/>
              <w:bottom w:val="nil"/>
              <w:right w:val="nil"/>
            </w:tcBorders>
            <w:noWrap/>
            <w:hideMark/>
          </w:tcPr>
          <w:p w14:paraId="41CEB3DC" w14:textId="77777777" w:rsidR="00046944" w:rsidRPr="0022223D" w:rsidRDefault="00046944" w:rsidP="00046944">
            <w:pPr>
              <w:jc w:val="center"/>
              <w:rPr>
                <w:color w:val="000000"/>
                <w:sz w:val="20"/>
                <w:szCs w:val="20"/>
              </w:rPr>
            </w:pPr>
            <w:r w:rsidRPr="0022223D">
              <w:rPr>
                <w:color w:val="000000"/>
                <w:sz w:val="20"/>
                <w:szCs w:val="20"/>
              </w:rPr>
              <w:t>(0.005)</w:t>
            </w:r>
          </w:p>
        </w:tc>
        <w:tc>
          <w:tcPr>
            <w:tcW w:w="900" w:type="dxa"/>
            <w:tcBorders>
              <w:top w:val="nil"/>
              <w:left w:val="nil"/>
              <w:bottom w:val="nil"/>
              <w:right w:val="nil"/>
            </w:tcBorders>
            <w:noWrap/>
            <w:hideMark/>
          </w:tcPr>
          <w:p w14:paraId="31D6DAEF"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1A99DEC4" w14:textId="6C05E173" w:rsidR="00046944" w:rsidRPr="0022223D" w:rsidRDefault="00046944" w:rsidP="00046944">
            <w:pPr>
              <w:jc w:val="center"/>
              <w:rPr>
                <w:color w:val="000000"/>
                <w:sz w:val="20"/>
                <w:szCs w:val="20"/>
              </w:rPr>
            </w:pPr>
            <w:r w:rsidRPr="0022223D">
              <w:rPr>
                <w:color w:val="000000"/>
                <w:sz w:val="20"/>
                <w:szCs w:val="20"/>
              </w:rPr>
              <w:t>(0.006)</w:t>
            </w:r>
          </w:p>
        </w:tc>
      </w:tr>
      <w:tr w:rsidR="00213513" w:rsidRPr="0022223D" w14:paraId="471C60FF" w14:textId="77777777" w:rsidTr="00A86F82">
        <w:trPr>
          <w:trHeight w:val="260"/>
          <w:jc w:val="center"/>
        </w:trPr>
        <w:tc>
          <w:tcPr>
            <w:tcW w:w="1980" w:type="dxa"/>
            <w:vMerge w:val="restart"/>
            <w:tcBorders>
              <w:top w:val="nil"/>
              <w:left w:val="nil"/>
              <w:bottom w:val="nil"/>
              <w:right w:val="nil"/>
            </w:tcBorders>
            <w:noWrap/>
            <w:vAlign w:val="center"/>
            <w:hideMark/>
          </w:tcPr>
          <w:p w14:paraId="5515E54A" w14:textId="1D0B4D53" w:rsidR="00213513" w:rsidRPr="0022223D" w:rsidRDefault="00213513" w:rsidP="00213513">
            <w:pPr>
              <w:rPr>
                <w:i/>
                <w:iCs/>
                <w:sz w:val="20"/>
                <w:szCs w:val="20"/>
              </w:rPr>
            </w:pPr>
            <w:r w:rsidRPr="0022223D">
              <w:rPr>
                <w:i/>
                <w:iCs/>
                <w:sz w:val="20"/>
                <w:szCs w:val="20"/>
              </w:rPr>
              <w:t>quality1Ans</w:t>
            </w:r>
            <w:r w:rsidRPr="0022223D">
              <w:rPr>
                <w:i/>
                <w:iCs/>
                <w:color w:val="000000"/>
                <w:sz w:val="20"/>
                <w:szCs w:val="20"/>
                <w:vertAlign w:val="subscript"/>
              </w:rPr>
              <w:t>i</w:t>
            </w:r>
          </w:p>
        </w:tc>
        <w:tc>
          <w:tcPr>
            <w:tcW w:w="1170" w:type="dxa"/>
            <w:tcBorders>
              <w:top w:val="nil"/>
              <w:left w:val="nil"/>
              <w:bottom w:val="nil"/>
              <w:right w:val="nil"/>
            </w:tcBorders>
            <w:noWrap/>
            <w:hideMark/>
          </w:tcPr>
          <w:p w14:paraId="440A2099" w14:textId="77777777" w:rsidR="00213513" w:rsidRPr="0022223D" w:rsidRDefault="00213513">
            <w:pPr>
              <w:rPr>
                <w:sz w:val="20"/>
                <w:szCs w:val="20"/>
              </w:rPr>
            </w:pPr>
          </w:p>
        </w:tc>
        <w:tc>
          <w:tcPr>
            <w:tcW w:w="2430" w:type="dxa"/>
            <w:tcBorders>
              <w:top w:val="nil"/>
              <w:left w:val="nil"/>
              <w:bottom w:val="nil"/>
              <w:right w:val="nil"/>
            </w:tcBorders>
            <w:noWrap/>
            <w:hideMark/>
          </w:tcPr>
          <w:p w14:paraId="539169D1"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0C9567C5"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5ABAB92C" w14:textId="77777777" w:rsidR="00213513" w:rsidRPr="0022223D" w:rsidRDefault="00213513">
            <w:pPr>
              <w:jc w:val="center"/>
              <w:rPr>
                <w:color w:val="000000"/>
                <w:sz w:val="20"/>
                <w:szCs w:val="20"/>
              </w:rPr>
            </w:pPr>
            <w:r w:rsidRPr="0022223D">
              <w:rPr>
                <w:color w:val="000000"/>
                <w:sz w:val="20"/>
                <w:szCs w:val="20"/>
              </w:rPr>
              <w:t>0.003</w:t>
            </w:r>
          </w:p>
        </w:tc>
        <w:tc>
          <w:tcPr>
            <w:tcW w:w="900" w:type="dxa"/>
            <w:tcBorders>
              <w:top w:val="nil"/>
              <w:left w:val="nil"/>
              <w:bottom w:val="nil"/>
              <w:right w:val="nil"/>
            </w:tcBorders>
            <w:noWrap/>
            <w:hideMark/>
          </w:tcPr>
          <w:p w14:paraId="485EA733" w14:textId="77777777" w:rsidR="00213513" w:rsidRPr="0022223D" w:rsidRDefault="00213513">
            <w:pPr>
              <w:jc w:val="center"/>
              <w:rPr>
                <w:color w:val="000000"/>
                <w:sz w:val="20"/>
                <w:szCs w:val="20"/>
              </w:rPr>
            </w:pPr>
            <w:r w:rsidRPr="0022223D">
              <w:rPr>
                <w:color w:val="000000"/>
                <w:sz w:val="20"/>
                <w:szCs w:val="20"/>
              </w:rPr>
              <w:t>-0.003</w:t>
            </w:r>
          </w:p>
        </w:tc>
        <w:tc>
          <w:tcPr>
            <w:tcW w:w="900" w:type="dxa"/>
            <w:tcBorders>
              <w:top w:val="nil"/>
              <w:left w:val="nil"/>
              <w:bottom w:val="nil"/>
              <w:right w:val="nil"/>
            </w:tcBorders>
            <w:noWrap/>
            <w:hideMark/>
          </w:tcPr>
          <w:p w14:paraId="72411DAD" w14:textId="77777777" w:rsidR="00213513" w:rsidRPr="0022223D" w:rsidRDefault="00213513">
            <w:pPr>
              <w:jc w:val="center"/>
              <w:rPr>
                <w:color w:val="000000"/>
                <w:sz w:val="20"/>
                <w:szCs w:val="20"/>
              </w:rPr>
            </w:pPr>
          </w:p>
        </w:tc>
      </w:tr>
      <w:tr w:rsidR="00213513" w:rsidRPr="0022223D" w14:paraId="10B994C8" w14:textId="77777777" w:rsidTr="00A86F82">
        <w:trPr>
          <w:trHeight w:val="260"/>
          <w:jc w:val="center"/>
        </w:trPr>
        <w:tc>
          <w:tcPr>
            <w:tcW w:w="1980" w:type="dxa"/>
            <w:vMerge/>
            <w:tcBorders>
              <w:top w:val="nil"/>
              <w:left w:val="nil"/>
              <w:bottom w:val="nil"/>
              <w:right w:val="nil"/>
            </w:tcBorders>
            <w:vAlign w:val="center"/>
            <w:hideMark/>
          </w:tcPr>
          <w:p w14:paraId="26C1E6BD" w14:textId="77777777" w:rsidR="00213513" w:rsidRPr="0022223D" w:rsidRDefault="00213513" w:rsidP="00213513">
            <w:pPr>
              <w:rPr>
                <w:i/>
                <w:iCs/>
                <w:sz w:val="20"/>
                <w:szCs w:val="20"/>
              </w:rPr>
            </w:pPr>
          </w:p>
        </w:tc>
        <w:tc>
          <w:tcPr>
            <w:tcW w:w="1170" w:type="dxa"/>
            <w:tcBorders>
              <w:top w:val="nil"/>
              <w:left w:val="nil"/>
              <w:bottom w:val="nil"/>
              <w:right w:val="nil"/>
            </w:tcBorders>
            <w:noWrap/>
            <w:hideMark/>
          </w:tcPr>
          <w:p w14:paraId="77BD9ACD" w14:textId="77777777" w:rsidR="00213513" w:rsidRPr="0022223D" w:rsidRDefault="00213513">
            <w:pPr>
              <w:jc w:val="center"/>
              <w:rPr>
                <w:sz w:val="20"/>
                <w:szCs w:val="20"/>
              </w:rPr>
            </w:pPr>
          </w:p>
        </w:tc>
        <w:tc>
          <w:tcPr>
            <w:tcW w:w="2430" w:type="dxa"/>
            <w:tcBorders>
              <w:top w:val="nil"/>
              <w:left w:val="nil"/>
              <w:bottom w:val="nil"/>
              <w:right w:val="nil"/>
            </w:tcBorders>
            <w:noWrap/>
            <w:hideMark/>
          </w:tcPr>
          <w:p w14:paraId="3FE8A8E1"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5BA383B2"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2B003A34" w14:textId="77777777" w:rsidR="00213513" w:rsidRPr="0022223D" w:rsidRDefault="00213513">
            <w:pPr>
              <w:jc w:val="center"/>
              <w:rPr>
                <w:color w:val="000000"/>
                <w:sz w:val="20"/>
                <w:szCs w:val="20"/>
              </w:rPr>
            </w:pPr>
            <w:r w:rsidRPr="0022223D">
              <w:rPr>
                <w:color w:val="000000"/>
                <w:sz w:val="20"/>
                <w:szCs w:val="20"/>
              </w:rPr>
              <w:t>(0.003)</w:t>
            </w:r>
          </w:p>
        </w:tc>
        <w:tc>
          <w:tcPr>
            <w:tcW w:w="900" w:type="dxa"/>
            <w:tcBorders>
              <w:top w:val="nil"/>
              <w:left w:val="nil"/>
              <w:bottom w:val="nil"/>
              <w:right w:val="nil"/>
            </w:tcBorders>
            <w:noWrap/>
            <w:hideMark/>
          </w:tcPr>
          <w:p w14:paraId="42C59E01" w14:textId="77777777" w:rsidR="00213513" w:rsidRPr="0022223D" w:rsidRDefault="00213513">
            <w:pPr>
              <w:jc w:val="center"/>
              <w:rPr>
                <w:color w:val="000000"/>
                <w:sz w:val="20"/>
                <w:szCs w:val="20"/>
              </w:rPr>
            </w:pPr>
            <w:r w:rsidRPr="0022223D">
              <w:rPr>
                <w:color w:val="000000"/>
                <w:sz w:val="20"/>
                <w:szCs w:val="20"/>
              </w:rPr>
              <w:t>(0.004)</w:t>
            </w:r>
          </w:p>
        </w:tc>
        <w:tc>
          <w:tcPr>
            <w:tcW w:w="900" w:type="dxa"/>
            <w:tcBorders>
              <w:top w:val="nil"/>
              <w:left w:val="nil"/>
              <w:bottom w:val="nil"/>
              <w:right w:val="nil"/>
            </w:tcBorders>
            <w:noWrap/>
            <w:hideMark/>
          </w:tcPr>
          <w:p w14:paraId="324B6049" w14:textId="77777777" w:rsidR="00213513" w:rsidRPr="0022223D" w:rsidRDefault="00213513">
            <w:pPr>
              <w:jc w:val="center"/>
              <w:rPr>
                <w:color w:val="000000"/>
                <w:sz w:val="20"/>
                <w:szCs w:val="20"/>
              </w:rPr>
            </w:pPr>
          </w:p>
        </w:tc>
      </w:tr>
      <w:tr w:rsidR="00213513" w:rsidRPr="0022223D" w14:paraId="10060284" w14:textId="77777777" w:rsidTr="00A86F82">
        <w:trPr>
          <w:trHeight w:val="260"/>
          <w:jc w:val="center"/>
        </w:trPr>
        <w:tc>
          <w:tcPr>
            <w:tcW w:w="1980" w:type="dxa"/>
            <w:vMerge w:val="restart"/>
            <w:tcBorders>
              <w:top w:val="nil"/>
              <w:left w:val="nil"/>
              <w:bottom w:val="nil"/>
              <w:right w:val="nil"/>
            </w:tcBorders>
            <w:noWrap/>
            <w:vAlign w:val="center"/>
            <w:hideMark/>
          </w:tcPr>
          <w:p w14:paraId="3A8D8257" w14:textId="645F79BE" w:rsidR="00213513" w:rsidRPr="0022223D" w:rsidRDefault="00213513" w:rsidP="00213513">
            <w:pPr>
              <w:rPr>
                <w:i/>
                <w:iCs/>
                <w:sz w:val="20"/>
                <w:szCs w:val="20"/>
              </w:rPr>
            </w:pPr>
            <w:r w:rsidRPr="0022223D">
              <w:rPr>
                <w:i/>
                <w:iCs/>
                <w:sz w:val="20"/>
                <w:szCs w:val="20"/>
              </w:rPr>
              <w:t>clarity1Ans</w:t>
            </w:r>
            <w:r w:rsidRPr="0022223D">
              <w:rPr>
                <w:i/>
                <w:iCs/>
                <w:color w:val="000000"/>
                <w:sz w:val="20"/>
                <w:szCs w:val="20"/>
                <w:vertAlign w:val="subscript"/>
              </w:rPr>
              <w:t>i</w:t>
            </w:r>
          </w:p>
        </w:tc>
        <w:tc>
          <w:tcPr>
            <w:tcW w:w="1170" w:type="dxa"/>
            <w:tcBorders>
              <w:top w:val="nil"/>
              <w:left w:val="nil"/>
              <w:bottom w:val="nil"/>
              <w:right w:val="nil"/>
            </w:tcBorders>
            <w:noWrap/>
            <w:hideMark/>
          </w:tcPr>
          <w:p w14:paraId="61CE1A98" w14:textId="77777777" w:rsidR="00213513" w:rsidRPr="0022223D" w:rsidRDefault="00213513">
            <w:pPr>
              <w:rPr>
                <w:sz w:val="20"/>
                <w:szCs w:val="20"/>
              </w:rPr>
            </w:pPr>
          </w:p>
        </w:tc>
        <w:tc>
          <w:tcPr>
            <w:tcW w:w="2430" w:type="dxa"/>
            <w:tcBorders>
              <w:top w:val="nil"/>
              <w:left w:val="nil"/>
              <w:bottom w:val="nil"/>
              <w:right w:val="nil"/>
            </w:tcBorders>
            <w:noWrap/>
            <w:hideMark/>
          </w:tcPr>
          <w:p w14:paraId="3ADF3500"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20011D8A"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65D6F71F" w14:textId="77777777" w:rsidR="00213513" w:rsidRPr="0022223D" w:rsidRDefault="00213513">
            <w:pPr>
              <w:jc w:val="center"/>
              <w:rPr>
                <w:sz w:val="20"/>
                <w:szCs w:val="20"/>
              </w:rPr>
            </w:pPr>
          </w:p>
        </w:tc>
        <w:tc>
          <w:tcPr>
            <w:tcW w:w="900" w:type="dxa"/>
            <w:tcBorders>
              <w:top w:val="nil"/>
              <w:left w:val="nil"/>
              <w:bottom w:val="nil"/>
              <w:right w:val="nil"/>
            </w:tcBorders>
            <w:noWrap/>
            <w:hideMark/>
          </w:tcPr>
          <w:p w14:paraId="02D33EC0" w14:textId="77777777" w:rsidR="00213513" w:rsidRPr="0022223D" w:rsidRDefault="00213513">
            <w:pPr>
              <w:jc w:val="center"/>
              <w:rPr>
                <w:color w:val="000000"/>
                <w:sz w:val="20"/>
                <w:szCs w:val="20"/>
              </w:rPr>
            </w:pPr>
            <w:r w:rsidRPr="0022223D">
              <w:rPr>
                <w:color w:val="000000"/>
                <w:sz w:val="20"/>
                <w:szCs w:val="20"/>
              </w:rPr>
              <w:t>-0.012</w:t>
            </w:r>
          </w:p>
        </w:tc>
        <w:tc>
          <w:tcPr>
            <w:tcW w:w="900" w:type="dxa"/>
            <w:tcBorders>
              <w:top w:val="nil"/>
              <w:left w:val="nil"/>
              <w:bottom w:val="nil"/>
              <w:right w:val="nil"/>
            </w:tcBorders>
            <w:noWrap/>
            <w:hideMark/>
          </w:tcPr>
          <w:p w14:paraId="7D1B0118" w14:textId="77777777" w:rsidR="00213513" w:rsidRPr="0022223D" w:rsidRDefault="00213513">
            <w:pPr>
              <w:jc w:val="center"/>
              <w:rPr>
                <w:color w:val="000000"/>
                <w:sz w:val="20"/>
                <w:szCs w:val="20"/>
              </w:rPr>
            </w:pPr>
          </w:p>
        </w:tc>
      </w:tr>
      <w:tr w:rsidR="00213513" w:rsidRPr="0022223D" w14:paraId="1D18BB47" w14:textId="77777777" w:rsidTr="00A86F82">
        <w:trPr>
          <w:trHeight w:val="260"/>
          <w:jc w:val="center"/>
        </w:trPr>
        <w:tc>
          <w:tcPr>
            <w:tcW w:w="1980" w:type="dxa"/>
            <w:vMerge/>
            <w:tcBorders>
              <w:top w:val="nil"/>
              <w:left w:val="nil"/>
              <w:bottom w:val="nil"/>
              <w:right w:val="nil"/>
            </w:tcBorders>
            <w:vAlign w:val="center"/>
            <w:hideMark/>
          </w:tcPr>
          <w:p w14:paraId="519B31AF" w14:textId="77777777" w:rsidR="00213513" w:rsidRPr="0022223D" w:rsidRDefault="00213513" w:rsidP="00213513">
            <w:pPr>
              <w:rPr>
                <w:i/>
                <w:iCs/>
                <w:sz w:val="20"/>
                <w:szCs w:val="20"/>
              </w:rPr>
            </w:pPr>
          </w:p>
        </w:tc>
        <w:tc>
          <w:tcPr>
            <w:tcW w:w="1170" w:type="dxa"/>
            <w:tcBorders>
              <w:top w:val="nil"/>
              <w:left w:val="nil"/>
              <w:bottom w:val="nil"/>
              <w:right w:val="nil"/>
            </w:tcBorders>
            <w:noWrap/>
            <w:hideMark/>
          </w:tcPr>
          <w:p w14:paraId="49CDD519" w14:textId="77777777" w:rsidR="00213513" w:rsidRPr="0022223D" w:rsidRDefault="00213513">
            <w:pPr>
              <w:jc w:val="center"/>
              <w:rPr>
                <w:sz w:val="20"/>
                <w:szCs w:val="20"/>
              </w:rPr>
            </w:pPr>
          </w:p>
        </w:tc>
        <w:tc>
          <w:tcPr>
            <w:tcW w:w="2430" w:type="dxa"/>
            <w:tcBorders>
              <w:top w:val="nil"/>
              <w:left w:val="nil"/>
              <w:bottom w:val="nil"/>
              <w:right w:val="nil"/>
            </w:tcBorders>
            <w:noWrap/>
            <w:hideMark/>
          </w:tcPr>
          <w:p w14:paraId="787507B4"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3CB58C9C"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1BE01F0E" w14:textId="77777777" w:rsidR="00213513" w:rsidRPr="0022223D" w:rsidRDefault="00213513">
            <w:pPr>
              <w:jc w:val="center"/>
              <w:rPr>
                <w:sz w:val="20"/>
                <w:szCs w:val="20"/>
              </w:rPr>
            </w:pPr>
          </w:p>
        </w:tc>
        <w:tc>
          <w:tcPr>
            <w:tcW w:w="900" w:type="dxa"/>
            <w:tcBorders>
              <w:top w:val="nil"/>
              <w:left w:val="nil"/>
              <w:bottom w:val="nil"/>
              <w:right w:val="nil"/>
            </w:tcBorders>
            <w:noWrap/>
            <w:hideMark/>
          </w:tcPr>
          <w:p w14:paraId="00142286" w14:textId="77777777" w:rsidR="00213513" w:rsidRPr="0022223D" w:rsidRDefault="00213513">
            <w:pPr>
              <w:jc w:val="center"/>
              <w:rPr>
                <w:color w:val="000000"/>
                <w:sz w:val="20"/>
                <w:szCs w:val="20"/>
              </w:rPr>
            </w:pPr>
            <w:r w:rsidRPr="0022223D">
              <w:rPr>
                <w:color w:val="000000"/>
                <w:sz w:val="20"/>
                <w:szCs w:val="20"/>
              </w:rPr>
              <w:t>(0.010)</w:t>
            </w:r>
          </w:p>
        </w:tc>
        <w:tc>
          <w:tcPr>
            <w:tcW w:w="900" w:type="dxa"/>
            <w:tcBorders>
              <w:top w:val="nil"/>
              <w:left w:val="nil"/>
              <w:bottom w:val="nil"/>
              <w:right w:val="nil"/>
            </w:tcBorders>
            <w:noWrap/>
            <w:hideMark/>
          </w:tcPr>
          <w:p w14:paraId="1F7D1844" w14:textId="77777777" w:rsidR="00213513" w:rsidRPr="0022223D" w:rsidRDefault="00213513">
            <w:pPr>
              <w:jc w:val="center"/>
              <w:rPr>
                <w:color w:val="000000"/>
                <w:sz w:val="20"/>
                <w:szCs w:val="20"/>
              </w:rPr>
            </w:pPr>
          </w:p>
        </w:tc>
      </w:tr>
      <w:tr w:rsidR="00046944" w:rsidRPr="0022223D" w14:paraId="38074375" w14:textId="77777777" w:rsidTr="00A86F82">
        <w:trPr>
          <w:trHeight w:val="260"/>
          <w:jc w:val="center"/>
        </w:trPr>
        <w:tc>
          <w:tcPr>
            <w:tcW w:w="1980" w:type="dxa"/>
            <w:vMerge w:val="restart"/>
            <w:tcBorders>
              <w:top w:val="nil"/>
              <w:left w:val="nil"/>
              <w:bottom w:val="nil"/>
              <w:right w:val="nil"/>
            </w:tcBorders>
            <w:noWrap/>
            <w:vAlign w:val="center"/>
            <w:hideMark/>
          </w:tcPr>
          <w:p w14:paraId="58D55A59" w14:textId="72BB6723" w:rsidR="00046944" w:rsidRPr="0022223D" w:rsidRDefault="00046944" w:rsidP="00046944">
            <w:pPr>
              <w:rPr>
                <w:i/>
                <w:iCs/>
                <w:sz w:val="20"/>
                <w:szCs w:val="20"/>
              </w:rPr>
            </w:pPr>
            <w:r w:rsidRPr="0022223D">
              <w:rPr>
                <w:i/>
                <w:iCs/>
                <w:sz w:val="20"/>
                <w:szCs w:val="20"/>
              </w:rPr>
              <w:t>readability1Ans</w:t>
            </w:r>
            <w:r w:rsidRPr="0022223D">
              <w:rPr>
                <w:i/>
                <w:iCs/>
                <w:color w:val="000000"/>
                <w:sz w:val="20"/>
                <w:szCs w:val="20"/>
                <w:vertAlign w:val="subscript"/>
              </w:rPr>
              <w:t>i</w:t>
            </w:r>
          </w:p>
        </w:tc>
        <w:tc>
          <w:tcPr>
            <w:tcW w:w="1170" w:type="dxa"/>
            <w:tcBorders>
              <w:top w:val="nil"/>
              <w:left w:val="nil"/>
              <w:bottom w:val="nil"/>
              <w:right w:val="nil"/>
            </w:tcBorders>
            <w:noWrap/>
            <w:hideMark/>
          </w:tcPr>
          <w:p w14:paraId="0BF7F415"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425B84BF"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C00794A"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939E6EC"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4D5CB9CF" w14:textId="77777777" w:rsidR="00046944" w:rsidRPr="0022223D" w:rsidRDefault="00046944" w:rsidP="00046944">
            <w:pPr>
              <w:jc w:val="center"/>
              <w:rPr>
                <w:color w:val="000000"/>
                <w:sz w:val="20"/>
                <w:szCs w:val="20"/>
              </w:rPr>
            </w:pPr>
            <w:r w:rsidRPr="0022223D">
              <w:rPr>
                <w:color w:val="000000"/>
                <w:sz w:val="20"/>
                <w:szCs w:val="20"/>
              </w:rPr>
              <w:t>0.002</w:t>
            </w:r>
          </w:p>
        </w:tc>
        <w:tc>
          <w:tcPr>
            <w:tcW w:w="900" w:type="dxa"/>
            <w:tcBorders>
              <w:top w:val="nil"/>
              <w:left w:val="nil"/>
              <w:bottom w:val="nil"/>
              <w:right w:val="nil"/>
            </w:tcBorders>
            <w:noWrap/>
            <w:hideMark/>
          </w:tcPr>
          <w:p w14:paraId="79511E60" w14:textId="77777777" w:rsidR="00046944" w:rsidRPr="0022223D" w:rsidRDefault="00046944" w:rsidP="00046944">
            <w:pPr>
              <w:jc w:val="center"/>
              <w:rPr>
                <w:color w:val="000000"/>
                <w:sz w:val="20"/>
                <w:szCs w:val="20"/>
              </w:rPr>
            </w:pPr>
          </w:p>
        </w:tc>
      </w:tr>
      <w:tr w:rsidR="00046944" w:rsidRPr="0022223D" w14:paraId="0105472B" w14:textId="77777777" w:rsidTr="00A86F82">
        <w:trPr>
          <w:trHeight w:val="260"/>
          <w:jc w:val="center"/>
        </w:trPr>
        <w:tc>
          <w:tcPr>
            <w:tcW w:w="1980" w:type="dxa"/>
            <w:vMerge/>
            <w:tcBorders>
              <w:top w:val="nil"/>
              <w:left w:val="nil"/>
              <w:bottom w:val="nil"/>
              <w:right w:val="nil"/>
            </w:tcBorders>
            <w:vAlign w:val="center"/>
            <w:hideMark/>
          </w:tcPr>
          <w:p w14:paraId="09B3BFA4"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4FCBABC7"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5389C9C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80EEB59"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F67B28A"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68391F9D" w14:textId="77777777" w:rsidR="00046944" w:rsidRPr="0022223D" w:rsidRDefault="00046944" w:rsidP="00046944">
            <w:pPr>
              <w:jc w:val="center"/>
              <w:rPr>
                <w:color w:val="000000"/>
                <w:sz w:val="20"/>
                <w:szCs w:val="20"/>
              </w:rPr>
            </w:pPr>
            <w:r w:rsidRPr="0022223D">
              <w:rPr>
                <w:color w:val="000000"/>
                <w:sz w:val="20"/>
                <w:szCs w:val="20"/>
              </w:rPr>
              <w:t>(0.009)</w:t>
            </w:r>
          </w:p>
        </w:tc>
        <w:tc>
          <w:tcPr>
            <w:tcW w:w="900" w:type="dxa"/>
            <w:tcBorders>
              <w:top w:val="nil"/>
              <w:left w:val="nil"/>
              <w:bottom w:val="nil"/>
              <w:right w:val="nil"/>
            </w:tcBorders>
            <w:noWrap/>
            <w:hideMark/>
          </w:tcPr>
          <w:p w14:paraId="727EAED0" w14:textId="77777777" w:rsidR="00046944" w:rsidRPr="0022223D" w:rsidRDefault="00046944" w:rsidP="00046944">
            <w:pPr>
              <w:jc w:val="center"/>
              <w:rPr>
                <w:color w:val="000000"/>
                <w:sz w:val="20"/>
                <w:szCs w:val="20"/>
              </w:rPr>
            </w:pPr>
          </w:p>
        </w:tc>
      </w:tr>
      <w:tr w:rsidR="00046944" w:rsidRPr="0022223D" w14:paraId="525CD304" w14:textId="77777777" w:rsidTr="00A86F82">
        <w:trPr>
          <w:trHeight w:val="260"/>
          <w:jc w:val="center"/>
        </w:trPr>
        <w:tc>
          <w:tcPr>
            <w:tcW w:w="1980" w:type="dxa"/>
            <w:vMerge w:val="restart"/>
            <w:tcBorders>
              <w:top w:val="nil"/>
              <w:left w:val="nil"/>
              <w:bottom w:val="nil"/>
              <w:right w:val="nil"/>
            </w:tcBorders>
            <w:noWrap/>
            <w:vAlign w:val="center"/>
            <w:hideMark/>
          </w:tcPr>
          <w:p w14:paraId="4287FBC9" w14:textId="68D28713" w:rsidR="00046944" w:rsidRPr="0022223D" w:rsidRDefault="00046944" w:rsidP="00046944">
            <w:pPr>
              <w:rPr>
                <w:i/>
                <w:iCs/>
                <w:sz w:val="20"/>
                <w:szCs w:val="20"/>
              </w:rPr>
            </w:pPr>
            <w:r w:rsidRPr="0022223D">
              <w:rPr>
                <w:i/>
                <w:iCs/>
                <w:sz w:val="20"/>
                <w:szCs w:val="20"/>
              </w:rPr>
              <w:t>accuracy1Ans</w:t>
            </w:r>
            <w:r w:rsidRPr="0022223D">
              <w:rPr>
                <w:i/>
                <w:iCs/>
                <w:color w:val="000000"/>
                <w:sz w:val="20"/>
                <w:szCs w:val="20"/>
                <w:vertAlign w:val="subscript"/>
              </w:rPr>
              <w:t>i</w:t>
            </w:r>
          </w:p>
        </w:tc>
        <w:tc>
          <w:tcPr>
            <w:tcW w:w="1170" w:type="dxa"/>
            <w:tcBorders>
              <w:top w:val="nil"/>
              <w:left w:val="nil"/>
              <w:bottom w:val="nil"/>
              <w:right w:val="nil"/>
            </w:tcBorders>
            <w:noWrap/>
            <w:hideMark/>
          </w:tcPr>
          <w:p w14:paraId="75D32C94"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416217E9"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B3C1FE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7CA1E8F0"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6A724C93" w14:textId="77777777" w:rsidR="00046944" w:rsidRPr="0022223D" w:rsidRDefault="00046944" w:rsidP="00046944">
            <w:pPr>
              <w:jc w:val="center"/>
              <w:rPr>
                <w:color w:val="000000"/>
                <w:sz w:val="20"/>
                <w:szCs w:val="20"/>
              </w:rPr>
            </w:pPr>
            <w:r w:rsidRPr="0022223D">
              <w:rPr>
                <w:color w:val="000000"/>
                <w:sz w:val="20"/>
                <w:szCs w:val="20"/>
              </w:rPr>
              <w:t>0.005</w:t>
            </w:r>
          </w:p>
        </w:tc>
        <w:tc>
          <w:tcPr>
            <w:tcW w:w="900" w:type="dxa"/>
            <w:tcBorders>
              <w:top w:val="nil"/>
              <w:left w:val="nil"/>
              <w:bottom w:val="nil"/>
              <w:right w:val="nil"/>
            </w:tcBorders>
            <w:noWrap/>
            <w:hideMark/>
          </w:tcPr>
          <w:p w14:paraId="3DF09A50" w14:textId="77777777" w:rsidR="00046944" w:rsidRPr="0022223D" w:rsidRDefault="00046944" w:rsidP="00046944">
            <w:pPr>
              <w:jc w:val="center"/>
              <w:rPr>
                <w:color w:val="000000"/>
                <w:sz w:val="20"/>
                <w:szCs w:val="20"/>
              </w:rPr>
            </w:pPr>
          </w:p>
        </w:tc>
      </w:tr>
      <w:tr w:rsidR="00046944" w:rsidRPr="0022223D" w14:paraId="2E34347C" w14:textId="77777777" w:rsidTr="00A86F82">
        <w:trPr>
          <w:trHeight w:val="260"/>
          <w:jc w:val="center"/>
        </w:trPr>
        <w:tc>
          <w:tcPr>
            <w:tcW w:w="1980" w:type="dxa"/>
            <w:vMerge/>
            <w:tcBorders>
              <w:top w:val="nil"/>
              <w:left w:val="nil"/>
              <w:bottom w:val="nil"/>
              <w:right w:val="nil"/>
            </w:tcBorders>
            <w:vAlign w:val="center"/>
            <w:hideMark/>
          </w:tcPr>
          <w:p w14:paraId="4E182621"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0F7BAC7D"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1694EB7D"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A1AD71A"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2BADF3B"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7612ABA7"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455021F9" w14:textId="77777777" w:rsidR="00046944" w:rsidRPr="0022223D" w:rsidRDefault="00046944" w:rsidP="00046944">
            <w:pPr>
              <w:jc w:val="center"/>
              <w:rPr>
                <w:color w:val="000000"/>
                <w:sz w:val="20"/>
                <w:szCs w:val="20"/>
              </w:rPr>
            </w:pPr>
          </w:p>
        </w:tc>
      </w:tr>
      <w:tr w:rsidR="00046944" w:rsidRPr="0022223D" w14:paraId="1B4997A4" w14:textId="77777777" w:rsidTr="00A86F82">
        <w:trPr>
          <w:trHeight w:val="280"/>
          <w:jc w:val="center"/>
        </w:trPr>
        <w:tc>
          <w:tcPr>
            <w:tcW w:w="1980" w:type="dxa"/>
            <w:vMerge w:val="restart"/>
            <w:tcBorders>
              <w:top w:val="nil"/>
              <w:left w:val="nil"/>
              <w:bottom w:val="nil"/>
              <w:right w:val="nil"/>
            </w:tcBorders>
            <w:noWrap/>
            <w:vAlign w:val="center"/>
            <w:hideMark/>
          </w:tcPr>
          <w:p w14:paraId="23CE4986" w14:textId="6112F47A" w:rsidR="00046944" w:rsidRPr="0022223D" w:rsidRDefault="00046944" w:rsidP="00046944">
            <w:pPr>
              <w:rPr>
                <w:i/>
                <w:iCs/>
                <w:sz w:val="20"/>
                <w:szCs w:val="20"/>
              </w:rPr>
            </w:pPr>
            <w:r w:rsidRPr="0022223D">
              <w:rPr>
                <w:i/>
                <w:iCs/>
                <w:sz w:val="20"/>
                <w:szCs w:val="20"/>
              </w:rPr>
              <w:t>relevance1Ans</w:t>
            </w:r>
            <w:r w:rsidRPr="0022223D">
              <w:rPr>
                <w:i/>
                <w:iCs/>
                <w:color w:val="000000"/>
                <w:sz w:val="20"/>
                <w:szCs w:val="20"/>
                <w:vertAlign w:val="subscript"/>
              </w:rPr>
              <w:t>i</w:t>
            </w:r>
          </w:p>
        </w:tc>
        <w:tc>
          <w:tcPr>
            <w:tcW w:w="1170" w:type="dxa"/>
            <w:tcBorders>
              <w:top w:val="nil"/>
              <w:left w:val="nil"/>
              <w:bottom w:val="nil"/>
              <w:right w:val="nil"/>
            </w:tcBorders>
            <w:noWrap/>
            <w:hideMark/>
          </w:tcPr>
          <w:p w14:paraId="3BE7504E"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340083C6"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2CC08B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87625E6"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2798B9DB" w14:textId="77777777" w:rsidR="00046944" w:rsidRPr="0022223D" w:rsidRDefault="00046944" w:rsidP="00046944">
            <w:pPr>
              <w:jc w:val="center"/>
              <w:rPr>
                <w:color w:val="000000"/>
                <w:sz w:val="20"/>
                <w:szCs w:val="20"/>
              </w:rPr>
            </w:pPr>
            <w:r w:rsidRPr="0022223D">
              <w:rPr>
                <w:color w:val="000000"/>
                <w:sz w:val="20"/>
                <w:szCs w:val="20"/>
              </w:rPr>
              <w:t>-0.002</w:t>
            </w:r>
          </w:p>
        </w:tc>
        <w:tc>
          <w:tcPr>
            <w:tcW w:w="900" w:type="dxa"/>
            <w:tcBorders>
              <w:top w:val="nil"/>
              <w:left w:val="nil"/>
              <w:bottom w:val="nil"/>
              <w:right w:val="nil"/>
            </w:tcBorders>
            <w:noWrap/>
            <w:hideMark/>
          </w:tcPr>
          <w:p w14:paraId="291EBD1C" w14:textId="77777777" w:rsidR="00046944" w:rsidRPr="0022223D" w:rsidRDefault="00046944" w:rsidP="00046944">
            <w:pPr>
              <w:jc w:val="center"/>
              <w:rPr>
                <w:color w:val="000000"/>
                <w:sz w:val="20"/>
                <w:szCs w:val="20"/>
              </w:rPr>
            </w:pPr>
          </w:p>
        </w:tc>
      </w:tr>
      <w:tr w:rsidR="00046944" w:rsidRPr="0022223D" w14:paraId="13F25CD7" w14:textId="77777777" w:rsidTr="00A86F82">
        <w:trPr>
          <w:trHeight w:val="260"/>
          <w:jc w:val="center"/>
        </w:trPr>
        <w:tc>
          <w:tcPr>
            <w:tcW w:w="1980" w:type="dxa"/>
            <w:vMerge/>
            <w:tcBorders>
              <w:top w:val="nil"/>
              <w:left w:val="nil"/>
              <w:bottom w:val="nil"/>
              <w:right w:val="nil"/>
            </w:tcBorders>
            <w:vAlign w:val="center"/>
            <w:hideMark/>
          </w:tcPr>
          <w:p w14:paraId="714B3874"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6DC1BE16"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3CA64D40"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52EE6272"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E439339"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2173A316" w14:textId="77777777" w:rsidR="00046944" w:rsidRPr="0022223D" w:rsidRDefault="00046944" w:rsidP="00046944">
            <w:pPr>
              <w:jc w:val="center"/>
              <w:rPr>
                <w:color w:val="000000"/>
                <w:sz w:val="20"/>
                <w:szCs w:val="20"/>
              </w:rPr>
            </w:pPr>
            <w:r w:rsidRPr="0022223D">
              <w:rPr>
                <w:color w:val="000000"/>
                <w:sz w:val="20"/>
                <w:szCs w:val="20"/>
              </w:rPr>
              <w:t>(0.008)</w:t>
            </w:r>
          </w:p>
        </w:tc>
        <w:tc>
          <w:tcPr>
            <w:tcW w:w="900" w:type="dxa"/>
            <w:tcBorders>
              <w:top w:val="nil"/>
              <w:left w:val="nil"/>
              <w:bottom w:val="nil"/>
              <w:right w:val="nil"/>
            </w:tcBorders>
            <w:noWrap/>
            <w:hideMark/>
          </w:tcPr>
          <w:p w14:paraId="6C44515D" w14:textId="77777777" w:rsidR="00046944" w:rsidRPr="0022223D" w:rsidRDefault="00046944" w:rsidP="00046944">
            <w:pPr>
              <w:jc w:val="center"/>
              <w:rPr>
                <w:color w:val="000000"/>
                <w:sz w:val="20"/>
                <w:szCs w:val="20"/>
              </w:rPr>
            </w:pPr>
          </w:p>
        </w:tc>
      </w:tr>
      <w:tr w:rsidR="00046944" w:rsidRPr="0022223D" w14:paraId="093798DE" w14:textId="77777777" w:rsidTr="00A86F82">
        <w:trPr>
          <w:trHeight w:val="260"/>
          <w:jc w:val="center"/>
        </w:trPr>
        <w:tc>
          <w:tcPr>
            <w:tcW w:w="1980" w:type="dxa"/>
            <w:vMerge w:val="restart"/>
            <w:tcBorders>
              <w:top w:val="nil"/>
              <w:left w:val="nil"/>
              <w:bottom w:val="nil"/>
              <w:right w:val="nil"/>
            </w:tcBorders>
            <w:noWrap/>
            <w:vAlign w:val="center"/>
            <w:hideMark/>
          </w:tcPr>
          <w:p w14:paraId="53E067EA" w14:textId="768F9200" w:rsidR="00046944" w:rsidRPr="0022223D" w:rsidRDefault="00046944" w:rsidP="00046944">
            <w:pPr>
              <w:rPr>
                <w:i/>
                <w:iCs/>
                <w:sz w:val="20"/>
                <w:szCs w:val="20"/>
              </w:rPr>
            </w:pPr>
            <w:r w:rsidRPr="0022223D">
              <w:rPr>
                <w:i/>
                <w:iCs/>
                <w:sz w:val="20"/>
                <w:szCs w:val="20"/>
              </w:rPr>
              <w:t>detail1Ans</w:t>
            </w:r>
            <w:r w:rsidRPr="0022223D">
              <w:rPr>
                <w:i/>
                <w:iCs/>
                <w:color w:val="000000"/>
                <w:sz w:val="20"/>
                <w:szCs w:val="20"/>
                <w:vertAlign w:val="subscript"/>
              </w:rPr>
              <w:t>i</w:t>
            </w:r>
          </w:p>
        </w:tc>
        <w:tc>
          <w:tcPr>
            <w:tcW w:w="1170" w:type="dxa"/>
            <w:tcBorders>
              <w:top w:val="nil"/>
              <w:left w:val="nil"/>
              <w:bottom w:val="nil"/>
              <w:right w:val="nil"/>
            </w:tcBorders>
            <w:noWrap/>
            <w:hideMark/>
          </w:tcPr>
          <w:p w14:paraId="62FF649B"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7AC37E06"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8C6A5B7"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7D028C9"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47B96F8D" w14:textId="77777777" w:rsidR="00046944" w:rsidRPr="0022223D" w:rsidRDefault="00046944" w:rsidP="00046944">
            <w:pPr>
              <w:jc w:val="center"/>
              <w:rPr>
                <w:color w:val="000000"/>
                <w:sz w:val="20"/>
                <w:szCs w:val="20"/>
              </w:rPr>
            </w:pPr>
            <w:r w:rsidRPr="0022223D">
              <w:rPr>
                <w:color w:val="000000"/>
                <w:sz w:val="20"/>
                <w:szCs w:val="20"/>
              </w:rPr>
              <w:t>0.007</w:t>
            </w:r>
          </w:p>
        </w:tc>
        <w:tc>
          <w:tcPr>
            <w:tcW w:w="900" w:type="dxa"/>
            <w:tcBorders>
              <w:top w:val="nil"/>
              <w:left w:val="nil"/>
              <w:bottom w:val="nil"/>
              <w:right w:val="nil"/>
            </w:tcBorders>
            <w:noWrap/>
            <w:hideMark/>
          </w:tcPr>
          <w:p w14:paraId="2FF94778" w14:textId="77777777" w:rsidR="00046944" w:rsidRPr="0022223D" w:rsidRDefault="00046944" w:rsidP="00046944">
            <w:pPr>
              <w:jc w:val="center"/>
              <w:rPr>
                <w:color w:val="000000"/>
                <w:sz w:val="20"/>
                <w:szCs w:val="20"/>
              </w:rPr>
            </w:pPr>
          </w:p>
        </w:tc>
      </w:tr>
      <w:tr w:rsidR="00046944" w:rsidRPr="0022223D" w14:paraId="4AF58005" w14:textId="77777777" w:rsidTr="00A86F82">
        <w:trPr>
          <w:trHeight w:val="260"/>
          <w:jc w:val="center"/>
        </w:trPr>
        <w:tc>
          <w:tcPr>
            <w:tcW w:w="1980" w:type="dxa"/>
            <w:vMerge/>
            <w:tcBorders>
              <w:top w:val="nil"/>
              <w:left w:val="nil"/>
              <w:bottom w:val="nil"/>
              <w:right w:val="nil"/>
            </w:tcBorders>
            <w:vAlign w:val="center"/>
            <w:hideMark/>
          </w:tcPr>
          <w:p w14:paraId="34F0410F"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7FFCB011"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1BFB714B"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835FA2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9C97A16"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715D7D60" w14:textId="77777777" w:rsidR="00046944" w:rsidRPr="0022223D" w:rsidRDefault="00046944" w:rsidP="00046944">
            <w:pPr>
              <w:jc w:val="center"/>
              <w:rPr>
                <w:color w:val="000000"/>
                <w:sz w:val="20"/>
                <w:szCs w:val="20"/>
              </w:rPr>
            </w:pPr>
            <w:r w:rsidRPr="0022223D">
              <w:rPr>
                <w:color w:val="000000"/>
                <w:sz w:val="20"/>
                <w:szCs w:val="20"/>
              </w:rPr>
              <w:t>(0.007)</w:t>
            </w:r>
          </w:p>
        </w:tc>
        <w:tc>
          <w:tcPr>
            <w:tcW w:w="900" w:type="dxa"/>
            <w:tcBorders>
              <w:top w:val="nil"/>
              <w:left w:val="nil"/>
              <w:bottom w:val="nil"/>
              <w:right w:val="nil"/>
            </w:tcBorders>
            <w:noWrap/>
            <w:hideMark/>
          </w:tcPr>
          <w:p w14:paraId="2A9FAE7B" w14:textId="77777777" w:rsidR="00046944" w:rsidRPr="0022223D" w:rsidRDefault="00046944" w:rsidP="00046944">
            <w:pPr>
              <w:jc w:val="center"/>
              <w:rPr>
                <w:color w:val="000000"/>
                <w:sz w:val="20"/>
                <w:szCs w:val="20"/>
              </w:rPr>
            </w:pPr>
          </w:p>
        </w:tc>
      </w:tr>
      <w:tr w:rsidR="00046944" w:rsidRPr="0022223D" w14:paraId="53085AA7" w14:textId="77777777" w:rsidTr="00A86F82">
        <w:trPr>
          <w:trHeight w:val="260"/>
          <w:jc w:val="center"/>
        </w:trPr>
        <w:tc>
          <w:tcPr>
            <w:tcW w:w="1980" w:type="dxa"/>
            <w:vMerge w:val="restart"/>
            <w:tcBorders>
              <w:top w:val="nil"/>
              <w:left w:val="nil"/>
              <w:bottom w:val="nil"/>
              <w:right w:val="nil"/>
            </w:tcBorders>
            <w:noWrap/>
            <w:vAlign w:val="center"/>
            <w:hideMark/>
          </w:tcPr>
          <w:p w14:paraId="473D29C4" w14:textId="56C0A758" w:rsidR="00046944" w:rsidRPr="0022223D" w:rsidRDefault="00046944" w:rsidP="00046944">
            <w:pPr>
              <w:rPr>
                <w:i/>
                <w:iCs/>
                <w:sz w:val="20"/>
                <w:szCs w:val="20"/>
              </w:rPr>
            </w:pPr>
            <w:r w:rsidRPr="0022223D">
              <w:rPr>
                <w:i/>
                <w:iCs/>
                <w:sz w:val="20"/>
                <w:szCs w:val="20"/>
              </w:rPr>
              <w:t>experience1Ans</w:t>
            </w:r>
            <w:r w:rsidRPr="0022223D">
              <w:rPr>
                <w:i/>
                <w:iCs/>
                <w:color w:val="000000"/>
                <w:sz w:val="20"/>
                <w:szCs w:val="20"/>
                <w:vertAlign w:val="subscript"/>
              </w:rPr>
              <w:t>i</w:t>
            </w:r>
          </w:p>
        </w:tc>
        <w:tc>
          <w:tcPr>
            <w:tcW w:w="1170" w:type="dxa"/>
            <w:tcBorders>
              <w:top w:val="nil"/>
              <w:left w:val="nil"/>
              <w:bottom w:val="nil"/>
              <w:right w:val="nil"/>
            </w:tcBorders>
            <w:noWrap/>
            <w:hideMark/>
          </w:tcPr>
          <w:p w14:paraId="107817E7"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6A39A845"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0F9577A"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89DB930"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15D6466C" w14:textId="77777777" w:rsidR="00046944" w:rsidRPr="0022223D" w:rsidRDefault="00046944" w:rsidP="00046944">
            <w:pPr>
              <w:jc w:val="center"/>
              <w:rPr>
                <w:color w:val="000000"/>
                <w:sz w:val="20"/>
                <w:szCs w:val="20"/>
              </w:rPr>
            </w:pPr>
            <w:r w:rsidRPr="0022223D">
              <w:rPr>
                <w:color w:val="000000"/>
                <w:sz w:val="20"/>
                <w:szCs w:val="20"/>
              </w:rPr>
              <w:t>-0.019 *</w:t>
            </w:r>
          </w:p>
        </w:tc>
        <w:tc>
          <w:tcPr>
            <w:tcW w:w="900" w:type="dxa"/>
            <w:tcBorders>
              <w:top w:val="nil"/>
              <w:left w:val="nil"/>
              <w:bottom w:val="nil"/>
              <w:right w:val="nil"/>
            </w:tcBorders>
            <w:noWrap/>
            <w:hideMark/>
          </w:tcPr>
          <w:p w14:paraId="58586ADC" w14:textId="77777777" w:rsidR="00046944" w:rsidRPr="0022223D" w:rsidRDefault="00046944" w:rsidP="00046944">
            <w:pPr>
              <w:jc w:val="center"/>
              <w:rPr>
                <w:color w:val="000000"/>
                <w:sz w:val="20"/>
                <w:szCs w:val="20"/>
              </w:rPr>
            </w:pPr>
          </w:p>
        </w:tc>
      </w:tr>
      <w:tr w:rsidR="00046944" w:rsidRPr="0022223D" w14:paraId="1D03D5D2" w14:textId="77777777" w:rsidTr="00A86F82">
        <w:trPr>
          <w:trHeight w:val="260"/>
          <w:jc w:val="center"/>
        </w:trPr>
        <w:tc>
          <w:tcPr>
            <w:tcW w:w="1980" w:type="dxa"/>
            <w:vMerge/>
            <w:tcBorders>
              <w:top w:val="nil"/>
              <w:left w:val="nil"/>
              <w:bottom w:val="nil"/>
              <w:right w:val="nil"/>
            </w:tcBorders>
            <w:vAlign w:val="center"/>
            <w:hideMark/>
          </w:tcPr>
          <w:p w14:paraId="028AA59E"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1C0055EC"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53ED091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781A2D9"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53513838"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6DE6B0EE" w14:textId="77777777" w:rsidR="00046944" w:rsidRPr="0022223D" w:rsidRDefault="00046944" w:rsidP="00046944">
            <w:pPr>
              <w:jc w:val="center"/>
              <w:rPr>
                <w:color w:val="000000"/>
                <w:sz w:val="20"/>
                <w:szCs w:val="20"/>
              </w:rPr>
            </w:pPr>
            <w:r w:rsidRPr="0022223D">
              <w:rPr>
                <w:color w:val="000000"/>
                <w:sz w:val="20"/>
                <w:szCs w:val="20"/>
              </w:rPr>
              <w:t>(0.009)</w:t>
            </w:r>
          </w:p>
        </w:tc>
        <w:tc>
          <w:tcPr>
            <w:tcW w:w="900" w:type="dxa"/>
            <w:tcBorders>
              <w:top w:val="nil"/>
              <w:left w:val="nil"/>
              <w:bottom w:val="nil"/>
              <w:right w:val="nil"/>
            </w:tcBorders>
            <w:noWrap/>
            <w:hideMark/>
          </w:tcPr>
          <w:p w14:paraId="461E8C94" w14:textId="77777777" w:rsidR="00046944" w:rsidRPr="0022223D" w:rsidRDefault="00046944" w:rsidP="00046944">
            <w:pPr>
              <w:jc w:val="center"/>
              <w:rPr>
                <w:color w:val="000000"/>
                <w:sz w:val="20"/>
                <w:szCs w:val="20"/>
              </w:rPr>
            </w:pPr>
          </w:p>
        </w:tc>
      </w:tr>
      <w:tr w:rsidR="00046944" w:rsidRPr="0022223D" w14:paraId="5BF1D661" w14:textId="77777777" w:rsidTr="00A86F82">
        <w:trPr>
          <w:trHeight w:val="260"/>
          <w:jc w:val="center"/>
        </w:trPr>
        <w:tc>
          <w:tcPr>
            <w:tcW w:w="1980" w:type="dxa"/>
            <w:vMerge w:val="restart"/>
            <w:tcBorders>
              <w:top w:val="nil"/>
              <w:left w:val="nil"/>
              <w:bottom w:val="nil"/>
              <w:right w:val="nil"/>
            </w:tcBorders>
            <w:noWrap/>
            <w:vAlign w:val="center"/>
            <w:hideMark/>
          </w:tcPr>
          <w:p w14:paraId="372E9AC7" w14:textId="5541B9DA" w:rsidR="00046944" w:rsidRPr="0022223D" w:rsidRDefault="00046944" w:rsidP="00046944">
            <w:pPr>
              <w:rPr>
                <w:i/>
                <w:iCs/>
                <w:sz w:val="20"/>
                <w:szCs w:val="20"/>
              </w:rPr>
            </w:pPr>
            <w:r w:rsidRPr="0022223D">
              <w:rPr>
                <w:i/>
                <w:iCs/>
                <w:sz w:val="20"/>
                <w:szCs w:val="20"/>
              </w:rPr>
              <w:t>insight1Ans</w:t>
            </w:r>
            <w:r w:rsidRPr="0022223D">
              <w:rPr>
                <w:i/>
                <w:iCs/>
                <w:color w:val="000000"/>
                <w:sz w:val="20"/>
                <w:szCs w:val="20"/>
                <w:vertAlign w:val="subscript"/>
              </w:rPr>
              <w:t>i</w:t>
            </w:r>
          </w:p>
        </w:tc>
        <w:tc>
          <w:tcPr>
            <w:tcW w:w="1170" w:type="dxa"/>
            <w:tcBorders>
              <w:top w:val="nil"/>
              <w:left w:val="nil"/>
              <w:bottom w:val="nil"/>
              <w:right w:val="nil"/>
            </w:tcBorders>
            <w:noWrap/>
            <w:hideMark/>
          </w:tcPr>
          <w:p w14:paraId="11F494B2"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6EF9205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659B15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9F568CB"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76C1F5D4" w14:textId="77777777" w:rsidR="00046944" w:rsidRPr="0022223D" w:rsidRDefault="00046944" w:rsidP="00046944">
            <w:pPr>
              <w:jc w:val="center"/>
              <w:rPr>
                <w:color w:val="000000"/>
                <w:sz w:val="20"/>
                <w:szCs w:val="20"/>
              </w:rPr>
            </w:pPr>
            <w:r w:rsidRPr="0022223D">
              <w:rPr>
                <w:color w:val="000000"/>
                <w:sz w:val="20"/>
                <w:szCs w:val="20"/>
              </w:rPr>
              <w:t>0.019 **</w:t>
            </w:r>
          </w:p>
        </w:tc>
        <w:tc>
          <w:tcPr>
            <w:tcW w:w="900" w:type="dxa"/>
            <w:tcBorders>
              <w:top w:val="nil"/>
              <w:left w:val="nil"/>
              <w:bottom w:val="nil"/>
              <w:right w:val="nil"/>
            </w:tcBorders>
            <w:noWrap/>
            <w:hideMark/>
          </w:tcPr>
          <w:p w14:paraId="0A00CE2A" w14:textId="77777777" w:rsidR="00046944" w:rsidRPr="0022223D" w:rsidRDefault="00046944" w:rsidP="00046944">
            <w:pPr>
              <w:jc w:val="center"/>
              <w:rPr>
                <w:color w:val="000000"/>
                <w:sz w:val="20"/>
                <w:szCs w:val="20"/>
              </w:rPr>
            </w:pPr>
          </w:p>
        </w:tc>
      </w:tr>
      <w:tr w:rsidR="00046944" w:rsidRPr="0022223D" w14:paraId="21443E6A" w14:textId="77777777" w:rsidTr="00A86F82">
        <w:trPr>
          <w:trHeight w:val="260"/>
          <w:jc w:val="center"/>
        </w:trPr>
        <w:tc>
          <w:tcPr>
            <w:tcW w:w="1980" w:type="dxa"/>
            <w:vMerge/>
            <w:tcBorders>
              <w:top w:val="nil"/>
              <w:left w:val="nil"/>
              <w:bottom w:val="nil"/>
              <w:right w:val="nil"/>
            </w:tcBorders>
            <w:vAlign w:val="center"/>
            <w:hideMark/>
          </w:tcPr>
          <w:p w14:paraId="67BA3F1F"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6F147A13"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7F9C27BB"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4AD224D"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109B712"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0CC0F1E1" w14:textId="77777777" w:rsidR="00046944" w:rsidRPr="0022223D" w:rsidRDefault="00046944" w:rsidP="00046944">
            <w:pPr>
              <w:jc w:val="center"/>
              <w:rPr>
                <w:color w:val="000000"/>
                <w:sz w:val="20"/>
                <w:szCs w:val="20"/>
              </w:rPr>
            </w:pPr>
            <w:r w:rsidRPr="0022223D">
              <w:rPr>
                <w:color w:val="000000"/>
                <w:sz w:val="20"/>
                <w:szCs w:val="20"/>
              </w:rPr>
              <w:t>(0.007)</w:t>
            </w:r>
          </w:p>
        </w:tc>
        <w:tc>
          <w:tcPr>
            <w:tcW w:w="900" w:type="dxa"/>
            <w:tcBorders>
              <w:top w:val="nil"/>
              <w:left w:val="nil"/>
              <w:bottom w:val="nil"/>
              <w:right w:val="nil"/>
            </w:tcBorders>
            <w:noWrap/>
            <w:hideMark/>
          </w:tcPr>
          <w:p w14:paraId="610BEB06" w14:textId="77777777" w:rsidR="00046944" w:rsidRPr="0022223D" w:rsidRDefault="00046944" w:rsidP="00046944">
            <w:pPr>
              <w:jc w:val="center"/>
              <w:rPr>
                <w:color w:val="000000"/>
                <w:sz w:val="20"/>
                <w:szCs w:val="20"/>
              </w:rPr>
            </w:pPr>
          </w:p>
        </w:tc>
      </w:tr>
      <w:tr w:rsidR="00046944" w:rsidRPr="0022223D" w14:paraId="1E78733B" w14:textId="77777777" w:rsidTr="00A86F82">
        <w:trPr>
          <w:trHeight w:val="260"/>
          <w:jc w:val="center"/>
        </w:trPr>
        <w:tc>
          <w:tcPr>
            <w:tcW w:w="1980" w:type="dxa"/>
            <w:vMerge w:val="restart"/>
            <w:tcBorders>
              <w:top w:val="nil"/>
              <w:left w:val="nil"/>
              <w:bottom w:val="nil"/>
              <w:right w:val="nil"/>
            </w:tcBorders>
            <w:noWrap/>
            <w:vAlign w:val="center"/>
            <w:hideMark/>
          </w:tcPr>
          <w:p w14:paraId="521B3E4D" w14:textId="3A31CAD3" w:rsidR="00046944" w:rsidRPr="0022223D" w:rsidRDefault="00046944" w:rsidP="00046944">
            <w:pPr>
              <w:rPr>
                <w:i/>
                <w:iCs/>
                <w:sz w:val="20"/>
                <w:szCs w:val="20"/>
              </w:rPr>
            </w:pPr>
            <w:r w:rsidRPr="0022223D">
              <w:rPr>
                <w:i/>
                <w:iCs/>
                <w:sz w:val="20"/>
                <w:szCs w:val="20"/>
              </w:rPr>
              <w:t>innovative1Ans</w:t>
            </w:r>
            <w:r w:rsidRPr="0022223D">
              <w:rPr>
                <w:i/>
                <w:iCs/>
                <w:color w:val="000000"/>
                <w:sz w:val="20"/>
                <w:szCs w:val="20"/>
                <w:vertAlign w:val="subscript"/>
              </w:rPr>
              <w:t>i</w:t>
            </w:r>
          </w:p>
        </w:tc>
        <w:tc>
          <w:tcPr>
            <w:tcW w:w="1170" w:type="dxa"/>
            <w:tcBorders>
              <w:top w:val="nil"/>
              <w:left w:val="nil"/>
              <w:bottom w:val="nil"/>
              <w:right w:val="nil"/>
            </w:tcBorders>
            <w:noWrap/>
            <w:hideMark/>
          </w:tcPr>
          <w:p w14:paraId="7A31E8FC"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67C403A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5CD2476"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09FCBA4E"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3F840A58"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478D9ACD" w14:textId="77777777" w:rsidR="00046944" w:rsidRPr="0022223D" w:rsidRDefault="00046944" w:rsidP="00046944">
            <w:pPr>
              <w:jc w:val="center"/>
              <w:rPr>
                <w:color w:val="000000"/>
                <w:sz w:val="20"/>
                <w:szCs w:val="20"/>
              </w:rPr>
            </w:pPr>
          </w:p>
        </w:tc>
      </w:tr>
      <w:tr w:rsidR="00046944" w:rsidRPr="0022223D" w14:paraId="47D9211C" w14:textId="77777777" w:rsidTr="00A86F82">
        <w:trPr>
          <w:trHeight w:val="260"/>
          <w:jc w:val="center"/>
        </w:trPr>
        <w:tc>
          <w:tcPr>
            <w:tcW w:w="1980" w:type="dxa"/>
            <w:vMerge/>
            <w:tcBorders>
              <w:top w:val="nil"/>
              <w:left w:val="nil"/>
              <w:bottom w:val="nil"/>
              <w:right w:val="nil"/>
            </w:tcBorders>
            <w:vAlign w:val="center"/>
            <w:hideMark/>
          </w:tcPr>
          <w:p w14:paraId="0DE96039"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4D1D309D"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73DEE2E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8B4B3E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57659C79"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7030B0B6"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16F81F65" w14:textId="77777777" w:rsidR="00046944" w:rsidRPr="0022223D" w:rsidRDefault="00046944" w:rsidP="00046944">
            <w:pPr>
              <w:jc w:val="center"/>
              <w:rPr>
                <w:color w:val="000000"/>
                <w:sz w:val="20"/>
                <w:szCs w:val="20"/>
              </w:rPr>
            </w:pPr>
          </w:p>
        </w:tc>
      </w:tr>
      <w:tr w:rsidR="00046944" w:rsidRPr="0022223D" w14:paraId="1EA049F2" w14:textId="77777777" w:rsidTr="00A86F82">
        <w:trPr>
          <w:trHeight w:val="260"/>
          <w:jc w:val="center"/>
        </w:trPr>
        <w:tc>
          <w:tcPr>
            <w:tcW w:w="1980" w:type="dxa"/>
            <w:vMerge w:val="restart"/>
            <w:tcBorders>
              <w:top w:val="nil"/>
              <w:left w:val="nil"/>
              <w:bottom w:val="nil"/>
              <w:right w:val="nil"/>
            </w:tcBorders>
            <w:noWrap/>
            <w:vAlign w:val="center"/>
            <w:hideMark/>
          </w:tcPr>
          <w:p w14:paraId="6FD80A95" w14:textId="61F8D579" w:rsidR="00046944" w:rsidRPr="0022223D" w:rsidRDefault="00046944" w:rsidP="00046944">
            <w:pPr>
              <w:rPr>
                <w:i/>
                <w:iCs/>
                <w:sz w:val="20"/>
                <w:szCs w:val="20"/>
              </w:rPr>
            </w:pPr>
            <w:r w:rsidRPr="0022223D">
              <w:rPr>
                <w:i/>
                <w:iCs/>
                <w:sz w:val="20"/>
                <w:szCs w:val="20"/>
              </w:rPr>
              <w:t>alternative1Ans</w:t>
            </w:r>
            <w:r w:rsidRPr="0022223D">
              <w:rPr>
                <w:i/>
                <w:iCs/>
                <w:color w:val="000000"/>
                <w:sz w:val="20"/>
                <w:szCs w:val="20"/>
                <w:vertAlign w:val="subscript"/>
              </w:rPr>
              <w:t>i</w:t>
            </w:r>
          </w:p>
        </w:tc>
        <w:tc>
          <w:tcPr>
            <w:tcW w:w="1170" w:type="dxa"/>
            <w:tcBorders>
              <w:top w:val="nil"/>
              <w:left w:val="nil"/>
              <w:bottom w:val="nil"/>
              <w:right w:val="nil"/>
            </w:tcBorders>
            <w:noWrap/>
            <w:hideMark/>
          </w:tcPr>
          <w:p w14:paraId="4E1AE70C"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791E870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32E34CA"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EABF3C9"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65B44E05"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5121F427" w14:textId="77777777" w:rsidR="00046944" w:rsidRPr="0022223D" w:rsidRDefault="00046944" w:rsidP="00046944">
            <w:pPr>
              <w:jc w:val="center"/>
              <w:rPr>
                <w:color w:val="000000"/>
                <w:sz w:val="20"/>
                <w:szCs w:val="20"/>
              </w:rPr>
            </w:pPr>
          </w:p>
        </w:tc>
      </w:tr>
      <w:tr w:rsidR="00046944" w:rsidRPr="0022223D" w14:paraId="4BB8063B" w14:textId="77777777" w:rsidTr="00A86F82">
        <w:trPr>
          <w:trHeight w:val="260"/>
          <w:jc w:val="center"/>
        </w:trPr>
        <w:tc>
          <w:tcPr>
            <w:tcW w:w="1980" w:type="dxa"/>
            <w:vMerge/>
            <w:tcBorders>
              <w:top w:val="nil"/>
              <w:left w:val="nil"/>
              <w:bottom w:val="nil"/>
              <w:right w:val="nil"/>
            </w:tcBorders>
            <w:vAlign w:val="center"/>
            <w:hideMark/>
          </w:tcPr>
          <w:p w14:paraId="06419139"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1C6CF60D"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1B2808FF"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9EDE1EC"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600F8EB"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4E5A3593" w14:textId="77777777" w:rsidR="00046944" w:rsidRPr="0022223D" w:rsidRDefault="00046944" w:rsidP="00046944">
            <w:pPr>
              <w:jc w:val="center"/>
              <w:rPr>
                <w:color w:val="000000"/>
                <w:sz w:val="20"/>
                <w:szCs w:val="20"/>
              </w:rPr>
            </w:pPr>
            <w:r w:rsidRPr="0022223D">
              <w:rPr>
                <w:color w:val="000000"/>
                <w:sz w:val="20"/>
                <w:szCs w:val="20"/>
              </w:rPr>
              <w:t>(0.005)</w:t>
            </w:r>
          </w:p>
        </w:tc>
        <w:tc>
          <w:tcPr>
            <w:tcW w:w="900" w:type="dxa"/>
            <w:tcBorders>
              <w:top w:val="nil"/>
              <w:left w:val="nil"/>
              <w:bottom w:val="nil"/>
              <w:right w:val="nil"/>
            </w:tcBorders>
            <w:noWrap/>
            <w:hideMark/>
          </w:tcPr>
          <w:p w14:paraId="75C618F3" w14:textId="77777777" w:rsidR="00046944" w:rsidRPr="0022223D" w:rsidRDefault="00046944" w:rsidP="00046944">
            <w:pPr>
              <w:jc w:val="center"/>
              <w:rPr>
                <w:color w:val="000000"/>
                <w:sz w:val="20"/>
                <w:szCs w:val="20"/>
              </w:rPr>
            </w:pPr>
          </w:p>
        </w:tc>
      </w:tr>
      <w:tr w:rsidR="00046944" w:rsidRPr="0022223D" w14:paraId="74D1F991" w14:textId="77777777" w:rsidTr="00A86F82">
        <w:trPr>
          <w:trHeight w:val="260"/>
          <w:jc w:val="center"/>
        </w:trPr>
        <w:tc>
          <w:tcPr>
            <w:tcW w:w="1980" w:type="dxa"/>
            <w:vMerge w:val="restart"/>
            <w:tcBorders>
              <w:top w:val="nil"/>
              <w:left w:val="nil"/>
              <w:bottom w:val="nil"/>
              <w:right w:val="nil"/>
            </w:tcBorders>
            <w:noWrap/>
            <w:vAlign w:val="center"/>
            <w:hideMark/>
          </w:tcPr>
          <w:p w14:paraId="6DD3EB1C" w14:textId="24658701" w:rsidR="00046944" w:rsidRPr="0022223D" w:rsidRDefault="00046944" w:rsidP="00046944">
            <w:pPr>
              <w:rPr>
                <w:i/>
                <w:iCs/>
                <w:sz w:val="20"/>
                <w:szCs w:val="20"/>
              </w:rPr>
            </w:pPr>
            <w:r w:rsidRPr="0022223D">
              <w:rPr>
                <w:i/>
                <w:iCs/>
                <w:sz w:val="20"/>
                <w:szCs w:val="20"/>
              </w:rPr>
              <w:t>storytelling1Ans</w:t>
            </w:r>
            <w:r w:rsidRPr="0022223D">
              <w:rPr>
                <w:i/>
                <w:iCs/>
                <w:color w:val="000000"/>
                <w:sz w:val="20"/>
                <w:szCs w:val="20"/>
                <w:vertAlign w:val="subscript"/>
              </w:rPr>
              <w:t>i</w:t>
            </w:r>
          </w:p>
        </w:tc>
        <w:tc>
          <w:tcPr>
            <w:tcW w:w="1170" w:type="dxa"/>
            <w:tcBorders>
              <w:top w:val="nil"/>
              <w:left w:val="nil"/>
              <w:bottom w:val="nil"/>
              <w:right w:val="nil"/>
            </w:tcBorders>
            <w:noWrap/>
            <w:hideMark/>
          </w:tcPr>
          <w:p w14:paraId="75EF7DAA"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7FB4E38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598AC814"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C2A8D18"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4773A5CA" w14:textId="77777777" w:rsidR="00046944" w:rsidRPr="0022223D" w:rsidRDefault="00046944" w:rsidP="00046944">
            <w:pPr>
              <w:jc w:val="center"/>
              <w:rPr>
                <w:color w:val="000000"/>
                <w:sz w:val="20"/>
                <w:szCs w:val="20"/>
              </w:rPr>
            </w:pPr>
            <w:r w:rsidRPr="0022223D">
              <w:rPr>
                <w:color w:val="000000"/>
                <w:sz w:val="20"/>
                <w:szCs w:val="20"/>
              </w:rPr>
              <w:t>-0.007</w:t>
            </w:r>
          </w:p>
        </w:tc>
        <w:tc>
          <w:tcPr>
            <w:tcW w:w="900" w:type="dxa"/>
            <w:tcBorders>
              <w:top w:val="nil"/>
              <w:left w:val="nil"/>
              <w:bottom w:val="nil"/>
              <w:right w:val="nil"/>
            </w:tcBorders>
            <w:noWrap/>
            <w:hideMark/>
          </w:tcPr>
          <w:p w14:paraId="3AAC0894" w14:textId="77777777" w:rsidR="00046944" w:rsidRPr="0022223D" w:rsidRDefault="00046944" w:rsidP="00046944">
            <w:pPr>
              <w:jc w:val="center"/>
              <w:rPr>
                <w:color w:val="000000"/>
                <w:sz w:val="20"/>
                <w:szCs w:val="20"/>
              </w:rPr>
            </w:pPr>
          </w:p>
        </w:tc>
      </w:tr>
      <w:tr w:rsidR="00046944" w:rsidRPr="0022223D" w14:paraId="3D78602C" w14:textId="77777777" w:rsidTr="00A86F82">
        <w:trPr>
          <w:trHeight w:val="260"/>
          <w:jc w:val="center"/>
        </w:trPr>
        <w:tc>
          <w:tcPr>
            <w:tcW w:w="1980" w:type="dxa"/>
            <w:vMerge/>
            <w:tcBorders>
              <w:top w:val="nil"/>
              <w:left w:val="nil"/>
              <w:bottom w:val="nil"/>
              <w:right w:val="nil"/>
            </w:tcBorders>
            <w:vAlign w:val="center"/>
            <w:hideMark/>
          </w:tcPr>
          <w:p w14:paraId="36602DC8"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22C9201C"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18E18C7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FD69736"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0673AE44"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1EF10A4C" w14:textId="77777777" w:rsidR="00046944" w:rsidRPr="0022223D" w:rsidRDefault="00046944" w:rsidP="00046944">
            <w:pPr>
              <w:jc w:val="center"/>
              <w:rPr>
                <w:color w:val="000000"/>
                <w:sz w:val="20"/>
                <w:szCs w:val="20"/>
              </w:rPr>
            </w:pPr>
            <w:r w:rsidRPr="0022223D">
              <w:rPr>
                <w:color w:val="000000"/>
                <w:sz w:val="20"/>
                <w:szCs w:val="20"/>
              </w:rPr>
              <w:t>(0.008)</w:t>
            </w:r>
          </w:p>
        </w:tc>
        <w:tc>
          <w:tcPr>
            <w:tcW w:w="900" w:type="dxa"/>
            <w:tcBorders>
              <w:top w:val="nil"/>
              <w:left w:val="nil"/>
              <w:bottom w:val="nil"/>
              <w:right w:val="nil"/>
            </w:tcBorders>
            <w:noWrap/>
            <w:hideMark/>
          </w:tcPr>
          <w:p w14:paraId="2024C3CD" w14:textId="77777777" w:rsidR="00046944" w:rsidRPr="0022223D" w:rsidRDefault="00046944" w:rsidP="00046944">
            <w:pPr>
              <w:jc w:val="center"/>
              <w:rPr>
                <w:color w:val="000000"/>
                <w:sz w:val="20"/>
                <w:szCs w:val="20"/>
              </w:rPr>
            </w:pPr>
          </w:p>
        </w:tc>
      </w:tr>
      <w:tr w:rsidR="00046944" w:rsidRPr="0022223D" w14:paraId="602AFC66" w14:textId="77777777" w:rsidTr="00A86F82">
        <w:trPr>
          <w:trHeight w:val="260"/>
          <w:jc w:val="center"/>
        </w:trPr>
        <w:tc>
          <w:tcPr>
            <w:tcW w:w="1980" w:type="dxa"/>
            <w:vMerge w:val="restart"/>
            <w:tcBorders>
              <w:top w:val="nil"/>
              <w:left w:val="nil"/>
              <w:bottom w:val="single" w:sz="4" w:space="0" w:color="000000"/>
              <w:right w:val="nil"/>
            </w:tcBorders>
            <w:noWrap/>
            <w:vAlign w:val="center"/>
            <w:hideMark/>
          </w:tcPr>
          <w:p w14:paraId="4E0E4383" w14:textId="139F9282" w:rsidR="00046944" w:rsidRPr="0022223D" w:rsidRDefault="00046944" w:rsidP="00046944">
            <w:pPr>
              <w:rPr>
                <w:i/>
                <w:iCs/>
                <w:sz w:val="20"/>
                <w:szCs w:val="20"/>
              </w:rPr>
            </w:pPr>
            <w:r w:rsidRPr="0022223D">
              <w:rPr>
                <w:i/>
                <w:iCs/>
                <w:sz w:val="20"/>
                <w:szCs w:val="20"/>
              </w:rPr>
              <w:t>AI</w:t>
            </w:r>
            <w:r w:rsidRPr="0022223D">
              <w:rPr>
                <w:i/>
                <w:iCs/>
                <w:color w:val="000000"/>
                <w:sz w:val="20"/>
                <w:szCs w:val="20"/>
                <w:vertAlign w:val="subscript"/>
              </w:rPr>
              <w:t>i</w:t>
            </w:r>
            <w:r w:rsidRPr="0022223D">
              <w:rPr>
                <w:i/>
                <w:iCs/>
                <w:sz w:val="20"/>
                <w:szCs w:val="20"/>
              </w:rPr>
              <w:t>*textLengthCN1Ans</w:t>
            </w:r>
            <w:r w:rsidRPr="0022223D">
              <w:rPr>
                <w:i/>
                <w:iCs/>
                <w:color w:val="000000"/>
                <w:sz w:val="20"/>
                <w:szCs w:val="20"/>
                <w:vertAlign w:val="subscript"/>
              </w:rPr>
              <w:t>i</w:t>
            </w:r>
          </w:p>
        </w:tc>
        <w:tc>
          <w:tcPr>
            <w:tcW w:w="1170" w:type="dxa"/>
            <w:tcBorders>
              <w:top w:val="nil"/>
              <w:left w:val="nil"/>
              <w:bottom w:val="nil"/>
              <w:right w:val="nil"/>
            </w:tcBorders>
            <w:noWrap/>
            <w:hideMark/>
          </w:tcPr>
          <w:p w14:paraId="1440D607"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165F916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B5AD5F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6D0517C"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50D2BE37"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3FD8185A" w14:textId="77777777" w:rsidR="00046944" w:rsidRPr="0022223D" w:rsidRDefault="00046944" w:rsidP="00046944">
            <w:pPr>
              <w:jc w:val="center"/>
              <w:rPr>
                <w:color w:val="000000"/>
                <w:sz w:val="20"/>
                <w:szCs w:val="20"/>
              </w:rPr>
            </w:pPr>
            <w:r w:rsidRPr="0022223D">
              <w:rPr>
                <w:color w:val="000000"/>
                <w:sz w:val="20"/>
                <w:szCs w:val="20"/>
              </w:rPr>
              <w:t>-0.040 **</w:t>
            </w:r>
          </w:p>
        </w:tc>
      </w:tr>
      <w:tr w:rsidR="00046944" w:rsidRPr="0022223D" w14:paraId="2298887E" w14:textId="77777777" w:rsidTr="00A86F82">
        <w:trPr>
          <w:trHeight w:val="260"/>
          <w:jc w:val="center"/>
        </w:trPr>
        <w:tc>
          <w:tcPr>
            <w:tcW w:w="1980" w:type="dxa"/>
            <w:vMerge/>
            <w:tcBorders>
              <w:top w:val="nil"/>
              <w:left w:val="nil"/>
              <w:bottom w:val="single" w:sz="4" w:space="0" w:color="000000"/>
              <w:right w:val="nil"/>
            </w:tcBorders>
            <w:hideMark/>
          </w:tcPr>
          <w:p w14:paraId="6C21CEBC" w14:textId="77777777" w:rsidR="00046944" w:rsidRPr="0022223D" w:rsidRDefault="00046944" w:rsidP="00046944">
            <w:pPr>
              <w:rPr>
                <w:sz w:val="20"/>
                <w:szCs w:val="20"/>
              </w:rPr>
            </w:pPr>
          </w:p>
        </w:tc>
        <w:tc>
          <w:tcPr>
            <w:tcW w:w="1170" w:type="dxa"/>
            <w:tcBorders>
              <w:top w:val="nil"/>
              <w:left w:val="nil"/>
              <w:bottom w:val="single" w:sz="4" w:space="0" w:color="auto"/>
              <w:right w:val="nil"/>
            </w:tcBorders>
            <w:noWrap/>
            <w:hideMark/>
          </w:tcPr>
          <w:p w14:paraId="680501E6" w14:textId="77777777" w:rsidR="00046944" w:rsidRPr="0022223D" w:rsidRDefault="00046944" w:rsidP="00046944">
            <w:pPr>
              <w:jc w:val="center"/>
              <w:rPr>
                <w:color w:val="000000"/>
                <w:sz w:val="20"/>
                <w:szCs w:val="20"/>
              </w:rPr>
            </w:pPr>
            <w:r w:rsidRPr="0022223D">
              <w:rPr>
                <w:color w:val="000000"/>
                <w:sz w:val="20"/>
                <w:szCs w:val="20"/>
              </w:rPr>
              <w:t> </w:t>
            </w:r>
          </w:p>
        </w:tc>
        <w:tc>
          <w:tcPr>
            <w:tcW w:w="2430" w:type="dxa"/>
            <w:tcBorders>
              <w:top w:val="nil"/>
              <w:left w:val="nil"/>
              <w:bottom w:val="single" w:sz="4" w:space="0" w:color="auto"/>
              <w:right w:val="nil"/>
            </w:tcBorders>
            <w:noWrap/>
            <w:hideMark/>
          </w:tcPr>
          <w:p w14:paraId="2326BB49" w14:textId="77777777" w:rsidR="00046944" w:rsidRPr="0022223D" w:rsidRDefault="00046944" w:rsidP="00046944">
            <w:pPr>
              <w:jc w:val="center"/>
              <w:rPr>
                <w:color w:val="000000"/>
                <w:sz w:val="20"/>
                <w:szCs w:val="20"/>
              </w:rPr>
            </w:pPr>
            <w:r w:rsidRPr="0022223D">
              <w:rPr>
                <w:color w:val="000000"/>
                <w:sz w:val="20"/>
                <w:szCs w:val="20"/>
              </w:rPr>
              <w:t> </w:t>
            </w:r>
          </w:p>
        </w:tc>
        <w:tc>
          <w:tcPr>
            <w:tcW w:w="990" w:type="dxa"/>
            <w:tcBorders>
              <w:top w:val="nil"/>
              <w:left w:val="nil"/>
              <w:bottom w:val="single" w:sz="4" w:space="0" w:color="auto"/>
              <w:right w:val="nil"/>
            </w:tcBorders>
            <w:noWrap/>
            <w:hideMark/>
          </w:tcPr>
          <w:p w14:paraId="1FEB941F" w14:textId="77777777" w:rsidR="00046944" w:rsidRPr="0022223D" w:rsidRDefault="00046944" w:rsidP="00046944">
            <w:pPr>
              <w:jc w:val="center"/>
              <w:rPr>
                <w:color w:val="000000"/>
                <w:sz w:val="20"/>
                <w:szCs w:val="20"/>
              </w:rPr>
            </w:pPr>
            <w:r w:rsidRPr="0022223D">
              <w:rPr>
                <w:color w:val="000000"/>
                <w:sz w:val="20"/>
                <w:szCs w:val="20"/>
              </w:rPr>
              <w:t> </w:t>
            </w:r>
          </w:p>
        </w:tc>
        <w:tc>
          <w:tcPr>
            <w:tcW w:w="990" w:type="dxa"/>
            <w:tcBorders>
              <w:top w:val="nil"/>
              <w:left w:val="nil"/>
              <w:bottom w:val="single" w:sz="4" w:space="0" w:color="auto"/>
              <w:right w:val="nil"/>
            </w:tcBorders>
            <w:noWrap/>
            <w:hideMark/>
          </w:tcPr>
          <w:p w14:paraId="2B9E305F" w14:textId="77777777" w:rsidR="00046944" w:rsidRPr="0022223D" w:rsidRDefault="00046944" w:rsidP="00046944">
            <w:pPr>
              <w:jc w:val="center"/>
              <w:rPr>
                <w:color w:val="000000"/>
                <w:sz w:val="20"/>
                <w:szCs w:val="20"/>
              </w:rPr>
            </w:pPr>
            <w:r w:rsidRPr="0022223D">
              <w:rPr>
                <w:color w:val="000000"/>
                <w:sz w:val="20"/>
                <w:szCs w:val="20"/>
              </w:rPr>
              <w:t> </w:t>
            </w:r>
          </w:p>
        </w:tc>
        <w:tc>
          <w:tcPr>
            <w:tcW w:w="900" w:type="dxa"/>
            <w:tcBorders>
              <w:top w:val="nil"/>
              <w:left w:val="nil"/>
              <w:bottom w:val="single" w:sz="4" w:space="0" w:color="auto"/>
              <w:right w:val="nil"/>
            </w:tcBorders>
            <w:noWrap/>
            <w:hideMark/>
          </w:tcPr>
          <w:p w14:paraId="6EB26E72" w14:textId="77777777" w:rsidR="00046944" w:rsidRPr="0022223D" w:rsidRDefault="00046944" w:rsidP="00046944">
            <w:pPr>
              <w:jc w:val="center"/>
              <w:rPr>
                <w:color w:val="000000"/>
                <w:sz w:val="20"/>
                <w:szCs w:val="20"/>
              </w:rPr>
            </w:pPr>
            <w:r w:rsidRPr="0022223D">
              <w:rPr>
                <w:color w:val="000000"/>
                <w:sz w:val="20"/>
                <w:szCs w:val="20"/>
              </w:rPr>
              <w:t> </w:t>
            </w:r>
          </w:p>
        </w:tc>
        <w:tc>
          <w:tcPr>
            <w:tcW w:w="900" w:type="dxa"/>
            <w:tcBorders>
              <w:top w:val="nil"/>
              <w:left w:val="nil"/>
              <w:bottom w:val="single" w:sz="4" w:space="0" w:color="auto"/>
              <w:right w:val="nil"/>
            </w:tcBorders>
            <w:noWrap/>
            <w:hideMark/>
          </w:tcPr>
          <w:p w14:paraId="4E44059F" w14:textId="77777777" w:rsidR="00046944" w:rsidRPr="0022223D" w:rsidRDefault="00046944" w:rsidP="00046944">
            <w:pPr>
              <w:jc w:val="center"/>
              <w:rPr>
                <w:color w:val="000000"/>
                <w:sz w:val="20"/>
                <w:szCs w:val="20"/>
              </w:rPr>
            </w:pPr>
            <w:r w:rsidRPr="0022223D">
              <w:rPr>
                <w:color w:val="000000"/>
                <w:sz w:val="20"/>
                <w:szCs w:val="20"/>
              </w:rPr>
              <w:t>(0.015)</w:t>
            </w:r>
          </w:p>
        </w:tc>
      </w:tr>
      <w:tr w:rsidR="00046944" w:rsidRPr="0022223D" w14:paraId="1434D098" w14:textId="77777777" w:rsidTr="00A86F82">
        <w:trPr>
          <w:trHeight w:val="260"/>
          <w:jc w:val="center"/>
        </w:trPr>
        <w:tc>
          <w:tcPr>
            <w:tcW w:w="1980" w:type="dxa"/>
            <w:tcBorders>
              <w:top w:val="nil"/>
              <w:left w:val="nil"/>
              <w:bottom w:val="nil"/>
              <w:right w:val="nil"/>
            </w:tcBorders>
            <w:noWrap/>
            <w:hideMark/>
          </w:tcPr>
          <w:p w14:paraId="50B91A8C" w14:textId="77777777" w:rsidR="00046944" w:rsidRPr="0022223D" w:rsidRDefault="00046944" w:rsidP="00046944">
            <w:pPr>
              <w:rPr>
                <w:sz w:val="20"/>
                <w:szCs w:val="20"/>
              </w:rPr>
            </w:pPr>
            <w:r w:rsidRPr="0022223D">
              <w:rPr>
                <w:sz w:val="20"/>
                <w:szCs w:val="20"/>
              </w:rPr>
              <w:t>question timing FE</w:t>
            </w:r>
          </w:p>
        </w:tc>
        <w:tc>
          <w:tcPr>
            <w:tcW w:w="1170" w:type="dxa"/>
            <w:tcBorders>
              <w:top w:val="nil"/>
              <w:left w:val="nil"/>
              <w:bottom w:val="nil"/>
              <w:right w:val="nil"/>
            </w:tcBorders>
            <w:noWrap/>
            <w:hideMark/>
          </w:tcPr>
          <w:p w14:paraId="683C3F5A" w14:textId="77777777" w:rsidR="00046944" w:rsidRPr="0022223D" w:rsidRDefault="00046944" w:rsidP="00046944">
            <w:pPr>
              <w:jc w:val="center"/>
              <w:rPr>
                <w:sz w:val="20"/>
                <w:szCs w:val="20"/>
              </w:rPr>
            </w:pPr>
            <w:r w:rsidRPr="0022223D">
              <w:rPr>
                <w:sz w:val="20"/>
                <w:szCs w:val="20"/>
              </w:rPr>
              <w:t>√</w:t>
            </w:r>
          </w:p>
        </w:tc>
        <w:tc>
          <w:tcPr>
            <w:tcW w:w="2430" w:type="dxa"/>
            <w:tcBorders>
              <w:top w:val="nil"/>
              <w:left w:val="nil"/>
              <w:bottom w:val="nil"/>
              <w:right w:val="nil"/>
            </w:tcBorders>
            <w:noWrap/>
            <w:hideMark/>
          </w:tcPr>
          <w:p w14:paraId="6A575F5F" w14:textId="77777777" w:rsidR="00046944" w:rsidRPr="0022223D" w:rsidRDefault="00046944" w:rsidP="00046944">
            <w:pPr>
              <w:jc w:val="center"/>
              <w:rPr>
                <w:sz w:val="20"/>
                <w:szCs w:val="20"/>
              </w:rPr>
            </w:pPr>
            <w:r w:rsidRPr="0022223D">
              <w:rPr>
                <w:sz w:val="20"/>
                <w:szCs w:val="20"/>
              </w:rPr>
              <w:t>√</w:t>
            </w:r>
          </w:p>
        </w:tc>
        <w:tc>
          <w:tcPr>
            <w:tcW w:w="990" w:type="dxa"/>
            <w:tcBorders>
              <w:top w:val="nil"/>
              <w:left w:val="nil"/>
              <w:bottom w:val="nil"/>
              <w:right w:val="nil"/>
            </w:tcBorders>
            <w:noWrap/>
            <w:hideMark/>
          </w:tcPr>
          <w:p w14:paraId="34F2AD22" w14:textId="77777777" w:rsidR="00046944" w:rsidRPr="0022223D" w:rsidRDefault="00046944" w:rsidP="00046944">
            <w:pPr>
              <w:jc w:val="center"/>
              <w:rPr>
                <w:sz w:val="20"/>
                <w:szCs w:val="20"/>
              </w:rPr>
            </w:pPr>
            <w:r w:rsidRPr="0022223D">
              <w:rPr>
                <w:sz w:val="20"/>
                <w:szCs w:val="20"/>
              </w:rPr>
              <w:t>√</w:t>
            </w:r>
          </w:p>
        </w:tc>
        <w:tc>
          <w:tcPr>
            <w:tcW w:w="990" w:type="dxa"/>
            <w:tcBorders>
              <w:top w:val="nil"/>
              <w:left w:val="nil"/>
              <w:bottom w:val="nil"/>
              <w:right w:val="nil"/>
            </w:tcBorders>
            <w:noWrap/>
            <w:hideMark/>
          </w:tcPr>
          <w:p w14:paraId="5CE8C139" w14:textId="77777777" w:rsidR="00046944" w:rsidRPr="0022223D" w:rsidRDefault="00046944" w:rsidP="00046944">
            <w:pPr>
              <w:jc w:val="center"/>
              <w:rPr>
                <w:sz w:val="20"/>
                <w:szCs w:val="20"/>
              </w:rPr>
            </w:pPr>
            <w:r w:rsidRPr="0022223D">
              <w:rPr>
                <w:sz w:val="20"/>
                <w:szCs w:val="20"/>
              </w:rPr>
              <w:t>√</w:t>
            </w:r>
          </w:p>
        </w:tc>
        <w:tc>
          <w:tcPr>
            <w:tcW w:w="900" w:type="dxa"/>
            <w:tcBorders>
              <w:top w:val="nil"/>
              <w:left w:val="nil"/>
              <w:bottom w:val="nil"/>
              <w:right w:val="nil"/>
            </w:tcBorders>
            <w:noWrap/>
            <w:hideMark/>
          </w:tcPr>
          <w:p w14:paraId="684999AC" w14:textId="77777777" w:rsidR="00046944" w:rsidRPr="0022223D" w:rsidRDefault="00046944" w:rsidP="00046944">
            <w:pPr>
              <w:jc w:val="center"/>
              <w:rPr>
                <w:sz w:val="20"/>
                <w:szCs w:val="20"/>
              </w:rPr>
            </w:pPr>
            <w:r w:rsidRPr="0022223D">
              <w:rPr>
                <w:sz w:val="20"/>
                <w:szCs w:val="20"/>
              </w:rPr>
              <w:t>√</w:t>
            </w:r>
          </w:p>
        </w:tc>
        <w:tc>
          <w:tcPr>
            <w:tcW w:w="900" w:type="dxa"/>
            <w:tcBorders>
              <w:top w:val="nil"/>
              <w:left w:val="nil"/>
              <w:bottom w:val="nil"/>
              <w:right w:val="nil"/>
            </w:tcBorders>
            <w:noWrap/>
            <w:hideMark/>
          </w:tcPr>
          <w:p w14:paraId="6A993FE3" w14:textId="77777777" w:rsidR="00046944" w:rsidRPr="0022223D" w:rsidRDefault="00046944" w:rsidP="00046944">
            <w:pPr>
              <w:jc w:val="center"/>
              <w:rPr>
                <w:sz w:val="20"/>
                <w:szCs w:val="20"/>
              </w:rPr>
            </w:pPr>
            <w:r w:rsidRPr="0022223D">
              <w:rPr>
                <w:sz w:val="20"/>
                <w:szCs w:val="20"/>
              </w:rPr>
              <w:t>√</w:t>
            </w:r>
          </w:p>
        </w:tc>
      </w:tr>
      <w:tr w:rsidR="00046944" w:rsidRPr="0022223D" w14:paraId="3677453D" w14:textId="77777777" w:rsidTr="00A86F82">
        <w:trPr>
          <w:trHeight w:val="260"/>
          <w:jc w:val="center"/>
        </w:trPr>
        <w:tc>
          <w:tcPr>
            <w:tcW w:w="1980" w:type="dxa"/>
            <w:tcBorders>
              <w:top w:val="nil"/>
              <w:left w:val="nil"/>
              <w:bottom w:val="single" w:sz="4" w:space="0" w:color="auto"/>
              <w:right w:val="nil"/>
            </w:tcBorders>
            <w:noWrap/>
            <w:hideMark/>
          </w:tcPr>
          <w:p w14:paraId="493304A0" w14:textId="77777777" w:rsidR="00046944" w:rsidRPr="0022223D" w:rsidRDefault="00046944" w:rsidP="00046944">
            <w:pPr>
              <w:rPr>
                <w:sz w:val="20"/>
                <w:szCs w:val="20"/>
              </w:rPr>
            </w:pPr>
            <w:r w:rsidRPr="0022223D">
              <w:rPr>
                <w:sz w:val="20"/>
                <w:szCs w:val="20"/>
              </w:rPr>
              <w:t>other controls</w:t>
            </w:r>
          </w:p>
        </w:tc>
        <w:tc>
          <w:tcPr>
            <w:tcW w:w="1170" w:type="dxa"/>
            <w:tcBorders>
              <w:top w:val="nil"/>
              <w:left w:val="nil"/>
              <w:bottom w:val="single" w:sz="4" w:space="0" w:color="auto"/>
              <w:right w:val="nil"/>
            </w:tcBorders>
            <w:noWrap/>
            <w:hideMark/>
          </w:tcPr>
          <w:p w14:paraId="45454AD0" w14:textId="77777777" w:rsidR="00046944" w:rsidRPr="0022223D" w:rsidRDefault="00046944" w:rsidP="00046944">
            <w:pPr>
              <w:jc w:val="center"/>
              <w:rPr>
                <w:sz w:val="20"/>
                <w:szCs w:val="20"/>
              </w:rPr>
            </w:pPr>
            <w:r w:rsidRPr="0022223D">
              <w:rPr>
                <w:sz w:val="20"/>
                <w:szCs w:val="20"/>
              </w:rPr>
              <w:t>√</w:t>
            </w:r>
          </w:p>
        </w:tc>
        <w:tc>
          <w:tcPr>
            <w:tcW w:w="2430" w:type="dxa"/>
            <w:tcBorders>
              <w:top w:val="nil"/>
              <w:left w:val="nil"/>
              <w:bottom w:val="single" w:sz="4" w:space="0" w:color="auto"/>
              <w:right w:val="nil"/>
            </w:tcBorders>
            <w:noWrap/>
            <w:hideMark/>
          </w:tcPr>
          <w:p w14:paraId="0E53DB7E" w14:textId="77777777" w:rsidR="00046944" w:rsidRPr="0022223D" w:rsidRDefault="00046944" w:rsidP="00046944">
            <w:pPr>
              <w:jc w:val="center"/>
              <w:rPr>
                <w:sz w:val="20"/>
                <w:szCs w:val="20"/>
              </w:rPr>
            </w:pPr>
            <w:r w:rsidRPr="0022223D">
              <w:rPr>
                <w:sz w:val="20"/>
                <w:szCs w:val="20"/>
              </w:rPr>
              <w:t>√</w:t>
            </w:r>
          </w:p>
        </w:tc>
        <w:tc>
          <w:tcPr>
            <w:tcW w:w="990" w:type="dxa"/>
            <w:tcBorders>
              <w:top w:val="nil"/>
              <w:left w:val="nil"/>
              <w:bottom w:val="single" w:sz="4" w:space="0" w:color="auto"/>
              <w:right w:val="nil"/>
            </w:tcBorders>
            <w:noWrap/>
            <w:hideMark/>
          </w:tcPr>
          <w:p w14:paraId="421820A7" w14:textId="77777777" w:rsidR="00046944" w:rsidRPr="0022223D" w:rsidRDefault="00046944" w:rsidP="00046944">
            <w:pPr>
              <w:jc w:val="center"/>
              <w:rPr>
                <w:sz w:val="20"/>
                <w:szCs w:val="20"/>
              </w:rPr>
            </w:pPr>
            <w:r w:rsidRPr="0022223D">
              <w:rPr>
                <w:sz w:val="20"/>
                <w:szCs w:val="20"/>
              </w:rPr>
              <w:t>√</w:t>
            </w:r>
          </w:p>
        </w:tc>
        <w:tc>
          <w:tcPr>
            <w:tcW w:w="990" w:type="dxa"/>
            <w:tcBorders>
              <w:top w:val="nil"/>
              <w:left w:val="nil"/>
              <w:bottom w:val="single" w:sz="4" w:space="0" w:color="auto"/>
              <w:right w:val="nil"/>
            </w:tcBorders>
            <w:noWrap/>
            <w:hideMark/>
          </w:tcPr>
          <w:p w14:paraId="32A98321" w14:textId="77777777" w:rsidR="00046944" w:rsidRPr="0022223D" w:rsidRDefault="00046944" w:rsidP="00046944">
            <w:pPr>
              <w:jc w:val="center"/>
              <w:rPr>
                <w:sz w:val="20"/>
                <w:szCs w:val="20"/>
              </w:rPr>
            </w:pPr>
            <w:r w:rsidRPr="0022223D">
              <w:rPr>
                <w:sz w:val="20"/>
                <w:szCs w:val="20"/>
              </w:rPr>
              <w:t>√</w:t>
            </w:r>
          </w:p>
        </w:tc>
        <w:tc>
          <w:tcPr>
            <w:tcW w:w="900" w:type="dxa"/>
            <w:tcBorders>
              <w:top w:val="nil"/>
              <w:left w:val="nil"/>
              <w:bottom w:val="single" w:sz="4" w:space="0" w:color="auto"/>
              <w:right w:val="nil"/>
            </w:tcBorders>
            <w:noWrap/>
            <w:hideMark/>
          </w:tcPr>
          <w:p w14:paraId="2C186860" w14:textId="77777777" w:rsidR="00046944" w:rsidRPr="0022223D" w:rsidRDefault="00046944" w:rsidP="00046944">
            <w:pPr>
              <w:jc w:val="center"/>
              <w:rPr>
                <w:sz w:val="20"/>
                <w:szCs w:val="20"/>
              </w:rPr>
            </w:pPr>
            <w:r w:rsidRPr="0022223D">
              <w:rPr>
                <w:sz w:val="20"/>
                <w:szCs w:val="20"/>
              </w:rPr>
              <w:t>√</w:t>
            </w:r>
          </w:p>
        </w:tc>
        <w:tc>
          <w:tcPr>
            <w:tcW w:w="900" w:type="dxa"/>
            <w:tcBorders>
              <w:top w:val="nil"/>
              <w:left w:val="nil"/>
              <w:bottom w:val="single" w:sz="4" w:space="0" w:color="auto"/>
              <w:right w:val="nil"/>
            </w:tcBorders>
            <w:noWrap/>
            <w:hideMark/>
          </w:tcPr>
          <w:p w14:paraId="3F68E71E" w14:textId="77777777" w:rsidR="00046944" w:rsidRPr="0022223D" w:rsidRDefault="00046944" w:rsidP="00046944">
            <w:pPr>
              <w:jc w:val="center"/>
              <w:rPr>
                <w:sz w:val="20"/>
                <w:szCs w:val="20"/>
              </w:rPr>
            </w:pPr>
            <w:r w:rsidRPr="0022223D">
              <w:rPr>
                <w:sz w:val="20"/>
                <w:szCs w:val="20"/>
              </w:rPr>
              <w:t>√</w:t>
            </w:r>
          </w:p>
        </w:tc>
      </w:tr>
      <w:tr w:rsidR="00046944" w:rsidRPr="0022223D" w14:paraId="272ACA3F" w14:textId="77777777" w:rsidTr="00A86F82">
        <w:trPr>
          <w:trHeight w:val="260"/>
          <w:jc w:val="center"/>
        </w:trPr>
        <w:tc>
          <w:tcPr>
            <w:tcW w:w="1980" w:type="dxa"/>
            <w:tcBorders>
              <w:top w:val="nil"/>
              <w:left w:val="nil"/>
              <w:bottom w:val="single" w:sz="4" w:space="0" w:color="auto"/>
              <w:right w:val="nil"/>
            </w:tcBorders>
            <w:noWrap/>
            <w:hideMark/>
          </w:tcPr>
          <w:p w14:paraId="18A7F8C0" w14:textId="77777777" w:rsidR="00046944" w:rsidRPr="0022223D" w:rsidRDefault="00046944" w:rsidP="00046944">
            <w:pPr>
              <w:rPr>
                <w:color w:val="000000"/>
                <w:sz w:val="20"/>
                <w:szCs w:val="20"/>
              </w:rPr>
            </w:pPr>
            <w:r w:rsidRPr="0022223D">
              <w:rPr>
                <w:color w:val="000000"/>
                <w:sz w:val="20"/>
                <w:szCs w:val="20"/>
              </w:rPr>
              <w:t>N</w:t>
            </w:r>
          </w:p>
        </w:tc>
        <w:tc>
          <w:tcPr>
            <w:tcW w:w="1170" w:type="dxa"/>
            <w:tcBorders>
              <w:top w:val="nil"/>
              <w:left w:val="nil"/>
              <w:bottom w:val="single" w:sz="4" w:space="0" w:color="auto"/>
              <w:right w:val="nil"/>
            </w:tcBorders>
            <w:noWrap/>
            <w:hideMark/>
          </w:tcPr>
          <w:p w14:paraId="7EFE8B14" w14:textId="77777777" w:rsidR="00046944" w:rsidRPr="0022223D" w:rsidRDefault="00046944" w:rsidP="00046944">
            <w:pPr>
              <w:jc w:val="center"/>
              <w:rPr>
                <w:color w:val="000000"/>
                <w:sz w:val="20"/>
                <w:szCs w:val="20"/>
              </w:rPr>
            </w:pPr>
            <w:r w:rsidRPr="0022223D">
              <w:rPr>
                <w:color w:val="000000"/>
                <w:sz w:val="20"/>
                <w:szCs w:val="20"/>
              </w:rPr>
              <w:t>3,235</w:t>
            </w:r>
          </w:p>
        </w:tc>
        <w:tc>
          <w:tcPr>
            <w:tcW w:w="2430" w:type="dxa"/>
            <w:tcBorders>
              <w:top w:val="nil"/>
              <w:left w:val="nil"/>
              <w:bottom w:val="single" w:sz="4" w:space="0" w:color="auto"/>
              <w:right w:val="nil"/>
            </w:tcBorders>
            <w:noWrap/>
            <w:hideMark/>
          </w:tcPr>
          <w:p w14:paraId="062A7A5A" w14:textId="77777777" w:rsidR="00046944" w:rsidRPr="0022223D" w:rsidRDefault="00046944" w:rsidP="00046944">
            <w:pPr>
              <w:jc w:val="center"/>
              <w:rPr>
                <w:color w:val="000000"/>
                <w:sz w:val="20"/>
                <w:szCs w:val="20"/>
              </w:rPr>
            </w:pPr>
            <w:r w:rsidRPr="0022223D">
              <w:rPr>
                <w:color w:val="000000"/>
                <w:sz w:val="20"/>
                <w:szCs w:val="20"/>
              </w:rPr>
              <w:t>3,235</w:t>
            </w:r>
          </w:p>
        </w:tc>
        <w:tc>
          <w:tcPr>
            <w:tcW w:w="990" w:type="dxa"/>
            <w:tcBorders>
              <w:top w:val="nil"/>
              <w:left w:val="nil"/>
              <w:bottom w:val="single" w:sz="4" w:space="0" w:color="auto"/>
              <w:right w:val="nil"/>
            </w:tcBorders>
            <w:noWrap/>
            <w:hideMark/>
          </w:tcPr>
          <w:p w14:paraId="26A47A61" w14:textId="77777777" w:rsidR="00046944" w:rsidRPr="0022223D" w:rsidRDefault="00046944" w:rsidP="00046944">
            <w:pPr>
              <w:jc w:val="center"/>
              <w:rPr>
                <w:color w:val="000000"/>
                <w:sz w:val="20"/>
                <w:szCs w:val="20"/>
              </w:rPr>
            </w:pPr>
            <w:r w:rsidRPr="0022223D">
              <w:rPr>
                <w:color w:val="000000"/>
                <w:sz w:val="20"/>
                <w:szCs w:val="20"/>
              </w:rPr>
              <w:t>3,235</w:t>
            </w:r>
          </w:p>
        </w:tc>
        <w:tc>
          <w:tcPr>
            <w:tcW w:w="990" w:type="dxa"/>
            <w:tcBorders>
              <w:top w:val="nil"/>
              <w:left w:val="nil"/>
              <w:bottom w:val="single" w:sz="4" w:space="0" w:color="auto"/>
              <w:right w:val="nil"/>
            </w:tcBorders>
            <w:noWrap/>
            <w:hideMark/>
          </w:tcPr>
          <w:p w14:paraId="0EF7B11C" w14:textId="77777777" w:rsidR="00046944" w:rsidRPr="0022223D" w:rsidRDefault="00046944" w:rsidP="00046944">
            <w:pPr>
              <w:jc w:val="center"/>
              <w:rPr>
                <w:color w:val="000000"/>
                <w:sz w:val="20"/>
                <w:szCs w:val="20"/>
              </w:rPr>
            </w:pPr>
            <w:r w:rsidRPr="0022223D">
              <w:rPr>
                <w:color w:val="000000"/>
                <w:sz w:val="20"/>
                <w:szCs w:val="20"/>
              </w:rPr>
              <w:t>3,216</w:t>
            </w:r>
          </w:p>
        </w:tc>
        <w:tc>
          <w:tcPr>
            <w:tcW w:w="900" w:type="dxa"/>
            <w:tcBorders>
              <w:top w:val="nil"/>
              <w:left w:val="nil"/>
              <w:bottom w:val="single" w:sz="4" w:space="0" w:color="auto"/>
              <w:right w:val="nil"/>
            </w:tcBorders>
            <w:noWrap/>
            <w:hideMark/>
          </w:tcPr>
          <w:p w14:paraId="4F5238CB" w14:textId="77777777" w:rsidR="00046944" w:rsidRPr="0022223D" w:rsidRDefault="00046944" w:rsidP="00046944">
            <w:pPr>
              <w:jc w:val="center"/>
              <w:rPr>
                <w:color w:val="000000"/>
                <w:sz w:val="20"/>
                <w:szCs w:val="20"/>
              </w:rPr>
            </w:pPr>
            <w:r w:rsidRPr="0022223D">
              <w:rPr>
                <w:color w:val="000000"/>
                <w:sz w:val="20"/>
                <w:szCs w:val="20"/>
              </w:rPr>
              <w:t>3,216</w:t>
            </w:r>
          </w:p>
        </w:tc>
        <w:tc>
          <w:tcPr>
            <w:tcW w:w="900" w:type="dxa"/>
            <w:tcBorders>
              <w:top w:val="nil"/>
              <w:left w:val="nil"/>
              <w:bottom w:val="single" w:sz="4" w:space="0" w:color="auto"/>
              <w:right w:val="nil"/>
            </w:tcBorders>
            <w:noWrap/>
            <w:hideMark/>
          </w:tcPr>
          <w:p w14:paraId="20599160" w14:textId="77777777" w:rsidR="00046944" w:rsidRPr="0022223D" w:rsidRDefault="00046944" w:rsidP="00046944">
            <w:pPr>
              <w:jc w:val="center"/>
              <w:rPr>
                <w:color w:val="000000"/>
                <w:sz w:val="20"/>
                <w:szCs w:val="20"/>
              </w:rPr>
            </w:pPr>
            <w:r w:rsidRPr="0022223D">
              <w:rPr>
                <w:color w:val="000000"/>
                <w:sz w:val="20"/>
                <w:szCs w:val="20"/>
              </w:rPr>
              <w:t>3,235</w:t>
            </w:r>
          </w:p>
        </w:tc>
      </w:tr>
    </w:tbl>
    <w:p w14:paraId="23881BDA" w14:textId="29F8DE21" w:rsidR="00166509" w:rsidRPr="0022223D" w:rsidRDefault="00F40939" w:rsidP="00633022">
      <w:pPr>
        <w:pStyle w:val="Notes"/>
      </w:pPr>
      <w:r w:rsidRPr="0022223D">
        <w:t>Notes: 1. ***p&lt;0.001; **p&lt;0.01; *p&lt;0.05.</w:t>
      </w:r>
      <w:r w:rsidR="00F26025" w:rsidRPr="0022223D" w:rsidDel="00F26025">
        <w:t xml:space="preserve"> </w:t>
      </w:r>
      <w:r w:rsidR="00535D1C" w:rsidRPr="0022223D">
        <w:br/>
      </w:r>
      <w:r w:rsidR="00F26025" w:rsidRPr="0022223D">
        <w:t>2</w:t>
      </w:r>
      <w:r w:rsidRPr="0022223D">
        <w:t>. Question timing FE indicates the date on which the question was posted.</w:t>
      </w:r>
      <w:r w:rsidR="00535D1C" w:rsidRPr="0022223D">
        <w:br/>
      </w:r>
      <w:r w:rsidR="00F26025" w:rsidRPr="0022223D">
        <w:t>3</w:t>
      </w:r>
      <w:r w:rsidRPr="0022223D">
        <w:t xml:space="preserve">. Columns </w:t>
      </w:r>
      <w:r w:rsidR="00437F86" w:rsidRPr="0022223D">
        <w:t>4</w:t>
      </w:r>
      <w:r w:rsidR="004B7DFB" w:rsidRPr="0022223D">
        <w:t xml:space="preserve"> and </w:t>
      </w:r>
      <w:r w:rsidR="00437F86" w:rsidRPr="0022223D">
        <w:t>5</w:t>
      </w:r>
      <w:r w:rsidR="004B7DFB" w:rsidRPr="0022223D">
        <w:t xml:space="preserve"> </w:t>
      </w:r>
      <w:r w:rsidRPr="0022223D">
        <w:t xml:space="preserve">have </w:t>
      </w:r>
      <w:r w:rsidR="001C2B1A" w:rsidRPr="0022223D">
        <w:t>smaller</w:t>
      </w:r>
      <w:r w:rsidRPr="0022223D">
        <w:t xml:space="preserve"> samples </w:t>
      </w:r>
      <w:r w:rsidR="003D3ADB" w:rsidRPr="0022223D">
        <w:t>because our</w:t>
      </w:r>
      <w:r w:rsidR="00143520" w:rsidRPr="0022223D">
        <w:t xml:space="preserve"> </w:t>
      </w:r>
      <w:r w:rsidRPr="0022223D">
        <w:t xml:space="preserve">LLM </w:t>
      </w:r>
      <w:r w:rsidR="003D3ADB" w:rsidRPr="0022223D">
        <w:t xml:space="preserve">was </w:t>
      </w:r>
      <w:r w:rsidRPr="0022223D">
        <w:t xml:space="preserve">unable to </w:t>
      </w:r>
      <w:r w:rsidR="003A6C1E" w:rsidRPr="0022223D">
        <w:t>assess</w:t>
      </w:r>
      <w:r w:rsidRPr="0022223D">
        <w:t xml:space="preserve"> certain answers involving terminolog</w:t>
      </w:r>
      <w:r w:rsidR="00143520" w:rsidRPr="0022223D">
        <w:t>ies</w:t>
      </w:r>
      <w:r w:rsidRPr="0022223D">
        <w:t xml:space="preserve"> </w:t>
      </w:r>
      <w:r w:rsidR="00143520" w:rsidRPr="0022223D">
        <w:t>about</w:t>
      </w:r>
      <w:r w:rsidRPr="0022223D">
        <w:t xml:space="preserve"> network technolog</w:t>
      </w:r>
      <w:r w:rsidR="00143520" w:rsidRPr="0022223D">
        <w:t>ies</w:t>
      </w:r>
      <w:r w:rsidRPr="0022223D">
        <w:t xml:space="preserve"> (such as VPN). </w:t>
      </w:r>
      <w:r w:rsidR="003A6C1E" w:rsidRPr="0022223D">
        <w:t>W</w:t>
      </w:r>
      <w:r w:rsidRPr="0022223D">
        <w:t xml:space="preserve">e </w:t>
      </w:r>
      <w:r w:rsidR="00143520" w:rsidRPr="0022223D">
        <w:t xml:space="preserve">exclude those answers </w:t>
      </w:r>
      <w:r w:rsidR="009934DC" w:rsidRPr="0022223D">
        <w:t xml:space="preserve">(and corresponding questions) </w:t>
      </w:r>
      <w:r w:rsidR="00143520" w:rsidRPr="0022223D">
        <w:t>in the analysis</w:t>
      </w:r>
      <w:r w:rsidRPr="0022223D">
        <w:t>.</w:t>
      </w:r>
    </w:p>
    <w:p w14:paraId="4FCFCDD8" w14:textId="2D9BCB37" w:rsidR="00C0363D" w:rsidRPr="0022223D" w:rsidRDefault="00C0363D" w:rsidP="00A86F82">
      <w:pPr>
        <w:pStyle w:val="Heading4"/>
        <w:rPr>
          <w:lang w:val="en-US"/>
        </w:rPr>
      </w:pPr>
      <w:r w:rsidRPr="0022223D">
        <w:rPr>
          <w:lang w:val="en-US"/>
        </w:rPr>
        <w:lastRenderedPageBreak/>
        <w:t>Quantifying Me</w:t>
      </w:r>
      <w:r w:rsidR="0003641C" w:rsidRPr="0022223D">
        <w:rPr>
          <w:lang w:val="en-US"/>
        </w:rPr>
        <w:t xml:space="preserve">chanism </w:t>
      </w:r>
      <w:r w:rsidRPr="0022223D">
        <w:rPr>
          <w:lang w:val="en-US"/>
        </w:rPr>
        <w:t>Magnitudes</w:t>
      </w:r>
    </w:p>
    <w:p w14:paraId="42D75A96" w14:textId="72F4D4BE" w:rsidR="0003641C" w:rsidRPr="0022223D" w:rsidRDefault="0003641C" w:rsidP="0003641C">
      <w:pPr>
        <w:pStyle w:val="Paragraph0"/>
      </w:pPr>
      <w:r w:rsidRPr="0022223D">
        <w:t xml:space="preserve">We supplement our regression-based analyses with causal mediation analysis </w:t>
      </w:r>
      <w:r w:rsidR="00A87823" w:rsidRPr="0022223D">
        <w:fldChar w:fldCharType="begin"/>
      </w:r>
      <w:r w:rsidR="006E796B">
        <w:instrText xml:space="preserve"> ADDIN ZOTERO_ITEM CSL_CITATION {"citationID":"sIBS0sje","properties":{"formattedCitation":"(Hicks &amp; Tingley, 2011)","plainCitation":"(Hicks &amp; Tingley, 2011)","noteIndex":0},"citationItems":[{"id":"xILCbqsa/yc7ez4yN","uris":["http://zotero.org/users/8905122/items/ZIG77UD5"],"itemData":{"id":27869,"type":"article-journal","abstract":"Estimating the mechanisms that connect explanatory variables with the explained\nvariable, also known as ?mediation analysis,? is central to a variety of\nsocial-science fields, especially psychology, and increasingly to fields like\nepidemiology. Recent work on the statistical methodology behind mediation\nanalysis points to limitations in earlier methods. We implement in Stata\ncomputational approaches based on recent developments in the statistical\nmethodology of mediation analysis. In particular, we provide functions for the\ncorrect calculation of causal mediation effects using several different types of\nparametric models, as well as the calculation of sensitivity analyses for\nviolations to the key identifying assumption required for interpreting mediation\nresults causally.","archive_location":"700 </w:instrText>
      </w:r>
      <w:r w:rsidR="006E796B">
        <w:rPr>
          <w:rFonts w:ascii="Segoe UI Emoji" w:hAnsi="Segoe UI Emoji" w:cs="Segoe UI Emoji"/>
        </w:rPr>
        <w:instrText>📊</w:instrText>
      </w:r>
      <w:r w:rsidR="006E796B">
        <w:instrText>","call-number":"3","container-title":"The Stata Journal: Promoting communications on statistics and Stata","DOI":"10.1177/1536867X1201100407","ISSN":"1536-867X","issue":"4","journalAbbreviation":"The Stata Journal: Promoting communications on statistics and Stata","language":"en","note":"</w:instrText>
      </w:r>
      <w:r w:rsidR="006E796B">
        <w:rPr>
          <w:rFonts w:ascii="Segoe UI Emoji" w:hAnsi="Segoe UI Emoji" w:cs="Segoe UI Emoji"/>
        </w:rPr>
        <w:instrText>🏷️</w:instrText>
      </w:r>
      <w:r w:rsidR="006E796B">
        <w:instrText xml:space="preserve"> /reading","page":"605-619","source":"3.2 (Q1)","title":"Causal Mediation Analysis","volume":"11","author":[{"family":"Hicks","given":"Raymond"},{"family":"Tingley","given":"Dustin"}],"issued":{"date-parts":[["2011",12]]}}}],"schema":"https://github.com/citation-style-language/schema/raw/master/csl-citation.json"} </w:instrText>
      </w:r>
      <w:r w:rsidR="00A87823" w:rsidRPr="0022223D">
        <w:fldChar w:fldCharType="separate"/>
      </w:r>
      <w:r w:rsidR="00FB59A6" w:rsidRPr="00FB59A6">
        <w:t>(Hicks &amp; Tingley, 2011)</w:t>
      </w:r>
      <w:r w:rsidR="00A87823" w:rsidRPr="0022223D">
        <w:fldChar w:fldCharType="end"/>
      </w:r>
      <w:r w:rsidRPr="0022223D">
        <w:t>, which offers a decomposition framework that directly estimates the proportion of the total treatment effect flowing through each mediating pathway. This analysis decomposes the total effect of AI treatment into two components: the average causal mediation effect (ACME), representing the portion transmitted through the mediator, and the average direct effect (ADE), representing the portion operating through all other pathways. The ratio of ACME to total effect yields the proportion mediated.</w:t>
      </w:r>
      <w:ins w:id="2411" w:author="Dylan CHEN" w:date="2026-03-20T16:21:00Z" w16du:dateUtc="2026-03-20T08:21:00Z">
        <w:r w:rsidR="006576DB" w:rsidRPr="0022223D">
          <w:t xml:space="preserve"> Results </w:t>
        </w:r>
      </w:ins>
      <w:ins w:id="2412" w:author="Dylan CHEN" w:date="2026-03-20T16:22:00Z" w16du:dateUtc="2026-03-20T08:22:00Z">
        <w:r w:rsidR="006576DB" w:rsidRPr="0022223D">
          <w:t>are shown in Table 12.</w:t>
        </w:r>
      </w:ins>
    </w:p>
    <w:p w14:paraId="6932B137" w14:textId="12E59ACE" w:rsidR="006576DB" w:rsidRPr="0022223D" w:rsidRDefault="006576DB">
      <w:pPr>
        <w:pStyle w:val="TableFiguretitle"/>
        <w:rPr>
          <w:rFonts w:eastAsia="DengXian"/>
        </w:rPr>
        <w:pPrChange w:id="2413" w:author="Dylan CHEN" w:date="2026-03-20T16:21:00Z" w16du:dateUtc="2026-03-20T08:21:00Z">
          <w:pPr>
            <w:spacing w:after="120"/>
            <w:jc w:val="center"/>
          </w:pPr>
        </w:pPrChange>
      </w:pPr>
      <w:bookmarkStart w:id="2414" w:name="OLE_LINK7"/>
      <w:commentRangeStart w:id="2415"/>
      <w:r w:rsidRPr="0022223D">
        <w:t xml:space="preserve">Table </w:t>
      </w:r>
      <w:fldSimple w:instr=" SEQ Table \* ARABIC ">
        <w:ins w:id="2416" w:author="Dylan CHEN" w:date="2026-03-20T16:21:00Z" w16du:dateUtc="2026-03-20T08:21:00Z">
          <w:r w:rsidRPr="0022223D">
            <w:t>12</w:t>
          </w:r>
        </w:ins>
        <w:del w:id="2417" w:author="Dylan CHEN" w:date="2026-03-20T16:21:00Z" w16du:dateUtc="2026-03-20T08:21:00Z">
          <w:r w:rsidRPr="0022223D" w:rsidDel="006576DB">
            <w:delText>11</w:delText>
          </w:r>
        </w:del>
      </w:fldSimple>
      <w:commentRangeEnd w:id="2415"/>
      <w:r w:rsidR="00AB6132" w:rsidRPr="0022223D">
        <w:rPr>
          <w:rStyle w:val="CommentReference"/>
          <w:sz w:val="22"/>
        </w:rPr>
        <w:commentReference w:id="2415"/>
      </w:r>
      <w:r w:rsidRPr="0022223D">
        <w:t xml:space="preserve">. </w:t>
      </w:r>
      <w:r w:rsidRPr="0022223D">
        <w:rPr>
          <w:rFonts w:eastAsia="DengXian"/>
        </w:rPr>
        <w:t>Causal Mediation Analysis Results</w:t>
      </w:r>
    </w:p>
    <w:tbl>
      <w:tblPr>
        <w:tblW w:w="5000" w:type="pct"/>
        <w:jc w:val="center"/>
        <w:tblLayout w:type="fixed"/>
        <w:tblLook w:val="04A0" w:firstRow="1" w:lastRow="0" w:firstColumn="1" w:lastColumn="0" w:noHBand="0" w:noVBand="1"/>
      </w:tblPr>
      <w:tblGrid>
        <w:gridCol w:w="3096"/>
        <w:gridCol w:w="2830"/>
        <w:gridCol w:w="3434"/>
      </w:tblGrid>
      <w:tr w:rsidR="006576DB" w:rsidRPr="0022223D" w14:paraId="6F91456F" w14:textId="77777777" w:rsidTr="00417031">
        <w:trPr>
          <w:trHeight w:val="320"/>
          <w:jc w:val="center"/>
        </w:trPr>
        <w:tc>
          <w:tcPr>
            <w:tcW w:w="2560" w:type="dxa"/>
            <w:tcBorders>
              <w:top w:val="single" w:sz="4" w:space="0" w:color="auto"/>
              <w:left w:val="nil"/>
              <w:bottom w:val="single" w:sz="4" w:space="0" w:color="auto"/>
              <w:right w:val="nil"/>
            </w:tcBorders>
            <w:noWrap/>
            <w:hideMark/>
          </w:tcPr>
          <w:bookmarkEnd w:id="2414"/>
          <w:p w14:paraId="58C588EF" w14:textId="77777777" w:rsidR="006576DB" w:rsidRPr="0022223D" w:rsidRDefault="006576DB" w:rsidP="006576DB">
            <w:pPr>
              <w:rPr>
                <w:b/>
                <w:bCs/>
                <w:color w:val="000000"/>
                <w:sz w:val="20"/>
                <w:szCs w:val="20"/>
              </w:rPr>
            </w:pPr>
            <w:r w:rsidRPr="0022223D">
              <w:rPr>
                <w:b/>
                <w:bCs/>
                <w:color w:val="000000"/>
                <w:sz w:val="20"/>
                <w:szCs w:val="20"/>
              </w:rPr>
              <w:t> </w:t>
            </w:r>
          </w:p>
        </w:tc>
        <w:tc>
          <w:tcPr>
            <w:tcW w:w="2340" w:type="dxa"/>
            <w:tcBorders>
              <w:top w:val="single" w:sz="4" w:space="0" w:color="auto"/>
              <w:left w:val="nil"/>
              <w:bottom w:val="single" w:sz="4" w:space="0" w:color="auto"/>
              <w:right w:val="nil"/>
            </w:tcBorders>
            <w:noWrap/>
            <w:hideMark/>
          </w:tcPr>
          <w:p w14:paraId="2D231FA1" w14:textId="77777777" w:rsidR="006576DB" w:rsidRPr="0022223D" w:rsidRDefault="006576DB" w:rsidP="006576DB">
            <w:pPr>
              <w:jc w:val="center"/>
              <w:rPr>
                <w:b/>
                <w:bCs/>
                <w:color w:val="000000"/>
                <w:sz w:val="20"/>
                <w:szCs w:val="20"/>
              </w:rPr>
            </w:pPr>
            <w:r w:rsidRPr="0022223D">
              <w:rPr>
                <w:b/>
                <w:bCs/>
                <w:color w:val="000000"/>
                <w:sz w:val="20"/>
                <w:szCs w:val="20"/>
              </w:rPr>
              <w:t>Content Effect</w:t>
            </w:r>
          </w:p>
        </w:tc>
        <w:tc>
          <w:tcPr>
            <w:tcW w:w="2840" w:type="dxa"/>
            <w:tcBorders>
              <w:top w:val="single" w:sz="4" w:space="0" w:color="auto"/>
              <w:left w:val="nil"/>
              <w:bottom w:val="single" w:sz="4" w:space="0" w:color="auto"/>
              <w:right w:val="nil"/>
            </w:tcBorders>
            <w:noWrap/>
            <w:hideMark/>
          </w:tcPr>
          <w:p w14:paraId="37811F0F" w14:textId="77777777" w:rsidR="006576DB" w:rsidRPr="0022223D" w:rsidRDefault="006576DB" w:rsidP="006576DB">
            <w:pPr>
              <w:jc w:val="center"/>
              <w:rPr>
                <w:b/>
                <w:bCs/>
                <w:color w:val="000000"/>
                <w:sz w:val="20"/>
                <w:szCs w:val="20"/>
              </w:rPr>
            </w:pPr>
            <w:r w:rsidRPr="0022223D">
              <w:rPr>
                <w:b/>
                <w:bCs/>
                <w:color w:val="000000"/>
                <w:sz w:val="20"/>
                <w:szCs w:val="20"/>
              </w:rPr>
              <w:t>Position Effect</w:t>
            </w:r>
          </w:p>
        </w:tc>
      </w:tr>
      <w:tr w:rsidR="006576DB" w:rsidRPr="0022223D" w14:paraId="59083F75" w14:textId="77777777" w:rsidTr="00417031">
        <w:trPr>
          <w:trHeight w:val="360"/>
          <w:jc w:val="center"/>
        </w:trPr>
        <w:tc>
          <w:tcPr>
            <w:tcW w:w="2560" w:type="dxa"/>
            <w:tcBorders>
              <w:top w:val="nil"/>
              <w:left w:val="nil"/>
              <w:bottom w:val="nil"/>
              <w:right w:val="nil"/>
            </w:tcBorders>
            <w:noWrap/>
            <w:hideMark/>
          </w:tcPr>
          <w:p w14:paraId="33219C00" w14:textId="77777777" w:rsidR="006576DB" w:rsidRPr="0022223D" w:rsidRDefault="006576DB" w:rsidP="006576DB">
            <w:pPr>
              <w:rPr>
                <w:b/>
                <w:bCs/>
                <w:i/>
                <w:iCs/>
                <w:color w:val="000000"/>
                <w:sz w:val="20"/>
                <w:szCs w:val="20"/>
              </w:rPr>
            </w:pPr>
            <w:r w:rsidRPr="0022223D">
              <w:rPr>
                <w:b/>
                <w:bCs/>
                <w:i/>
                <w:iCs/>
                <w:color w:val="000000"/>
                <w:sz w:val="20"/>
                <w:szCs w:val="20"/>
              </w:rPr>
              <w:t>Effect Decomposition</w:t>
            </w:r>
          </w:p>
        </w:tc>
        <w:tc>
          <w:tcPr>
            <w:tcW w:w="2340" w:type="dxa"/>
            <w:tcBorders>
              <w:top w:val="nil"/>
              <w:left w:val="nil"/>
              <w:bottom w:val="nil"/>
              <w:right w:val="nil"/>
            </w:tcBorders>
            <w:noWrap/>
            <w:hideMark/>
          </w:tcPr>
          <w:p w14:paraId="2B6A7C66" w14:textId="77777777" w:rsidR="006576DB" w:rsidRPr="0022223D" w:rsidRDefault="006576DB" w:rsidP="006576DB">
            <w:pPr>
              <w:rPr>
                <w:b/>
                <w:bCs/>
                <w:i/>
                <w:iCs/>
                <w:color w:val="000000"/>
                <w:sz w:val="20"/>
                <w:szCs w:val="20"/>
              </w:rPr>
            </w:pPr>
          </w:p>
        </w:tc>
        <w:tc>
          <w:tcPr>
            <w:tcW w:w="2840" w:type="dxa"/>
            <w:tcBorders>
              <w:top w:val="nil"/>
              <w:left w:val="nil"/>
              <w:bottom w:val="nil"/>
              <w:right w:val="nil"/>
            </w:tcBorders>
            <w:noWrap/>
            <w:hideMark/>
          </w:tcPr>
          <w:p w14:paraId="2F332B13" w14:textId="77777777" w:rsidR="006576DB" w:rsidRPr="0022223D" w:rsidRDefault="006576DB" w:rsidP="006576DB">
            <w:pPr>
              <w:jc w:val="center"/>
              <w:rPr>
                <w:sz w:val="20"/>
                <w:szCs w:val="20"/>
              </w:rPr>
            </w:pPr>
          </w:p>
        </w:tc>
      </w:tr>
      <w:tr w:rsidR="006576DB" w:rsidRPr="0022223D" w14:paraId="3E7536C8" w14:textId="77777777" w:rsidTr="00417031">
        <w:trPr>
          <w:trHeight w:val="320"/>
          <w:jc w:val="center"/>
        </w:trPr>
        <w:tc>
          <w:tcPr>
            <w:tcW w:w="2560" w:type="dxa"/>
            <w:vMerge w:val="restart"/>
            <w:tcBorders>
              <w:top w:val="nil"/>
              <w:left w:val="nil"/>
              <w:bottom w:val="nil"/>
              <w:right w:val="nil"/>
            </w:tcBorders>
            <w:noWrap/>
            <w:hideMark/>
          </w:tcPr>
          <w:p w14:paraId="2C775741" w14:textId="77777777" w:rsidR="006576DB" w:rsidRPr="0022223D" w:rsidRDefault="006576DB" w:rsidP="006576DB">
            <w:pPr>
              <w:rPr>
                <w:b/>
                <w:bCs/>
                <w:color w:val="000000"/>
                <w:sz w:val="20"/>
                <w:szCs w:val="20"/>
              </w:rPr>
            </w:pPr>
            <w:r w:rsidRPr="0022223D">
              <w:rPr>
                <w:b/>
                <w:bCs/>
                <w:color w:val="000000"/>
                <w:sz w:val="20"/>
                <w:szCs w:val="20"/>
              </w:rPr>
              <w:t>ACME</w:t>
            </w:r>
          </w:p>
        </w:tc>
        <w:tc>
          <w:tcPr>
            <w:tcW w:w="2340" w:type="dxa"/>
            <w:tcBorders>
              <w:top w:val="nil"/>
              <w:left w:val="nil"/>
              <w:bottom w:val="nil"/>
              <w:right w:val="nil"/>
            </w:tcBorders>
            <w:noWrap/>
            <w:hideMark/>
          </w:tcPr>
          <w:p w14:paraId="795B13BB" w14:textId="77777777" w:rsidR="006576DB" w:rsidRPr="0022223D" w:rsidRDefault="006576DB" w:rsidP="006576DB">
            <w:pPr>
              <w:jc w:val="center"/>
              <w:rPr>
                <w:b/>
                <w:bCs/>
                <w:color w:val="000000"/>
                <w:sz w:val="20"/>
                <w:szCs w:val="20"/>
              </w:rPr>
            </w:pPr>
            <w:r w:rsidRPr="0022223D">
              <w:rPr>
                <w:b/>
                <w:bCs/>
                <w:color w:val="000000"/>
                <w:sz w:val="20"/>
                <w:szCs w:val="20"/>
              </w:rPr>
              <w:t>-0.041***</w:t>
            </w:r>
          </w:p>
        </w:tc>
        <w:tc>
          <w:tcPr>
            <w:tcW w:w="2840" w:type="dxa"/>
            <w:tcBorders>
              <w:top w:val="nil"/>
              <w:left w:val="nil"/>
              <w:bottom w:val="nil"/>
              <w:right w:val="nil"/>
            </w:tcBorders>
            <w:noWrap/>
            <w:hideMark/>
          </w:tcPr>
          <w:p w14:paraId="3610D2D6" w14:textId="77777777" w:rsidR="006576DB" w:rsidRPr="0022223D" w:rsidRDefault="006576DB" w:rsidP="006576DB">
            <w:pPr>
              <w:jc w:val="center"/>
              <w:rPr>
                <w:b/>
                <w:bCs/>
                <w:color w:val="000000"/>
                <w:sz w:val="20"/>
                <w:szCs w:val="20"/>
              </w:rPr>
            </w:pPr>
            <w:r w:rsidRPr="0022223D">
              <w:rPr>
                <w:b/>
                <w:bCs/>
                <w:color w:val="000000"/>
                <w:sz w:val="20"/>
                <w:szCs w:val="20"/>
              </w:rPr>
              <w:t>-0.031***</w:t>
            </w:r>
          </w:p>
        </w:tc>
      </w:tr>
      <w:tr w:rsidR="006576DB" w:rsidRPr="0022223D" w14:paraId="25C17640" w14:textId="77777777" w:rsidTr="00417031">
        <w:trPr>
          <w:trHeight w:val="340"/>
          <w:jc w:val="center"/>
        </w:trPr>
        <w:tc>
          <w:tcPr>
            <w:tcW w:w="2560" w:type="dxa"/>
            <w:vMerge/>
            <w:tcBorders>
              <w:top w:val="nil"/>
              <w:left w:val="nil"/>
              <w:bottom w:val="nil"/>
              <w:right w:val="nil"/>
            </w:tcBorders>
            <w:hideMark/>
          </w:tcPr>
          <w:p w14:paraId="31C364BC" w14:textId="77777777" w:rsidR="006576DB" w:rsidRPr="0022223D" w:rsidRDefault="006576DB" w:rsidP="006576DB">
            <w:pPr>
              <w:rPr>
                <w:b/>
                <w:bCs/>
                <w:color w:val="000000"/>
                <w:sz w:val="20"/>
                <w:szCs w:val="20"/>
              </w:rPr>
            </w:pPr>
          </w:p>
        </w:tc>
        <w:tc>
          <w:tcPr>
            <w:tcW w:w="2340" w:type="dxa"/>
            <w:tcBorders>
              <w:top w:val="nil"/>
              <w:left w:val="nil"/>
              <w:bottom w:val="nil"/>
              <w:right w:val="nil"/>
            </w:tcBorders>
            <w:noWrap/>
            <w:hideMark/>
          </w:tcPr>
          <w:p w14:paraId="2FFC3E1D" w14:textId="77777777" w:rsidR="006576DB" w:rsidRPr="0022223D" w:rsidRDefault="006576DB" w:rsidP="006576DB">
            <w:pPr>
              <w:jc w:val="center"/>
              <w:rPr>
                <w:b/>
                <w:bCs/>
                <w:color w:val="333333"/>
                <w:sz w:val="20"/>
                <w:szCs w:val="20"/>
              </w:rPr>
            </w:pPr>
            <w:r w:rsidRPr="0022223D">
              <w:rPr>
                <w:b/>
                <w:bCs/>
                <w:color w:val="333333"/>
                <w:sz w:val="20"/>
                <w:szCs w:val="20"/>
              </w:rPr>
              <w:t>[-0.063, -0.018]</w:t>
            </w:r>
          </w:p>
        </w:tc>
        <w:tc>
          <w:tcPr>
            <w:tcW w:w="2840" w:type="dxa"/>
            <w:tcBorders>
              <w:top w:val="nil"/>
              <w:left w:val="nil"/>
              <w:bottom w:val="nil"/>
              <w:right w:val="nil"/>
            </w:tcBorders>
            <w:noWrap/>
            <w:hideMark/>
          </w:tcPr>
          <w:p w14:paraId="7AE7B2C0" w14:textId="77777777" w:rsidR="006576DB" w:rsidRPr="0022223D" w:rsidRDefault="006576DB" w:rsidP="006576DB">
            <w:pPr>
              <w:jc w:val="center"/>
              <w:rPr>
                <w:b/>
                <w:bCs/>
                <w:color w:val="333333"/>
                <w:sz w:val="20"/>
                <w:szCs w:val="20"/>
              </w:rPr>
            </w:pPr>
            <w:r w:rsidRPr="0022223D">
              <w:rPr>
                <w:b/>
                <w:bCs/>
                <w:color w:val="333333"/>
                <w:sz w:val="20"/>
                <w:szCs w:val="20"/>
              </w:rPr>
              <w:t>[-0.037, -0.024]</w:t>
            </w:r>
          </w:p>
        </w:tc>
      </w:tr>
      <w:tr w:rsidR="006576DB" w:rsidRPr="0022223D" w14:paraId="4FDEDC19" w14:textId="77777777" w:rsidTr="00417031">
        <w:trPr>
          <w:trHeight w:val="340"/>
          <w:jc w:val="center"/>
        </w:trPr>
        <w:tc>
          <w:tcPr>
            <w:tcW w:w="2560" w:type="dxa"/>
            <w:vMerge w:val="restart"/>
            <w:tcBorders>
              <w:top w:val="nil"/>
              <w:left w:val="nil"/>
              <w:bottom w:val="nil"/>
              <w:right w:val="nil"/>
            </w:tcBorders>
            <w:noWrap/>
            <w:hideMark/>
          </w:tcPr>
          <w:p w14:paraId="09E22A87" w14:textId="77777777" w:rsidR="006576DB" w:rsidRPr="0022223D" w:rsidRDefault="006576DB" w:rsidP="006576DB">
            <w:pPr>
              <w:rPr>
                <w:color w:val="000000"/>
                <w:sz w:val="20"/>
                <w:szCs w:val="20"/>
              </w:rPr>
            </w:pPr>
            <w:r w:rsidRPr="0022223D">
              <w:rPr>
                <w:color w:val="000000"/>
                <w:sz w:val="20"/>
                <w:szCs w:val="20"/>
              </w:rPr>
              <w:t>Direct Effect (ADE)</w:t>
            </w:r>
          </w:p>
        </w:tc>
        <w:tc>
          <w:tcPr>
            <w:tcW w:w="2340" w:type="dxa"/>
            <w:tcBorders>
              <w:top w:val="nil"/>
              <w:left w:val="nil"/>
              <w:bottom w:val="nil"/>
              <w:right w:val="nil"/>
            </w:tcBorders>
            <w:noWrap/>
            <w:hideMark/>
          </w:tcPr>
          <w:p w14:paraId="44863623" w14:textId="77777777" w:rsidR="006576DB" w:rsidRPr="0022223D" w:rsidRDefault="006576DB" w:rsidP="006576DB">
            <w:pPr>
              <w:jc w:val="center"/>
              <w:rPr>
                <w:color w:val="000000"/>
                <w:sz w:val="20"/>
                <w:szCs w:val="20"/>
              </w:rPr>
            </w:pPr>
            <w:r w:rsidRPr="0022223D">
              <w:rPr>
                <w:color w:val="000000"/>
                <w:sz w:val="20"/>
                <w:szCs w:val="20"/>
              </w:rPr>
              <w:t>-0.115***</w:t>
            </w:r>
          </w:p>
        </w:tc>
        <w:tc>
          <w:tcPr>
            <w:tcW w:w="2840" w:type="dxa"/>
            <w:tcBorders>
              <w:top w:val="nil"/>
              <w:left w:val="nil"/>
              <w:bottom w:val="nil"/>
              <w:right w:val="nil"/>
            </w:tcBorders>
            <w:noWrap/>
            <w:hideMark/>
          </w:tcPr>
          <w:p w14:paraId="6BD7C649" w14:textId="77777777" w:rsidR="006576DB" w:rsidRPr="0022223D" w:rsidRDefault="006576DB" w:rsidP="006576DB">
            <w:pPr>
              <w:jc w:val="center"/>
              <w:rPr>
                <w:color w:val="000000"/>
                <w:sz w:val="20"/>
                <w:szCs w:val="20"/>
              </w:rPr>
            </w:pPr>
            <w:r w:rsidRPr="0022223D">
              <w:rPr>
                <w:color w:val="000000"/>
                <w:sz w:val="20"/>
                <w:szCs w:val="20"/>
              </w:rPr>
              <w:t>-0.125***</w:t>
            </w:r>
          </w:p>
        </w:tc>
      </w:tr>
      <w:tr w:rsidR="006576DB" w:rsidRPr="0022223D" w14:paraId="248720D2" w14:textId="77777777" w:rsidTr="00417031">
        <w:trPr>
          <w:trHeight w:val="360"/>
          <w:jc w:val="center"/>
        </w:trPr>
        <w:tc>
          <w:tcPr>
            <w:tcW w:w="2560" w:type="dxa"/>
            <w:vMerge/>
            <w:tcBorders>
              <w:top w:val="nil"/>
              <w:left w:val="nil"/>
              <w:bottom w:val="nil"/>
              <w:right w:val="nil"/>
            </w:tcBorders>
            <w:hideMark/>
          </w:tcPr>
          <w:p w14:paraId="33AE9568" w14:textId="77777777" w:rsidR="006576DB" w:rsidRPr="0022223D" w:rsidRDefault="006576DB" w:rsidP="006576DB">
            <w:pPr>
              <w:rPr>
                <w:color w:val="000000"/>
                <w:sz w:val="20"/>
                <w:szCs w:val="20"/>
              </w:rPr>
            </w:pPr>
          </w:p>
        </w:tc>
        <w:tc>
          <w:tcPr>
            <w:tcW w:w="2340" w:type="dxa"/>
            <w:tcBorders>
              <w:top w:val="nil"/>
              <w:left w:val="nil"/>
              <w:bottom w:val="nil"/>
              <w:right w:val="nil"/>
            </w:tcBorders>
            <w:noWrap/>
            <w:hideMark/>
          </w:tcPr>
          <w:p w14:paraId="4BA686F4" w14:textId="77777777" w:rsidR="006576DB" w:rsidRPr="0022223D" w:rsidRDefault="006576DB" w:rsidP="006576DB">
            <w:pPr>
              <w:jc w:val="center"/>
              <w:rPr>
                <w:color w:val="333333"/>
                <w:sz w:val="20"/>
                <w:szCs w:val="20"/>
              </w:rPr>
            </w:pPr>
            <w:r w:rsidRPr="0022223D">
              <w:rPr>
                <w:color w:val="333333"/>
                <w:sz w:val="20"/>
                <w:szCs w:val="20"/>
              </w:rPr>
              <w:t>[-0.144, -0.083]</w:t>
            </w:r>
          </w:p>
        </w:tc>
        <w:tc>
          <w:tcPr>
            <w:tcW w:w="2840" w:type="dxa"/>
            <w:tcBorders>
              <w:top w:val="nil"/>
              <w:left w:val="nil"/>
              <w:bottom w:val="nil"/>
              <w:right w:val="nil"/>
            </w:tcBorders>
            <w:noWrap/>
            <w:hideMark/>
          </w:tcPr>
          <w:p w14:paraId="4E94261E" w14:textId="77777777" w:rsidR="006576DB" w:rsidRPr="0022223D" w:rsidRDefault="006576DB" w:rsidP="006576DB">
            <w:pPr>
              <w:jc w:val="center"/>
              <w:rPr>
                <w:color w:val="333333"/>
                <w:sz w:val="20"/>
                <w:szCs w:val="20"/>
              </w:rPr>
            </w:pPr>
            <w:r w:rsidRPr="0022223D">
              <w:rPr>
                <w:color w:val="333333"/>
                <w:sz w:val="20"/>
                <w:szCs w:val="20"/>
              </w:rPr>
              <w:t>[-0.144, -0.104]</w:t>
            </w:r>
          </w:p>
        </w:tc>
      </w:tr>
      <w:tr w:rsidR="006576DB" w:rsidRPr="0022223D" w14:paraId="35BE83D9" w14:textId="77777777" w:rsidTr="00417031">
        <w:trPr>
          <w:trHeight w:val="340"/>
          <w:jc w:val="center"/>
        </w:trPr>
        <w:tc>
          <w:tcPr>
            <w:tcW w:w="2560" w:type="dxa"/>
            <w:vMerge w:val="restart"/>
            <w:tcBorders>
              <w:top w:val="nil"/>
              <w:left w:val="nil"/>
              <w:bottom w:val="single" w:sz="4" w:space="0" w:color="000000"/>
              <w:right w:val="nil"/>
            </w:tcBorders>
            <w:noWrap/>
            <w:hideMark/>
          </w:tcPr>
          <w:p w14:paraId="6F02DC8C" w14:textId="77777777" w:rsidR="006576DB" w:rsidRPr="0022223D" w:rsidRDefault="006576DB" w:rsidP="006576DB">
            <w:pPr>
              <w:rPr>
                <w:color w:val="000000"/>
                <w:sz w:val="20"/>
                <w:szCs w:val="20"/>
              </w:rPr>
            </w:pPr>
            <w:r w:rsidRPr="0022223D">
              <w:rPr>
                <w:color w:val="000000"/>
                <w:sz w:val="20"/>
                <w:szCs w:val="20"/>
              </w:rPr>
              <w:t>Total Effect</w:t>
            </w:r>
          </w:p>
        </w:tc>
        <w:tc>
          <w:tcPr>
            <w:tcW w:w="2340" w:type="dxa"/>
            <w:tcBorders>
              <w:top w:val="nil"/>
              <w:left w:val="nil"/>
              <w:bottom w:val="nil"/>
              <w:right w:val="nil"/>
            </w:tcBorders>
            <w:noWrap/>
            <w:hideMark/>
          </w:tcPr>
          <w:p w14:paraId="5BD3D2E8" w14:textId="77777777" w:rsidR="006576DB" w:rsidRPr="0022223D" w:rsidRDefault="006576DB" w:rsidP="006576DB">
            <w:pPr>
              <w:jc w:val="center"/>
              <w:rPr>
                <w:color w:val="000000"/>
                <w:sz w:val="20"/>
                <w:szCs w:val="20"/>
              </w:rPr>
            </w:pPr>
            <w:r w:rsidRPr="0022223D">
              <w:rPr>
                <w:color w:val="000000"/>
                <w:sz w:val="20"/>
                <w:szCs w:val="20"/>
              </w:rPr>
              <w:t>-0.156***</w:t>
            </w:r>
          </w:p>
        </w:tc>
        <w:tc>
          <w:tcPr>
            <w:tcW w:w="2840" w:type="dxa"/>
            <w:tcBorders>
              <w:top w:val="nil"/>
              <w:left w:val="nil"/>
              <w:bottom w:val="nil"/>
              <w:right w:val="nil"/>
            </w:tcBorders>
            <w:noWrap/>
            <w:hideMark/>
          </w:tcPr>
          <w:p w14:paraId="684EE545" w14:textId="77777777" w:rsidR="006576DB" w:rsidRPr="0022223D" w:rsidRDefault="006576DB" w:rsidP="006576DB">
            <w:pPr>
              <w:jc w:val="center"/>
              <w:rPr>
                <w:color w:val="000000"/>
                <w:sz w:val="20"/>
                <w:szCs w:val="20"/>
              </w:rPr>
            </w:pPr>
            <w:r w:rsidRPr="0022223D">
              <w:rPr>
                <w:color w:val="000000"/>
                <w:sz w:val="20"/>
                <w:szCs w:val="20"/>
              </w:rPr>
              <w:t>-0.156***</w:t>
            </w:r>
          </w:p>
        </w:tc>
      </w:tr>
      <w:tr w:rsidR="006576DB" w:rsidRPr="0022223D" w14:paraId="45C3AF42" w14:textId="77777777" w:rsidTr="00417031">
        <w:trPr>
          <w:trHeight w:val="340"/>
          <w:jc w:val="center"/>
        </w:trPr>
        <w:tc>
          <w:tcPr>
            <w:tcW w:w="2560" w:type="dxa"/>
            <w:vMerge/>
            <w:tcBorders>
              <w:top w:val="nil"/>
              <w:left w:val="nil"/>
              <w:bottom w:val="single" w:sz="4" w:space="0" w:color="000000"/>
              <w:right w:val="nil"/>
            </w:tcBorders>
            <w:hideMark/>
          </w:tcPr>
          <w:p w14:paraId="68D4F85E" w14:textId="77777777" w:rsidR="006576DB" w:rsidRPr="0022223D" w:rsidRDefault="006576DB" w:rsidP="006576DB">
            <w:pPr>
              <w:rPr>
                <w:color w:val="000000"/>
                <w:sz w:val="20"/>
                <w:szCs w:val="20"/>
              </w:rPr>
            </w:pPr>
          </w:p>
        </w:tc>
        <w:tc>
          <w:tcPr>
            <w:tcW w:w="2340" w:type="dxa"/>
            <w:tcBorders>
              <w:top w:val="nil"/>
              <w:left w:val="nil"/>
              <w:bottom w:val="single" w:sz="4" w:space="0" w:color="auto"/>
              <w:right w:val="nil"/>
            </w:tcBorders>
            <w:noWrap/>
            <w:hideMark/>
          </w:tcPr>
          <w:p w14:paraId="4D491480" w14:textId="77777777" w:rsidR="006576DB" w:rsidRPr="0022223D" w:rsidRDefault="006576DB" w:rsidP="006576DB">
            <w:pPr>
              <w:jc w:val="center"/>
              <w:rPr>
                <w:color w:val="333333"/>
                <w:sz w:val="20"/>
                <w:szCs w:val="20"/>
              </w:rPr>
            </w:pPr>
            <w:r w:rsidRPr="0022223D">
              <w:rPr>
                <w:color w:val="333333"/>
                <w:sz w:val="20"/>
                <w:szCs w:val="20"/>
              </w:rPr>
              <w:t>[-0.175, -0.136]</w:t>
            </w:r>
          </w:p>
        </w:tc>
        <w:tc>
          <w:tcPr>
            <w:tcW w:w="2840" w:type="dxa"/>
            <w:tcBorders>
              <w:top w:val="nil"/>
              <w:left w:val="nil"/>
              <w:bottom w:val="single" w:sz="4" w:space="0" w:color="auto"/>
              <w:right w:val="nil"/>
            </w:tcBorders>
            <w:noWrap/>
            <w:hideMark/>
          </w:tcPr>
          <w:p w14:paraId="07A450FD" w14:textId="77777777" w:rsidR="006576DB" w:rsidRPr="0022223D" w:rsidRDefault="006576DB" w:rsidP="006576DB">
            <w:pPr>
              <w:jc w:val="center"/>
              <w:rPr>
                <w:color w:val="333333"/>
                <w:sz w:val="20"/>
                <w:szCs w:val="20"/>
              </w:rPr>
            </w:pPr>
            <w:r w:rsidRPr="0022223D">
              <w:rPr>
                <w:color w:val="333333"/>
                <w:sz w:val="20"/>
                <w:szCs w:val="20"/>
              </w:rPr>
              <w:t>[-0.176, -0.136]</w:t>
            </w:r>
          </w:p>
        </w:tc>
      </w:tr>
      <w:tr w:rsidR="006576DB" w:rsidRPr="0022223D" w14:paraId="1B6CB9C0" w14:textId="77777777" w:rsidTr="00417031">
        <w:trPr>
          <w:trHeight w:val="340"/>
          <w:jc w:val="center"/>
        </w:trPr>
        <w:tc>
          <w:tcPr>
            <w:tcW w:w="2560" w:type="dxa"/>
            <w:tcBorders>
              <w:top w:val="nil"/>
              <w:left w:val="nil"/>
              <w:bottom w:val="nil"/>
              <w:right w:val="nil"/>
            </w:tcBorders>
            <w:noWrap/>
            <w:hideMark/>
          </w:tcPr>
          <w:p w14:paraId="7F275D66" w14:textId="77777777" w:rsidR="006576DB" w:rsidRPr="0022223D" w:rsidRDefault="006576DB" w:rsidP="006576DB">
            <w:pPr>
              <w:rPr>
                <w:b/>
                <w:bCs/>
                <w:i/>
                <w:iCs/>
                <w:color w:val="000000"/>
                <w:sz w:val="20"/>
                <w:szCs w:val="20"/>
              </w:rPr>
            </w:pPr>
            <w:r w:rsidRPr="0022223D">
              <w:rPr>
                <w:b/>
                <w:bCs/>
                <w:i/>
                <w:iCs/>
                <w:color w:val="000000"/>
                <w:sz w:val="20"/>
                <w:szCs w:val="20"/>
              </w:rPr>
              <w:t>Proportion Mediated</w:t>
            </w:r>
          </w:p>
        </w:tc>
        <w:tc>
          <w:tcPr>
            <w:tcW w:w="2340" w:type="dxa"/>
            <w:tcBorders>
              <w:top w:val="nil"/>
              <w:left w:val="nil"/>
              <w:bottom w:val="nil"/>
              <w:right w:val="nil"/>
            </w:tcBorders>
            <w:noWrap/>
            <w:hideMark/>
          </w:tcPr>
          <w:p w14:paraId="24371DDF" w14:textId="77777777" w:rsidR="006576DB" w:rsidRPr="0022223D" w:rsidRDefault="006576DB" w:rsidP="006576DB">
            <w:pPr>
              <w:rPr>
                <w:b/>
                <w:bCs/>
                <w:i/>
                <w:iCs/>
                <w:color w:val="000000"/>
                <w:sz w:val="20"/>
                <w:szCs w:val="20"/>
              </w:rPr>
            </w:pPr>
          </w:p>
        </w:tc>
        <w:tc>
          <w:tcPr>
            <w:tcW w:w="2840" w:type="dxa"/>
            <w:tcBorders>
              <w:top w:val="nil"/>
              <w:left w:val="nil"/>
              <w:bottom w:val="nil"/>
              <w:right w:val="nil"/>
            </w:tcBorders>
            <w:noWrap/>
            <w:hideMark/>
          </w:tcPr>
          <w:p w14:paraId="7181CB9A" w14:textId="77777777" w:rsidR="006576DB" w:rsidRPr="0022223D" w:rsidRDefault="006576DB" w:rsidP="006576DB">
            <w:pPr>
              <w:jc w:val="center"/>
              <w:rPr>
                <w:sz w:val="20"/>
                <w:szCs w:val="20"/>
              </w:rPr>
            </w:pPr>
          </w:p>
        </w:tc>
      </w:tr>
      <w:tr w:rsidR="006576DB" w:rsidRPr="0022223D" w14:paraId="0DE3C8B6" w14:textId="77777777" w:rsidTr="00417031">
        <w:trPr>
          <w:trHeight w:val="320"/>
          <w:jc w:val="center"/>
        </w:trPr>
        <w:tc>
          <w:tcPr>
            <w:tcW w:w="2560" w:type="dxa"/>
            <w:vMerge w:val="restart"/>
            <w:tcBorders>
              <w:top w:val="nil"/>
              <w:left w:val="nil"/>
              <w:bottom w:val="single" w:sz="4" w:space="0" w:color="000000"/>
              <w:right w:val="nil"/>
            </w:tcBorders>
            <w:noWrap/>
            <w:hideMark/>
          </w:tcPr>
          <w:p w14:paraId="351EB652" w14:textId="77777777" w:rsidR="006576DB" w:rsidRPr="0022223D" w:rsidRDefault="006576DB" w:rsidP="006576DB">
            <w:pPr>
              <w:rPr>
                <w:b/>
                <w:bCs/>
                <w:color w:val="000000"/>
                <w:sz w:val="20"/>
                <w:szCs w:val="20"/>
              </w:rPr>
            </w:pPr>
            <w:r w:rsidRPr="0022223D">
              <w:rPr>
                <w:b/>
                <w:bCs/>
                <w:color w:val="000000"/>
                <w:sz w:val="20"/>
                <w:szCs w:val="20"/>
              </w:rPr>
              <w:t>% of Total Effect Mediated</w:t>
            </w:r>
          </w:p>
        </w:tc>
        <w:tc>
          <w:tcPr>
            <w:tcW w:w="2340" w:type="dxa"/>
            <w:tcBorders>
              <w:top w:val="nil"/>
              <w:left w:val="nil"/>
              <w:bottom w:val="nil"/>
              <w:right w:val="nil"/>
            </w:tcBorders>
            <w:noWrap/>
            <w:hideMark/>
          </w:tcPr>
          <w:p w14:paraId="76452AC6" w14:textId="77777777" w:rsidR="006576DB" w:rsidRPr="0022223D" w:rsidRDefault="006576DB" w:rsidP="006576DB">
            <w:pPr>
              <w:jc w:val="center"/>
              <w:rPr>
                <w:b/>
                <w:bCs/>
                <w:color w:val="000000"/>
                <w:sz w:val="20"/>
                <w:szCs w:val="20"/>
              </w:rPr>
            </w:pPr>
            <w:r w:rsidRPr="0022223D">
              <w:rPr>
                <w:b/>
                <w:bCs/>
                <w:color w:val="000000"/>
                <w:sz w:val="20"/>
                <w:szCs w:val="20"/>
              </w:rPr>
              <w:t>26.50%</w:t>
            </w:r>
          </w:p>
        </w:tc>
        <w:tc>
          <w:tcPr>
            <w:tcW w:w="2840" w:type="dxa"/>
            <w:tcBorders>
              <w:top w:val="nil"/>
              <w:left w:val="nil"/>
              <w:bottom w:val="nil"/>
              <w:right w:val="nil"/>
            </w:tcBorders>
            <w:noWrap/>
            <w:hideMark/>
          </w:tcPr>
          <w:p w14:paraId="5686D69A" w14:textId="77777777" w:rsidR="006576DB" w:rsidRPr="0022223D" w:rsidRDefault="006576DB" w:rsidP="006576DB">
            <w:pPr>
              <w:jc w:val="center"/>
              <w:rPr>
                <w:b/>
                <w:bCs/>
                <w:color w:val="000000"/>
                <w:sz w:val="20"/>
                <w:szCs w:val="20"/>
              </w:rPr>
            </w:pPr>
            <w:r w:rsidRPr="0022223D">
              <w:rPr>
                <w:b/>
                <w:bCs/>
                <w:color w:val="000000"/>
                <w:sz w:val="20"/>
                <w:szCs w:val="20"/>
              </w:rPr>
              <w:t>19.70%</w:t>
            </w:r>
          </w:p>
        </w:tc>
      </w:tr>
      <w:tr w:rsidR="006576DB" w:rsidRPr="0022223D" w14:paraId="45790919" w14:textId="77777777" w:rsidTr="00417031">
        <w:trPr>
          <w:trHeight w:val="320"/>
          <w:jc w:val="center"/>
        </w:trPr>
        <w:tc>
          <w:tcPr>
            <w:tcW w:w="2560" w:type="dxa"/>
            <w:vMerge/>
            <w:tcBorders>
              <w:top w:val="nil"/>
              <w:left w:val="nil"/>
              <w:bottom w:val="single" w:sz="4" w:space="0" w:color="000000"/>
              <w:right w:val="nil"/>
            </w:tcBorders>
            <w:hideMark/>
          </w:tcPr>
          <w:p w14:paraId="76979DC5" w14:textId="77777777" w:rsidR="006576DB" w:rsidRPr="0022223D" w:rsidRDefault="006576DB" w:rsidP="006576DB">
            <w:pPr>
              <w:rPr>
                <w:b/>
                <w:bCs/>
                <w:color w:val="000000"/>
                <w:sz w:val="20"/>
                <w:szCs w:val="20"/>
              </w:rPr>
            </w:pPr>
          </w:p>
        </w:tc>
        <w:tc>
          <w:tcPr>
            <w:tcW w:w="2340" w:type="dxa"/>
            <w:tcBorders>
              <w:top w:val="nil"/>
              <w:left w:val="nil"/>
              <w:bottom w:val="single" w:sz="4" w:space="0" w:color="auto"/>
              <w:right w:val="nil"/>
            </w:tcBorders>
            <w:noWrap/>
            <w:hideMark/>
          </w:tcPr>
          <w:p w14:paraId="318C7C7D" w14:textId="77777777" w:rsidR="006576DB" w:rsidRPr="0022223D" w:rsidRDefault="006576DB" w:rsidP="006576DB">
            <w:pPr>
              <w:jc w:val="center"/>
              <w:rPr>
                <w:b/>
                <w:bCs/>
                <w:color w:val="333333"/>
                <w:sz w:val="20"/>
                <w:szCs w:val="20"/>
              </w:rPr>
            </w:pPr>
            <w:r w:rsidRPr="0022223D">
              <w:rPr>
                <w:b/>
                <w:bCs/>
                <w:color w:val="333333"/>
                <w:sz w:val="20"/>
                <w:szCs w:val="20"/>
              </w:rPr>
              <w:t>[23.6%, 30.4%]</w:t>
            </w:r>
          </w:p>
        </w:tc>
        <w:tc>
          <w:tcPr>
            <w:tcW w:w="2840" w:type="dxa"/>
            <w:tcBorders>
              <w:top w:val="nil"/>
              <w:left w:val="nil"/>
              <w:bottom w:val="single" w:sz="4" w:space="0" w:color="auto"/>
              <w:right w:val="nil"/>
            </w:tcBorders>
            <w:noWrap/>
            <w:hideMark/>
          </w:tcPr>
          <w:p w14:paraId="75908CDE" w14:textId="77777777" w:rsidR="006576DB" w:rsidRPr="0022223D" w:rsidRDefault="006576DB" w:rsidP="006576DB">
            <w:pPr>
              <w:jc w:val="center"/>
              <w:rPr>
                <w:b/>
                <w:bCs/>
                <w:color w:val="333333"/>
                <w:sz w:val="20"/>
                <w:szCs w:val="20"/>
              </w:rPr>
            </w:pPr>
            <w:r w:rsidRPr="0022223D">
              <w:rPr>
                <w:b/>
                <w:bCs/>
                <w:color w:val="333333"/>
                <w:sz w:val="20"/>
                <w:szCs w:val="20"/>
              </w:rPr>
              <w:t>[17.5%, 22.6%]</w:t>
            </w:r>
          </w:p>
        </w:tc>
      </w:tr>
    </w:tbl>
    <w:p w14:paraId="4F5EE5DD" w14:textId="77777777" w:rsidR="006576DB" w:rsidRPr="0022223D" w:rsidDel="006576DB" w:rsidRDefault="006576DB" w:rsidP="006576DB">
      <w:pPr>
        <w:spacing w:before="120" w:after="120"/>
        <w:rPr>
          <w:del w:id="2418" w:author="Dylan CHEN" w:date="2026-03-20T16:21:00Z" w16du:dateUtc="2026-03-20T08:21:00Z"/>
        </w:rPr>
      </w:pPr>
    </w:p>
    <w:p w14:paraId="734CF83A" w14:textId="77777777" w:rsidR="003E49EA" w:rsidRPr="0022223D" w:rsidRDefault="003E49EA">
      <w:pPr>
        <w:pStyle w:val="Paragraph0"/>
        <w:ind w:firstLine="0"/>
        <w:pPrChange w:id="2419" w:author="Dylan CHEN" w:date="2026-03-18T01:39:00Z" w16du:dateUtc="2026-03-17T17:39:00Z">
          <w:pPr>
            <w:pStyle w:val="Paragraph0"/>
          </w:pPr>
        </w:pPrChange>
      </w:pPr>
    </w:p>
    <w:p w14:paraId="75BCADE5" w14:textId="3A43C9CA" w:rsidR="0003641C" w:rsidRPr="0022223D" w:rsidRDefault="0003641C" w:rsidP="00A86F82">
      <w:pPr>
        <w:pStyle w:val="Paragraph0"/>
      </w:pPr>
      <w:r w:rsidRPr="0022223D">
        <w:t>For content effects, using first answer length as the mediator (Table 9</w:t>
      </w:r>
      <w:r w:rsidR="00184CF0" w:rsidRPr="0022223D">
        <w:t>,</w:t>
      </w:r>
      <w:r w:rsidRPr="0022223D">
        <w:t xml:space="preserve"> Columns 2-3), the ACME is -0.041, indicating content characteristics account for approximately 26.3% of total deterrence (95% CI: [23.5%, 30.1%]). This closely matches our regression analysis, where controlling for length reduced the coefficient from -0.153 to -0.113, a 26% reduction.</w:t>
      </w:r>
    </w:p>
    <w:p w14:paraId="62681F87" w14:textId="611C1372" w:rsidR="0003641C" w:rsidRPr="0022223D" w:rsidRDefault="0003641C" w:rsidP="00A86F82">
      <w:pPr>
        <w:pStyle w:val="Paragraph0"/>
      </w:pPr>
      <w:r w:rsidRPr="0022223D">
        <w:t>For position effects, using first position seeker presence as the mediator (Table 10</w:t>
      </w:r>
      <w:r w:rsidR="00D1059C" w:rsidRPr="0022223D">
        <w:t>,</w:t>
      </w:r>
      <w:r w:rsidRPr="0022223D">
        <w:t xml:space="preserve"> Columns 2-3), the ACME is -0.031, representing approximately 19.8% of </w:t>
      </w:r>
      <w:r w:rsidR="00D1059C" w:rsidRPr="0022223D">
        <w:t xml:space="preserve">the </w:t>
      </w:r>
      <w:r w:rsidRPr="0022223D">
        <w:t xml:space="preserve">total effect (95% </w:t>
      </w:r>
      <w:r w:rsidRPr="0022223D">
        <w:lastRenderedPageBreak/>
        <w:t>CI: [17.7%, 22.7%]). This aligns with our regression findings</w:t>
      </w:r>
      <w:r w:rsidR="00D1059C" w:rsidRPr="0022223D">
        <w:t>,</w:t>
      </w:r>
      <w:r w:rsidRPr="0022223D">
        <w:t xml:space="preserve"> where controlling for first position seekers reduced the coefficient from -0.153 to -0.123, a 20% reduction.</w:t>
      </w:r>
    </w:p>
    <w:p w14:paraId="2FE46A8E" w14:textId="4EB86C0F" w:rsidR="003E49EA" w:rsidRPr="0022223D" w:rsidRDefault="0003641C" w:rsidP="003E49EA">
      <w:pPr>
        <w:pStyle w:val="Paragraph0"/>
      </w:pPr>
      <w:r w:rsidRPr="0022223D">
        <w:t xml:space="preserve">Together, content and position mechanisms account for approximately 46% of AI’s total deterrence effect. The remaining 54%—the combined ADE after accounting for both mediators—corresponds to the source effect documented in Table 11, reinforcing </w:t>
      </w:r>
      <w:r w:rsidR="00184CF0" w:rsidRPr="0022223D">
        <w:t xml:space="preserve">our finding </w:t>
      </w:r>
      <w:r w:rsidRPr="0022223D">
        <w:t>that users react negatively to AI-generated content not only because of what it says or when/where it appears, but fundamentally because it comes from AI.</w:t>
      </w:r>
    </w:p>
    <w:p w14:paraId="08E23E91" w14:textId="438C87FD" w:rsidR="00EE0CF5" w:rsidRDefault="00525B21" w:rsidP="00417BAA">
      <w:pPr>
        <w:pStyle w:val="Heading3"/>
        <w:rPr>
          <w:ins w:id="2420" w:author="Xin Li" w:date="2026-05-11T13:43:00Z" w16du:dateUtc="2026-05-11T05:43:00Z"/>
        </w:rPr>
      </w:pPr>
      <w:ins w:id="2421" w:author="Xin Li" w:date="2026-05-11T13:43:00Z" w16du:dateUtc="2026-05-11T05:43:00Z">
        <w:r w:rsidRPr="0022223D">
          <w:t xml:space="preserve">Mechanisms Driving </w:t>
        </w:r>
        <w:r>
          <w:t>Innovations</w:t>
        </w:r>
        <w:r w:rsidRPr="0022223D">
          <w:t xml:space="preserve"> in Human Answers</w:t>
        </w:r>
      </w:ins>
    </w:p>
    <w:p w14:paraId="0FA44893" w14:textId="77777777" w:rsidR="00525B21" w:rsidRDefault="00525B21" w:rsidP="00525B21">
      <w:pPr>
        <w:rPr>
          <w:ins w:id="2422" w:author="Xin Li" w:date="2026-05-11T13:43:00Z" w16du:dateUtc="2026-05-11T05:43:00Z"/>
          <w:lang w:eastAsia="en-US"/>
        </w:rPr>
      </w:pPr>
    </w:p>
    <w:p w14:paraId="70902023" w14:textId="77777777" w:rsidR="00525B21" w:rsidRDefault="00525B21" w:rsidP="00525B21">
      <w:pPr>
        <w:rPr>
          <w:ins w:id="2423" w:author="Xin Li" w:date="2026-05-11T13:43:00Z" w16du:dateUtc="2026-05-11T05:43:00Z"/>
          <w:lang w:eastAsia="en-US"/>
        </w:rPr>
      </w:pPr>
    </w:p>
    <w:p w14:paraId="018C74F6" w14:textId="77777777" w:rsidR="00525B21" w:rsidRDefault="00525B21" w:rsidP="00525B21">
      <w:pPr>
        <w:rPr>
          <w:ins w:id="2424" w:author="Xin Li" w:date="2026-05-11T13:43:00Z" w16du:dateUtc="2026-05-11T05:43:00Z"/>
          <w:lang w:eastAsia="en-US"/>
        </w:rPr>
      </w:pPr>
    </w:p>
    <w:p w14:paraId="6F3F8252" w14:textId="77777777" w:rsidR="00525B21" w:rsidRDefault="00525B21" w:rsidP="00525B21">
      <w:pPr>
        <w:rPr>
          <w:ins w:id="2425" w:author="Xin Li" w:date="2026-05-11T13:43:00Z" w16du:dateUtc="2026-05-11T05:43:00Z"/>
          <w:lang w:eastAsia="en-US"/>
        </w:rPr>
      </w:pPr>
    </w:p>
    <w:p w14:paraId="41C8F3D5" w14:textId="77777777" w:rsidR="00525B21" w:rsidRDefault="00525B21" w:rsidP="00525B21">
      <w:pPr>
        <w:rPr>
          <w:ins w:id="2426" w:author="Xin Li" w:date="2026-05-11T13:43:00Z" w16du:dateUtc="2026-05-11T05:43:00Z"/>
          <w:lang w:eastAsia="en-US"/>
        </w:rPr>
      </w:pPr>
    </w:p>
    <w:p w14:paraId="30E6DD2E" w14:textId="77777777" w:rsidR="00525B21" w:rsidRPr="00525B21" w:rsidRDefault="00525B21">
      <w:pPr>
        <w:rPr>
          <w:ins w:id="2427" w:author="Xin Li" w:date="2026-03-28T08:34:00Z" w16du:dateUtc="2026-03-28T00:34:00Z"/>
          <w:lang w:eastAsia="en-US"/>
          <w:rPrChange w:id="2428" w:author="Xin Li" w:date="2026-05-11T13:43:00Z" w16du:dateUtc="2026-05-11T05:43:00Z">
            <w:rPr>
              <w:ins w:id="2429" w:author="Xin Li" w:date="2026-03-28T08:34:00Z" w16du:dateUtc="2026-03-28T00:34:00Z"/>
            </w:rPr>
          </w:rPrChange>
        </w:rPr>
        <w:pPrChange w:id="2430" w:author="Xin Li" w:date="2026-05-11T13:43:00Z" w16du:dateUtc="2026-05-11T05:43:00Z">
          <w:pPr>
            <w:pStyle w:val="Heading1"/>
          </w:pPr>
        </w:pPrChange>
      </w:pPr>
    </w:p>
    <w:p w14:paraId="118A2AE9" w14:textId="77777777" w:rsidR="0091579A" w:rsidRDefault="0091579A" w:rsidP="0091579A">
      <w:pPr>
        <w:pStyle w:val="Heading4"/>
        <w:rPr>
          <w:ins w:id="2431" w:author="Xin Li" w:date="2026-05-31T10:06:00Z" w16du:dateUtc="2026-05-31T02:06:00Z"/>
          <w:lang w:val="en-US"/>
        </w:rPr>
      </w:pPr>
      <w:ins w:id="2432" w:author="Xin Li" w:date="2026-05-31T10:06:00Z" w16du:dateUtc="2026-05-31T02:06:00Z">
        <w:r>
          <w:rPr>
            <w:lang w:val="en-US"/>
          </w:rPr>
          <w:t>Answer Quality Effect</w:t>
        </w:r>
      </w:ins>
    </w:p>
    <w:p w14:paraId="7C9CF2A0" w14:textId="77777777" w:rsidR="0091579A" w:rsidRPr="001F1750" w:rsidRDefault="0091579A" w:rsidP="0091579A">
      <w:pPr>
        <w:rPr>
          <w:ins w:id="2433" w:author="Xin Li" w:date="2026-05-31T10:06:00Z" w16du:dateUtc="2026-05-31T02:06:00Z"/>
        </w:rPr>
      </w:pPr>
      <w:ins w:id="2434" w:author="Xin Li" w:date="2026-05-31T10:06:00Z" w16du:dateUtc="2026-05-31T02:06:00Z">
        <w:r>
          <w:t>ssss</w:t>
        </w:r>
      </w:ins>
    </w:p>
    <w:p w14:paraId="22962411" w14:textId="1E74FB87" w:rsidR="007C0428" w:rsidRDefault="007C0428" w:rsidP="00A86F82">
      <w:pPr>
        <w:pStyle w:val="Heading1"/>
      </w:pPr>
      <w:r w:rsidRPr="0022223D">
        <w:t>Discussion</w:t>
      </w:r>
    </w:p>
    <w:p w14:paraId="5D68D7BE" w14:textId="1D6BC228" w:rsidR="00FE702D" w:rsidRPr="0022223D" w:rsidRDefault="00EE0CF5" w:rsidP="00E93697">
      <w:pPr>
        <w:pStyle w:val="Heading2"/>
      </w:pPr>
      <w:ins w:id="2435" w:author="Xin Li" w:date="2026-03-28T08:36:00Z" w16du:dateUtc="2026-03-28T00:36:00Z">
        <w:r w:rsidRPr="0022223D">
          <w:t xml:space="preserve">AI Label vs. </w:t>
        </w:r>
      </w:ins>
      <w:del w:id="2436" w:author="Xin Li" w:date="2026-03-28T08:36:00Z" w16du:dateUtc="2026-03-28T00:36:00Z">
        <w:r w:rsidR="00FE702D" w:rsidRPr="0022223D" w:rsidDel="00EE0CF5">
          <w:delText>Is There a</w:delText>
        </w:r>
        <w:r w:rsidR="007F6281" w:rsidRPr="0022223D" w:rsidDel="00EE0CF5">
          <w:delText xml:space="preserve">n Illusion of </w:delText>
        </w:r>
      </w:del>
      <w:ins w:id="2437" w:author="Xin Li" w:date="2026-03-28T08:36:00Z" w16du:dateUtc="2026-03-28T00:36:00Z">
        <w:r w:rsidRPr="0022223D">
          <w:t>Reputation</w:t>
        </w:r>
      </w:ins>
      <w:del w:id="2438" w:author="Xin Li" w:date="2026-03-28T08:36:00Z" w16du:dateUtc="2026-03-28T00:36:00Z">
        <w:r w:rsidR="007F6281" w:rsidRPr="0022223D" w:rsidDel="00EE0CF5">
          <w:delText>Authority for AI-</w:delText>
        </w:r>
        <w:r w:rsidR="00473F8E" w:rsidRPr="0022223D" w:rsidDel="00EE0CF5">
          <w:delText>G</w:delText>
        </w:r>
        <w:r w:rsidR="007F6281" w:rsidRPr="0022223D" w:rsidDel="00EE0CF5">
          <w:delText>enerated Answers</w:delText>
        </w:r>
        <w:r w:rsidR="00FE702D" w:rsidRPr="0022223D" w:rsidDel="00EE0CF5">
          <w:delText>?</w:delText>
        </w:r>
      </w:del>
    </w:p>
    <w:p w14:paraId="78AF4918" w14:textId="2E3E6944" w:rsidR="00994819" w:rsidRPr="0022223D" w:rsidRDefault="00994819" w:rsidP="00A86F82">
      <w:pPr>
        <w:pStyle w:val="Paragraph0"/>
      </w:pPr>
      <w:r w:rsidRPr="0022223D">
        <w:t>Having established that AI-generated answers deter human participation partly through a source effect</w:t>
      </w:r>
      <w:r w:rsidR="002B7DE4" w:rsidRPr="0022223D">
        <w:t xml:space="preserve"> (i.e., </w:t>
      </w:r>
      <w:r w:rsidRPr="0022223D">
        <w:t>users responding negatively simply because content comes from AI</w:t>
      </w:r>
      <w:r w:rsidR="002B7DE4" w:rsidRPr="0022223D">
        <w:t xml:space="preserve">), </w:t>
      </w:r>
      <w:r w:rsidRPr="0022223D">
        <w:t>we now investigate whether this represents a phenomenon unique to AI or reflects a more general response to perceived authority. Specifically, we test whether answers from high-reputation community members produce similar deterrent effects on subsequent participation.</w:t>
      </w:r>
    </w:p>
    <w:p w14:paraId="7794202A" w14:textId="70B30AE9" w:rsidR="00994819" w:rsidRPr="0022223D" w:rsidRDefault="00994819" w:rsidP="00A86F82">
      <w:pPr>
        <w:pStyle w:val="Paragraph0"/>
      </w:pPr>
      <w:r w:rsidRPr="0022223D">
        <w:t>This comparison serves two</w:t>
      </w:r>
      <w:r w:rsidR="00FE04EF" w:rsidRPr="0022223D">
        <w:t xml:space="preserve"> </w:t>
      </w:r>
      <w:r w:rsidRPr="0022223D">
        <w:t xml:space="preserve">purposes. First, it helps us understand the nature of the source effect. If high-reputation humans also deter participation through their mere presence (controlling for content quality), this would suggest </w:t>
      </w:r>
      <w:r w:rsidR="00473F8E" w:rsidRPr="0022223D">
        <w:t xml:space="preserve">that </w:t>
      </w:r>
      <w:r w:rsidRPr="0022223D">
        <w:t xml:space="preserve">users defer to any perceived authority figure. However, if only AI produces this effect, it indicates something psychologically distinct </w:t>
      </w:r>
      <w:r w:rsidRPr="0022223D">
        <w:lastRenderedPageBreak/>
        <w:t>about AI as a source. Second, this analysis tests for an “illusion of authority” specifically around AI</w:t>
      </w:r>
      <w:r w:rsidR="005774E5" w:rsidRPr="0022223D">
        <w:t xml:space="preserve">, </w:t>
      </w:r>
      <w:r w:rsidRPr="0022223D">
        <w:t>a phenomenon where users attribute excessive credibility or finality to AI-generated content</w:t>
      </w:r>
      <w:r w:rsidR="00D1059C" w:rsidRPr="0022223D">
        <w:t>,</w:t>
      </w:r>
      <w:r w:rsidRPr="0022223D">
        <w:t xml:space="preserve"> regardless of its actual quality, treating AI answers as more authoritative than equally high-quality human contributions.</w:t>
      </w:r>
    </w:p>
    <w:p w14:paraId="72855B7A" w14:textId="77777777" w:rsidR="00994819" w:rsidRPr="0022223D" w:rsidRDefault="00994819" w:rsidP="00994819">
      <w:pPr>
        <w:pStyle w:val="Paragraph0"/>
      </w:pPr>
      <w:r w:rsidRPr="0022223D">
        <w:t>SegmentFault provides an ideal setting for this test because the platform assigns reputation scores to users based on their contribution history. These scores appear prominently beneath usernames, serving as visible signals of credibility and expertise. If users defer to perceived authority generally, high-reputation scores should produce deterrent effects similar to AI’s source effect.</w:t>
      </w:r>
    </w:p>
    <w:p w14:paraId="55097742" w14:textId="3DBC0E82" w:rsidR="00994819" w:rsidRPr="0022223D" w:rsidRDefault="00994819" w:rsidP="00A86F82">
      <w:pPr>
        <w:pStyle w:val="Paragraph0"/>
      </w:pPr>
      <w:r w:rsidRPr="0022223D">
        <w:t>We implement our test using the following specification:</w:t>
      </w:r>
    </w:p>
    <w:p w14:paraId="43937B82" w14:textId="391D19AB" w:rsidR="00FE702D" w:rsidRPr="0022223D" w:rsidRDefault="00FE702D" w:rsidP="00FE702D">
      <w:pPr>
        <w:pStyle w:val="Equation"/>
        <w:spacing w:before="120" w:after="120"/>
      </w:pPr>
      <w:r w:rsidRPr="0022223D">
        <w:rPr>
          <w:rFonts w:eastAsiaTheme="minorEastAsia"/>
          <w:i/>
          <w:iCs/>
        </w:rPr>
        <w:t>answerNum</w:t>
      </w:r>
      <w:r w:rsidRPr="0022223D">
        <w:rPr>
          <w:rFonts w:eastAsiaTheme="minorEastAsia"/>
          <w:i/>
          <w:iCs/>
          <w:vertAlign w:val="subscript"/>
        </w:rPr>
        <w:t>i</w:t>
      </w:r>
      <w:r w:rsidRPr="0022223D">
        <w:rPr>
          <w:i/>
          <w:iCs/>
        </w:rPr>
        <w:t xml:space="preserve"> = </w:t>
      </w:r>
      <w:r w:rsidRPr="0022223D">
        <w:rPr>
          <w:rFonts w:ascii="Symbol" w:eastAsia="Symbol" w:hAnsi="Symbol" w:cs="Symbol"/>
          <w:i/>
          <w:iCs/>
        </w:rPr>
        <w:t></w:t>
      </w:r>
      <w:r w:rsidRPr="0022223D">
        <w:rPr>
          <w:i/>
          <w:iCs/>
          <w:vertAlign w:val="subscript"/>
        </w:rPr>
        <w:t>0</w:t>
      </w:r>
      <w:r w:rsidRPr="0022223D">
        <w:rPr>
          <w:i/>
          <w:iCs/>
        </w:rPr>
        <w:t xml:space="preserve"> + </w:t>
      </w:r>
      <w:r w:rsidRPr="0022223D">
        <w:rPr>
          <w:rFonts w:ascii="Symbol" w:eastAsia="Symbol" w:hAnsi="Symbol" w:cs="Symbol"/>
          <w:i/>
          <w:iCs/>
        </w:rPr>
        <w:t></w:t>
      </w:r>
      <w:r w:rsidRPr="0022223D">
        <w:rPr>
          <w:i/>
          <w:iCs/>
          <w:vertAlign w:val="subscript"/>
        </w:rPr>
        <w:t xml:space="preserve">1 </w:t>
      </w:r>
      <w:r w:rsidRPr="0022223D">
        <w:rPr>
          <w:i/>
          <w:iCs/>
        </w:rPr>
        <w:t>AI</w:t>
      </w:r>
      <w:r w:rsidRPr="0022223D">
        <w:rPr>
          <w:i/>
          <w:iCs/>
          <w:vertAlign w:val="subscript"/>
        </w:rPr>
        <w:t>i</w:t>
      </w:r>
      <w:r w:rsidRPr="0022223D">
        <w:rPr>
          <w:i/>
          <w:iCs/>
        </w:rPr>
        <w:t xml:space="preserve"> +</w:t>
      </w:r>
      <w:r w:rsidRPr="0022223D">
        <w:rPr>
          <w:rFonts w:ascii="Symbol" w:eastAsia="Symbol" w:hAnsi="Symbol" w:cs="Symbol"/>
          <w:i/>
          <w:iCs/>
        </w:rPr>
        <w:t></w:t>
      </w:r>
      <w:r w:rsidRPr="0022223D">
        <w:rPr>
          <w:rFonts w:ascii="Symbol" w:eastAsia="Symbol" w:hAnsi="Symbol" w:cs="Symbol"/>
          <w:i/>
          <w:iCs/>
        </w:rPr>
        <w:t></w:t>
      </w:r>
      <w:r w:rsidRPr="0022223D">
        <w:rPr>
          <w:rFonts w:eastAsiaTheme="minorEastAsia"/>
          <w:i/>
          <w:iCs/>
          <w:vertAlign w:val="subscript"/>
        </w:rPr>
        <w:t>2</w:t>
      </w:r>
      <w:r w:rsidRPr="0022223D">
        <w:rPr>
          <w:rFonts w:eastAsiaTheme="minorEastAsia"/>
          <w:i/>
          <w:iCs/>
        </w:rPr>
        <w:t xml:space="preserve"> reputation</w:t>
      </w:r>
      <w:r w:rsidRPr="0022223D">
        <w:rPr>
          <w:rFonts w:eastAsiaTheme="minorEastAsia"/>
          <w:i/>
          <w:iCs/>
          <w:vertAlign w:val="subscript"/>
        </w:rPr>
        <w:t>i</w:t>
      </w:r>
      <w:r w:rsidRPr="0022223D">
        <w:rPr>
          <w:rFonts w:eastAsiaTheme="minorEastAsia"/>
          <w:i/>
          <w:iCs/>
        </w:rPr>
        <w:t xml:space="preserve"> </w:t>
      </w:r>
      <w:r w:rsidRPr="0022223D">
        <w:rPr>
          <w:i/>
          <w:iCs/>
        </w:rPr>
        <w:t xml:space="preserve">+ </w:t>
      </w:r>
      <w:r w:rsidRPr="0022223D">
        <w:rPr>
          <w:rFonts w:ascii="Symbol" w:eastAsia="Symbol" w:hAnsi="Symbol" w:cs="Symbol"/>
          <w:i/>
          <w:iCs/>
        </w:rPr>
        <w:t></w:t>
      </w:r>
      <w:r w:rsidRPr="0022223D">
        <w:rPr>
          <w:i/>
          <w:iCs/>
          <w:vertAlign w:val="subscript"/>
        </w:rPr>
        <w:t xml:space="preserve">3 </w:t>
      </w:r>
      <w:r w:rsidR="00BE3074" w:rsidRPr="0022223D">
        <w:rPr>
          <w:i/>
          <w:iCs/>
        </w:rPr>
        <w:t>q</w:t>
      </w:r>
      <w:r w:rsidRPr="0022223D">
        <w:rPr>
          <w:i/>
          <w:iCs/>
        </w:rPr>
        <w:t>uality</w:t>
      </w:r>
      <w:r w:rsidR="00437599" w:rsidRPr="0022223D">
        <w:rPr>
          <w:i/>
          <w:iCs/>
        </w:rPr>
        <w:t>1Ans</w:t>
      </w:r>
      <w:r w:rsidRPr="0022223D">
        <w:rPr>
          <w:i/>
          <w:iCs/>
          <w:vertAlign w:val="subscript"/>
        </w:rPr>
        <w:t>i</w:t>
      </w:r>
      <w:r w:rsidRPr="0022223D">
        <w:rPr>
          <w:i/>
          <w:iCs/>
        </w:rPr>
        <w:t xml:space="preserve"> + </w:t>
      </w:r>
      <w:r w:rsidRPr="0022223D">
        <w:rPr>
          <w:rFonts w:ascii="Symbol" w:eastAsia="Symbol" w:hAnsi="Symbol" w:cs="Symbol"/>
          <w:i/>
          <w:iCs/>
        </w:rPr>
        <w:t></w:t>
      </w:r>
      <w:r w:rsidRPr="0022223D">
        <w:rPr>
          <w:i/>
          <w:iCs/>
        </w:rPr>
        <w:t>X</w:t>
      </w:r>
      <w:r w:rsidRPr="0022223D">
        <w:rPr>
          <w:i/>
          <w:iCs/>
          <w:vertAlign w:val="subscript"/>
        </w:rPr>
        <w:t>i</w:t>
      </w:r>
      <w:r w:rsidRPr="0022223D">
        <w:rPr>
          <w:i/>
          <w:iCs/>
        </w:rPr>
        <w:t xml:space="preserve"> + questionTiming</w:t>
      </w:r>
      <w:r w:rsidRPr="0022223D">
        <w:rPr>
          <w:i/>
          <w:iCs/>
          <w:vertAlign w:val="subscript"/>
        </w:rPr>
        <w:t>i</w:t>
      </w:r>
      <w:r w:rsidRPr="0022223D">
        <w:rPr>
          <w:i/>
          <w:iCs/>
        </w:rPr>
        <w:t xml:space="preserve"> + </w:t>
      </w:r>
      <w:r w:rsidRPr="0022223D">
        <w:rPr>
          <w:rFonts w:ascii="Symbol" w:eastAsia="Symbol" w:hAnsi="Symbol" w:cs="Symbol"/>
          <w:i/>
          <w:iCs/>
        </w:rPr>
        <w:t></w:t>
      </w:r>
      <w:r w:rsidRPr="0022223D">
        <w:rPr>
          <w:rFonts w:eastAsia="Symbol"/>
          <w:i/>
          <w:iCs/>
          <w:vertAlign w:val="subscript"/>
        </w:rPr>
        <w:t>i</w:t>
      </w:r>
      <w:r w:rsidRPr="0022223D">
        <w:rPr>
          <w:rFonts w:eastAsiaTheme="minorEastAsia"/>
        </w:rPr>
        <w:tab/>
        <w:t>(4</w:t>
      </w:r>
      <w:r w:rsidRPr="0022223D">
        <w:t>)</w:t>
      </w:r>
    </w:p>
    <w:p w14:paraId="1D97370C" w14:textId="38F50FDC" w:rsidR="002555BF" w:rsidRPr="0022223D" w:rsidRDefault="002555BF" w:rsidP="00EB4B15">
      <w:pPr>
        <w:pStyle w:val="Paragraph0"/>
        <w:ind w:firstLine="0"/>
      </w:pPr>
      <w:r w:rsidRPr="0022223D">
        <w:t xml:space="preserve">where </w:t>
      </w:r>
      <w:r w:rsidRPr="0022223D">
        <w:rPr>
          <w:i/>
          <w:iCs/>
        </w:rPr>
        <w:t>i</w:t>
      </w:r>
      <w:r w:rsidRPr="0022223D">
        <w:t xml:space="preserve"> indexes individual questions, and </w:t>
      </w:r>
      <w:r w:rsidRPr="0022223D">
        <w:rPr>
          <w:i/>
          <w:iCs/>
        </w:rPr>
        <w:t>AI</w:t>
      </w:r>
      <w:r w:rsidRPr="0022223D">
        <w:rPr>
          <w:i/>
          <w:iCs/>
          <w:vertAlign w:val="subscript"/>
        </w:rPr>
        <w:t>i</w:t>
      </w:r>
      <w:r w:rsidRPr="0022223D">
        <w:rPr>
          <w:i/>
          <w:iCs/>
        </w:rPr>
        <w:t xml:space="preserve"> </w:t>
      </w:r>
      <w:r w:rsidRPr="0022223D">
        <w:t xml:space="preserve">indicates whether question </w:t>
      </w:r>
      <w:r w:rsidRPr="0022223D">
        <w:rPr>
          <w:i/>
          <w:iCs/>
        </w:rPr>
        <w:t>i</w:t>
      </w:r>
      <w:r w:rsidRPr="0022223D">
        <w:t xml:space="preserve"> received an AI-generated answer. </w:t>
      </w:r>
      <w:r w:rsidRPr="0022223D">
        <w:rPr>
          <w:i/>
          <w:iCs/>
        </w:rPr>
        <w:t>reputation</w:t>
      </w:r>
      <w:r w:rsidRPr="0022223D">
        <w:rPr>
          <w:i/>
          <w:iCs/>
          <w:vertAlign w:val="subscript"/>
        </w:rPr>
        <w:t>i</w:t>
      </w:r>
      <w:r w:rsidRPr="0022223D">
        <w:rPr>
          <w:i/>
          <w:iCs/>
        </w:rPr>
        <w:t xml:space="preserve"> </w:t>
      </w:r>
      <w:r w:rsidRPr="0022223D">
        <w:t>is the first answerer’s reputation score (a</w:t>
      </w:r>
      <w:r w:rsidR="007B1B0F" w:rsidRPr="0022223D">
        <w:t>n</w:t>
      </w:r>
      <w:r w:rsidRPr="0022223D">
        <w:t xml:space="preserve"> integer that varies across answerers), measured at the time when their answer was provided. If the first answer is generated by AI, then </w:t>
      </w:r>
      <w:r w:rsidRPr="0022223D">
        <w:rPr>
          <w:i/>
          <w:iCs/>
        </w:rPr>
        <w:t>reputation</w:t>
      </w:r>
      <w:r w:rsidRPr="0022223D">
        <w:rPr>
          <w:i/>
          <w:iCs/>
          <w:vertAlign w:val="subscript"/>
        </w:rPr>
        <w:t>i</w:t>
      </w:r>
      <w:r w:rsidRPr="0022223D">
        <w:rPr>
          <w:i/>
          <w:iCs/>
        </w:rPr>
        <w:t xml:space="preserve"> </w:t>
      </w:r>
      <w:r w:rsidRPr="0022223D">
        <w:t xml:space="preserve">is set to 0. In the model, we can compare the source effect of AI-generated answers (captured by </w:t>
      </w:r>
      <w:r w:rsidRPr="0022223D">
        <w:rPr>
          <w:i/>
          <w:iCs/>
        </w:rPr>
        <w:t>β</w:t>
      </w:r>
      <w:r w:rsidRPr="0022223D">
        <w:rPr>
          <w:i/>
          <w:iCs/>
          <w:vertAlign w:val="subscript"/>
        </w:rPr>
        <w:t>1</w:t>
      </w:r>
      <w:r w:rsidRPr="0022223D">
        <w:rPr>
          <w:i/>
          <w:iCs/>
        </w:rPr>
        <w:t xml:space="preserve"> </w:t>
      </w:r>
      <w:r w:rsidRPr="0022223D">
        <w:t xml:space="preserve">when </w:t>
      </w:r>
      <w:r w:rsidR="00BE3074" w:rsidRPr="0022223D">
        <w:rPr>
          <w:i/>
          <w:iCs/>
        </w:rPr>
        <w:t>quality1Ans</w:t>
      </w:r>
      <w:r w:rsidR="00BE3074" w:rsidRPr="0022223D">
        <w:rPr>
          <w:i/>
          <w:iCs/>
          <w:vertAlign w:val="subscript"/>
        </w:rPr>
        <w:t>i</w:t>
      </w:r>
      <w:r w:rsidR="00BE3074" w:rsidRPr="0022223D">
        <w:rPr>
          <w:i/>
          <w:iCs/>
        </w:rPr>
        <w:t xml:space="preserve"> </w:t>
      </w:r>
      <w:r w:rsidRPr="0022223D">
        <w:t xml:space="preserve">is controlled for) against the reputation effect of human answerers (reflected in </w:t>
      </w:r>
      <w:r w:rsidRPr="0022223D">
        <w:rPr>
          <w:i/>
          <w:iCs/>
        </w:rPr>
        <w:t>β</w:t>
      </w:r>
      <w:r w:rsidRPr="0022223D">
        <w:rPr>
          <w:i/>
          <w:iCs/>
          <w:vertAlign w:val="subscript"/>
        </w:rPr>
        <w:t>2</w:t>
      </w:r>
      <w:r w:rsidRPr="0022223D">
        <w:t>) in a regression. Other variables are the same as specified in Equation 1.</w:t>
      </w:r>
    </w:p>
    <w:p w14:paraId="6EB11E60" w14:textId="04DAF39D" w:rsidR="002A34FD" w:rsidRPr="0022223D" w:rsidRDefault="002555BF" w:rsidP="002555BF">
      <w:pPr>
        <w:pStyle w:val="Paragraph0"/>
      </w:pPr>
      <w:r w:rsidRPr="0022223D">
        <w:t xml:space="preserve">For this analysis, we restrict our sample to questions that received at least one answer (either from an AI or a human answerer), excluding all unanswered questions from this analysis. </w:t>
      </w:r>
      <w:r w:rsidR="002A34FD" w:rsidRPr="0022223D">
        <w:t xml:space="preserve">This restriction is necessary because our analysis requires meaningful variation in both </w:t>
      </w:r>
      <w:r w:rsidR="002A34FD" w:rsidRPr="0022223D">
        <w:rPr>
          <w:i/>
          <w:iCs/>
        </w:rPr>
        <w:t>AI</w:t>
      </w:r>
      <w:r w:rsidR="002A34FD" w:rsidRPr="0022223D">
        <w:rPr>
          <w:i/>
          <w:iCs/>
          <w:vertAlign w:val="subscript"/>
        </w:rPr>
        <w:t>i</w:t>
      </w:r>
      <w:r w:rsidR="002A34FD" w:rsidRPr="0022223D">
        <w:rPr>
          <w:i/>
          <w:iCs/>
        </w:rPr>
        <w:t xml:space="preserve"> </w:t>
      </w:r>
      <w:r w:rsidR="002A34FD" w:rsidRPr="0022223D">
        <w:t xml:space="preserve">and </w:t>
      </w:r>
      <w:r w:rsidR="002A34FD" w:rsidRPr="0022223D">
        <w:rPr>
          <w:i/>
          <w:iCs/>
        </w:rPr>
        <w:t>reputation</w:t>
      </w:r>
      <w:r w:rsidR="002A34FD" w:rsidRPr="0022223D">
        <w:rPr>
          <w:i/>
          <w:iCs/>
          <w:vertAlign w:val="subscript"/>
        </w:rPr>
        <w:t>i</w:t>
      </w:r>
      <w:r w:rsidR="002A34FD" w:rsidRPr="0022223D">
        <w:rPr>
          <w:i/>
          <w:iCs/>
        </w:rPr>
        <w:t xml:space="preserve"> </w:t>
      </w:r>
      <w:r w:rsidR="002A34FD" w:rsidRPr="0022223D">
        <w:t xml:space="preserve">within the same regression. For unanswered questions, neither variable is meaningfully defined: there is no first answer to be either AI-generated or human-authored, and </w:t>
      </w:r>
      <w:r w:rsidR="002A34FD" w:rsidRPr="0022223D">
        <w:lastRenderedPageBreak/>
        <w:t>consequently no answerer whose reputation could be measured. Including such questions would introduce undefined values for our key explanatory variables</w:t>
      </w:r>
      <w:r w:rsidR="00464C2A" w:rsidRPr="0022223D">
        <w:t xml:space="preserve"> and prevent the simultaneous estimation and comparison that our analysis requires.</w:t>
      </w:r>
    </w:p>
    <w:p w14:paraId="12DFB69C" w14:textId="2B68376B" w:rsidR="00E81C9C" w:rsidRPr="0022223D" w:rsidRDefault="00E81C9C" w:rsidP="00A86F82">
      <w:pPr>
        <w:pStyle w:val="Paragraph0"/>
      </w:pPr>
      <w:r w:rsidRPr="0022223D">
        <w:t>Table 1</w:t>
      </w:r>
      <w:ins w:id="2439" w:author="Dylan CHEN" w:date="2026-03-20T16:22:00Z" w16du:dateUtc="2026-03-20T08:22:00Z">
        <w:r w:rsidR="00B035D3" w:rsidRPr="0022223D">
          <w:t>5</w:t>
        </w:r>
      </w:ins>
      <w:del w:id="2440" w:author="Dylan CHEN" w:date="2026-03-20T16:22:00Z" w16du:dateUtc="2026-03-20T08:22:00Z">
        <w:r w:rsidRPr="0022223D" w:rsidDel="00B035D3">
          <w:delText>4</w:delText>
        </w:r>
      </w:del>
      <w:r w:rsidRPr="0022223D">
        <w:t xml:space="preserve"> presents our results. Column 1 reproduces our previously established AI source effect controlling for content quality (</w:t>
      </w:r>
      <w:r w:rsidRPr="0022223D">
        <w:rPr>
          <w:i/>
          <w:iCs/>
        </w:rPr>
        <w:t>β</w:t>
      </w:r>
      <w:r w:rsidRPr="0022223D">
        <w:t xml:space="preserve"> = -0.113, p &lt; 0.001), serving as the benchmark for comparison. Column 2 tests whether </w:t>
      </w:r>
      <w:r w:rsidR="00E40475" w:rsidRPr="0022223D">
        <w:t xml:space="preserve">the </w:t>
      </w:r>
      <w:r w:rsidRPr="0022223D">
        <w:t>first answerer</w:t>
      </w:r>
      <w:r w:rsidR="00DD705B" w:rsidRPr="0022223D">
        <w:t>’s</w:t>
      </w:r>
      <w:r w:rsidRPr="0022223D">
        <w:t xml:space="preserve"> reputation produces a similar deterrent effect by including </w:t>
      </w:r>
      <w:r w:rsidRPr="0022223D">
        <w:rPr>
          <w:i/>
          <w:iCs/>
        </w:rPr>
        <w:t>reputation</w:t>
      </w:r>
      <w:r w:rsidRPr="0022223D">
        <w:rPr>
          <w:i/>
          <w:iCs/>
          <w:vertAlign w:val="subscript"/>
        </w:rPr>
        <w:t>i</w:t>
      </w:r>
      <w:r w:rsidRPr="0022223D">
        <w:t xml:space="preserve"> as a linear term. We find no significant association—unlike AI’s strong negative effect, high-reputation human answerers do not deter subsequent participation.</w:t>
      </w:r>
    </w:p>
    <w:p w14:paraId="51C89927" w14:textId="274950B0" w:rsidR="00E81C9C" w:rsidRPr="0022223D" w:rsidRDefault="00E81C9C" w:rsidP="00A86F82">
      <w:pPr>
        <w:pStyle w:val="Paragraph0"/>
      </w:pPr>
      <w:r w:rsidRPr="0022223D">
        <w:t>Column 3 allows for potential non</w:t>
      </w:r>
      <w:r w:rsidR="006E793D" w:rsidRPr="0022223D">
        <w:t>-</w:t>
      </w:r>
      <w:r w:rsidRPr="0022223D">
        <w:t xml:space="preserve">linear reputation effects by including a cubic polynomial of </w:t>
      </w:r>
      <w:r w:rsidRPr="0022223D">
        <w:rPr>
          <w:i/>
          <w:iCs/>
        </w:rPr>
        <w:t>reputation</w:t>
      </w:r>
      <w:r w:rsidRPr="0022223D">
        <w:rPr>
          <w:i/>
          <w:iCs/>
          <w:vertAlign w:val="subscript"/>
        </w:rPr>
        <w:t>i</w:t>
      </w:r>
      <w:r w:rsidRPr="0022223D">
        <w:t>. This flexible specification accommodates the possibility that reputation effects might only emerge at very high levels or might follow a complex pattern. However, even with this more general functional form, we find no significant reputation effect at any level.</w:t>
      </w:r>
    </w:p>
    <w:p w14:paraId="17A852C6" w14:textId="79ABA35C" w:rsidR="00E81C9C" w:rsidRPr="0022223D" w:rsidRDefault="00E81C9C" w:rsidP="00A86F82">
      <w:pPr>
        <w:pStyle w:val="Paragraph0"/>
      </w:pPr>
      <w:r w:rsidRPr="0022223D">
        <w:t xml:space="preserve">Column 4 implements a particularly stringent test by creating a binary indicator for answerers with reputation scores exceeding 48,911. </w:t>
      </w:r>
      <w:r w:rsidR="00957879" w:rsidRPr="0022223D">
        <w:t xml:space="preserve">This threshold is chosen based on our analysis showing that human answerers with reputation scores ≥ 48,911 generate answers of comparable quality to those produced by the AI system, as measured by LLM-enabled content quality ratings (confirmed by a t-test showing no statistically significant difference). </w:t>
      </w:r>
      <w:r w:rsidRPr="0022223D">
        <w:t>Yet even these elite answerers</w:t>
      </w:r>
      <w:r w:rsidR="007852CA" w:rsidRPr="0022223D">
        <w:t xml:space="preserve"> </w:t>
      </w:r>
      <w:r w:rsidRPr="0022223D">
        <w:t>fail to generate a deterrent effect (</w:t>
      </w:r>
      <w:r w:rsidRPr="0022223D">
        <w:rPr>
          <w:i/>
          <w:iCs/>
        </w:rPr>
        <w:t>β</w:t>
      </w:r>
      <w:r w:rsidRPr="0022223D">
        <w:t xml:space="preserve"> = 0.014, p &gt; 0.10).</w:t>
      </w:r>
    </w:p>
    <w:p w14:paraId="2F7C3518" w14:textId="066AD8D5" w:rsidR="00E81C9C" w:rsidRPr="0022223D" w:rsidRDefault="00E81C9C" w:rsidP="00A86F82">
      <w:pPr>
        <w:pStyle w:val="Paragraph0"/>
      </w:pPr>
      <w:r w:rsidRPr="0022223D">
        <w:t>Across all specifications, the pattern is consistent: AI-generated answers significantly reduce subsequent human participation, while human answerer reputation shows no significant effect regardless of how we model it—linearly, non</w:t>
      </w:r>
      <w:r w:rsidR="006E793D" w:rsidRPr="0022223D">
        <w:t>-</w:t>
      </w:r>
      <w:r w:rsidRPr="0022223D">
        <w:t xml:space="preserve">linearly, or as high-reputation status. </w:t>
      </w:r>
      <w:r w:rsidRPr="0022223D">
        <w:lastRenderedPageBreak/>
        <w:t>Critically, all models control for first answer quality, ensuring the AI effect we observe cannot be attributed to superior content.</w:t>
      </w:r>
    </w:p>
    <w:p w14:paraId="4B0DB847" w14:textId="7EA0F20B" w:rsidR="00E81C9C" w:rsidRPr="0022223D" w:rsidRDefault="00E81C9C" w:rsidP="00A86F82">
      <w:pPr>
        <w:pStyle w:val="Paragraph0"/>
      </w:pPr>
      <w:r w:rsidRPr="0022223D">
        <w:t xml:space="preserve">These findings reveal what we term an “illusion of authority” for AI-generated content. Users treat AI answers as uniquely authoritative or definitive, reducing their participation in response to AI’s presence even when </w:t>
      </w:r>
      <w:r w:rsidR="00473F8E" w:rsidRPr="0022223D">
        <w:t xml:space="preserve">we </w:t>
      </w:r>
      <w:r w:rsidRPr="0022223D">
        <w:t>control for content quality. This effect does not extend to high-reputation humans, even when those humans produce equally high-quality content. The psychological response to AI as a source appears fundamentally different from responses to human expertise, suggesting users attribute special status to AI-generated content beyond what objective quality would warrant. This illusion may stem from perceptions of AI as more comprehensive, objective, or final in its responses—perceptions that persist even when human experts provide equivalent information.</w:t>
      </w:r>
    </w:p>
    <w:p w14:paraId="3AD26980" w14:textId="035AF0A6" w:rsidR="00FE702D" w:rsidRPr="0022223D" w:rsidRDefault="000A10FA" w:rsidP="00FE702D">
      <w:pPr>
        <w:pStyle w:val="TableFiguretitle"/>
      </w:pPr>
      <w:bookmarkStart w:id="2441" w:name="_Ref212888203"/>
      <w:bookmarkStart w:id="2442" w:name="_Ref194135288"/>
      <w:r w:rsidRPr="0022223D">
        <w:t xml:space="preserve">Table </w:t>
      </w:r>
      <w:fldSimple w:instr=" SEQ Table \* ARABIC ">
        <w:ins w:id="2443" w:author="Dylan CHEN" w:date="2026-03-20T16:23:00Z" w16du:dateUtc="2026-03-20T08:23:00Z">
          <w:r w:rsidR="00B035D3" w:rsidRPr="0022223D">
            <w:t>15</w:t>
          </w:r>
        </w:ins>
        <w:del w:id="2444" w:author="Dylan CHEN" w:date="2026-03-20T16:23:00Z" w16du:dateUtc="2026-03-20T08:23:00Z">
          <w:r w:rsidR="00EA10D1" w:rsidRPr="0022223D" w:rsidDel="00B035D3">
            <w:delText>14</w:delText>
          </w:r>
        </w:del>
      </w:fldSimple>
      <w:bookmarkEnd w:id="2441"/>
      <w:bookmarkEnd w:id="2442"/>
      <w:r w:rsidRPr="0022223D">
        <w:t xml:space="preserve">. </w:t>
      </w:r>
      <w:r w:rsidR="000D7275" w:rsidRPr="0022223D">
        <w:t xml:space="preserve">Test for whether answers from high-reputation community members produce deterrent effects </w:t>
      </w:r>
      <w:r w:rsidR="00473F8E" w:rsidRPr="0022223D">
        <w:t xml:space="preserve">similar to AI </w:t>
      </w:r>
      <w:r w:rsidR="000D7275" w:rsidRPr="0022223D">
        <w:t>on subsequent participation</w:t>
      </w:r>
    </w:p>
    <w:tbl>
      <w:tblPr>
        <w:tblW w:w="5000" w:type="pct"/>
        <w:jc w:val="center"/>
        <w:tblLayout w:type="fixed"/>
        <w:tblLook w:val="04A0" w:firstRow="1" w:lastRow="0" w:firstColumn="1" w:lastColumn="0" w:noHBand="0" w:noVBand="1"/>
      </w:tblPr>
      <w:tblGrid>
        <w:gridCol w:w="4395"/>
        <w:gridCol w:w="1559"/>
        <w:gridCol w:w="1134"/>
        <w:gridCol w:w="1134"/>
        <w:gridCol w:w="1138"/>
      </w:tblGrid>
      <w:tr w:rsidR="00FE702D" w:rsidRPr="0022223D" w14:paraId="56648D06" w14:textId="77777777" w:rsidTr="00E11844">
        <w:trPr>
          <w:trHeight w:val="280"/>
          <w:jc w:val="center"/>
        </w:trPr>
        <w:tc>
          <w:tcPr>
            <w:tcW w:w="4395" w:type="dxa"/>
            <w:tcBorders>
              <w:top w:val="single" w:sz="12" w:space="0" w:color="auto"/>
              <w:left w:val="nil"/>
              <w:bottom w:val="nil"/>
              <w:right w:val="nil"/>
            </w:tcBorders>
            <w:noWrap/>
            <w:vAlign w:val="center"/>
            <w:hideMark/>
          </w:tcPr>
          <w:p w14:paraId="352624F3" w14:textId="77777777" w:rsidR="00FE702D" w:rsidRPr="0022223D" w:rsidRDefault="00FE702D" w:rsidP="00E11844">
            <w:pPr>
              <w:jc w:val="center"/>
              <w:rPr>
                <w:rFonts w:eastAsia="DengXian"/>
                <w:sz w:val="20"/>
                <w:szCs w:val="20"/>
              </w:rPr>
            </w:pPr>
            <w:r w:rsidRPr="0022223D">
              <w:rPr>
                <w:rFonts w:eastAsia="DengXian"/>
                <w:sz w:val="20"/>
                <w:szCs w:val="20"/>
              </w:rPr>
              <w:t xml:space="preserve">　</w:t>
            </w:r>
          </w:p>
        </w:tc>
        <w:tc>
          <w:tcPr>
            <w:tcW w:w="1559" w:type="dxa"/>
            <w:tcBorders>
              <w:top w:val="single" w:sz="12" w:space="0" w:color="auto"/>
              <w:left w:val="nil"/>
              <w:bottom w:val="nil"/>
              <w:right w:val="nil"/>
            </w:tcBorders>
            <w:noWrap/>
            <w:vAlign w:val="center"/>
            <w:hideMark/>
          </w:tcPr>
          <w:p w14:paraId="136442C4" w14:textId="77777777" w:rsidR="00FE702D" w:rsidRPr="0022223D" w:rsidRDefault="00FE702D" w:rsidP="00E11844">
            <w:pPr>
              <w:jc w:val="center"/>
              <w:rPr>
                <w:rFonts w:eastAsia="DengXian"/>
                <w:sz w:val="20"/>
                <w:szCs w:val="20"/>
              </w:rPr>
            </w:pPr>
            <w:r w:rsidRPr="0022223D">
              <w:rPr>
                <w:rFonts w:eastAsia="DengXian"/>
                <w:sz w:val="20"/>
                <w:szCs w:val="20"/>
              </w:rPr>
              <w:t>(1)</w:t>
            </w:r>
          </w:p>
        </w:tc>
        <w:tc>
          <w:tcPr>
            <w:tcW w:w="1134" w:type="dxa"/>
            <w:tcBorders>
              <w:top w:val="single" w:sz="12" w:space="0" w:color="auto"/>
              <w:left w:val="nil"/>
              <w:bottom w:val="nil"/>
              <w:right w:val="nil"/>
            </w:tcBorders>
            <w:noWrap/>
            <w:vAlign w:val="center"/>
            <w:hideMark/>
          </w:tcPr>
          <w:p w14:paraId="08620D6F" w14:textId="77777777" w:rsidR="00FE702D" w:rsidRPr="0022223D" w:rsidRDefault="00FE702D" w:rsidP="00E11844">
            <w:pPr>
              <w:jc w:val="center"/>
              <w:rPr>
                <w:rFonts w:eastAsia="DengXian"/>
                <w:sz w:val="20"/>
                <w:szCs w:val="20"/>
              </w:rPr>
            </w:pPr>
            <w:r w:rsidRPr="0022223D">
              <w:rPr>
                <w:rFonts w:eastAsia="DengXian"/>
                <w:sz w:val="20"/>
                <w:szCs w:val="20"/>
              </w:rPr>
              <w:t>(2)</w:t>
            </w:r>
          </w:p>
        </w:tc>
        <w:tc>
          <w:tcPr>
            <w:tcW w:w="1134" w:type="dxa"/>
            <w:tcBorders>
              <w:top w:val="single" w:sz="12" w:space="0" w:color="auto"/>
              <w:left w:val="nil"/>
              <w:bottom w:val="nil"/>
              <w:right w:val="nil"/>
            </w:tcBorders>
            <w:noWrap/>
            <w:vAlign w:val="center"/>
            <w:hideMark/>
          </w:tcPr>
          <w:p w14:paraId="34A9FF97" w14:textId="77777777" w:rsidR="00FE702D" w:rsidRPr="0022223D" w:rsidRDefault="00FE702D" w:rsidP="00E11844">
            <w:pPr>
              <w:jc w:val="center"/>
              <w:rPr>
                <w:rFonts w:eastAsia="DengXian"/>
                <w:sz w:val="20"/>
                <w:szCs w:val="20"/>
              </w:rPr>
            </w:pPr>
            <w:r w:rsidRPr="0022223D">
              <w:rPr>
                <w:rFonts w:eastAsia="DengXian"/>
                <w:sz w:val="20"/>
                <w:szCs w:val="20"/>
              </w:rPr>
              <w:t>(3)</w:t>
            </w:r>
          </w:p>
        </w:tc>
        <w:tc>
          <w:tcPr>
            <w:tcW w:w="1138" w:type="dxa"/>
            <w:tcBorders>
              <w:top w:val="single" w:sz="12" w:space="0" w:color="auto"/>
              <w:left w:val="nil"/>
              <w:bottom w:val="nil"/>
              <w:right w:val="nil"/>
            </w:tcBorders>
            <w:noWrap/>
            <w:vAlign w:val="center"/>
            <w:hideMark/>
          </w:tcPr>
          <w:p w14:paraId="78BF1A65" w14:textId="77777777" w:rsidR="00FE702D" w:rsidRPr="0022223D" w:rsidRDefault="00FE702D" w:rsidP="00E11844">
            <w:pPr>
              <w:jc w:val="center"/>
              <w:rPr>
                <w:rFonts w:eastAsia="DengXian"/>
                <w:sz w:val="20"/>
                <w:szCs w:val="20"/>
              </w:rPr>
            </w:pPr>
            <w:r w:rsidRPr="0022223D">
              <w:rPr>
                <w:rFonts w:eastAsia="DengXian"/>
                <w:sz w:val="20"/>
                <w:szCs w:val="20"/>
              </w:rPr>
              <w:t>(4)</w:t>
            </w:r>
          </w:p>
        </w:tc>
      </w:tr>
      <w:tr w:rsidR="00FE702D" w:rsidRPr="0022223D" w14:paraId="1175FA91" w14:textId="77777777" w:rsidTr="00E11844">
        <w:trPr>
          <w:trHeight w:val="280"/>
          <w:jc w:val="center"/>
        </w:trPr>
        <w:tc>
          <w:tcPr>
            <w:tcW w:w="4395" w:type="dxa"/>
            <w:tcBorders>
              <w:top w:val="nil"/>
              <w:left w:val="nil"/>
              <w:bottom w:val="nil"/>
              <w:right w:val="nil"/>
            </w:tcBorders>
            <w:noWrap/>
            <w:vAlign w:val="center"/>
            <w:hideMark/>
          </w:tcPr>
          <w:p w14:paraId="6A831497" w14:textId="77777777" w:rsidR="00FE702D" w:rsidRPr="0022223D" w:rsidRDefault="00FE702D" w:rsidP="00E11844">
            <w:pPr>
              <w:jc w:val="center"/>
              <w:rPr>
                <w:rFonts w:eastAsia="DengXian"/>
                <w:sz w:val="20"/>
                <w:szCs w:val="20"/>
              </w:rPr>
            </w:pPr>
          </w:p>
        </w:tc>
        <w:tc>
          <w:tcPr>
            <w:tcW w:w="4965" w:type="dxa"/>
            <w:gridSpan w:val="4"/>
            <w:tcBorders>
              <w:top w:val="nil"/>
              <w:left w:val="nil"/>
              <w:bottom w:val="single" w:sz="8" w:space="0" w:color="auto"/>
              <w:right w:val="nil"/>
            </w:tcBorders>
            <w:noWrap/>
            <w:vAlign w:val="center"/>
            <w:hideMark/>
          </w:tcPr>
          <w:p w14:paraId="41B9D6E6" w14:textId="35DA4326" w:rsidR="00FE702D" w:rsidRPr="0022223D" w:rsidRDefault="00FE702D" w:rsidP="00E11844">
            <w:pPr>
              <w:jc w:val="center"/>
              <w:rPr>
                <w:rFonts w:eastAsia="DengXian"/>
                <w:sz w:val="20"/>
                <w:szCs w:val="20"/>
              </w:rPr>
            </w:pPr>
            <w:r w:rsidRPr="0022223D">
              <w:rPr>
                <w:rFonts w:eastAsia="DengXian"/>
                <w:sz w:val="20"/>
                <w:szCs w:val="20"/>
              </w:rPr>
              <w:t xml:space="preserve">DV: </w:t>
            </w:r>
            <w:r w:rsidRPr="0022223D">
              <w:rPr>
                <w:i/>
                <w:iCs/>
                <w:sz w:val="20"/>
                <w:szCs w:val="20"/>
              </w:rPr>
              <w:t>answerNum</w:t>
            </w:r>
            <w:r w:rsidRPr="0022223D">
              <w:rPr>
                <w:i/>
                <w:iCs/>
                <w:sz w:val="20"/>
                <w:szCs w:val="20"/>
                <w:vertAlign w:val="subscript"/>
              </w:rPr>
              <w:t>i</w:t>
            </w:r>
          </w:p>
        </w:tc>
      </w:tr>
      <w:tr w:rsidR="00FE702D" w:rsidRPr="0022223D" w14:paraId="23193E60" w14:textId="77777777" w:rsidTr="00E11844">
        <w:trPr>
          <w:trHeight w:val="270"/>
          <w:jc w:val="center"/>
        </w:trPr>
        <w:tc>
          <w:tcPr>
            <w:tcW w:w="4395" w:type="dxa"/>
            <w:vMerge w:val="restart"/>
            <w:tcBorders>
              <w:top w:val="nil"/>
              <w:left w:val="nil"/>
              <w:right w:val="nil"/>
            </w:tcBorders>
            <w:noWrap/>
            <w:vAlign w:val="center"/>
            <w:hideMark/>
          </w:tcPr>
          <w:p w14:paraId="761A4B50" w14:textId="77777777" w:rsidR="00FE702D" w:rsidRPr="0022223D" w:rsidRDefault="00FE702D" w:rsidP="00E11844">
            <w:pPr>
              <w:rPr>
                <w:rFonts w:eastAsia="DengXian"/>
                <w:i/>
                <w:iCs/>
                <w:sz w:val="18"/>
                <w:szCs w:val="18"/>
              </w:rPr>
            </w:pPr>
            <w:r w:rsidRPr="0022223D">
              <w:rPr>
                <w:rFonts w:eastAsia="DengXian"/>
                <w:i/>
                <w:iCs/>
                <w:sz w:val="18"/>
                <w:szCs w:val="18"/>
              </w:rPr>
              <w:t>AI</w:t>
            </w:r>
            <w:r w:rsidRPr="0022223D">
              <w:rPr>
                <w:rFonts w:eastAsia="DengXian"/>
                <w:i/>
                <w:iCs/>
                <w:sz w:val="18"/>
                <w:szCs w:val="18"/>
                <w:vertAlign w:val="subscript"/>
              </w:rPr>
              <w:t>i</w:t>
            </w:r>
          </w:p>
        </w:tc>
        <w:tc>
          <w:tcPr>
            <w:tcW w:w="1559" w:type="dxa"/>
            <w:tcBorders>
              <w:top w:val="nil"/>
              <w:left w:val="nil"/>
              <w:bottom w:val="nil"/>
              <w:right w:val="nil"/>
            </w:tcBorders>
            <w:noWrap/>
            <w:tcMar>
              <w:left w:w="0" w:type="dxa"/>
              <w:right w:w="0" w:type="dxa"/>
            </w:tcMar>
            <w:vAlign w:val="center"/>
            <w:hideMark/>
          </w:tcPr>
          <w:p w14:paraId="69C83691" w14:textId="211AE895" w:rsidR="00FE702D" w:rsidRPr="0022223D" w:rsidRDefault="00FE702D" w:rsidP="00E11844">
            <w:pPr>
              <w:jc w:val="center"/>
              <w:rPr>
                <w:rFonts w:eastAsia="DengXian"/>
                <w:sz w:val="20"/>
                <w:szCs w:val="20"/>
              </w:rPr>
            </w:pPr>
            <w:r w:rsidRPr="0022223D">
              <w:rPr>
                <w:rFonts w:eastAsia="DengXian"/>
                <w:sz w:val="20"/>
                <w:szCs w:val="20"/>
              </w:rPr>
              <w:t>-0.11</w:t>
            </w:r>
            <w:r w:rsidR="009C6216" w:rsidRPr="0022223D">
              <w:rPr>
                <w:rFonts w:eastAsia="DengXian"/>
                <w:sz w:val="20"/>
                <w:szCs w:val="20"/>
              </w:rPr>
              <w:t>3</w:t>
            </w:r>
            <w:r w:rsidRPr="0022223D">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40E25847" w14:textId="20596B8E" w:rsidR="00FE702D" w:rsidRPr="0022223D" w:rsidRDefault="00FE702D" w:rsidP="00E11844">
            <w:pPr>
              <w:jc w:val="center"/>
              <w:rPr>
                <w:rFonts w:eastAsia="DengXian"/>
                <w:sz w:val="20"/>
                <w:szCs w:val="20"/>
              </w:rPr>
            </w:pPr>
            <w:r w:rsidRPr="0022223D">
              <w:rPr>
                <w:rFonts w:eastAsia="DengXian"/>
                <w:sz w:val="20"/>
                <w:szCs w:val="20"/>
              </w:rPr>
              <w:t>-0.11</w:t>
            </w:r>
            <w:r w:rsidR="009C6216" w:rsidRPr="0022223D">
              <w:rPr>
                <w:rFonts w:eastAsia="DengXian"/>
                <w:sz w:val="20"/>
                <w:szCs w:val="20"/>
              </w:rPr>
              <w:t>5</w:t>
            </w:r>
            <w:r w:rsidRPr="0022223D">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46618272" w14:textId="217FEEBE" w:rsidR="00FE702D" w:rsidRPr="0022223D" w:rsidRDefault="00FE702D" w:rsidP="00E11844">
            <w:pPr>
              <w:jc w:val="center"/>
              <w:rPr>
                <w:rFonts w:eastAsia="DengXian"/>
                <w:sz w:val="20"/>
                <w:szCs w:val="20"/>
              </w:rPr>
            </w:pPr>
            <w:r w:rsidRPr="0022223D">
              <w:rPr>
                <w:rFonts w:eastAsia="DengXian"/>
                <w:sz w:val="20"/>
                <w:szCs w:val="20"/>
              </w:rPr>
              <w:t>-0.11</w:t>
            </w:r>
            <w:r w:rsidR="009C6216" w:rsidRPr="0022223D">
              <w:rPr>
                <w:rFonts w:eastAsia="DengXian"/>
                <w:sz w:val="20"/>
                <w:szCs w:val="20"/>
              </w:rPr>
              <w:t>0</w:t>
            </w:r>
            <w:r w:rsidRPr="0022223D">
              <w:rPr>
                <w:rFonts w:eastAsia="DengXian"/>
                <w:sz w:val="20"/>
                <w:szCs w:val="20"/>
              </w:rPr>
              <w:t>***</w:t>
            </w:r>
          </w:p>
        </w:tc>
        <w:tc>
          <w:tcPr>
            <w:tcW w:w="1138" w:type="dxa"/>
            <w:tcBorders>
              <w:top w:val="nil"/>
              <w:left w:val="nil"/>
              <w:bottom w:val="nil"/>
              <w:right w:val="nil"/>
            </w:tcBorders>
            <w:noWrap/>
            <w:tcMar>
              <w:left w:w="0" w:type="dxa"/>
              <w:right w:w="0" w:type="dxa"/>
            </w:tcMar>
            <w:vAlign w:val="center"/>
            <w:hideMark/>
          </w:tcPr>
          <w:p w14:paraId="25D62369" w14:textId="43F6C5CA" w:rsidR="00FE702D" w:rsidRPr="0022223D" w:rsidRDefault="00FE702D" w:rsidP="00E11844">
            <w:pPr>
              <w:jc w:val="center"/>
              <w:rPr>
                <w:rFonts w:eastAsia="DengXian"/>
                <w:sz w:val="20"/>
                <w:szCs w:val="20"/>
              </w:rPr>
            </w:pPr>
            <w:r w:rsidRPr="0022223D">
              <w:rPr>
                <w:rFonts w:eastAsia="DengXian"/>
                <w:sz w:val="20"/>
                <w:szCs w:val="20"/>
              </w:rPr>
              <w:t>-0.11</w:t>
            </w:r>
            <w:r w:rsidR="009C6216" w:rsidRPr="0022223D">
              <w:rPr>
                <w:rFonts w:eastAsia="DengXian"/>
                <w:sz w:val="20"/>
                <w:szCs w:val="20"/>
              </w:rPr>
              <w:t>2</w:t>
            </w:r>
            <w:r w:rsidRPr="0022223D">
              <w:rPr>
                <w:rFonts w:eastAsia="DengXian"/>
                <w:sz w:val="20"/>
                <w:szCs w:val="20"/>
              </w:rPr>
              <w:t>***</w:t>
            </w:r>
          </w:p>
        </w:tc>
      </w:tr>
      <w:tr w:rsidR="00FE702D" w:rsidRPr="0022223D" w14:paraId="243C58A1" w14:textId="77777777" w:rsidTr="00E11844">
        <w:trPr>
          <w:trHeight w:val="270"/>
          <w:jc w:val="center"/>
        </w:trPr>
        <w:tc>
          <w:tcPr>
            <w:tcW w:w="4395" w:type="dxa"/>
            <w:vMerge/>
            <w:tcBorders>
              <w:left w:val="nil"/>
              <w:bottom w:val="nil"/>
              <w:right w:val="nil"/>
            </w:tcBorders>
            <w:noWrap/>
            <w:vAlign w:val="center"/>
            <w:hideMark/>
          </w:tcPr>
          <w:p w14:paraId="1A7AAA71" w14:textId="77777777" w:rsidR="00FE702D" w:rsidRPr="0022223D" w:rsidRDefault="00FE702D" w:rsidP="00E11844">
            <w:pPr>
              <w:rPr>
                <w:rFonts w:eastAsia="DengXian"/>
                <w:sz w:val="18"/>
                <w:szCs w:val="18"/>
              </w:rPr>
            </w:pPr>
          </w:p>
        </w:tc>
        <w:tc>
          <w:tcPr>
            <w:tcW w:w="1559" w:type="dxa"/>
            <w:tcBorders>
              <w:top w:val="nil"/>
              <w:left w:val="nil"/>
              <w:bottom w:val="nil"/>
              <w:right w:val="nil"/>
            </w:tcBorders>
            <w:noWrap/>
            <w:tcMar>
              <w:left w:w="0" w:type="dxa"/>
              <w:right w:w="0" w:type="dxa"/>
            </w:tcMar>
            <w:vAlign w:val="center"/>
            <w:hideMark/>
          </w:tcPr>
          <w:p w14:paraId="6EE9620D" w14:textId="6D0EBD42" w:rsidR="00FE702D" w:rsidRPr="0022223D" w:rsidRDefault="00FE702D" w:rsidP="00E11844">
            <w:pPr>
              <w:jc w:val="center"/>
              <w:rPr>
                <w:rFonts w:eastAsia="DengXian"/>
                <w:sz w:val="20"/>
                <w:szCs w:val="20"/>
              </w:rPr>
            </w:pPr>
            <w:r w:rsidRPr="0022223D">
              <w:rPr>
                <w:rFonts w:eastAsia="DengXian"/>
                <w:sz w:val="20"/>
                <w:szCs w:val="20"/>
              </w:rPr>
              <w:t>(0.01</w:t>
            </w:r>
            <w:r w:rsidR="009C6216" w:rsidRPr="0022223D">
              <w:rPr>
                <w:rFonts w:eastAsia="DengXian"/>
                <w:sz w:val="20"/>
                <w:szCs w:val="20"/>
              </w:rPr>
              <w:t>6</w:t>
            </w:r>
            <w:r w:rsidRPr="0022223D">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0A6384FC" w14:textId="77777777" w:rsidR="00FE702D" w:rsidRPr="0022223D" w:rsidRDefault="00FE702D" w:rsidP="00E11844">
            <w:pPr>
              <w:jc w:val="center"/>
              <w:rPr>
                <w:rFonts w:eastAsia="DengXian"/>
                <w:sz w:val="20"/>
                <w:szCs w:val="20"/>
              </w:rPr>
            </w:pPr>
            <w:r w:rsidRPr="0022223D">
              <w:rPr>
                <w:rFonts w:eastAsia="DengXian"/>
                <w:sz w:val="20"/>
                <w:szCs w:val="20"/>
              </w:rPr>
              <w:t>(0.017)</w:t>
            </w:r>
          </w:p>
        </w:tc>
        <w:tc>
          <w:tcPr>
            <w:tcW w:w="1134" w:type="dxa"/>
            <w:tcBorders>
              <w:top w:val="nil"/>
              <w:left w:val="nil"/>
              <w:bottom w:val="nil"/>
              <w:right w:val="nil"/>
            </w:tcBorders>
            <w:noWrap/>
            <w:tcMar>
              <w:left w:w="0" w:type="dxa"/>
              <w:right w:w="0" w:type="dxa"/>
            </w:tcMar>
            <w:vAlign w:val="center"/>
            <w:hideMark/>
          </w:tcPr>
          <w:p w14:paraId="26F17F8E" w14:textId="697F75E0" w:rsidR="00FE702D" w:rsidRPr="0022223D" w:rsidRDefault="00FE702D" w:rsidP="00E11844">
            <w:pPr>
              <w:jc w:val="center"/>
              <w:rPr>
                <w:rFonts w:eastAsia="DengXian"/>
                <w:sz w:val="20"/>
                <w:szCs w:val="20"/>
              </w:rPr>
            </w:pPr>
            <w:r w:rsidRPr="0022223D">
              <w:rPr>
                <w:rFonts w:eastAsia="DengXian"/>
                <w:sz w:val="20"/>
                <w:szCs w:val="20"/>
              </w:rPr>
              <w:t>(0.01</w:t>
            </w:r>
            <w:r w:rsidR="009C6216" w:rsidRPr="0022223D">
              <w:rPr>
                <w:rFonts w:eastAsia="DengXian"/>
                <w:sz w:val="20"/>
                <w:szCs w:val="20"/>
              </w:rPr>
              <w:t>7</w:t>
            </w:r>
            <w:r w:rsidRPr="0022223D">
              <w:rPr>
                <w:rFonts w:eastAsia="DengXian"/>
                <w:sz w:val="20"/>
                <w:szCs w:val="20"/>
              </w:rPr>
              <w:t>)</w:t>
            </w:r>
          </w:p>
        </w:tc>
        <w:tc>
          <w:tcPr>
            <w:tcW w:w="1138" w:type="dxa"/>
            <w:tcBorders>
              <w:top w:val="nil"/>
              <w:left w:val="nil"/>
              <w:bottom w:val="nil"/>
              <w:right w:val="nil"/>
            </w:tcBorders>
            <w:noWrap/>
            <w:tcMar>
              <w:left w:w="0" w:type="dxa"/>
              <w:right w:w="0" w:type="dxa"/>
            </w:tcMar>
            <w:vAlign w:val="center"/>
            <w:hideMark/>
          </w:tcPr>
          <w:p w14:paraId="19B7336B" w14:textId="59D9F79A" w:rsidR="00FE702D" w:rsidRPr="0022223D" w:rsidRDefault="00FE702D" w:rsidP="00E11844">
            <w:pPr>
              <w:jc w:val="center"/>
              <w:rPr>
                <w:rFonts w:eastAsia="DengXian"/>
                <w:sz w:val="20"/>
                <w:szCs w:val="20"/>
              </w:rPr>
            </w:pPr>
            <w:r w:rsidRPr="0022223D">
              <w:rPr>
                <w:rFonts w:eastAsia="DengXian"/>
                <w:sz w:val="20"/>
                <w:szCs w:val="20"/>
              </w:rPr>
              <w:t>(0.01</w:t>
            </w:r>
            <w:r w:rsidR="009C6216" w:rsidRPr="0022223D">
              <w:rPr>
                <w:rFonts w:eastAsia="DengXian"/>
                <w:sz w:val="20"/>
                <w:szCs w:val="20"/>
              </w:rPr>
              <w:t>6</w:t>
            </w:r>
            <w:r w:rsidRPr="0022223D">
              <w:rPr>
                <w:rFonts w:eastAsia="DengXian"/>
                <w:sz w:val="20"/>
                <w:szCs w:val="20"/>
              </w:rPr>
              <w:t>)</w:t>
            </w:r>
          </w:p>
        </w:tc>
      </w:tr>
      <w:tr w:rsidR="00FE702D" w:rsidRPr="0022223D" w14:paraId="20B2F7AD" w14:textId="77777777" w:rsidTr="00E11844">
        <w:trPr>
          <w:trHeight w:val="290"/>
          <w:jc w:val="center"/>
        </w:trPr>
        <w:tc>
          <w:tcPr>
            <w:tcW w:w="4395" w:type="dxa"/>
            <w:vMerge w:val="restart"/>
            <w:tcBorders>
              <w:top w:val="nil"/>
              <w:left w:val="nil"/>
              <w:right w:val="nil"/>
            </w:tcBorders>
            <w:noWrap/>
            <w:vAlign w:val="center"/>
            <w:hideMark/>
          </w:tcPr>
          <w:p w14:paraId="3A20DA47" w14:textId="77777777" w:rsidR="00FE702D" w:rsidRPr="0022223D" w:rsidRDefault="00FE702D" w:rsidP="00E11844">
            <w:pPr>
              <w:rPr>
                <w:rFonts w:eastAsia="DengXian"/>
                <w:sz w:val="18"/>
                <w:szCs w:val="18"/>
              </w:rPr>
            </w:pPr>
            <w:r w:rsidRPr="0022223D">
              <w:rPr>
                <w:rFonts w:eastAsia="DengXian"/>
                <w:i/>
                <w:iCs/>
                <w:sz w:val="18"/>
                <w:szCs w:val="18"/>
              </w:rPr>
              <w:t>reputation</w:t>
            </w:r>
            <w:r w:rsidRPr="0022223D">
              <w:rPr>
                <w:rFonts w:eastAsia="DengXian"/>
                <w:i/>
                <w:iCs/>
                <w:sz w:val="18"/>
                <w:szCs w:val="18"/>
                <w:vertAlign w:val="subscript"/>
              </w:rPr>
              <w:t>i</w:t>
            </w:r>
          </w:p>
        </w:tc>
        <w:tc>
          <w:tcPr>
            <w:tcW w:w="1559" w:type="dxa"/>
            <w:tcBorders>
              <w:top w:val="nil"/>
              <w:left w:val="nil"/>
              <w:bottom w:val="nil"/>
              <w:right w:val="nil"/>
            </w:tcBorders>
            <w:noWrap/>
            <w:tcMar>
              <w:left w:w="0" w:type="dxa"/>
              <w:right w:w="0" w:type="dxa"/>
            </w:tcMar>
            <w:vAlign w:val="center"/>
            <w:hideMark/>
          </w:tcPr>
          <w:p w14:paraId="19629BB4"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76FC0DEC"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4" w:type="dxa"/>
            <w:tcBorders>
              <w:top w:val="nil"/>
              <w:left w:val="nil"/>
              <w:bottom w:val="nil"/>
              <w:right w:val="nil"/>
            </w:tcBorders>
            <w:noWrap/>
            <w:tcMar>
              <w:left w:w="0" w:type="dxa"/>
              <w:right w:w="0" w:type="dxa"/>
            </w:tcMar>
            <w:hideMark/>
          </w:tcPr>
          <w:p w14:paraId="3EAF0627"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5B8BE3E7" w14:textId="77777777" w:rsidR="00FE702D" w:rsidRPr="0022223D" w:rsidRDefault="00FE702D" w:rsidP="00E11844">
            <w:pPr>
              <w:jc w:val="center"/>
              <w:rPr>
                <w:rFonts w:eastAsia="DengXian"/>
                <w:sz w:val="20"/>
                <w:szCs w:val="20"/>
              </w:rPr>
            </w:pPr>
          </w:p>
        </w:tc>
      </w:tr>
      <w:tr w:rsidR="00FE702D" w:rsidRPr="0022223D" w14:paraId="18B94B93" w14:textId="77777777" w:rsidTr="00E11844">
        <w:trPr>
          <w:trHeight w:val="288"/>
          <w:jc w:val="center"/>
        </w:trPr>
        <w:tc>
          <w:tcPr>
            <w:tcW w:w="4395" w:type="dxa"/>
            <w:vMerge/>
            <w:tcBorders>
              <w:left w:val="nil"/>
              <w:bottom w:val="nil"/>
              <w:right w:val="nil"/>
            </w:tcBorders>
            <w:noWrap/>
            <w:vAlign w:val="center"/>
            <w:hideMark/>
          </w:tcPr>
          <w:p w14:paraId="0CD46AC3" w14:textId="77777777" w:rsidR="00FE702D" w:rsidRPr="0022223D"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hideMark/>
          </w:tcPr>
          <w:p w14:paraId="4C10762F" w14:textId="77777777" w:rsidR="00FE702D" w:rsidRPr="0022223D" w:rsidRDefault="00FE702D" w:rsidP="00E11844">
            <w:pPr>
              <w:jc w:val="center"/>
              <w:rPr>
                <w:sz w:val="20"/>
                <w:szCs w:val="20"/>
              </w:rPr>
            </w:pPr>
          </w:p>
        </w:tc>
        <w:tc>
          <w:tcPr>
            <w:tcW w:w="1134" w:type="dxa"/>
            <w:tcBorders>
              <w:top w:val="nil"/>
              <w:left w:val="nil"/>
              <w:bottom w:val="nil"/>
              <w:right w:val="nil"/>
            </w:tcBorders>
            <w:noWrap/>
            <w:tcMar>
              <w:left w:w="0" w:type="dxa"/>
              <w:right w:w="0" w:type="dxa"/>
            </w:tcMar>
            <w:hideMark/>
          </w:tcPr>
          <w:p w14:paraId="2E92BD85"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4" w:type="dxa"/>
            <w:tcBorders>
              <w:top w:val="nil"/>
              <w:left w:val="nil"/>
              <w:bottom w:val="nil"/>
              <w:right w:val="nil"/>
            </w:tcBorders>
            <w:noWrap/>
            <w:tcMar>
              <w:left w:w="0" w:type="dxa"/>
              <w:right w:w="0" w:type="dxa"/>
            </w:tcMar>
            <w:hideMark/>
          </w:tcPr>
          <w:p w14:paraId="4E7D65FE"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3BBE9079" w14:textId="77777777" w:rsidR="00FE702D" w:rsidRPr="0022223D" w:rsidRDefault="00FE702D" w:rsidP="00E11844">
            <w:pPr>
              <w:jc w:val="center"/>
              <w:rPr>
                <w:rFonts w:eastAsia="DengXian"/>
                <w:sz w:val="20"/>
                <w:szCs w:val="20"/>
              </w:rPr>
            </w:pPr>
          </w:p>
        </w:tc>
      </w:tr>
      <w:tr w:rsidR="00FE702D" w:rsidRPr="0022223D" w14:paraId="233EEEB5" w14:textId="77777777" w:rsidTr="00E11844">
        <w:trPr>
          <w:trHeight w:val="288"/>
          <w:jc w:val="center"/>
        </w:trPr>
        <w:tc>
          <w:tcPr>
            <w:tcW w:w="4395" w:type="dxa"/>
            <w:vMerge w:val="restart"/>
            <w:tcBorders>
              <w:left w:val="nil"/>
              <w:right w:val="nil"/>
            </w:tcBorders>
            <w:noWrap/>
            <w:vAlign w:val="center"/>
          </w:tcPr>
          <w:p w14:paraId="1795032C" w14:textId="77777777" w:rsidR="00FE702D" w:rsidRPr="0022223D" w:rsidRDefault="00FE702D" w:rsidP="00E11844">
            <w:pPr>
              <w:rPr>
                <w:sz w:val="18"/>
                <w:szCs w:val="18"/>
              </w:rPr>
            </w:pPr>
            <w:r w:rsidRPr="0022223D">
              <w:rPr>
                <w:rFonts w:eastAsia="DengXian"/>
                <w:i/>
                <w:iCs/>
                <w:sz w:val="18"/>
                <w:szCs w:val="18"/>
              </w:rPr>
              <w:t>reputation</w:t>
            </w:r>
            <w:r w:rsidRPr="0022223D">
              <w:rPr>
                <w:rFonts w:eastAsia="DengXian"/>
                <w:i/>
                <w:iCs/>
                <w:sz w:val="18"/>
                <w:szCs w:val="18"/>
                <w:vertAlign w:val="subscript"/>
              </w:rPr>
              <w:t>i</w:t>
            </w:r>
            <w:r w:rsidRPr="0022223D">
              <w:rPr>
                <w:rFonts w:eastAsia="DengXian"/>
                <w:sz w:val="18"/>
                <w:szCs w:val="18"/>
                <w:vertAlign w:val="superscript"/>
              </w:rPr>
              <w:t>2</w:t>
            </w:r>
          </w:p>
        </w:tc>
        <w:tc>
          <w:tcPr>
            <w:tcW w:w="1559" w:type="dxa"/>
            <w:tcBorders>
              <w:top w:val="nil"/>
              <w:left w:val="nil"/>
              <w:bottom w:val="nil"/>
              <w:right w:val="nil"/>
            </w:tcBorders>
            <w:noWrap/>
            <w:tcMar>
              <w:left w:w="0" w:type="dxa"/>
              <w:right w:w="0" w:type="dxa"/>
            </w:tcMar>
            <w:vAlign w:val="center"/>
          </w:tcPr>
          <w:p w14:paraId="4AA76E60" w14:textId="77777777" w:rsidR="00FE702D" w:rsidRPr="0022223D" w:rsidRDefault="00FE702D" w:rsidP="00E11844">
            <w:pPr>
              <w:jc w:val="center"/>
              <w:rPr>
                <w:sz w:val="20"/>
                <w:szCs w:val="20"/>
              </w:rPr>
            </w:pPr>
          </w:p>
        </w:tc>
        <w:tc>
          <w:tcPr>
            <w:tcW w:w="1134" w:type="dxa"/>
            <w:tcBorders>
              <w:top w:val="nil"/>
              <w:left w:val="nil"/>
              <w:bottom w:val="nil"/>
              <w:right w:val="nil"/>
            </w:tcBorders>
            <w:noWrap/>
            <w:tcMar>
              <w:left w:w="0" w:type="dxa"/>
              <w:right w:w="0" w:type="dxa"/>
            </w:tcMar>
          </w:tcPr>
          <w:p w14:paraId="144225FB"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tcPr>
          <w:p w14:paraId="48B7BE23"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tcPr>
          <w:p w14:paraId="4C062825" w14:textId="77777777" w:rsidR="00FE702D" w:rsidRPr="0022223D" w:rsidRDefault="00FE702D" w:rsidP="00E11844">
            <w:pPr>
              <w:jc w:val="center"/>
              <w:rPr>
                <w:rFonts w:eastAsia="DengXian"/>
                <w:sz w:val="20"/>
                <w:szCs w:val="20"/>
              </w:rPr>
            </w:pPr>
          </w:p>
        </w:tc>
      </w:tr>
      <w:tr w:rsidR="00FE702D" w:rsidRPr="0022223D" w14:paraId="06B4F737" w14:textId="77777777" w:rsidTr="00E11844">
        <w:trPr>
          <w:trHeight w:val="288"/>
          <w:jc w:val="center"/>
        </w:trPr>
        <w:tc>
          <w:tcPr>
            <w:tcW w:w="4395" w:type="dxa"/>
            <w:vMerge/>
            <w:tcBorders>
              <w:left w:val="nil"/>
              <w:bottom w:val="nil"/>
              <w:right w:val="nil"/>
            </w:tcBorders>
            <w:noWrap/>
            <w:vAlign w:val="center"/>
          </w:tcPr>
          <w:p w14:paraId="4058525F" w14:textId="77777777" w:rsidR="00FE702D" w:rsidRPr="0022223D"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tcPr>
          <w:p w14:paraId="175CDE55" w14:textId="77777777" w:rsidR="00FE702D" w:rsidRPr="0022223D" w:rsidRDefault="00FE702D" w:rsidP="00E11844">
            <w:pPr>
              <w:jc w:val="center"/>
              <w:rPr>
                <w:sz w:val="20"/>
                <w:szCs w:val="20"/>
              </w:rPr>
            </w:pPr>
          </w:p>
        </w:tc>
        <w:tc>
          <w:tcPr>
            <w:tcW w:w="1134" w:type="dxa"/>
            <w:tcBorders>
              <w:top w:val="nil"/>
              <w:left w:val="nil"/>
              <w:bottom w:val="nil"/>
              <w:right w:val="nil"/>
            </w:tcBorders>
            <w:noWrap/>
            <w:tcMar>
              <w:left w:w="0" w:type="dxa"/>
              <w:right w:w="0" w:type="dxa"/>
            </w:tcMar>
          </w:tcPr>
          <w:p w14:paraId="60CA11DB"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tcPr>
          <w:p w14:paraId="431BFA7D"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tcPr>
          <w:p w14:paraId="236577E3" w14:textId="77777777" w:rsidR="00FE702D" w:rsidRPr="0022223D" w:rsidRDefault="00FE702D" w:rsidP="00E11844">
            <w:pPr>
              <w:jc w:val="center"/>
              <w:rPr>
                <w:rFonts w:eastAsia="DengXian"/>
                <w:sz w:val="20"/>
                <w:szCs w:val="20"/>
              </w:rPr>
            </w:pPr>
          </w:p>
        </w:tc>
      </w:tr>
      <w:tr w:rsidR="00FE702D" w:rsidRPr="0022223D" w14:paraId="03B65A97" w14:textId="77777777" w:rsidTr="00E11844">
        <w:trPr>
          <w:trHeight w:val="280"/>
          <w:jc w:val="center"/>
        </w:trPr>
        <w:tc>
          <w:tcPr>
            <w:tcW w:w="4395" w:type="dxa"/>
            <w:vMerge w:val="restart"/>
            <w:tcBorders>
              <w:top w:val="nil"/>
              <w:left w:val="nil"/>
              <w:right w:val="nil"/>
            </w:tcBorders>
            <w:noWrap/>
            <w:vAlign w:val="center"/>
            <w:hideMark/>
          </w:tcPr>
          <w:p w14:paraId="677CB1D9" w14:textId="77777777" w:rsidR="00FE702D" w:rsidRPr="0022223D" w:rsidRDefault="00FE702D" w:rsidP="00E11844">
            <w:pPr>
              <w:rPr>
                <w:rFonts w:eastAsia="DengXian"/>
                <w:sz w:val="18"/>
                <w:szCs w:val="18"/>
              </w:rPr>
            </w:pPr>
            <w:r w:rsidRPr="0022223D">
              <w:rPr>
                <w:rFonts w:eastAsia="DengXian"/>
                <w:i/>
                <w:iCs/>
                <w:sz w:val="18"/>
                <w:szCs w:val="18"/>
              </w:rPr>
              <w:t>reputation</w:t>
            </w:r>
            <w:r w:rsidRPr="0022223D">
              <w:rPr>
                <w:rFonts w:eastAsia="DengXian"/>
                <w:i/>
                <w:iCs/>
                <w:sz w:val="18"/>
                <w:szCs w:val="18"/>
                <w:vertAlign w:val="subscript"/>
              </w:rPr>
              <w:t>i</w:t>
            </w:r>
            <w:r w:rsidRPr="0022223D">
              <w:rPr>
                <w:rFonts w:eastAsia="DengXian"/>
                <w:sz w:val="18"/>
                <w:szCs w:val="18"/>
                <w:vertAlign w:val="superscript"/>
              </w:rPr>
              <w:t>3</w:t>
            </w:r>
          </w:p>
        </w:tc>
        <w:tc>
          <w:tcPr>
            <w:tcW w:w="1559" w:type="dxa"/>
            <w:tcBorders>
              <w:top w:val="nil"/>
              <w:left w:val="nil"/>
              <w:bottom w:val="nil"/>
              <w:right w:val="nil"/>
            </w:tcBorders>
            <w:noWrap/>
            <w:tcMar>
              <w:left w:w="0" w:type="dxa"/>
              <w:right w:w="0" w:type="dxa"/>
            </w:tcMar>
            <w:vAlign w:val="center"/>
            <w:hideMark/>
          </w:tcPr>
          <w:p w14:paraId="35BFCCDE"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1A231DDE"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503D907C"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64DCBFC8" w14:textId="77777777" w:rsidR="00FE702D" w:rsidRPr="0022223D" w:rsidRDefault="00FE702D" w:rsidP="00E11844">
            <w:pPr>
              <w:jc w:val="center"/>
              <w:rPr>
                <w:rFonts w:eastAsia="DengXian"/>
                <w:sz w:val="20"/>
                <w:szCs w:val="20"/>
              </w:rPr>
            </w:pPr>
          </w:p>
        </w:tc>
      </w:tr>
      <w:tr w:rsidR="00FE702D" w:rsidRPr="0022223D" w14:paraId="102FFE1B" w14:textId="77777777" w:rsidTr="00E11844">
        <w:trPr>
          <w:trHeight w:val="270"/>
          <w:jc w:val="center"/>
        </w:trPr>
        <w:tc>
          <w:tcPr>
            <w:tcW w:w="4395" w:type="dxa"/>
            <w:vMerge/>
            <w:tcBorders>
              <w:left w:val="nil"/>
              <w:bottom w:val="nil"/>
              <w:right w:val="nil"/>
            </w:tcBorders>
            <w:noWrap/>
            <w:vAlign w:val="center"/>
            <w:hideMark/>
          </w:tcPr>
          <w:p w14:paraId="05BDFACC" w14:textId="77777777" w:rsidR="00FE702D" w:rsidRPr="0022223D"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hideMark/>
          </w:tcPr>
          <w:p w14:paraId="644B1077" w14:textId="77777777" w:rsidR="00FE702D" w:rsidRPr="0022223D" w:rsidRDefault="00FE702D" w:rsidP="00E11844">
            <w:pPr>
              <w:jc w:val="center"/>
              <w:rPr>
                <w:sz w:val="20"/>
                <w:szCs w:val="20"/>
              </w:rPr>
            </w:pPr>
          </w:p>
        </w:tc>
        <w:tc>
          <w:tcPr>
            <w:tcW w:w="1134" w:type="dxa"/>
            <w:tcBorders>
              <w:top w:val="nil"/>
              <w:left w:val="nil"/>
              <w:bottom w:val="nil"/>
              <w:right w:val="nil"/>
            </w:tcBorders>
            <w:noWrap/>
            <w:tcMar>
              <w:left w:w="0" w:type="dxa"/>
              <w:right w:w="0" w:type="dxa"/>
            </w:tcMar>
            <w:hideMark/>
          </w:tcPr>
          <w:p w14:paraId="2EC39374"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1FFC8409"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35621E45" w14:textId="77777777" w:rsidR="00FE702D" w:rsidRPr="0022223D" w:rsidRDefault="00FE702D" w:rsidP="00E11844">
            <w:pPr>
              <w:jc w:val="center"/>
              <w:rPr>
                <w:rFonts w:eastAsia="DengXian"/>
                <w:sz w:val="20"/>
                <w:szCs w:val="20"/>
              </w:rPr>
            </w:pPr>
          </w:p>
        </w:tc>
      </w:tr>
      <w:tr w:rsidR="00FE702D" w:rsidRPr="0022223D" w14:paraId="75D551C6" w14:textId="77777777" w:rsidTr="00E11844">
        <w:trPr>
          <w:trHeight w:val="270"/>
          <w:jc w:val="center"/>
        </w:trPr>
        <w:tc>
          <w:tcPr>
            <w:tcW w:w="4395" w:type="dxa"/>
            <w:vMerge w:val="restart"/>
            <w:tcBorders>
              <w:top w:val="nil"/>
              <w:left w:val="nil"/>
              <w:right w:val="nil"/>
            </w:tcBorders>
            <w:noWrap/>
            <w:vAlign w:val="center"/>
            <w:hideMark/>
          </w:tcPr>
          <w:p w14:paraId="1C341EC3" w14:textId="77777777" w:rsidR="00FE702D" w:rsidRPr="0022223D" w:rsidRDefault="00FE702D" w:rsidP="00E11844">
            <w:pPr>
              <w:rPr>
                <w:rFonts w:eastAsia="DengXian"/>
                <w:sz w:val="18"/>
                <w:szCs w:val="18"/>
              </w:rPr>
            </w:pPr>
            <w:r w:rsidRPr="0022223D">
              <w:rPr>
                <w:rFonts w:eastAsia="DengXian"/>
                <w:i/>
                <w:iCs/>
                <w:sz w:val="18"/>
                <w:szCs w:val="18"/>
              </w:rPr>
              <w:t>I(reputation</w:t>
            </w:r>
            <w:r w:rsidRPr="0022223D">
              <w:rPr>
                <w:rFonts w:eastAsia="DengXian"/>
                <w:i/>
                <w:iCs/>
                <w:sz w:val="18"/>
                <w:szCs w:val="18"/>
                <w:vertAlign w:val="subscript"/>
              </w:rPr>
              <w:t xml:space="preserve">i </w:t>
            </w:r>
            <w:r w:rsidRPr="0022223D">
              <w:rPr>
                <w:rFonts w:eastAsia="DengXian"/>
                <w:i/>
                <w:iCs/>
                <w:sz w:val="18"/>
                <w:szCs w:val="18"/>
              </w:rPr>
              <w:t>&gt; 48,911)</w:t>
            </w:r>
          </w:p>
        </w:tc>
        <w:tc>
          <w:tcPr>
            <w:tcW w:w="1559" w:type="dxa"/>
            <w:tcBorders>
              <w:top w:val="nil"/>
              <w:left w:val="nil"/>
              <w:bottom w:val="nil"/>
              <w:right w:val="nil"/>
            </w:tcBorders>
            <w:noWrap/>
            <w:tcMar>
              <w:left w:w="0" w:type="dxa"/>
              <w:right w:w="0" w:type="dxa"/>
            </w:tcMar>
            <w:vAlign w:val="center"/>
            <w:hideMark/>
          </w:tcPr>
          <w:p w14:paraId="168CE739"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368F3B04"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2FD7E2F8" w14:textId="77777777" w:rsidR="00FE702D" w:rsidRPr="0022223D" w:rsidRDefault="00FE702D" w:rsidP="00E11844">
            <w:pPr>
              <w:jc w:val="center"/>
              <w:rPr>
                <w:rFonts w:eastAsia="DengXian"/>
                <w:sz w:val="20"/>
                <w:szCs w:val="20"/>
              </w:rPr>
            </w:pPr>
          </w:p>
        </w:tc>
        <w:tc>
          <w:tcPr>
            <w:tcW w:w="1138" w:type="dxa"/>
            <w:tcBorders>
              <w:top w:val="nil"/>
              <w:left w:val="nil"/>
              <w:bottom w:val="nil"/>
              <w:right w:val="nil"/>
            </w:tcBorders>
            <w:noWrap/>
            <w:tcMar>
              <w:left w:w="0" w:type="dxa"/>
              <w:right w:w="0" w:type="dxa"/>
            </w:tcMar>
            <w:hideMark/>
          </w:tcPr>
          <w:p w14:paraId="082B07C2" w14:textId="19FCB7FF" w:rsidR="00FE702D" w:rsidRPr="0022223D" w:rsidRDefault="00FE702D" w:rsidP="00E11844">
            <w:pPr>
              <w:jc w:val="center"/>
              <w:rPr>
                <w:rFonts w:eastAsia="DengXian"/>
                <w:sz w:val="20"/>
                <w:szCs w:val="20"/>
              </w:rPr>
            </w:pPr>
            <w:r w:rsidRPr="0022223D">
              <w:rPr>
                <w:rFonts w:eastAsia="DengXian"/>
                <w:sz w:val="20"/>
                <w:szCs w:val="20"/>
              </w:rPr>
              <w:t>0.01</w:t>
            </w:r>
            <w:r w:rsidR="000C39A2" w:rsidRPr="0022223D">
              <w:rPr>
                <w:rFonts w:eastAsia="DengXian"/>
                <w:sz w:val="20"/>
                <w:szCs w:val="20"/>
              </w:rPr>
              <w:t>4</w:t>
            </w:r>
          </w:p>
        </w:tc>
      </w:tr>
      <w:tr w:rsidR="00FE702D" w:rsidRPr="0022223D" w14:paraId="4EB74924" w14:textId="77777777" w:rsidTr="00E11844">
        <w:trPr>
          <w:trHeight w:val="270"/>
          <w:jc w:val="center"/>
        </w:trPr>
        <w:tc>
          <w:tcPr>
            <w:tcW w:w="4395" w:type="dxa"/>
            <w:vMerge/>
            <w:tcBorders>
              <w:left w:val="nil"/>
              <w:bottom w:val="single" w:sz="4" w:space="0" w:color="auto"/>
              <w:right w:val="nil"/>
            </w:tcBorders>
            <w:noWrap/>
            <w:vAlign w:val="center"/>
            <w:hideMark/>
          </w:tcPr>
          <w:p w14:paraId="13AF10E5" w14:textId="77777777" w:rsidR="00FE702D" w:rsidRPr="0022223D" w:rsidRDefault="00FE702D" w:rsidP="00E11844">
            <w:pPr>
              <w:rPr>
                <w:rFonts w:eastAsia="DengXian"/>
                <w:sz w:val="20"/>
                <w:szCs w:val="20"/>
              </w:rPr>
            </w:pPr>
          </w:p>
        </w:tc>
        <w:tc>
          <w:tcPr>
            <w:tcW w:w="1559" w:type="dxa"/>
            <w:tcBorders>
              <w:top w:val="nil"/>
              <w:left w:val="nil"/>
              <w:bottom w:val="single" w:sz="4" w:space="0" w:color="auto"/>
              <w:right w:val="nil"/>
            </w:tcBorders>
            <w:noWrap/>
            <w:tcMar>
              <w:left w:w="0" w:type="dxa"/>
              <w:right w:w="0" w:type="dxa"/>
            </w:tcMar>
            <w:vAlign w:val="center"/>
            <w:hideMark/>
          </w:tcPr>
          <w:p w14:paraId="3E27CD53" w14:textId="77777777" w:rsidR="00FE702D" w:rsidRPr="0022223D" w:rsidRDefault="00FE702D" w:rsidP="00E11844">
            <w:pPr>
              <w:jc w:val="center"/>
              <w:rPr>
                <w:rFonts w:eastAsia="DengXian"/>
                <w:sz w:val="20"/>
                <w:szCs w:val="20"/>
              </w:rPr>
            </w:pPr>
          </w:p>
        </w:tc>
        <w:tc>
          <w:tcPr>
            <w:tcW w:w="1134" w:type="dxa"/>
            <w:tcBorders>
              <w:top w:val="nil"/>
              <w:left w:val="nil"/>
              <w:bottom w:val="single" w:sz="4" w:space="0" w:color="auto"/>
              <w:right w:val="nil"/>
            </w:tcBorders>
            <w:noWrap/>
            <w:tcMar>
              <w:left w:w="0" w:type="dxa"/>
              <w:right w:w="0" w:type="dxa"/>
            </w:tcMar>
            <w:hideMark/>
          </w:tcPr>
          <w:p w14:paraId="17FCC278" w14:textId="77777777" w:rsidR="00FE702D" w:rsidRPr="0022223D" w:rsidRDefault="00FE702D" w:rsidP="00E11844">
            <w:pPr>
              <w:jc w:val="center"/>
              <w:rPr>
                <w:rFonts w:eastAsia="DengXian"/>
                <w:sz w:val="20"/>
                <w:szCs w:val="20"/>
              </w:rPr>
            </w:pPr>
          </w:p>
        </w:tc>
        <w:tc>
          <w:tcPr>
            <w:tcW w:w="1134" w:type="dxa"/>
            <w:tcBorders>
              <w:top w:val="nil"/>
              <w:left w:val="nil"/>
              <w:bottom w:val="single" w:sz="4" w:space="0" w:color="auto"/>
              <w:right w:val="nil"/>
            </w:tcBorders>
            <w:noWrap/>
            <w:tcMar>
              <w:left w:w="0" w:type="dxa"/>
              <w:right w:w="0" w:type="dxa"/>
            </w:tcMar>
            <w:hideMark/>
          </w:tcPr>
          <w:p w14:paraId="56BD3CD9" w14:textId="77777777" w:rsidR="00FE702D" w:rsidRPr="0022223D" w:rsidRDefault="00FE702D" w:rsidP="00E11844">
            <w:pPr>
              <w:jc w:val="center"/>
              <w:rPr>
                <w:rFonts w:eastAsia="DengXian"/>
                <w:sz w:val="20"/>
                <w:szCs w:val="20"/>
              </w:rPr>
            </w:pPr>
          </w:p>
        </w:tc>
        <w:tc>
          <w:tcPr>
            <w:tcW w:w="1138" w:type="dxa"/>
            <w:tcBorders>
              <w:top w:val="nil"/>
              <w:left w:val="nil"/>
              <w:bottom w:val="single" w:sz="4" w:space="0" w:color="auto"/>
              <w:right w:val="nil"/>
            </w:tcBorders>
            <w:noWrap/>
            <w:tcMar>
              <w:left w:w="0" w:type="dxa"/>
              <w:right w:w="0" w:type="dxa"/>
            </w:tcMar>
            <w:hideMark/>
          </w:tcPr>
          <w:p w14:paraId="34D44712" w14:textId="0F2B7E71" w:rsidR="00FE702D" w:rsidRPr="0022223D" w:rsidRDefault="00FE702D" w:rsidP="00E11844">
            <w:pPr>
              <w:jc w:val="center"/>
              <w:rPr>
                <w:rFonts w:eastAsia="DengXian"/>
                <w:sz w:val="20"/>
                <w:szCs w:val="20"/>
              </w:rPr>
            </w:pPr>
            <w:r w:rsidRPr="0022223D">
              <w:rPr>
                <w:rFonts w:eastAsia="DengXian"/>
                <w:sz w:val="20"/>
                <w:szCs w:val="20"/>
              </w:rPr>
              <w:t>(0.0</w:t>
            </w:r>
            <w:r w:rsidR="000C39A2" w:rsidRPr="0022223D">
              <w:rPr>
                <w:rFonts w:eastAsia="DengXian"/>
                <w:sz w:val="20"/>
                <w:szCs w:val="20"/>
              </w:rPr>
              <w:t>75</w:t>
            </w:r>
            <w:r w:rsidRPr="0022223D">
              <w:rPr>
                <w:rFonts w:eastAsia="DengXian"/>
                <w:sz w:val="20"/>
                <w:szCs w:val="20"/>
              </w:rPr>
              <w:t>)</w:t>
            </w:r>
          </w:p>
        </w:tc>
      </w:tr>
      <w:tr w:rsidR="00FE702D" w:rsidRPr="0022223D" w14:paraId="2AB7C35F" w14:textId="77777777" w:rsidTr="00E11844">
        <w:trPr>
          <w:trHeight w:val="290"/>
          <w:jc w:val="center"/>
        </w:trPr>
        <w:tc>
          <w:tcPr>
            <w:tcW w:w="4395" w:type="dxa"/>
            <w:tcBorders>
              <w:top w:val="nil"/>
              <w:left w:val="nil"/>
              <w:bottom w:val="nil"/>
              <w:right w:val="nil"/>
            </w:tcBorders>
            <w:noWrap/>
            <w:vAlign w:val="center"/>
          </w:tcPr>
          <w:p w14:paraId="687DCE7B" w14:textId="77777777" w:rsidR="00FE702D" w:rsidRPr="0022223D" w:rsidRDefault="00FE702D" w:rsidP="00E11844">
            <w:pPr>
              <w:rPr>
                <w:rFonts w:eastAsia="DengXian"/>
                <w:sz w:val="20"/>
                <w:szCs w:val="20"/>
              </w:rPr>
            </w:pPr>
            <w:r w:rsidRPr="0022223D">
              <w:rPr>
                <w:rFonts w:eastAsia="DengXian"/>
                <w:sz w:val="20"/>
                <w:szCs w:val="20"/>
              </w:rPr>
              <w:t>controlling for LLM-enabled content quality ratings and length of the first answer</w:t>
            </w:r>
          </w:p>
        </w:tc>
        <w:tc>
          <w:tcPr>
            <w:tcW w:w="1559" w:type="dxa"/>
            <w:tcBorders>
              <w:top w:val="nil"/>
              <w:left w:val="nil"/>
              <w:bottom w:val="nil"/>
              <w:right w:val="nil"/>
            </w:tcBorders>
            <w:noWrap/>
            <w:vAlign w:val="center"/>
          </w:tcPr>
          <w:p w14:paraId="3D672DCF"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nil"/>
              <w:right w:val="nil"/>
            </w:tcBorders>
            <w:noWrap/>
            <w:vAlign w:val="center"/>
          </w:tcPr>
          <w:p w14:paraId="3A5531F8"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nil"/>
              <w:right w:val="nil"/>
            </w:tcBorders>
            <w:noWrap/>
            <w:vAlign w:val="center"/>
          </w:tcPr>
          <w:p w14:paraId="716AD3C7"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8" w:type="dxa"/>
            <w:tcBorders>
              <w:top w:val="nil"/>
              <w:left w:val="nil"/>
              <w:bottom w:val="nil"/>
              <w:right w:val="nil"/>
            </w:tcBorders>
            <w:noWrap/>
            <w:vAlign w:val="center"/>
          </w:tcPr>
          <w:p w14:paraId="2A4B6D95" w14:textId="77777777" w:rsidR="00FE702D" w:rsidRPr="0022223D" w:rsidRDefault="00FE702D" w:rsidP="00E11844">
            <w:pPr>
              <w:jc w:val="center"/>
              <w:rPr>
                <w:rFonts w:eastAsia="DengXian"/>
                <w:sz w:val="20"/>
                <w:szCs w:val="20"/>
              </w:rPr>
            </w:pPr>
            <w:r w:rsidRPr="0022223D">
              <w:rPr>
                <w:rFonts w:eastAsia="DengXian"/>
                <w:sz w:val="20"/>
                <w:szCs w:val="20"/>
              </w:rPr>
              <w:t>√</w:t>
            </w:r>
          </w:p>
        </w:tc>
      </w:tr>
      <w:tr w:rsidR="00FE702D" w:rsidRPr="0022223D" w14:paraId="1462EF0E" w14:textId="77777777" w:rsidTr="00E11844">
        <w:trPr>
          <w:trHeight w:val="260"/>
          <w:jc w:val="center"/>
        </w:trPr>
        <w:tc>
          <w:tcPr>
            <w:tcW w:w="4395" w:type="dxa"/>
            <w:tcBorders>
              <w:top w:val="nil"/>
              <w:left w:val="nil"/>
              <w:bottom w:val="nil"/>
              <w:right w:val="nil"/>
            </w:tcBorders>
            <w:noWrap/>
            <w:vAlign w:val="center"/>
            <w:hideMark/>
          </w:tcPr>
          <w:p w14:paraId="66CEEFF9" w14:textId="77777777" w:rsidR="00FE702D" w:rsidRPr="0022223D" w:rsidRDefault="00FE702D" w:rsidP="00E11844">
            <w:pPr>
              <w:rPr>
                <w:rFonts w:eastAsia="DengXian"/>
                <w:sz w:val="20"/>
                <w:szCs w:val="20"/>
              </w:rPr>
            </w:pPr>
            <w:r w:rsidRPr="0022223D">
              <w:rPr>
                <w:rFonts w:eastAsia="DengXian"/>
                <w:sz w:val="20"/>
                <w:szCs w:val="20"/>
              </w:rPr>
              <w:t>question timing FE</w:t>
            </w:r>
          </w:p>
        </w:tc>
        <w:tc>
          <w:tcPr>
            <w:tcW w:w="1559" w:type="dxa"/>
            <w:tcBorders>
              <w:top w:val="nil"/>
              <w:left w:val="nil"/>
              <w:bottom w:val="nil"/>
              <w:right w:val="nil"/>
            </w:tcBorders>
            <w:noWrap/>
            <w:vAlign w:val="center"/>
            <w:hideMark/>
          </w:tcPr>
          <w:p w14:paraId="2BD902D8"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nil"/>
              <w:right w:val="nil"/>
            </w:tcBorders>
            <w:noWrap/>
            <w:vAlign w:val="center"/>
            <w:hideMark/>
          </w:tcPr>
          <w:p w14:paraId="3F4ED4B6"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nil"/>
              <w:right w:val="nil"/>
            </w:tcBorders>
            <w:noWrap/>
            <w:vAlign w:val="center"/>
            <w:hideMark/>
          </w:tcPr>
          <w:p w14:paraId="4E432574" w14:textId="77777777" w:rsidR="00FE702D" w:rsidRPr="0022223D" w:rsidRDefault="00FE702D" w:rsidP="00E11844">
            <w:pPr>
              <w:jc w:val="center"/>
              <w:rPr>
                <w:sz w:val="20"/>
                <w:szCs w:val="20"/>
              </w:rPr>
            </w:pPr>
            <w:r w:rsidRPr="0022223D">
              <w:rPr>
                <w:rFonts w:eastAsia="DengXian"/>
                <w:sz w:val="20"/>
                <w:szCs w:val="20"/>
              </w:rPr>
              <w:t>√</w:t>
            </w:r>
          </w:p>
        </w:tc>
        <w:tc>
          <w:tcPr>
            <w:tcW w:w="1138" w:type="dxa"/>
            <w:tcBorders>
              <w:top w:val="nil"/>
              <w:left w:val="nil"/>
              <w:bottom w:val="nil"/>
              <w:right w:val="nil"/>
            </w:tcBorders>
            <w:noWrap/>
            <w:vAlign w:val="center"/>
            <w:hideMark/>
          </w:tcPr>
          <w:p w14:paraId="0100BD18" w14:textId="77777777" w:rsidR="00FE702D" w:rsidRPr="0022223D" w:rsidRDefault="00FE702D" w:rsidP="00E11844">
            <w:pPr>
              <w:jc w:val="center"/>
              <w:rPr>
                <w:rFonts w:eastAsia="DengXian"/>
                <w:sz w:val="20"/>
                <w:szCs w:val="20"/>
              </w:rPr>
            </w:pPr>
            <w:r w:rsidRPr="0022223D">
              <w:rPr>
                <w:rFonts w:eastAsia="DengXian"/>
                <w:sz w:val="20"/>
                <w:szCs w:val="20"/>
              </w:rPr>
              <w:t>√</w:t>
            </w:r>
          </w:p>
        </w:tc>
      </w:tr>
      <w:tr w:rsidR="00FE702D" w:rsidRPr="0022223D" w14:paraId="0FA1456C" w14:textId="77777777" w:rsidTr="00633022">
        <w:trPr>
          <w:trHeight w:val="270"/>
          <w:jc w:val="center"/>
        </w:trPr>
        <w:tc>
          <w:tcPr>
            <w:tcW w:w="4395" w:type="dxa"/>
            <w:tcBorders>
              <w:top w:val="nil"/>
              <w:left w:val="nil"/>
              <w:bottom w:val="single" w:sz="8" w:space="0" w:color="auto"/>
              <w:right w:val="nil"/>
            </w:tcBorders>
            <w:noWrap/>
            <w:vAlign w:val="center"/>
            <w:hideMark/>
          </w:tcPr>
          <w:p w14:paraId="32799B71" w14:textId="77777777" w:rsidR="00FE702D" w:rsidRPr="0022223D" w:rsidRDefault="00FE702D" w:rsidP="00E11844">
            <w:pPr>
              <w:rPr>
                <w:rFonts w:eastAsia="DengXian"/>
                <w:sz w:val="20"/>
                <w:szCs w:val="20"/>
              </w:rPr>
            </w:pPr>
            <w:r w:rsidRPr="0022223D">
              <w:rPr>
                <w:rFonts w:eastAsia="DengXian"/>
                <w:sz w:val="20"/>
                <w:szCs w:val="20"/>
              </w:rPr>
              <w:t>other controls</w:t>
            </w:r>
          </w:p>
        </w:tc>
        <w:tc>
          <w:tcPr>
            <w:tcW w:w="1559" w:type="dxa"/>
            <w:tcBorders>
              <w:top w:val="nil"/>
              <w:left w:val="nil"/>
              <w:bottom w:val="single" w:sz="8" w:space="0" w:color="auto"/>
              <w:right w:val="nil"/>
            </w:tcBorders>
            <w:noWrap/>
            <w:vAlign w:val="center"/>
            <w:hideMark/>
          </w:tcPr>
          <w:p w14:paraId="7E4D1B98"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single" w:sz="8" w:space="0" w:color="auto"/>
              <w:right w:val="nil"/>
            </w:tcBorders>
            <w:noWrap/>
            <w:vAlign w:val="center"/>
            <w:hideMark/>
          </w:tcPr>
          <w:p w14:paraId="6F28A119"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single" w:sz="8" w:space="0" w:color="auto"/>
              <w:right w:val="nil"/>
            </w:tcBorders>
            <w:noWrap/>
            <w:vAlign w:val="center"/>
            <w:hideMark/>
          </w:tcPr>
          <w:p w14:paraId="04B91C85"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8" w:type="dxa"/>
            <w:tcBorders>
              <w:top w:val="nil"/>
              <w:left w:val="nil"/>
              <w:bottom w:val="single" w:sz="8" w:space="0" w:color="auto"/>
              <w:right w:val="nil"/>
            </w:tcBorders>
            <w:noWrap/>
            <w:vAlign w:val="center"/>
            <w:hideMark/>
          </w:tcPr>
          <w:p w14:paraId="4C87C51A" w14:textId="77777777" w:rsidR="00FE702D" w:rsidRPr="0022223D" w:rsidRDefault="00FE702D" w:rsidP="00E11844">
            <w:pPr>
              <w:jc w:val="center"/>
              <w:rPr>
                <w:rFonts w:eastAsia="DengXian"/>
                <w:sz w:val="20"/>
                <w:szCs w:val="20"/>
              </w:rPr>
            </w:pPr>
            <w:r w:rsidRPr="0022223D">
              <w:rPr>
                <w:rFonts w:eastAsia="DengXian"/>
                <w:sz w:val="20"/>
                <w:szCs w:val="20"/>
              </w:rPr>
              <w:t>√</w:t>
            </w:r>
          </w:p>
        </w:tc>
      </w:tr>
      <w:tr w:rsidR="00FE702D" w:rsidRPr="0022223D" w14:paraId="6EFB58FA" w14:textId="77777777" w:rsidTr="00633022">
        <w:trPr>
          <w:trHeight w:val="283"/>
          <w:jc w:val="center"/>
        </w:trPr>
        <w:tc>
          <w:tcPr>
            <w:tcW w:w="4395" w:type="dxa"/>
            <w:tcBorders>
              <w:top w:val="single" w:sz="8" w:space="0" w:color="auto"/>
              <w:left w:val="nil"/>
              <w:bottom w:val="single" w:sz="12" w:space="0" w:color="auto"/>
              <w:right w:val="nil"/>
            </w:tcBorders>
            <w:noWrap/>
            <w:vAlign w:val="center"/>
            <w:hideMark/>
          </w:tcPr>
          <w:p w14:paraId="38F104F2" w14:textId="77777777" w:rsidR="00FE702D" w:rsidRPr="0022223D" w:rsidRDefault="00FE702D" w:rsidP="00E11844">
            <w:pPr>
              <w:rPr>
                <w:rFonts w:eastAsia="DengXian"/>
                <w:sz w:val="20"/>
                <w:szCs w:val="20"/>
              </w:rPr>
            </w:pPr>
            <w:r w:rsidRPr="0022223D">
              <w:rPr>
                <w:rFonts w:eastAsia="DengXian"/>
                <w:sz w:val="20"/>
                <w:szCs w:val="20"/>
              </w:rPr>
              <w:t>N</w:t>
            </w:r>
          </w:p>
        </w:tc>
        <w:tc>
          <w:tcPr>
            <w:tcW w:w="1559" w:type="dxa"/>
            <w:tcBorders>
              <w:top w:val="single" w:sz="8" w:space="0" w:color="auto"/>
              <w:left w:val="nil"/>
              <w:bottom w:val="single" w:sz="12" w:space="0" w:color="auto"/>
              <w:right w:val="nil"/>
            </w:tcBorders>
            <w:noWrap/>
            <w:vAlign w:val="center"/>
            <w:hideMark/>
          </w:tcPr>
          <w:p w14:paraId="1157810C" w14:textId="77777777" w:rsidR="00FE702D" w:rsidRPr="0022223D" w:rsidRDefault="00FE702D" w:rsidP="00E11844">
            <w:pPr>
              <w:jc w:val="center"/>
              <w:rPr>
                <w:rFonts w:eastAsia="DengXian"/>
                <w:sz w:val="20"/>
                <w:szCs w:val="20"/>
              </w:rPr>
            </w:pPr>
            <w:r w:rsidRPr="0022223D">
              <w:rPr>
                <w:rFonts w:eastAsia="DengXian"/>
                <w:sz w:val="20"/>
                <w:szCs w:val="20"/>
              </w:rPr>
              <w:t>3,216</w:t>
            </w:r>
          </w:p>
        </w:tc>
        <w:tc>
          <w:tcPr>
            <w:tcW w:w="1134" w:type="dxa"/>
            <w:tcBorders>
              <w:top w:val="single" w:sz="8" w:space="0" w:color="auto"/>
              <w:left w:val="nil"/>
              <w:bottom w:val="single" w:sz="12" w:space="0" w:color="auto"/>
              <w:right w:val="nil"/>
            </w:tcBorders>
            <w:noWrap/>
            <w:vAlign w:val="center"/>
            <w:hideMark/>
          </w:tcPr>
          <w:p w14:paraId="64FE679F" w14:textId="77777777" w:rsidR="00FE702D" w:rsidRPr="0022223D" w:rsidRDefault="00FE702D" w:rsidP="00E11844">
            <w:pPr>
              <w:jc w:val="center"/>
              <w:rPr>
                <w:rFonts w:eastAsia="DengXian"/>
                <w:sz w:val="20"/>
                <w:szCs w:val="20"/>
              </w:rPr>
            </w:pPr>
            <w:r w:rsidRPr="0022223D">
              <w:rPr>
                <w:rFonts w:eastAsia="DengXian"/>
                <w:sz w:val="20"/>
                <w:szCs w:val="20"/>
              </w:rPr>
              <w:t>3,216</w:t>
            </w:r>
          </w:p>
        </w:tc>
        <w:tc>
          <w:tcPr>
            <w:tcW w:w="1134" w:type="dxa"/>
            <w:tcBorders>
              <w:top w:val="single" w:sz="8" w:space="0" w:color="auto"/>
              <w:left w:val="nil"/>
              <w:bottom w:val="single" w:sz="12" w:space="0" w:color="auto"/>
              <w:right w:val="nil"/>
            </w:tcBorders>
            <w:noWrap/>
            <w:vAlign w:val="center"/>
            <w:hideMark/>
          </w:tcPr>
          <w:p w14:paraId="0EDA3CCB" w14:textId="77777777" w:rsidR="00FE702D" w:rsidRPr="0022223D" w:rsidRDefault="00FE702D" w:rsidP="00E11844">
            <w:pPr>
              <w:jc w:val="center"/>
              <w:rPr>
                <w:rFonts w:eastAsia="DengXian"/>
                <w:sz w:val="20"/>
                <w:szCs w:val="20"/>
              </w:rPr>
            </w:pPr>
            <w:r w:rsidRPr="0022223D">
              <w:rPr>
                <w:rFonts w:eastAsia="DengXian"/>
                <w:sz w:val="20"/>
                <w:szCs w:val="20"/>
              </w:rPr>
              <w:t>3,216</w:t>
            </w:r>
          </w:p>
        </w:tc>
        <w:tc>
          <w:tcPr>
            <w:tcW w:w="1138" w:type="dxa"/>
            <w:tcBorders>
              <w:top w:val="single" w:sz="8" w:space="0" w:color="auto"/>
              <w:left w:val="nil"/>
              <w:bottom w:val="single" w:sz="12" w:space="0" w:color="auto"/>
              <w:right w:val="nil"/>
            </w:tcBorders>
            <w:noWrap/>
            <w:vAlign w:val="center"/>
            <w:hideMark/>
          </w:tcPr>
          <w:p w14:paraId="655AFF27" w14:textId="77777777" w:rsidR="00FE702D" w:rsidRPr="0022223D" w:rsidRDefault="00FE702D" w:rsidP="00E11844">
            <w:pPr>
              <w:jc w:val="center"/>
              <w:rPr>
                <w:rFonts w:eastAsia="DengXian"/>
                <w:sz w:val="20"/>
                <w:szCs w:val="20"/>
              </w:rPr>
            </w:pPr>
            <w:r w:rsidRPr="0022223D">
              <w:rPr>
                <w:rFonts w:eastAsia="DengXian"/>
                <w:sz w:val="20"/>
                <w:szCs w:val="20"/>
              </w:rPr>
              <w:t>3,216</w:t>
            </w:r>
          </w:p>
        </w:tc>
      </w:tr>
    </w:tbl>
    <w:p w14:paraId="296ED47A" w14:textId="16ADC1B4" w:rsidR="00FE702D" w:rsidRPr="0022223D" w:rsidRDefault="00FE702D" w:rsidP="00FE702D">
      <w:pPr>
        <w:pStyle w:val="Notes"/>
      </w:pPr>
      <w:r w:rsidRPr="0022223D">
        <w:t>Notes: 1. ***p&lt;0.001; **p&lt;0.01; *p&lt;0.05.</w:t>
      </w:r>
      <w:r w:rsidR="00975517" w:rsidRPr="0022223D">
        <w:t xml:space="preserve"> </w:t>
      </w:r>
      <w:r w:rsidR="00975517" w:rsidRPr="0022223D">
        <w:br/>
      </w:r>
      <w:r w:rsidR="000C39A2" w:rsidRPr="0022223D">
        <w:t>2</w:t>
      </w:r>
      <w:r w:rsidR="00975517" w:rsidRPr="0022223D">
        <w:t>. Question timing FE indicates the date on which the question was posted.</w:t>
      </w:r>
    </w:p>
    <w:p w14:paraId="49FF40AB" w14:textId="77777777" w:rsidR="000E71E2" w:rsidRPr="0022223D" w:rsidRDefault="000E71E2" w:rsidP="000E71E2">
      <w:pPr>
        <w:pStyle w:val="Heading2"/>
      </w:pPr>
      <w:del w:id="2445" w:author="Xin Li" w:date="2026-05-11T13:52:00Z" w16du:dateUtc="2026-05-11T05:52:00Z">
        <w:r w:rsidRPr="0022223D" w:rsidDel="00204FD8">
          <w:delText xml:space="preserve">The Impacts of </w:delText>
        </w:r>
      </w:del>
      <w:r w:rsidRPr="0022223D">
        <w:t xml:space="preserve">Internal GenAI </w:t>
      </w:r>
      <w:ins w:id="2446" w:author="Xin Li" w:date="2026-05-11T13:52:00Z" w16du:dateUtc="2026-05-11T05:52:00Z">
        <w:r>
          <w:t xml:space="preserve">and </w:t>
        </w:r>
      </w:ins>
      <w:del w:id="2447" w:author="Xin Li" w:date="2026-05-11T13:52:00Z" w16du:dateUtc="2026-05-11T05:52:00Z">
        <w:r w:rsidRPr="0022223D" w:rsidDel="00204FD8">
          <w:delText xml:space="preserve">on </w:delText>
        </w:r>
      </w:del>
      <w:r w:rsidRPr="0022223D">
        <w:rPr>
          <w:lang w:eastAsia="zh-CN"/>
        </w:rPr>
        <w:t>Viewer</w:t>
      </w:r>
      <w:ins w:id="2448" w:author="Xin Li" w:date="2026-05-11T13:52:00Z" w16du:dateUtc="2026-05-11T05:52:00Z">
        <w:r>
          <w:rPr>
            <w:lang w:eastAsia="zh-CN"/>
          </w:rPr>
          <w:t xml:space="preserve"> Recognition</w:t>
        </w:r>
      </w:ins>
      <w:del w:id="2449" w:author="Xin Li" w:date="2026-05-11T13:52:00Z" w16du:dateUtc="2026-05-11T05:52:00Z">
        <w:r w:rsidRPr="0022223D" w:rsidDel="00204FD8">
          <w:rPr>
            <w:lang w:eastAsia="zh-CN"/>
          </w:rPr>
          <w:delText>s</w:delText>
        </w:r>
      </w:del>
    </w:p>
    <w:p w14:paraId="6060AF8B" w14:textId="4A4F7635" w:rsidR="000E71E2" w:rsidRDefault="000E71E2" w:rsidP="000E71E2">
      <w:pPr>
        <w:pStyle w:val="Paragraph0"/>
        <w:widowControl w:val="0"/>
        <w:ind w:firstLine="533"/>
      </w:pPr>
      <w:ins w:id="2450" w:author="Xin Li" w:date="2026-05-11T14:47:00Z" w16du:dateUtc="2026-05-11T06:47:00Z">
        <w:r>
          <w:t>We argue answers make their participat</w:t>
        </w:r>
      </w:ins>
      <w:ins w:id="2451" w:author="Xin Li" w:date="2026-05-11T14:48:00Z" w16du:dateUtc="2026-05-11T06:48:00Z">
        <w:r>
          <w:t xml:space="preserve">ions based on projected return from answering </w:t>
        </w:r>
        <w:r>
          <w:lastRenderedPageBreak/>
          <w:t xml:space="preserve">questions. </w:t>
        </w:r>
      </w:ins>
      <w:ins w:id="2452" w:author="Xin Li" w:date="2026-05-11T14:49:00Z" w16du:dateUtc="2026-05-11T06:49:00Z">
        <w:r>
          <w:t xml:space="preserve">It remains a question whether this assessment is </w:t>
        </w:r>
      </w:ins>
      <w:ins w:id="2453" w:author="Xin Li" w:date="2026-05-11T14:50:00Z" w16du:dateUtc="2026-05-11T06:50:00Z">
        <w:r w:rsidRPr="000E71E2">
          <w:t xml:space="preserve">hallucination </w:t>
        </w:r>
      </w:ins>
      <w:ins w:id="2454" w:author="Xin Li" w:date="2026-05-11T14:49:00Z" w16du:dateUtc="2026-05-11T06:49:00Z">
        <w:r>
          <w:t xml:space="preserve">or with basis from reviewer recgotion. Thus, we conduct </w:t>
        </w:r>
      </w:ins>
      <w:del w:id="2455" w:author="Xin Li" w:date="2026-05-11T14:49:00Z" w16du:dateUtc="2026-05-11T06:49:00Z">
        <w:r w:rsidRPr="0022223D" w:rsidDel="000E71E2">
          <w:delText xml:space="preserve">We also theorize </w:delText>
        </w:r>
      </w:del>
      <w:ins w:id="2456" w:author="Xin Li" w:date="2026-05-11T14:49:00Z" w16du:dateUtc="2026-05-11T06:49:00Z">
        <w:r>
          <w:t xml:space="preserve">an anlsysi on </w:t>
        </w:r>
      </w:ins>
      <w:r w:rsidRPr="0022223D">
        <w:t xml:space="preserve">how internal GenAI influences viewer recognition of human answers. In online Q&amp;A communities, recognition through upvotes and community feedback constitutes a fundamental reward structure </w:t>
      </w:r>
      <w:r w:rsidRPr="0022223D">
        <w:fldChar w:fldCharType="begin"/>
      </w:r>
      <w:r>
        <w:instrText xml:space="preserve"> ADDIN ZOTERO_ITEM CSL_CITATION {"citationID":"1zR9Pl99","properties":{"formattedCitation":"(Mamykina et al., 2011)","plainCitation":"(Mamykina et al., 2011)","noteIndex":0},"citationItems":[{"id":"xILCbqsa/N1Lm0Fhw","uris":["http://zotero.org/users/8905122/items/HUIXGW6K"],"itemData":{"id":26522,"type":"paper-conference","abstract":"This paper analyzes a Question &amp;amp; Answer site for programmers, Stack Overflow, that dramatically improves on the utility and performance of Q&amp;amp;A systems for technical domains. Over 92% of Stack Overflow questions about expert topics are answered - in a median time of 11 minutes. Using a mixed methods approach that combines statistical data analysis with user interviews, we seek to understand this success. We argue that it is not primarily due to an a priori superior technical design, but also to the high visibility and daily involvement of the design team within the community they serve. This model of continued community leadership presents challenges to both CSCW syste</w:instrText>
      </w:r>
      <w:r>
        <w:rPr>
          <w:rFonts w:hint="eastAsia"/>
        </w:rPr>
        <w:instrText>ms research as well as to attempts to apply the Stack Overflow model to other specialized knowledge domains.\n\n</w:instrText>
      </w:r>
      <w:r>
        <w:rPr>
          <w:rFonts w:hint="eastAsia"/>
        </w:rPr>
        <w:instrText>【摘要翻译】本文分析了一个面向程序员的问答站点</w:instrText>
      </w:r>
      <w:r>
        <w:rPr>
          <w:rFonts w:hint="eastAsia"/>
        </w:rPr>
        <w:instrText xml:space="preserve"> Stack Overflow</w:instrText>
      </w:r>
      <w:r>
        <w:rPr>
          <w:rFonts w:hint="eastAsia"/>
        </w:rPr>
        <w:instrText>，它显著改进了技术领域问答系统的实用性和性能。超过</w:instrText>
      </w:r>
      <w:r>
        <w:rPr>
          <w:rFonts w:hint="eastAsia"/>
        </w:rPr>
        <w:instrText xml:space="preserve"> 92% </w:instrText>
      </w:r>
      <w:r>
        <w:rPr>
          <w:rFonts w:hint="eastAsia"/>
        </w:rPr>
        <w:instrText>的关于专家主题的堆栈溢出问题得到了回答</w:instrText>
      </w:r>
      <w:r>
        <w:rPr>
          <w:rFonts w:hint="eastAsia"/>
        </w:rPr>
        <w:instrText xml:space="preserve"> </w:instrText>
      </w:r>
      <w:r>
        <w:rPr>
          <w:rFonts w:hint="eastAsia"/>
        </w:rPr>
        <w:instrText>——</w:instrText>
      </w:r>
      <w:r>
        <w:rPr>
          <w:rFonts w:hint="eastAsia"/>
        </w:rPr>
        <w:instrText xml:space="preserve"> </w:instrText>
      </w:r>
      <w:r>
        <w:rPr>
          <w:rFonts w:hint="eastAsia"/>
        </w:rPr>
        <w:instrText>平均时间为</w:instrText>
      </w:r>
      <w:r>
        <w:rPr>
          <w:rFonts w:hint="eastAsia"/>
        </w:rPr>
        <w:instrText xml:space="preserve"> 11 </w:instrText>
      </w:r>
      <w:r>
        <w:rPr>
          <w:rFonts w:hint="eastAsia"/>
        </w:rPr>
        <w:instrText>分钟。使用混合的方法，结合统计数据分析和用户访谈，我们试图了解这种成功。我们认为，这主要不是因为一个先验的优越的技术设计，而是因为在他们所服务的社区内，设计团队的高可见性和日常参与。这种持续的社区领导模式对</w:instrText>
      </w:r>
      <w:r>
        <w:rPr>
          <w:rFonts w:hint="eastAsia"/>
        </w:rPr>
        <w:instrText xml:space="preserve"> CSCW </w:instrText>
      </w:r>
      <w:r>
        <w:rPr>
          <w:rFonts w:hint="eastAsia"/>
        </w:rPr>
        <w:instrText>系统研究以及将堆栈溢出模型应用于其他专业知识领域的尝试提出了挑战。</w:instrText>
      </w:r>
      <w:r>
        <w:rPr>
          <w:rFonts w:hint="eastAsia"/>
        </w:rPr>
        <w:instrText xml:space="preserve">","archive_location":"619 </w:instrText>
      </w:r>
      <w:r>
        <w:rPr>
          <w:rFonts w:ascii="Segoe UI Emoji" w:hAnsi="Segoe UI Emoji" w:cs="Segoe UI Emoji"/>
        </w:rPr>
        <w:instrText>📊</w:instrText>
      </w:r>
      <w:r>
        <w:rPr>
          <w:rFonts w:hint="eastAsia"/>
        </w:rPr>
        <w:instrText>","collection-title":"CHI '11","container-title":"Proceedings of the SIGCHI Conference on Human Factors in Computing Systems","D</w:instrText>
      </w:r>
      <w:r>
        <w:instrText>OI":"10.1145/1978942.1979366","event-place":"New York, NY, USA","ISBN":"978-1-4503-0228-9","language":"en","license":"</w:instrText>
      </w:r>
      <w:r>
        <w:rPr>
          <w:rFonts w:ascii="Segoe UI Emoji" w:hAnsi="Segoe UI Emoji" w:cs="Segoe UI Emoji"/>
        </w:rPr>
        <w:instrText>⭐⭐⭐⭐⭐</w:instrText>
      </w:r>
      <w:r>
        <w:instrText>","note":"</w:instrText>
      </w:r>
      <w:r>
        <w:rPr>
          <w:rFonts w:ascii="Segoe UI Emoji" w:hAnsi="Segoe UI Emoji" w:cs="Segoe UI Emoji"/>
        </w:rPr>
        <w:instrText>🏷️</w:instrText>
      </w:r>
      <w:r>
        <w:instrText xml:space="preserve"> /unread","page":"2857–2866","publisher":"Association for Computing Machinery","publisher-place":"New York, NY, USA","source":"ACM Digital Library","title":"Design lessons from the fastest Q&amp;A site in the west","URL":"https://dl.acm.org/doi/10.1145/1978942.1979366","author":[{"family":"Mamykina","given":"Lena"},{"family":"Manoim","given":"Bella"},{"family":"Mittal","given":"Manas"},{"family":"Hripcsak","given":"George"},{"family":"Hartmann","given":"Björn"}],"accessed":{"date-parts":[["2025",4,2]]},"issued":{"date-parts":[["2011",5,7]]}}}],"schema":"https://github.com/citation-style-language/schema/raw/master/csl-citation.json"} </w:instrText>
      </w:r>
      <w:r w:rsidRPr="0022223D">
        <w:fldChar w:fldCharType="separate"/>
      </w:r>
      <w:r w:rsidRPr="00FB59A6">
        <w:t>(Mamykina et al., 2011)</w:t>
      </w:r>
      <w:r w:rsidRPr="0022223D">
        <w:fldChar w:fldCharType="end"/>
      </w:r>
      <w:r w:rsidRPr="0022223D">
        <w:t xml:space="preserve">, which validates contributors’ efforts and influences future participation </w:t>
      </w:r>
      <w:r w:rsidRPr="0022223D">
        <w:fldChar w:fldCharType="begin"/>
      </w:r>
      <w:r>
        <w:instrText xml:space="preserve"> ADDIN ZOTERO_ITEM CSL_CITATION {"citationID":"iwwVyPeo","properties":{"formattedCitation":"(Jin et al., 2015; Luo et al., 2024)","plainCitation":"(Jin et al., 2015; Luo et al., 2024)","noteIndex":0},"citationItems":[{"id":"xILCbqsa/ZBqHgd1v","uris":["http://zotero.org/users/8905122/items/QRKNHRBQ"],"itemData":{"id":2893,"type":"article-journal","abstract":"Based on social capital theory, social exchange theory, and social cognitive theory, this study explored why users continuously contribute knowledge to online social Q&amp;A communities. Empirical panel count data were collected from a popular Chinese online social Q&amp;A community. The results from a negative binomial regression model with user fixed effects indicate that a user's self-presentation, peer rec</w:instrText>
      </w:r>
      <w:r>
        <w:rPr>
          <w:rFonts w:hint="eastAsia"/>
        </w:rPr>
        <w:instrText>ognition, and social learning have a positive impact on his knowledge-contribution behaviors. The findings can help guide the development and operation of online social Q&amp;A communities. (C) 2015 Elsevier B.V. All rights reserved.\n\n</w:instrText>
      </w:r>
      <w:r>
        <w:rPr>
          <w:rFonts w:hint="eastAsia"/>
        </w:rPr>
        <w:instrText>【摘要翻译】基于社会资本理论、社会交换理论和社会认知理论，本研究探讨了用户为什么不断向在线社交问答社区贡献知识。实证面板计数数据是从一个流行的中国在线社交问答社区收集的。具有用户固定效应的负二项式回归模型的结果表明，用户的自我呈现、同伴认可和社会学习对其知识贡献行为有正向影响。这些发现有助于指导在线社交问答社区的发展和运营。</w:instrText>
      </w:r>
      <w:r>
        <w:rPr>
          <w:rFonts w:hint="eastAsia"/>
        </w:rPr>
        <w:instrText>(C)2015 Elsevier B.V</w:instrText>
      </w:r>
      <w:r>
        <w:rPr>
          <w:rFonts w:hint="eastAsia"/>
        </w:rPr>
        <w:instrText>。保留所有权利。</w:instrText>
      </w:r>
      <w:r>
        <w:rPr>
          <w:rFonts w:hint="eastAsia"/>
        </w:rPr>
        <w:instrText xml:space="preserve">","archive_location":"204 </w:instrText>
      </w:r>
      <w:r>
        <w:rPr>
          <w:rFonts w:ascii="Segoe UI Emoji" w:hAnsi="Segoe UI Emoji" w:cs="Segoe UI Emoji"/>
        </w:rPr>
        <w:instrText>📊</w:instrText>
      </w:r>
      <w:r>
        <w:rPr>
          <w:rFonts w:hint="eastAsia"/>
        </w:rPr>
        <w:instrText>","call-number":"2","container-title":"Information &amp; Manag</w:instrText>
      </w:r>
      <w:r>
        <w:instrText>ement","DOI":"10.1016/j.im.2015.07.005","ISSN":"0378-7206","issue":"7","journalAbbreviation":"Inform. Manage.","language":"en","note":"</w:instrText>
      </w:r>
      <w:r>
        <w:rPr>
          <w:rFonts w:ascii="Segoe UI Emoji" w:hAnsi="Segoe UI Emoji" w:cs="Segoe UI Emoji"/>
        </w:rPr>
        <w:instrText>🏷️</w:instrText>
      </w:r>
      <w:r>
        <w:instrText xml:space="preserve"> /unread</w:instrText>
      </w:r>
      <w:r>
        <w:rPr>
          <w:rFonts w:hint="eastAsia"/>
        </w:rPr>
        <w:instrText>、</w:instrText>
      </w:r>
      <w:r>
        <w:instrText>INTENTION</w:instrText>
      </w:r>
      <w:r>
        <w:rPr>
          <w:rFonts w:hint="eastAsia"/>
        </w:rPr>
        <w:instrText>、</w:instrText>
      </w:r>
      <w:r>
        <w:instrText>VIRTUAL COMMUNITIES</w:instrText>
      </w:r>
      <w:r>
        <w:rPr>
          <w:rFonts w:hint="eastAsia"/>
        </w:rPr>
        <w:instrText>、</w:instrText>
      </w:r>
      <w:r>
        <w:instrText>DESIGN</w:instrText>
      </w:r>
      <w:r>
        <w:rPr>
          <w:rFonts w:hint="eastAsia"/>
        </w:rPr>
        <w:instrText>、</w:instrText>
      </w:r>
      <w:r>
        <w:instrText>Knowledge contribution</w:instrText>
      </w:r>
      <w:r>
        <w:rPr>
          <w:rFonts w:hint="eastAsia"/>
        </w:rPr>
        <w:instrText>、</w:instrText>
      </w:r>
      <w:r>
        <w:instrText>IDENTITY</w:instrText>
      </w:r>
      <w:r>
        <w:rPr>
          <w:rFonts w:hint="eastAsia"/>
        </w:rPr>
        <w:instrText>、</w:instrText>
      </w:r>
      <w:r>
        <w:instrText>COGNITIVE THEORY</w:instrText>
      </w:r>
      <w:r>
        <w:rPr>
          <w:rFonts w:hint="eastAsia"/>
        </w:rPr>
        <w:instrText>、</w:instrText>
      </w:r>
      <w:r>
        <w:instrText>CONSUMER-TRUST</w:instrText>
      </w:r>
      <w:r>
        <w:rPr>
          <w:rFonts w:hint="eastAsia"/>
        </w:rPr>
        <w:instrText>、</w:instrText>
      </w:r>
      <w:r>
        <w:instrText>CONTINU</w:instrText>
      </w:r>
      <w:r>
        <w:rPr>
          <w:rFonts w:hint="eastAsia"/>
        </w:rPr>
        <w:instrText>ANCE</w:instrText>
      </w:r>
      <w:r>
        <w:rPr>
          <w:rFonts w:hint="eastAsia"/>
        </w:rPr>
        <w:instrText>、</w:instrText>
      </w:r>
      <w:r>
        <w:rPr>
          <w:rFonts w:hint="eastAsia"/>
        </w:rPr>
        <w:instrText>EXPECTATIONS</w:instrText>
      </w:r>
      <w:r>
        <w:rPr>
          <w:rFonts w:hint="eastAsia"/>
        </w:rPr>
        <w:instrText>、</w:instrText>
      </w:r>
      <w:r>
        <w:rPr>
          <w:rFonts w:hint="eastAsia"/>
        </w:rPr>
        <w:instrText>Identity communication</w:instrText>
      </w:r>
      <w:r>
        <w:rPr>
          <w:rFonts w:hint="eastAsia"/>
        </w:rPr>
        <w:instrText>、</w:instrText>
      </w:r>
      <w:r>
        <w:rPr>
          <w:rFonts w:hint="eastAsia"/>
        </w:rPr>
        <w:instrText>SELF-REGULATION</w:instrText>
      </w:r>
      <w:r>
        <w:rPr>
          <w:rFonts w:hint="eastAsia"/>
        </w:rPr>
        <w:instrText>、</w:instrText>
      </w:r>
      <w:r>
        <w:rPr>
          <w:rFonts w:hint="eastAsia"/>
        </w:rPr>
        <w:instrText>SHARE</w:instrText>
      </w:r>
      <w:r>
        <w:rPr>
          <w:rFonts w:hint="eastAsia"/>
        </w:rPr>
        <w:instrText>、</w:instrText>
      </w:r>
      <w:r>
        <w:rPr>
          <w:rFonts w:hint="eastAsia"/>
        </w:rPr>
        <w:instrText>Social exchange</w:instrText>
      </w:r>
      <w:r>
        <w:rPr>
          <w:rFonts w:hint="eastAsia"/>
        </w:rPr>
        <w:instrText>、</w:instrText>
      </w:r>
      <w:r>
        <w:rPr>
          <w:rFonts w:hint="eastAsia"/>
        </w:rPr>
        <w:instrText>Social learning","page":"840-849","source":"9.9 (Q1)","title":"Why users contribute knowledge to online communities: An empirical study of an online social Q&amp;A community","titl</w:instrText>
      </w:r>
      <w:r>
        <w:instrText>e-short":"Why users contribute knowledge to online communities","volume":"52","author":[{"family":"Jin","given":"Jiahua"},{"family":"Li","given":"Yijun"},{"family":"Zhong","given":"Xiaojia"},{"family":"Zhai","given":"Li"}],"issued":{"date-parts":[["2015",11]]}},"label":"page"},{"id":"xILCbqsa/5mwdF4iO","uris":["http://zotero.org/users/8905122/items/VGJLGVUG"],"itemData":{"id":2894,"type":"article-journal","abstract":"Purpose Based on the perspectives of social capital, image motivation and motivation affordances, this paper explores the direct and moderation effects of different kinds of motivations (i.e. relationship-based motivation, community-based motivation and individual-based motivation) on users' continuous knowledge contributions in social question and answer (Q&amp;A) communities.Design/methodology/approachThe authors collect the panel data of 10,193 users from a popular social Q&amp;A community in China. Then, a negative binomial regression model is adopted to analyze the collected data.Findings The paper demonstrates that social learning, peer recognition and knowledge seeking positively affect users' continuous contribution behaviors. However, the results also show that social exposure has the opposite effect. In addition, self-presentation is found to moderate the influence of social factors on users' continuous use behaviors, while the moderation effect of motivation affordances has no significance.Originality/value First, this study develops a comprehensive motivation framework that helps gain deeper insights into the underlying mechanism of knowledge contribution in social Q&amp;A communities. Second, this study conducts panel data analysis to capture the impacts of motivations over time, rather than intentions at a fixed time point. Third, the findi</w:instrText>
      </w:r>
      <w:r>
        <w:rPr>
          <w:rFonts w:hint="eastAsia"/>
        </w:rPr>
        <w:instrText>ngs can help operators of social Q&amp;A communities to optimize community norms and incentive mechanisms.\n\n</w:instrText>
      </w:r>
      <w:r>
        <w:rPr>
          <w:rFonts w:hint="eastAsia"/>
        </w:rPr>
        <w:instrText>【摘要翻译】目的基于社会资本、形象动机和动机可供性的视角，探讨了不同类型的动机（即基于关系的动机、基于社区的动机和基于个人的动机）对用户在社交问答（</w:instrText>
      </w:r>
      <w:r>
        <w:rPr>
          <w:rFonts w:hint="eastAsia"/>
        </w:rPr>
        <w:instrText>Q&amp;A</w:instrText>
      </w:r>
      <w:r>
        <w:rPr>
          <w:rFonts w:hint="eastAsia"/>
        </w:rPr>
        <w:instrText>）中持续知识贡献的直接和调节作用</w:instrText>
      </w:r>
      <w:r>
        <w:rPr>
          <w:rFonts w:hint="eastAsia"/>
        </w:rPr>
        <w:instrText>communities.Design/methodology/approachThe</w:instrText>
      </w:r>
      <w:r>
        <w:rPr>
          <w:rFonts w:hint="eastAsia"/>
        </w:rPr>
        <w:instrText>作者从中国一个流行的社交问答社区收集了</w:instrText>
      </w:r>
      <w:r>
        <w:rPr>
          <w:rFonts w:hint="eastAsia"/>
        </w:rPr>
        <w:instrText>10,193</w:instrText>
      </w:r>
      <w:r>
        <w:rPr>
          <w:rFonts w:hint="eastAsia"/>
        </w:rPr>
        <w:instrText>名用户的面板数据。然后，采用负二项回归模型对收集的数据进行分析。结果表明，社会学习、同伴认可和知识寻求对用户的持续贡献行为产生积极影响。然而，结果也表明，社会暴露具有相反的效果。此外，自我呈现被发现可以调节社会因素对用户持续使用行为的影响，而动机提供的调节效应没有意义。原创性</w:instrText>
      </w:r>
      <w:r>
        <w:rPr>
          <w:rFonts w:hint="eastAsia"/>
        </w:rPr>
        <w:instrText>/</w:instrText>
      </w:r>
      <w:r>
        <w:rPr>
          <w:rFonts w:hint="eastAsia"/>
        </w:rPr>
        <w:instrText>价值首先，本研究开发了一个全面的动机框架，有助于更深入地了解社交问答社区中知识贡献的潜在机制。第二，本研究进行了面板数据分析，以捕捉动机随时间的影响，而不是固定时间点的意图。第三，研究结果可以帮助社交问答社区的运营者优化社区规范和激励机制。</w:instrText>
      </w:r>
      <w:r>
        <w:instrText>","call-number":"3","container-title":"Information Technology &amp; People","DOI":"10.1108/ITP-02-2022-0128","ISSN":"0959-3845","issue":"5","journalAbbreviation":"Inform. Technol. Peopl.","language":"en","note":"</w:instrText>
      </w:r>
      <w:r>
        <w:rPr>
          <w:rFonts w:ascii="Segoe UI Emoji" w:hAnsi="Segoe UI Emoji" w:cs="Segoe UI Emoji"/>
        </w:rPr>
        <w:instrText>🏷️</w:instrText>
      </w:r>
      <w:r>
        <w:instrText xml:space="preserve"> /unread</w:instrText>
      </w:r>
      <w:r>
        <w:rPr>
          <w:rFonts w:hint="eastAsia"/>
        </w:rPr>
        <w:instrText>、</w:instrText>
      </w:r>
      <w:r>
        <w:instrText>INTENTION</w:instrText>
      </w:r>
      <w:r>
        <w:rPr>
          <w:rFonts w:hint="eastAsia"/>
        </w:rPr>
        <w:instrText>、</w:instrText>
      </w:r>
      <w:r>
        <w:instrText>VIRTUAL CO</w:instrText>
      </w:r>
      <w:r>
        <w:rPr>
          <w:rFonts w:hint="eastAsia"/>
        </w:rPr>
        <w:instrText>MMUNITIES</w:instrText>
      </w:r>
      <w:r>
        <w:rPr>
          <w:rFonts w:hint="eastAsia"/>
        </w:rPr>
        <w:instrText>、</w:instrText>
      </w:r>
      <w:r>
        <w:rPr>
          <w:rFonts w:hint="eastAsia"/>
        </w:rPr>
        <w:instrText>Knowledge contribution</w:instrText>
      </w:r>
      <w:r>
        <w:rPr>
          <w:rFonts w:hint="eastAsia"/>
        </w:rPr>
        <w:instrText>、</w:instrText>
      </w:r>
      <w:r>
        <w:rPr>
          <w:rFonts w:hint="eastAsia"/>
        </w:rPr>
        <w:instrText>IDENTITY</w:instrText>
      </w:r>
      <w:r>
        <w:rPr>
          <w:rFonts w:hint="eastAsia"/>
        </w:rPr>
        <w:instrText>、</w:instrText>
      </w:r>
      <w:r>
        <w:rPr>
          <w:rFonts w:hint="eastAsia"/>
        </w:rPr>
        <w:instrText>CONTRIBUTION BEHAVIOR</w:instrText>
      </w:r>
      <w:r>
        <w:rPr>
          <w:rFonts w:hint="eastAsia"/>
        </w:rPr>
        <w:instrText>、</w:instrText>
      </w:r>
      <w:r>
        <w:rPr>
          <w:rFonts w:hint="eastAsia"/>
        </w:rPr>
        <w:instrText>IMAGE MOTIVATION</w:instrText>
      </w:r>
      <w:r>
        <w:rPr>
          <w:rFonts w:hint="eastAsia"/>
        </w:rPr>
        <w:instrText>、</w:instrText>
      </w:r>
      <w:r>
        <w:rPr>
          <w:rFonts w:hint="eastAsia"/>
        </w:rPr>
        <w:instrText>MEDIA</w:instrText>
      </w:r>
      <w:r>
        <w:rPr>
          <w:rFonts w:hint="eastAsia"/>
        </w:rPr>
        <w:instrText>、</w:instrText>
      </w:r>
      <w:r>
        <w:rPr>
          <w:rFonts w:hint="eastAsia"/>
        </w:rPr>
        <w:instrText>Motivational affordances</w:instrText>
      </w:r>
      <w:r>
        <w:rPr>
          <w:rFonts w:hint="eastAsia"/>
        </w:rPr>
        <w:instrText>、</w:instrText>
      </w:r>
      <w:r>
        <w:rPr>
          <w:rFonts w:hint="eastAsia"/>
        </w:rPr>
        <w:instrText>NETWORKING SITES</w:instrText>
      </w:r>
      <w:r>
        <w:rPr>
          <w:rFonts w:hint="eastAsia"/>
        </w:rPr>
        <w:instrText>、</w:instrText>
      </w:r>
      <w:r>
        <w:rPr>
          <w:rFonts w:hint="eastAsia"/>
        </w:rPr>
        <w:instrText>ONLINE CONSUMER REVIEWS</w:instrText>
      </w:r>
      <w:r>
        <w:rPr>
          <w:rFonts w:hint="eastAsia"/>
        </w:rPr>
        <w:instrText>、</w:instrText>
      </w:r>
      <w:r>
        <w:rPr>
          <w:rFonts w:hint="eastAsia"/>
        </w:rPr>
        <w:instrText>Self-presentation</w:instrText>
      </w:r>
      <w:r>
        <w:rPr>
          <w:rFonts w:hint="eastAsia"/>
        </w:rPr>
        <w:instrText>、</w:instrText>
      </w:r>
      <w:r>
        <w:rPr>
          <w:rFonts w:hint="eastAsia"/>
        </w:rPr>
        <w:instrText>Social capital</w:instrText>
      </w:r>
      <w:r>
        <w:rPr>
          <w:rFonts w:hint="eastAsia"/>
        </w:rPr>
        <w:instrText>、</w:instrText>
      </w:r>
      <w:r>
        <w:rPr>
          <w:rFonts w:hint="eastAsia"/>
        </w:rPr>
        <w:instrText>Social Q&amp;A community</w:instrText>
      </w:r>
      <w:r>
        <w:rPr>
          <w:rFonts w:hint="eastAsia"/>
        </w:rPr>
        <w:instrText>、</w:instrText>
      </w:r>
      <w:r>
        <w:rPr>
          <w:rFonts w:hint="eastAsia"/>
        </w:rPr>
        <w:instrText>TECHNOLOGY</w:instrText>
      </w:r>
      <w:r>
        <w:rPr>
          <w:rFonts w:hint="eastAsia"/>
        </w:rPr>
        <w:instrText>、</w:instrText>
      </w:r>
      <w:r>
        <w:rPr>
          <w:rFonts w:hint="eastAsia"/>
        </w:rPr>
        <w:instrText>USER PARTICIPATION","page":"1950-1982</w:instrText>
      </w:r>
      <w:r>
        <w:instrText xml:space="preserve">","source":"4.4 (Q2)","title":"Continuous knowledge contribution in social Q&amp;A communities: the moderation effects of self-presentation and motivational affordances","title-short":"Continuous knowledge contribution in social Q&amp;A communities","volume":"37","author":[{"family":"Luo","given":"Lijuan"},{"family":"Wang","given":"Yuwei"},{"family":"Duan","given":"Siqi"},{"family":"Shang","given":"Shanshan"},{"family":"Ma","given":"Baojun"},{"family":"Zhou","given":"Xiaoli"}],"issued":{"date-parts":[["2024",7,5]]}}}],"schema":"https://github.com/citation-style-language/schema/raw/master/csl-citation.json"} </w:instrText>
      </w:r>
      <w:r w:rsidRPr="0022223D">
        <w:fldChar w:fldCharType="separate"/>
      </w:r>
      <w:r w:rsidRPr="00FB59A6">
        <w:t>(Jin et al., 2015; Luo et al., 2024)</w:t>
      </w:r>
      <w:r w:rsidRPr="0022223D">
        <w:fldChar w:fldCharType="end"/>
      </w:r>
      <w:r w:rsidRPr="0022223D">
        <w:t>. We propose three mechanisms through which AI-generated answers affect recognition of human contributions.</w:t>
      </w:r>
    </w:p>
    <w:p w14:paraId="783B5603" w14:textId="77777777" w:rsidR="000E71E2" w:rsidDel="00473801" w:rsidRDefault="000E71E2" w:rsidP="000E71E2">
      <w:pPr>
        <w:pStyle w:val="Heading4"/>
        <w:rPr>
          <w:del w:id="2457" w:author="Xin Li" w:date="2026-05-11T13:50:00Z" w16du:dateUtc="2026-05-11T05:50:00Z"/>
        </w:rPr>
      </w:pPr>
      <w:del w:id="2458" w:author="Xin Li" w:date="2026-05-11T13:50:00Z" w16du:dateUtc="2026-05-11T05:50:00Z">
        <w:r w:rsidDel="00473801">
          <w:delText>Viewer</w:delText>
        </w:r>
      </w:del>
    </w:p>
    <w:p w14:paraId="175FAE39" w14:textId="77777777" w:rsidR="000E71E2" w:rsidRDefault="000E71E2" w:rsidP="000E71E2">
      <w:pPr>
        <w:pStyle w:val="Paragraph0"/>
      </w:pPr>
      <w:r w:rsidRPr="0022223D">
        <w:rPr>
          <w:b/>
          <w:bCs/>
        </w:rPr>
        <w:t>Viewer Recognition</w:t>
      </w:r>
      <w:r w:rsidRPr="0022223D">
        <w:t xml:space="preserve"> of human answers (Columns </w:t>
      </w:r>
      <w:del w:id="2459" w:author="Dylan CHEN" w:date="2026-03-17T17:30:00Z" w16du:dateUtc="2026-03-17T09:30:00Z">
        <w:r w:rsidRPr="0022223D" w:rsidDel="00BE6B85">
          <w:delText>4</w:delText>
        </w:r>
      </w:del>
      <w:ins w:id="2460" w:author="Dylan CHEN" w:date="2026-03-17T17:30:00Z" w16du:dateUtc="2026-03-17T09:30:00Z">
        <w:r w:rsidRPr="0022223D">
          <w:t>5</w:t>
        </w:r>
      </w:ins>
      <w:r w:rsidRPr="0022223D">
        <w:t>-</w:t>
      </w:r>
      <w:ins w:id="2461" w:author="Dylan CHEN" w:date="2026-03-17T17:30:00Z" w16du:dateUtc="2026-03-17T09:30:00Z">
        <w:r w:rsidRPr="0022223D">
          <w:t>8</w:t>
        </w:r>
      </w:ins>
      <w:del w:id="2462" w:author="Dylan CHEN" w:date="2026-03-17T17:30:00Z" w16du:dateUtc="2026-03-17T09:30:00Z">
        <w:r w:rsidRPr="0022223D" w:rsidDel="00BE6B85">
          <w:delText>6</w:delText>
        </w:r>
      </w:del>
      <w:r w:rsidRPr="0022223D">
        <w:t>). We analyze net likes received by human answers, progressively adding controls. Treatment group answers consistently receive significantly fewer net likes than control group answers (which average 0.311 net likes). Our preferred specification (Column 6) estimates a decrease of 0.046 net likes, representing a 14.8% reduction in viewer recognition.</w:t>
      </w:r>
    </w:p>
    <w:p w14:paraId="4CAB815F" w14:textId="77777777" w:rsidR="000E71E2" w:rsidRPr="0022223D" w:rsidRDefault="000E71E2" w:rsidP="000E71E2">
      <w:pPr>
        <w:pStyle w:val="TableFiguretitle"/>
      </w:pPr>
      <w:r w:rsidRPr="0022223D">
        <w:t xml:space="preserve">Table </w:t>
      </w:r>
      <w:fldSimple w:instr=" SEQ Table \* ARABIC ">
        <w:r w:rsidRPr="0022223D">
          <w:t>3</w:t>
        </w:r>
      </w:fldSimple>
      <w:r w:rsidRPr="0022223D">
        <w:t>. The impact of AI-generated answers on the answer supply and viewer recognition</w:t>
      </w:r>
    </w:p>
    <w:tbl>
      <w:tblPr>
        <w:tblW w:w="5000" w:type="pct"/>
        <w:jc w:val="center"/>
        <w:tblLayout w:type="fixed"/>
        <w:tblLook w:val="04A0" w:firstRow="1" w:lastRow="0" w:firstColumn="1" w:lastColumn="0" w:noHBand="0" w:noVBand="1"/>
        <w:tblPrChange w:id="2463" w:author="Dylan CHEN" w:date="2026-03-17T17:32:00Z" w16du:dateUtc="2026-03-17T09:32:00Z">
          <w:tblPr>
            <w:tblW w:w="13432" w:type="dxa"/>
            <w:tblLook w:val="04A0" w:firstRow="1" w:lastRow="0" w:firstColumn="1" w:lastColumn="0" w:noHBand="0" w:noVBand="1"/>
          </w:tblPr>
        </w:tblPrChange>
      </w:tblPr>
      <w:tblGrid>
        <w:gridCol w:w="1620"/>
        <w:gridCol w:w="900"/>
        <w:gridCol w:w="938"/>
        <w:gridCol w:w="1117"/>
        <w:gridCol w:w="1117"/>
        <w:gridCol w:w="917"/>
        <w:gridCol w:w="917"/>
        <w:gridCol w:w="917"/>
        <w:gridCol w:w="917"/>
        <w:tblGridChange w:id="2464">
          <w:tblGrid>
            <w:gridCol w:w="1620"/>
            <w:gridCol w:w="160"/>
            <w:gridCol w:w="740"/>
            <w:gridCol w:w="873"/>
            <w:gridCol w:w="65"/>
            <w:gridCol w:w="1117"/>
            <w:gridCol w:w="431"/>
            <w:gridCol w:w="686"/>
            <w:gridCol w:w="917"/>
            <w:gridCol w:w="10"/>
            <w:gridCol w:w="907"/>
            <w:gridCol w:w="706"/>
            <w:gridCol w:w="211"/>
            <w:gridCol w:w="917"/>
            <w:gridCol w:w="172"/>
            <w:gridCol w:w="1300"/>
            <w:gridCol w:w="1300"/>
            <w:gridCol w:w="1300"/>
          </w:tblGrid>
        </w:tblGridChange>
      </w:tblGrid>
      <w:tr w:rsidR="000E71E2" w:rsidRPr="0022223D" w14:paraId="19C01066" w14:textId="77777777" w:rsidTr="00F92814">
        <w:trPr>
          <w:trHeight w:val="320"/>
          <w:jc w:val="center"/>
          <w:ins w:id="2465" w:author="Dylan CHEN" w:date="2026-03-17T17:31:00Z"/>
          <w:trPrChange w:id="2466" w:author="Dylan CHEN" w:date="2026-03-17T17:32:00Z" w16du:dateUtc="2026-03-17T09:32:00Z">
            <w:trPr>
              <w:trHeight w:val="320"/>
            </w:trPr>
          </w:trPrChange>
        </w:trPr>
        <w:tc>
          <w:tcPr>
            <w:tcW w:w="1620" w:type="dxa"/>
            <w:tcBorders>
              <w:top w:val="single" w:sz="8" w:space="0" w:color="auto"/>
              <w:left w:val="nil"/>
              <w:bottom w:val="nil"/>
              <w:right w:val="nil"/>
            </w:tcBorders>
            <w:noWrap/>
            <w:tcMar>
              <w:left w:w="14" w:type="dxa"/>
              <w:right w:w="14" w:type="dxa"/>
            </w:tcMar>
            <w:hideMark/>
            <w:tcPrChange w:id="2467" w:author="Dylan CHEN" w:date="2026-03-17T17:32:00Z" w16du:dateUtc="2026-03-17T09:32:00Z">
              <w:tcPr>
                <w:tcW w:w="1780" w:type="dxa"/>
                <w:gridSpan w:val="2"/>
                <w:tcBorders>
                  <w:top w:val="single" w:sz="8" w:space="0" w:color="auto"/>
                  <w:left w:val="nil"/>
                  <w:bottom w:val="nil"/>
                  <w:right w:val="nil"/>
                </w:tcBorders>
                <w:noWrap/>
                <w:vAlign w:val="center"/>
                <w:hideMark/>
              </w:tcPr>
            </w:tcPrChange>
          </w:tcPr>
          <w:p w14:paraId="6A8EE9FC" w14:textId="77777777" w:rsidR="000E71E2" w:rsidRPr="0022223D" w:rsidRDefault="000E71E2" w:rsidP="00F92814">
            <w:pPr>
              <w:jc w:val="center"/>
              <w:rPr>
                <w:ins w:id="2468" w:author="Dylan CHEN" w:date="2026-03-17T17:31:00Z" w16du:dateUtc="2026-03-17T09:31:00Z"/>
                <w:color w:val="000000"/>
                <w:sz w:val="20"/>
                <w:szCs w:val="20"/>
              </w:rPr>
            </w:pPr>
          </w:p>
        </w:tc>
        <w:tc>
          <w:tcPr>
            <w:tcW w:w="900" w:type="dxa"/>
            <w:tcBorders>
              <w:top w:val="single" w:sz="8" w:space="0" w:color="auto"/>
              <w:left w:val="nil"/>
              <w:bottom w:val="nil"/>
              <w:right w:val="nil"/>
            </w:tcBorders>
            <w:noWrap/>
            <w:tcMar>
              <w:left w:w="14" w:type="dxa"/>
              <w:right w:w="14" w:type="dxa"/>
            </w:tcMar>
            <w:hideMark/>
            <w:tcPrChange w:id="2469" w:author="Dylan CHEN" w:date="2026-03-17T17:32:00Z" w16du:dateUtc="2026-03-17T09:32:00Z">
              <w:tcPr>
                <w:tcW w:w="1613" w:type="dxa"/>
                <w:gridSpan w:val="2"/>
                <w:tcBorders>
                  <w:top w:val="single" w:sz="8" w:space="0" w:color="auto"/>
                  <w:left w:val="nil"/>
                  <w:bottom w:val="nil"/>
                  <w:right w:val="nil"/>
                </w:tcBorders>
                <w:noWrap/>
                <w:vAlign w:val="center"/>
                <w:hideMark/>
              </w:tcPr>
            </w:tcPrChange>
          </w:tcPr>
          <w:p w14:paraId="07B34589" w14:textId="77777777" w:rsidR="000E71E2" w:rsidRPr="0022223D" w:rsidRDefault="000E71E2" w:rsidP="00F92814">
            <w:pPr>
              <w:jc w:val="center"/>
              <w:rPr>
                <w:ins w:id="2470" w:author="Dylan CHEN" w:date="2026-03-17T17:31:00Z" w16du:dateUtc="2026-03-17T09:31:00Z"/>
                <w:color w:val="000000"/>
                <w:sz w:val="20"/>
                <w:szCs w:val="20"/>
              </w:rPr>
            </w:pPr>
            <w:ins w:id="2471" w:author="Dylan CHEN" w:date="2026-03-17T17:31:00Z" w16du:dateUtc="2026-03-17T09:31:00Z">
              <w:r w:rsidRPr="0022223D">
                <w:rPr>
                  <w:color w:val="000000"/>
                  <w:sz w:val="20"/>
                  <w:szCs w:val="20"/>
                </w:rPr>
                <w:t>(1)</w:t>
              </w:r>
            </w:ins>
          </w:p>
        </w:tc>
        <w:tc>
          <w:tcPr>
            <w:tcW w:w="938" w:type="dxa"/>
            <w:tcBorders>
              <w:top w:val="single" w:sz="8" w:space="0" w:color="auto"/>
              <w:left w:val="nil"/>
              <w:bottom w:val="nil"/>
              <w:right w:val="nil"/>
            </w:tcBorders>
            <w:noWrap/>
            <w:tcMar>
              <w:left w:w="14" w:type="dxa"/>
              <w:right w:w="14" w:type="dxa"/>
            </w:tcMar>
            <w:hideMark/>
            <w:tcPrChange w:id="2472" w:author="Dylan CHEN" w:date="2026-03-17T17:32:00Z" w16du:dateUtc="2026-03-17T09:32:00Z">
              <w:tcPr>
                <w:tcW w:w="1613" w:type="dxa"/>
                <w:gridSpan w:val="3"/>
                <w:tcBorders>
                  <w:top w:val="single" w:sz="8" w:space="0" w:color="auto"/>
                  <w:left w:val="nil"/>
                  <w:bottom w:val="nil"/>
                  <w:right w:val="nil"/>
                </w:tcBorders>
                <w:noWrap/>
                <w:vAlign w:val="center"/>
                <w:hideMark/>
              </w:tcPr>
            </w:tcPrChange>
          </w:tcPr>
          <w:p w14:paraId="037F5C36" w14:textId="77777777" w:rsidR="000E71E2" w:rsidRPr="0022223D" w:rsidRDefault="000E71E2" w:rsidP="00F92814">
            <w:pPr>
              <w:jc w:val="center"/>
              <w:rPr>
                <w:ins w:id="2473" w:author="Dylan CHEN" w:date="2026-03-17T17:31:00Z" w16du:dateUtc="2026-03-17T09:31:00Z"/>
                <w:color w:val="000000"/>
                <w:sz w:val="20"/>
                <w:szCs w:val="20"/>
              </w:rPr>
            </w:pPr>
            <w:ins w:id="2474" w:author="Dylan CHEN" w:date="2026-03-17T17:31:00Z" w16du:dateUtc="2026-03-17T09:31:00Z">
              <w:r w:rsidRPr="0022223D">
                <w:rPr>
                  <w:color w:val="000000"/>
                  <w:sz w:val="20"/>
                  <w:szCs w:val="20"/>
                </w:rPr>
                <w:t>(2)</w:t>
              </w:r>
            </w:ins>
          </w:p>
        </w:tc>
        <w:tc>
          <w:tcPr>
            <w:tcW w:w="1117" w:type="dxa"/>
            <w:tcBorders>
              <w:top w:val="single" w:sz="8" w:space="0" w:color="auto"/>
              <w:left w:val="nil"/>
              <w:bottom w:val="nil"/>
              <w:right w:val="nil"/>
            </w:tcBorders>
            <w:noWrap/>
            <w:tcMar>
              <w:left w:w="14" w:type="dxa"/>
              <w:right w:w="14" w:type="dxa"/>
            </w:tcMar>
            <w:hideMark/>
            <w:tcPrChange w:id="2475" w:author="Dylan CHEN" w:date="2026-03-17T17:32:00Z" w16du:dateUtc="2026-03-17T09:32:00Z">
              <w:tcPr>
                <w:tcW w:w="1613" w:type="dxa"/>
                <w:gridSpan w:val="3"/>
                <w:tcBorders>
                  <w:top w:val="single" w:sz="8" w:space="0" w:color="auto"/>
                  <w:left w:val="nil"/>
                  <w:bottom w:val="nil"/>
                  <w:right w:val="nil"/>
                </w:tcBorders>
                <w:noWrap/>
                <w:vAlign w:val="center"/>
                <w:hideMark/>
              </w:tcPr>
            </w:tcPrChange>
          </w:tcPr>
          <w:p w14:paraId="48012303" w14:textId="77777777" w:rsidR="000E71E2" w:rsidRPr="0022223D" w:rsidRDefault="000E71E2" w:rsidP="00F92814">
            <w:pPr>
              <w:jc w:val="center"/>
              <w:rPr>
                <w:ins w:id="2476" w:author="Dylan CHEN" w:date="2026-03-17T17:31:00Z" w16du:dateUtc="2026-03-17T09:31:00Z"/>
                <w:color w:val="000000"/>
                <w:sz w:val="20"/>
                <w:szCs w:val="20"/>
              </w:rPr>
            </w:pPr>
            <w:ins w:id="2477" w:author="Dylan CHEN" w:date="2026-03-17T17:31:00Z" w16du:dateUtc="2026-03-17T09:31:00Z">
              <w:r w:rsidRPr="0022223D">
                <w:rPr>
                  <w:color w:val="000000"/>
                  <w:sz w:val="20"/>
                  <w:szCs w:val="20"/>
                </w:rPr>
                <w:t>(3)</w:t>
              </w:r>
            </w:ins>
          </w:p>
        </w:tc>
        <w:tc>
          <w:tcPr>
            <w:tcW w:w="1117" w:type="dxa"/>
            <w:tcBorders>
              <w:top w:val="single" w:sz="8" w:space="0" w:color="auto"/>
              <w:left w:val="nil"/>
              <w:bottom w:val="nil"/>
              <w:right w:val="nil"/>
            </w:tcBorders>
            <w:noWrap/>
            <w:tcMar>
              <w:left w:w="14" w:type="dxa"/>
              <w:right w:w="14" w:type="dxa"/>
            </w:tcMar>
            <w:hideMark/>
            <w:tcPrChange w:id="2478" w:author="Dylan CHEN" w:date="2026-03-17T17:32:00Z" w16du:dateUtc="2026-03-17T09:32:00Z">
              <w:tcPr>
                <w:tcW w:w="1613" w:type="dxa"/>
                <w:gridSpan w:val="2"/>
                <w:tcBorders>
                  <w:top w:val="single" w:sz="8" w:space="0" w:color="auto"/>
                  <w:left w:val="nil"/>
                  <w:bottom w:val="nil"/>
                  <w:right w:val="nil"/>
                </w:tcBorders>
                <w:noWrap/>
                <w:vAlign w:val="center"/>
                <w:hideMark/>
              </w:tcPr>
            </w:tcPrChange>
          </w:tcPr>
          <w:p w14:paraId="6EA9080C" w14:textId="77777777" w:rsidR="000E71E2" w:rsidRPr="0022223D" w:rsidRDefault="000E71E2" w:rsidP="00F92814">
            <w:pPr>
              <w:jc w:val="center"/>
              <w:rPr>
                <w:ins w:id="2479" w:author="Dylan CHEN" w:date="2026-03-17T17:31:00Z" w16du:dateUtc="2026-03-17T09:31:00Z"/>
                <w:color w:val="000000"/>
                <w:sz w:val="20"/>
                <w:szCs w:val="20"/>
              </w:rPr>
            </w:pPr>
            <w:ins w:id="2480" w:author="Dylan CHEN" w:date="2026-03-17T17:31:00Z" w16du:dateUtc="2026-03-17T09:31:00Z">
              <w:r w:rsidRPr="0022223D">
                <w:rPr>
                  <w:color w:val="000000"/>
                  <w:sz w:val="20"/>
                  <w:szCs w:val="20"/>
                </w:rPr>
                <w:t>(4)</w:t>
              </w:r>
            </w:ins>
          </w:p>
        </w:tc>
        <w:tc>
          <w:tcPr>
            <w:tcW w:w="917" w:type="dxa"/>
            <w:tcBorders>
              <w:top w:val="single" w:sz="8" w:space="0" w:color="auto"/>
              <w:left w:val="nil"/>
              <w:bottom w:val="nil"/>
              <w:right w:val="nil"/>
            </w:tcBorders>
            <w:noWrap/>
            <w:tcMar>
              <w:left w:w="14" w:type="dxa"/>
              <w:right w:w="14" w:type="dxa"/>
            </w:tcMar>
            <w:hideMark/>
            <w:tcPrChange w:id="2481" w:author="Dylan CHEN" w:date="2026-03-17T17:32:00Z" w16du:dateUtc="2026-03-17T09:32:00Z">
              <w:tcPr>
                <w:tcW w:w="1300" w:type="dxa"/>
                <w:gridSpan w:val="3"/>
                <w:tcBorders>
                  <w:top w:val="single" w:sz="8" w:space="0" w:color="auto"/>
                  <w:left w:val="nil"/>
                  <w:bottom w:val="nil"/>
                  <w:right w:val="nil"/>
                </w:tcBorders>
                <w:noWrap/>
                <w:vAlign w:val="center"/>
                <w:hideMark/>
              </w:tcPr>
            </w:tcPrChange>
          </w:tcPr>
          <w:p w14:paraId="65A6AC05" w14:textId="77777777" w:rsidR="000E71E2" w:rsidRPr="0022223D" w:rsidRDefault="000E71E2" w:rsidP="00F92814">
            <w:pPr>
              <w:jc w:val="center"/>
              <w:rPr>
                <w:ins w:id="2482" w:author="Dylan CHEN" w:date="2026-03-17T17:31:00Z" w16du:dateUtc="2026-03-17T09:31:00Z"/>
                <w:color w:val="000000"/>
                <w:sz w:val="20"/>
                <w:szCs w:val="20"/>
              </w:rPr>
            </w:pPr>
            <w:ins w:id="2483" w:author="Dylan CHEN" w:date="2026-03-17T17:31:00Z" w16du:dateUtc="2026-03-17T09:31:00Z">
              <w:r w:rsidRPr="0022223D">
                <w:rPr>
                  <w:color w:val="000000"/>
                  <w:sz w:val="20"/>
                  <w:szCs w:val="20"/>
                </w:rPr>
                <w:t>(5)</w:t>
              </w:r>
            </w:ins>
          </w:p>
        </w:tc>
        <w:tc>
          <w:tcPr>
            <w:tcW w:w="917" w:type="dxa"/>
            <w:tcBorders>
              <w:top w:val="single" w:sz="8" w:space="0" w:color="auto"/>
              <w:left w:val="nil"/>
              <w:bottom w:val="nil"/>
              <w:right w:val="nil"/>
            </w:tcBorders>
            <w:noWrap/>
            <w:tcMar>
              <w:left w:w="14" w:type="dxa"/>
              <w:right w:w="14" w:type="dxa"/>
            </w:tcMar>
            <w:hideMark/>
            <w:tcPrChange w:id="2484" w:author="Dylan CHEN" w:date="2026-03-17T17:32:00Z" w16du:dateUtc="2026-03-17T09:32:00Z">
              <w:tcPr>
                <w:tcW w:w="1300" w:type="dxa"/>
                <w:tcBorders>
                  <w:top w:val="single" w:sz="8" w:space="0" w:color="auto"/>
                  <w:left w:val="nil"/>
                  <w:bottom w:val="nil"/>
                  <w:right w:val="nil"/>
                </w:tcBorders>
                <w:noWrap/>
                <w:vAlign w:val="center"/>
                <w:hideMark/>
              </w:tcPr>
            </w:tcPrChange>
          </w:tcPr>
          <w:p w14:paraId="462218CD" w14:textId="77777777" w:rsidR="000E71E2" w:rsidRPr="0022223D" w:rsidRDefault="000E71E2" w:rsidP="00F92814">
            <w:pPr>
              <w:jc w:val="center"/>
              <w:rPr>
                <w:ins w:id="2485" w:author="Dylan CHEN" w:date="2026-03-17T17:31:00Z" w16du:dateUtc="2026-03-17T09:31:00Z"/>
                <w:color w:val="000000"/>
                <w:sz w:val="20"/>
                <w:szCs w:val="20"/>
              </w:rPr>
            </w:pPr>
            <w:ins w:id="2486" w:author="Dylan CHEN" w:date="2026-03-17T17:31:00Z" w16du:dateUtc="2026-03-17T09:31:00Z">
              <w:r w:rsidRPr="0022223D">
                <w:rPr>
                  <w:color w:val="000000"/>
                  <w:sz w:val="20"/>
                  <w:szCs w:val="20"/>
                </w:rPr>
                <w:t>(6)</w:t>
              </w:r>
            </w:ins>
          </w:p>
        </w:tc>
        <w:tc>
          <w:tcPr>
            <w:tcW w:w="917" w:type="dxa"/>
            <w:tcBorders>
              <w:top w:val="single" w:sz="8" w:space="0" w:color="auto"/>
              <w:left w:val="nil"/>
              <w:bottom w:val="nil"/>
              <w:right w:val="nil"/>
            </w:tcBorders>
            <w:noWrap/>
            <w:tcMar>
              <w:left w:w="14" w:type="dxa"/>
              <w:right w:w="14" w:type="dxa"/>
            </w:tcMar>
            <w:hideMark/>
            <w:tcPrChange w:id="2487" w:author="Dylan CHEN" w:date="2026-03-17T17:32:00Z" w16du:dateUtc="2026-03-17T09:32:00Z">
              <w:tcPr>
                <w:tcW w:w="1300" w:type="dxa"/>
                <w:tcBorders>
                  <w:top w:val="single" w:sz="8" w:space="0" w:color="auto"/>
                  <w:left w:val="nil"/>
                  <w:bottom w:val="nil"/>
                  <w:right w:val="nil"/>
                </w:tcBorders>
                <w:noWrap/>
                <w:vAlign w:val="center"/>
                <w:hideMark/>
              </w:tcPr>
            </w:tcPrChange>
          </w:tcPr>
          <w:p w14:paraId="251E5A46" w14:textId="77777777" w:rsidR="000E71E2" w:rsidRPr="0022223D" w:rsidRDefault="000E71E2" w:rsidP="00F92814">
            <w:pPr>
              <w:jc w:val="center"/>
              <w:rPr>
                <w:ins w:id="2488" w:author="Dylan CHEN" w:date="2026-03-17T17:31:00Z" w16du:dateUtc="2026-03-17T09:31:00Z"/>
                <w:color w:val="000000"/>
                <w:sz w:val="20"/>
                <w:szCs w:val="20"/>
              </w:rPr>
            </w:pPr>
            <w:ins w:id="2489" w:author="Dylan CHEN" w:date="2026-03-17T17:31:00Z" w16du:dateUtc="2026-03-17T09:31:00Z">
              <w:r w:rsidRPr="0022223D">
                <w:rPr>
                  <w:color w:val="000000"/>
                  <w:sz w:val="20"/>
                  <w:szCs w:val="20"/>
                </w:rPr>
                <w:t>(7)</w:t>
              </w:r>
            </w:ins>
          </w:p>
        </w:tc>
        <w:tc>
          <w:tcPr>
            <w:tcW w:w="917" w:type="dxa"/>
            <w:tcBorders>
              <w:top w:val="single" w:sz="8" w:space="0" w:color="auto"/>
              <w:left w:val="nil"/>
              <w:bottom w:val="nil"/>
              <w:right w:val="nil"/>
            </w:tcBorders>
            <w:noWrap/>
            <w:tcMar>
              <w:left w:w="14" w:type="dxa"/>
              <w:right w:w="14" w:type="dxa"/>
            </w:tcMar>
            <w:hideMark/>
            <w:tcPrChange w:id="2490" w:author="Dylan CHEN" w:date="2026-03-17T17:32:00Z" w16du:dateUtc="2026-03-17T09:32:00Z">
              <w:tcPr>
                <w:tcW w:w="1300" w:type="dxa"/>
                <w:tcBorders>
                  <w:top w:val="single" w:sz="8" w:space="0" w:color="auto"/>
                  <w:left w:val="nil"/>
                  <w:bottom w:val="nil"/>
                  <w:right w:val="nil"/>
                </w:tcBorders>
                <w:noWrap/>
                <w:vAlign w:val="center"/>
                <w:hideMark/>
              </w:tcPr>
            </w:tcPrChange>
          </w:tcPr>
          <w:p w14:paraId="1879F531" w14:textId="77777777" w:rsidR="000E71E2" w:rsidRPr="0022223D" w:rsidRDefault="000E71E2" w:rsidP="00F92814">
            <w:pPr>
              <w:jc w:val="center"/>
              <w:rPr>
                <w:ins w:id="2491" w:author="Dylan CHEN" w:date="2026-03-17T17:31:00Z" w16du:dateUtc="2026-03-17T09:31:00Z"/>
                <w:color w:val="000000"/>
                <w:sz w:val="20"/>
                <w:szCs w:val="20"/>
              </w:rPr>
            </w:pPr>
            <w:ins w:id="2492" w:author="Dylan CHEN" w:date="2026-03-17T17:31:00Z" w16du:dateUtc="2026-03-17T09:31:00Z">
              <w:r w:rsidRPr="0022223D">
                <w:rPr>
                  <w:color w:val="000000"/>
                  <w:sz w:val="20"/>
                  <w:szCs w:val="20"/>
                </w:rPr>
                <w:t>(8)</w:t>
              </w:r>
            </w:ins>
          </w:p>
        </w:tc>
      </w:tr>
      <w:tr w:rsidR="000E71E2" w:rsidRPr="0022223D" w14:paraId="2BFD2AF5" w14:textId="77777777" w:rsidTr="00F92814">
        <w:trPr>
          <w:trHeight w:val="340"/>
          <w:jc w:val="center"/>
          <w:ins w:id="2493" w:author="Dylan CHEN" w:date="2026-03-17T17:31:00Z"/>
          <w:trPrChange w:id="2494" w:author="Dylan CHEN" w:date="2026-03-17T17:32:00Z" w16du:dateUtc="2026-03-17T09:32:00Z">
            <w:trPr>
              <w:trHeight w:val="340"/>
            </w:trPr>
          </w:trPrChange>
        </w:trPr>
        <w:tc>
          <w:tcPr>
            <w:tcW w:w="1620" w:type="dxa"/>
            <w:tcBorders>
              <w:top w:val="nil"/>
              <w:left w:val="nil"/>
              <w:bottom w:val="nil"/>
              <w:right w:val="nil"/>
            </w:tcBorders>
            <w:noWrap/>
            <w:tcMar>
              <w:left w:w="14" w:type="dxa"/>
              <w:right w:w="14" w:type="dxa"/>
            </w:tcMar>
            <w:hideMark/>
            <w:tcPrChange w:id="2495" w:author="Dylan CHEN" w:date="2026-03-17T17:32:00Z" w16du:dateUtc="2026-03-17T09:32:00Z">
              <w:tcPr>
                <w:tcW w:w="1780" w:type="dxa"/>
                <w:gridSpan w:val="2"/>
                <w:tcBorders>
                  <w:top w:val="nil"/>
                  <w:left w:val="nil"/>
                  <w:bottom w:val="nil"/>
                  <w:right w:val="nil"/>
                </w:tcBorders>
                <w:noWrap/>
                <w:vAlign w:val="center"/>
                <w:hideMark/>
              </w:tcPr>
            </w:tcPrChange>
          </w:tcPr>
          <w:p w14:paraId="7841EA59" w14:textId="77777777" w:rsidR="000E71E2" w:rsidRPr="0022223D" w:rsidRDefault="000E71E2" w:rsidP="00F92814">
            <w:pPr>
              <w:jc w:val="center"/>
              <w:rPr>
                <w:ins w:id="2496" w:author="Dylan CHEN" w:date="2026-03-17T17:31:00Z" w16du:dateUtc="2026-03-17T09:31:00Z"/>
                <w:color w:val="000000"/>
                <w:sz w:val="20"/>
                <w:szCs w:val="20"/>
              </w:rPr>
            </w:pPr>
          </w:p>
        </w:tc>
        <w:tc>
          <w:tcPr>
            <w:tcW w:w="4072" w:type="dxa"/>
            <w:gridSpan w:val="4"/>
            <w:tcBorders>
              <w:top w:val="nil"/>
              <w:left w:val="nil"/>
              <w:bottom w:val="nil"/>
              <w:right w:val="nil"/>
            </w:tcBorders>
            <w:noWrap/>
            <w:tcMar>
              <w:left w:w="14" w:type="dxa"/>
              <w:right w:w="14" w:type="dxa"/>
            </w:tcMar>
            <w:hideMark/>
            <w:tcPrChange w:id="2497" w:author="Dylan CHEN" w:date="2026-03-17T17:32:00Z" w16du:dateUtc="2026-03-17T09:32:00Z">
              <w:tcPr>
                <w:tcW w:w="6452" w:type="dxa"/>
                <w:gridSpan w:val="10"/>
                <w:tcBorders>
                  <w:top w:val="nil"/>
                  <w:left w:val="nil"/>
                  <w:bottom w:val="nil"/>
                  <w:right w:val="nil"/>
                </w:tcBorders>
                <w:noWrap/>
                <w:vAlign w:val="center"/>
                <w:hideMark/>
              </w:tcPr>
            </w:tcPrChange>
          </w:tcPr>
          <w:p w14:paraId="13C85B9C" w14:textId="77777777" w:rsidR="000E71E2" w:rsidRPr="0022223D" w:rsidRDefault="000E71E2" w:rsidP="00F92814">
            <w:pPr>
              <w:jc w:val="center"/>
              <w:rPr>
                <w:ins w:id="2498" w:author="Dylan CHEN" w:date="2026-03-17T17:31:00Z" w16du:dateUtc="2026-03-17T09:31:00Z"/>
                <w:color w:val="000000"/>
                <w:sz w:val="20"/>
                <w:szCs w:val="20"/>
              </w:rPr>
            </w:pPr>
            <w:ins w:id="2499" w:author="Dylan CHEN" w:date="2026-03-17T17:31:00Z" w16du:dateUtc="2026-03-17T09:31:00Z">
              <w:r w:rsidRPr="0022223D">
                <w:rPr>
                  <w:color w:val="000000"/>
                  <w:sz w:val="20"/>
                  <w:szCs w:val="20"/>
                </w:rPr>
                <w:t>DV: log of the number of human answers provided within 7 days (answerNum</w:t>
              </w:r>
              <w:r w:rsidRPr="0022223D">
                <w:rPr>
                  <w:color w:val="000000"/>
                  <w:sz w:val="20"/>
                  <w:szCs w:val="20"/>
                  <w:vertAlign w:val="subscript"/>
                  <w:rPrChange w:id="2500" w:author="Xin Li" w:date="2026-03-21T12:28:00Z" w16du:dateUtc="2026-03-21T04:28:00Z">
                    <w:rPr>
                      <w:color w:val="000000"/>
                      <w:sz w:val="20"/>
                      <w:szCs w:val="20"/>
                    </w:rPr>
                  </w:rPrChange>
                </w:rPr>
                <w:t>i</w:t>
              </w:r>
              <w:r w:rsidRPr="0022223D">
                <w:rPr>
                  <w:color w:val="000000"/>
                  <w:sz w:val="20"/>
                  <w:szCs w:val="20"/>
                </w:rPr>
                <w:t>)</w:t>
              </w:r>
            </w:ins>
          </w:p>
        </w:tc>
        <w:tc>
          <w:tcPr>
            <w:tcW w:w="3668" w:type="dxa"/>
            <w:gridSpan w:val="4"/>
            <w:tcBorders>
              <w:top w:val="nil"/>
              <w:left w:val="nil"/>
              <w:bottom w:val="nil"/>
              <w:right w:val="nil"/>
            </w:tcBorders>
            <w:noWrap/>
            <w:tcMar>
              <w:left w:w="14" w:type="dxa"/>
              <w:right w:w="14" w:type="dxa"/>
            </w:tcMar>
            <w:hideMark/>
            <w:tcPrChange w:id="2501" w:author="Dylan CHEN" w:date="2026-03-17T17:32:00Z" w16du:dateUtc="2026-03-17T09:32:00Z">
              <w:tcPr>
                <w:tcW w:w="5200" w:type="dxa"/>
                <w:gridSpan w:val="6"/>
                <w:tcBorders>
                  <w:top w:val="nil"/>
                  <w:left w:val="nil"/>
                  <w:bottom w:val="nil"/>
                  <w:right w:val="nil"/>
                </w:tcBorders>
                <w:noWrap/>
                <w:vAlign w:val="center"/>
                <w:hideMark/>
              </w:tcPr>
            </w:tcPrChange>
          </w:tcPr>
          <w:p w14:paraId="086F2C25" w14:textId="77777777" w:rsidR="000E71E2" w:rsidRPr="0022223D" w:rsidRDefault="000E71E2" w:rsidP="00F92814">
            <w:pPr>
              <w:jc w:val="center"/>
              <w:rPr>
                <w:ins w:id="2502" w:author="Dylan CHEN" w:date="2026-03-17T17:31:00Z" w16du:dateUtc="2026-03-17T09:31:00Z"/>
                <w:color w:val="000000"/>
                <w:sz w:val="20"/>
                <w:szCs w:val="20"/>
              </w:rPr>
            </w:pPr>
            <w:ins w:id="2503" w:author="Dylan CHEN" w:date="2026-03-17T17:31:00Z" w16du:dateUtc="2026-03-17T09:31:00Z">
              <w:r w:rsidRPr="0022223D">
                <w:rPr>
                  <w:color w:val="000000"/>
                  <w:sz w:val="20"/>
                  <w:szCs w:val="20"/>
                </w:rPr>
                <w:t>DV: number of net likes received by an answer (netlikeNum</w:t>
              </w:r>
              <w:r w:rsidRPr="0022223D">
                <w:rPr>
                  <w:color w:val="000000"/>
                  <w:sz w:val="20"/>
                  <w:szCs w:val="20"/>
                  <w:vertAlign w:val="subscript"/>
                  <w:rPrChange w:id="2504" w:author="Xin Li" w:date="2026-03-21T12:28:00Z" w16du:dateUtc="2026-03-21T04:28:00Z">
                    <w:rPr>
                      <w:color w:val="000000"/>
                      <w:sz w:val="20"/>
                      <w:szCs w:val="20"/>
                    </w:rPr>
                  </w:rPrChange>
                </w:rPr>
                <w:t>ij</w:t>
              </w:r>
              <w:r w:rsidRPr="0022223D">
                <w:rPr>
                  <w:color w:val="000000"/>
                  <w:sz w:val="20"/>
                  <w:szCs w:val="20"/>
                </w:rPr>
                <w:t>)</w:t>
              </w:r>
            </w:ins>
          </w:p>
        </w:tc>
      </w:tr>
      <w:tr w:rsidR="000E71E2" w:rsidRPr="0022223D" w14:paraId="213C77FE" w14:textId="77777777" w:rsidTr="00F92814">
        <w:trPr>
          <w:trHeight w:val="320"/>
          <w:jc w:val="center"/>
          <w:ins w:id="2505" w:author="Dylan CHEN" w:date="2026-03-17T17:31:00Z"/>
          <w:trPrChange w:id="2506"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2507" w:author="Dylan CHEN" w:date="2026-03-17T17:32:00Z" w16du:dateUtc="2026-03-17T09:32:00Z">
              <w:tcPr>
                <w:tcW w:w="1780" w:type="dxa"/>
                <w:gridSpan w:val="2"/>
                <w:tcBorders>
                  <w:top w:val="nil"/>
                  <w:left w:val="nil"/>
                  <w:bottom w:val="nil"/>
                  <w:right w:val="nil"/>
                </w:tcBorders>
                <w:noWrap/>
                <w:vAlign w:val="bottom"/>
                <w:hideMark/>
              </w:tcPr>
            </w:tcPrChange>
          </w:tcPr>
          <w:p w14:paraId="2A65D697" w14:textId="77777777" w:rsidR="000E71E2" w:rsidRPr="0022223D" w:rsidRDefault="000E71E2" w:rsidP="00F92814">
            <w:pPr>
              <w:rPr>
                <w:ins w:id="2508" w:author="Dylan CHEN" w:date="2026-03-17T17:31:00Z" w16du:dateUtc="2026-03-17T09:31:00Z"/>
                <w:i/>
                <w:iCs/>
                <w:color w:val="000000"/>
                <w:sz w:val="20"/>
                <w:szCs w:val="20"/>
              </w:rPr>
            </w:pPr>
            <w:ins w:id="2509" w:author="Dylan CHEN" w:date="2026-03-17T17:31:00Z" w16du:dateUtc="2026-03-17T09:31:00Z">
              <w:r w:rsidRPr="0022223D">
                <w:rPr>
                  <w:i/>
                  <w:iCs/>
                  <w:color w:val="000000"/>
                  <w:sz w:val="20"/>
                  <w:szCs w:val="20"/>
                </w:rPr>
                <w:t>AI</w:t>
              </w:r>
              <w:r w:rsidRPr="0022223D">
                <w:rPr>
                  <w:i/>
                  <w:iCs/>
                  <w:color w:val="000000"/>
                  <w:sz w:val="20"/>
                  <w:szCs w:val="20"/>
                  <w:vertAlign w:val="subscript"/>
                </w:rPr>
                <w:t>i</w:t>
              </w:r>
            </w:ins>
          </w:p>
        </w:tc>
        <w:tc>
          <w:tcPr>
            <w:tcW w:w="900" w:type="dxa"/>
            <w:tcBorders>
              <w:top w:val="nil"/>
              <w:left w:val="nil"/>
              <w:bottom w:val="nil"/>
              <w:right w:val="nil"/>
            </w:tcBorders>
            <w:noWrap/>
            <w:tcMar>
              <w:left w:w="14" w:type="dxa"/>
              <w:right w:w="14" w:type="dxa"/>
            </w:tcMar>
            <w:hideMark/>
            <w:tcPrChange w:id="2510" w:author="Dylan CHEN" w:date="2026-03-17T17:32:00Z" w16du:dateUtc="2026-03-17T09:32:00Z">
              <w:tcPr>
                <w:tcW w:w="1613" w:type="dxa"/>
                <w:gridSpan w:val="2"/>
                <w:tcBorders>
                  <w:top w:val="nil"/>
                  <w:left w:val="nil"/>
                  <w:bottom w:val="nil"/>
                  <w:right w:val="nil"/>
                </w:tcBorders>
                <w:noWrap/>
                <w:vAlign w:val="center"/>
                <w:hideMark/>
              </w:tcPr>
            </w:tcPrChange>
          </w:tcPr>
          <w:p w14:paraId="1FE633AD" w14:textId="77777777" w:rsidR="000E71E2" w:rsidRPr="0022223D" w:rsidRDefault="000E71E2" w:rsidP="00F92814">
            <w:pPr>
              <w:jc w:val="center"/>
              <w:rPr>
                <w:ins w:id="2511" w:author="Dylan CHEN" w:date="2026-03-17T17:31:00Z" w16du:dateUtc="2026-03-17T09:31:00Z"/>
                <w:color w:val="000000"/>
                <w:sz w:val="20"/>
                <w:szCs w:val="20"/>
              </w:rPr>
            </w:pPr>
            <w:ins w:id="2512" w:author="Dylan CHEN" w:date="2026-03-17T17:31:00Z" w16du:dateUtc="2026-03-17T09:31:00Z">
              <w:r w:rsidRPr="0022223D">
                <w:rPr>
                  <w:color w:val="000000"/>
                  <w:sz w:val="20"/>
                  <w:szCs w:val="20"/>
                </w:rPr>
                <w:t>-0.052 ***</w:t>
              </w:r>
            </w:ins>
          </w:p>
        </w:tc>
        <w:tc>
          <w:tcPr>
            <w:tcW w:w="938" w:type="dxa"/>
            <w:tcBorders>
              <w:top w:val="nil"/>
              <w:left w:val="nil"/>
              <w:bottom w:val="nil"/>
              <w:right w:val="nil"/>
            </w:tcBorders>
            <w:noWrap/>
            <w:tcMar>
              <w:left w:w="14" w:type="dxa"/>
              <w:right w:w="14" w:type="dxa"/>
            </w:tcMar>
            <w:hideMark/>
            <w:tcPrChange w:id="2513" w:author="Dylan CHEN" w:date="2026-03-17T17:32:00Z" w16du:dateUtc="2026-03-17T09:32:00Z">
              <w:tcPr>
                <w:tcW w:w="1613" w:type="dxa"/>
                <w:gridSpan w:val="3"/>
                <w:tcBorders>
                  <w:top w:val="nil"/>
                  <w:left w:val="nil"/>
                  <w:bottom w:val="nil"/>
                  <w:right w:val="nil"/>
                </w:tcBorders>
                <w:noWrap/>
                <w:vAlign w:val="center"/>
                <w:hideMark/>
              </w:tcPr>
            </w:tcPrChange>
          </w:tcPr>
          <w:p w14:paraId="5D593F00" w14:textId="77777777" w:rsidR="000E71E2" w:rsidRPr="0022223D" w:rsidRDefault="000E71E2" w:rsidP="00F92814">
            <w:pPr>
              <w:jc w:val="center"/>
              <w:rPr>
                <w:ins w:id="2514" w:author="Dylan CHEN" w:date="2026-03-17T17:31:00Z" w16du:dateUtc="2026-03-17T09:31:00Z"/>
                <w:color w:val="000000"/>
                <w:sz w:val="20"/>
                <w:szCs w:val="20"/>
              </w:rPr>
            </w:pPr>
            <w:ins w:id="2515" w:author="Dylan CHEN" w:date="2026-03-17T17:31:00Z" w16du:dateUtc="2026-03-17T09:31:00Z">
              <w:r w:rsidRPr="0022223D">
                <w:rPr>
                  <w:color w:val="000000"/>
                  <w:sz w:val="20"/>
                  <w:szCs w:val="20"/>
                </w:rPr>
                <w:t>-0.050 ***</w:t>
              </w:r>
            </w:ins>
          </w:p>
        </w:tc>
        <w:tc>
          <w:tcPr>
            <w:tcW w:w="1117" w:type="dxa"/>
            <w:tcBorders>
              <w:top w:val="nil"/>
              <w:left w:val="nil"/>
              <w:bottom w:val="nil"/>
              <w:right w:val="nil"/>
            </w:tcBorders>
            <w:noWrap/>
            <w:tcMar>
              <w:left w:w="14" w:type="dxa"/>
              <w:right w:w="14" w:type="dxa"/>
            </w:tcMar>
            <w:hideMark/>
            <w:tcPrChange w:id="2516" w:author="Dylan CHEN" w:date="2026-03-17T17:32:00Z" w16du:dateUtc="2026-03-17T09:32:00Z">
              <w:tcPr>
                <w:tcW w:w="1613" w:type="dxa"/>
                <w:gridSpan w:val="3"/>
                <w:tcBorders>
                  <w:top w:val="nil"/>
                  <w:left w:val="nil"/>
                  <w:bottom w:val="nil"/>
                  <w:right w:val="nil"/>
                </w:tcBorders>
                <w:noWrap/>
                <w:vAlign w:val="center"/>
                <w:hideMark/>
              </w:tcPr>
            </w:tcPrChange>
          </w:tcPr>
          <w:p w14:paraId="43D2C3F5" w14:textId="77777777" w:rsidR="000E71E2" w:rsidRPr="0022223D" w:rsidRDefault="000E71E2" w:rsidP="00F92814">
            <w:pPr>
              <w:jc w:val="center"/>
              <w:rPr>
                <w:ins w:id="2517" w:author="Dylan CHEN" w:date="2026-03-17T17:31:00Z" w16du:dateUtc="2026-03-17T09:31:00Z"/>
                <w:color w:val="000000"/>
                <w:sz w:val="20"/>
                <w:szCs w:val="20"/>
              </w:rPr>
            </w:pPr>
            <w:ins w:id="2518" w:author="Dylan CHEN" w:date="2026-03-17T17:31:00Z" w16du:dateUtc="2026-03-17T09:31:00Z">
              <w:r w:rsidRPr="0022223D">
                <w:rPr>
                  <w:color w:val="000000"/>
                  <w:sz w:val="20"/>
                  <w:szCs w:val="20"/>
                </w:rPr>
                <w:t>-0.048 ***</w:t>
              </w:r>
            </w:ins>
          </w:p>
        </w:tc>
        <w:tc>
          <w:tcPr>
            <w:tcW w:w="1117" w:type="dxa"/>
            <w:tcBorders>
              <w:top w:val="nil"/>
              <w:left w:val="nil"/>
              <w:bottom w:val="nil"/>
              <w:right w:val="nil"/>
            </w:tcBorders>
            <w:noWrap/>
            <w:tcMar>
              <w:left w:w="14" w:type="dxa"/>
              <w:right w:w="14" w:type="dxa"/>
            </w:tcMar>
            <w:hideMark/>
            <w:tcPrChange w:id="2519" w:author="Dylan CHEN" w:date="2026-03-17T17:32:00Z" w16du:dateUtc="2026-03-17T09:32:00Z">
              <w:tcPr>
                <w:tcW w:w="1613" w:type="dxa"/>
                <w:gridSpan w:val="2"/>
                <w:tcBorders>
                  <w:top w:val="nil"/>
                  <w:left w:val="nil"/>
                  <w:bottom w:val="nil"/>
                  <w:right w:val="nil"/>
                </w:tcBorders>
                <w:noWrap/>
                <w:vAlign w:val="center"/>
                <w:hideMark/>
              </w:tcPr>
            </w:tcPrChange>
          </w:tcPr>
          <w:p w14:paraId="07B4697F" w14:textId="77777777" w:rsidR="000E71E2" w:rsidRPr="0022223D" w:rsidRDefault="000E71E2" w:rsidP="00F92814">
            <w:pPr>
              <w:jc w:val="center"/>
              <w:rPr>
                <w:ins w:id="2520" w:author="Dylan CHEN" w:date="2026-03-17T17:31:00Z" w16du:dateUtc="2026-03-17T09:31:00Z"/>
                <w:color w:val="000000"/>
                <w:sz w:val="20"/>
                <w:szCs w:val="20"/>
              </w:rPr>
            </w:pPr>
            <w:ins w:id="2521" w:author="Dylan CHEN" w:date="2026-03-17T17:31:00Z" w16du:dateUtc="2026-03-17T09:31:00Z">
              <w:r w:rsidRPr="0022223D">
                <w:rPr>
                  <w:color w:val="000000"/>
                  <w:sz w:val="20"/>
                  <w:szCs w:val="20"/>
                </w:rPr>
                <w:t>-0.046 ***</w:t>
              </w:r>
            </w:ins>
          </w:p>
        </w:tc>
        <w:tc>
          <w:tcPr>
            <w:tcW w:w="917" w:type="dxa"/>
            <w:tcBorders>
              <w:top w:val="nil"/>
              <w:left w:val="nil"/>
              <w:bottom w:val="nil"/>
              <w:right w:val="nil"/>
            </w:tcBorders>
            <w:noWrap/>
            <w:tcMar>
              <w:left w:w="14" w:type="dxa"/>
              <w:right w:w="14" w:type="dxa"/>
            </w:tcMar>
            <w:hideMark/>
            <w:tcPrChange w:id="2522" w:author="Dylan CHEN" w:date="2026-03-17T17:32:00Z" w16du:dateUtc="2026-03-17T09:32:00Z">
              <w:tcPr>
                <w:tcW w:w="1300" w:type="dxa"/>
                <w:gridSpan w:val="3"/>
                <w:tcBorders>
                  <w:top w:val="nil"/>
                  <w:left w:val="nil"/>
                  <w:bottom w:val="nil"/>
                  <w:right w:val="nil"/>
                </w:tcBorders>
                <w:noWrap/>
                <w:vAlign w:val="center"/>
                <w:hideMark/>
              </w:tcPr>
            </w:tcPrChange>
          </w:tcPr>
          <w:p w14:paraId="2F3FD84C" w14:textId="77777777" w:rsidR="000E71E2" w:rsidRPr="0022223D" w:rsidRDefault="000E71E2" w:rsidP="00F92814">
            <w:pPr>
              <w:jc w:val="center"/>
              <w:rPr>
                <w:ins w:id="2523" w:author="Dylan CHEN" w:date="2026-03-17T17:31:00Z" w16du:dateUtc="2026-03-17T09:31:00Z"/>
                <w:color w:val="000000"/>
                <w:sz w:val="20"/>
                <w:szCs w:val="20"/>
              </w:rPr>
            </w:pPr>
            <w:ins w:id="2524" w:author="Dylan CHEN" w:date="2026-03-17T17:31:00Z" w16du:dateUtc="2026-03-17T09:31:00Z">
              <w:r w:rsidRPr="0022223D">
                <w:rPr>
                  <w:color w:val="000000"/>
                  <w:sz w:val="20"/>
                  <w:szCs w:val="20"/>
                </w:rPr>
                <w:t>-0.049 **</w:t>
              </w:r>
            </w:ins>
          </w:p>
        </w:tc>
        <w:tc>
          <w:tcPr>
            <w:tcW w:w="917" w:type="dxa"/>
            <w:tcBorders>
              <w:top w:val="nil"/>
              <w:left w:val="nil"/>
              <w:bottom w:val="nil"/>
              <w:right w:val="nil"/>
            </w:tcBorders>
            <w:noWrap/>
            <w:tcMar>
              <w:left w:w="14" w:type="dxa"/>
              <w:right w:w="14" w:type="dxa"/>
            </w:tcMar>
            <w:hideMark/>
            <w:tcPrChange w:id="2525" w:author="Dylan CHEN" w:date="2026-03-17T17:32:00Z" w16du:dateUtc="2026-03-17T09:32:00Z">
              <w:tcPr>
                <w:tcW w:w="1300" w:type="dxa"/>
                <w:tcBorders>
                  <w:top w:val="nil"/>
                  <w:left w:val="nil"/>
                  <w:bottom w:val="nil"/>
                  <w:right w:val="nil"/>
                </w:tcBorders>
                <w:noWrap/>
                <w:vAlign w:val="center"/>
                <w:hideMark/>
              </w:tcPr>
            </w:tcPrChange>
          </w:tcPr>
          <w:p w14:paraId="3F59A710" w14:textId="77777777" w:rsidR="000E71E2" w:rsidRPr="0022223D" w:rsidRDefault="000E71E2" w:rsidP="00F92814">
            <w:pPr>
              <w:jc w:val="center"/>
              <w:rPr>
                <w:ins w:id="2526" w:author="Dylan CHEN" w:date="2026-03-17T17:31:00Z" w16du:dateUtc="2026-03-17T09:31:00Z"/>
                <w:color w:val="000000"/>
                <w:sz w:val="20"/>
                <w:szCs w:val="20"/>
              </w:rPr>
            </w:pPr>
            <w:ins w:id="2527" w:author="Dylan CHEN" w:date="2026-03-17T17:31:00Z" w16du:dateUtc="2026-03-17T09:31:00Z">
              <w:r w:rsidRPr="0022223D">
                <w:rPr>
                  <w:color w:val="000000"/>
                  <w:sz w:val="20"/>
                  <w:szCs w:val="20"/>
                </w:rPr>
                <w:t>-0.052 **</w:t>
              </w:r>
            </w:ins>
          </w:p>
        </w:tc>
        <w:tc>
          <w:tcPr>
            <w:tcW w:w="917" w:type="dxa"/>
            <w:tcBorders>
              <w:top w:val="nil"/>
              <w:left w:val="nil"/>
              <w:bottom w:val="nil"/>
              <w:right w:val="nil"/>
            </w:tcBorders>
            <w:noWrap/>
            <w:tcMar>
              <w:left w:w="14" w:type="dxa"/>
              <w:right w:w="14" w:type="dxa"/>
            </w:tcMar>
            <w:hideMark/>
            <w:tcPrChange w:id="2528" w:author="Dylan CHEN" w:date="2026-03-17T17:32:00Z" w16du:dateUtc="2026-03-17T09:32:00Z">
              <w:tcPr>
                <w:tcW w:w="1300" w:type="dxa"/>
                <w:tcBorders>
                  <w:top w:val="nil"/>
                  <w:left w:val="nil"/>
                  <w:bottom w:val="nil"/>
                  <w:right w:val="nil"/>
                </w:tcBorders>
                <w:noWrap/>
                <w:vAlign w:val="center"/>
                <w:hideMark/>
              </w:tcPr>
            </w:tcPrChange>
          </w:tcPr>
          <w:p w14:paraId="6D6AE747" w14:textId="77777777" w:rsidR="000E71E2" w:rsidRPr="0022223D" w:rsidRDefault="000E71E2" w:rsidP="00F92814">
            <w:pPr>
              <w:jc w:val="center"/>
              <w:rPr>
                <w:ins w:id="2529" w:author="Dylan CHEN" w:date="2026-03-17T17:31:00Z" w16du:dateUtc="2026-03-17T09:31:00Z"/>
                <w:color w:val="000000"/>
                <w:sz w:val="20"/>
                <w:szCs w:val="20"/>
              </w:rPr>
            </w:pPr>
            <w:ins w:id="2530" w:author="Dylan CHEN" w:date="2026-03-17T17:31:00Z" w16du:dateUtc="2026-03-17T09:31:00Z">
              <w:r w:rsidRPr="0022223D">
                <w:rPr>
                  <w:color w:val="000000"/>
                  <w:sz w:val="20"/>
                  <w:szCs w:val="20"/>
                </w:rPr>
                <w:t>-0.052 **</w:t>
              </w:r>
            </w:ins>
          </w:p>
        </w:tc>
        <w:tc>
          <w:tcPr>
            <w:tcW w:w="917" w:type="dxa"/>
            <w:tcBorders>
              <w:top w:val="nil"/>
              <w:left w:val="nil"/>
              <w:bottom w:val="nil"/>
              <w:right w:val="nil"/>
            </w:tcBorders>
            <w:noWrap/>
            <w:tcMar>
              <w:left w:w="14" w:type="dxa"/>
              <w:right w:w="14" w:type="dxa"/>
            </w:tcMar>
            <w:hideMark/>
            <w:tcPrChange w:id="2531" w:author="Dylan CHEN" w:date="2026-03-17T17:32:00Z" w16du:dateUtc="2026-03-17T09:32:00Z">
              <w:tcPr>
                <w:tcW w:w="1300" w:type="dxa"/>
                <w:tcBorders>
                  <w:top w:val="nil"/>
                  <w:left w:val="nil"/>
                  <w:bottom w:val="nil"/>
                  <w:right w:val="nil"/>
                </w:tcBorders>
                <w:noWrap/>
                <w:vAlign w:val="center"/>
                <w:hideMark/>
              </w:tcPr>
            </w:tcPrChange>
          </w:tcPr>
          <w:p w14:paraId="39378029" w14:textId="77777777" w:rsidR="000E71E2" w:rsidRPr="0022223D" w:rsidRDefault="000E71E2" w:rsidP="00F92814">
            <w:pPr>
              <w:jc w:val="center"/>
              <w:rPr>
                <w:ins w:id="2532" w:author="Dylan CHEN" w:date="2026-03-17T17:31:00Z" w16du:dateUtc="2026-03-17T09:31:00Z"/>
                <w:color w:val="000000"/>
                <w:sz w:val="20"/>
                <w:szCs w:val="20"/>
              </w:rPr>
            </w:pPr>
            <w:ins w:id="2533" w:author="Dylan CHEN" w:date="2026-03-17T17:31:00Z" w16du:dateUtc="2026-03-17T09:31:00Z">
              <w:r w:rsidRPr="0022223D">
                <w:rPr>
                  <w:color w:val="000000"/>
                  <w:sz w:val="20"/>
                  <w:szCs w:val="20"/>
                </w:rPr>
                <w:t>-0.046 *</w:t>
              </w:r>
            </w:ins>
          </w:p>
        </w:tc>
      </w:tr>
      <w:tr w:rsidR="000E71E2" w:rsidRPr="0022223D" w14:paraId="37E5297D" w14:textId="77777777" w:rsidTr="00F92814">
        <w:trPr>
          <w:trHeight w:val="340"/>
          <w:jc w:val="center"/>
          <w:ins w:id="2534" w:author="Dylan CHEN" w:date="2026-03-17T17:31:00Z"/>
          <w:trPrChange w:id="2535" w:author="Dylan CHEN" w:date="2026-03-17T17:32:00Z" w16du:dateUtc="2026-03-17T09:32:00Z">
            <w:trPr>
              <w:trHeight w:val="340"/>
            </w:trPr>
          </w:trPrChange>
        </w:trPr>
        <w:tc>
          <w:tcPr>
            <w:tcW w:w="1620" w:type="dxa"/>
            <w:tcBorders>
              <w:top w:val="nil"/>
              <w:left w:val="nil"/>
              <w:bottom w:val="single" w:sz="8" w:space="0" w:color="auto"/>
              <w:right w:val="nil"/>
            </w:tcBorders>
            <w:noWrap/>
            <w:tcMar>
              <w:left w:w="14" w:type="dxa"/>
              <w:right w:w="14" w:type="dxa"/>
            </w:tcMar>
            <w:hideMark/>
            <w:tcPrChange w:id="2536" w:author="Dylan CHEN" w:date="2026-03-17T17:32:00Z" w16du:dateUtc="2026-03-17T09:32:00Z">
              <w:tcPr>
                <w:tcW w:w="1780" w:type="dxa"/>
                <w:gridSpan w:val="2"/>
                <w:tcBorders>
                  <w:top w:val="nil"/>
                  <w:left w:val="nil"/>
                  <w:bottom w:val="single" w:sz="8" w:space="0" w:color="auto"/>
                  <w:right w:val="nil"/>
                </w:tcBorders>
                <w:noWrap/>
                <w:vAlign w:val="center"/>
                <w:hideMark/>
              </w:tcPr>
            </w:tcPrChange>
          </w:tcPr>
          <w:p w14:paraId="27D40F9C" w14:textId="77777777" w:rsidR="000E71E2" w:rsidRPr="0022223D" w:rsidRDefault="000E71E2" w:rsidP="00F92814">
            <w:pPr>
              <w:rPr>
                <w:ins w:id="2537" w:author="Dylan CHEN" w:date="2026-03-17T17:31:00Z" w16du:dateUtc="2026-03-17T09:31:00Z"/>
                <w:i/>
                <w:iCs/>
                <w:color w:val="000000"/>
                <w:sz w:val="20"/>
                <w:szCs w:val="20"/>
              </w:rPr>
            </w:pPr>
            <w:ins w:id="2538" w:author="Dylan CHEN" w:date="2026-03-17T17:31:00Z" w16du:dateUtc="2026-03-17T09:31:00Z">
              <w:r w:rsidRPr="0022223D">
                <w:rPr>
                  <w:i/>
                  <w:iCs/>
                  <w:color w:val="000000"/>
                  <w:sz w:val="20"/>
                  <w:szCs w:val="20"/>
                </w:rPr>
                <w:t> </w:t>
              </w:r>
            </w:ins>
          </w:p>
        </w:tc>
        <w:tc>
          <w:tcPr>
            <w:tcW w:w="900" w:type="dxa"/>
            <w:tcBorders>
              <w:top w:val="nil"/>
              <w:left w:val="nil"/>
              <w:bottom w:val="single" w:sz="8" w:space="0" w:color="auto"/>
              <w:right w:val="nil"/>
            </w:tcBorders>
            <w:noWrap/>
            <w:tcMar>
              <w:left w:w="14" w:type="dxa"/>
              <w:right w:w="14" w:type="dxa"/>
            </w:tcMar>
            <w:hideMark/>
            <w:tcPrChange w:id="2539"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0D67A054" w14:textId="77777777" w:rsidR="000E71E2" w:rsidRPr="0022223D" w:rsidRDefault="000E71E2" w:rsidP="00F92814">
            <w:pPr>
              <w:jc w:val="center"/>
              <w:rPr>
                <w:ins w:id="2540" w:author="Dylan CHEN" w:date="2026-03-17T17:31:00Z" w16du:dateUtc="2026-03-17T09:31:00Z"/>
                <w:color w:val="000000"/>
                <w:sz w:val="20"/>
                <w:szCs w:val="20"/>
              </w:rPr>
            </w:pPr>
            <w:ins w:id="2541" w:author="Dylan CHEN" w:date="2026-03-17T17:31:00Z" w16du:dateUtc="2026-03-17T09:31:00Z">
              <w:r w:rsidRPr="0022223D">
                <w:rPr>
                  <w:color w:val="000000"/>
                  <w:sz w:val="20"/>
                  <w:szCs w:val="20"/>
                </w:rPr>
                <w:t>(0.011)</w:t>
              </w:r>
            </w:ins>
          </w:p>
        </w:tc>
        <w:tc>
          <w:tcPr>
            <w:tcW w:w="938" w:type="dxa"/>
            <w:tcBorders>
              <w:top w:val="nil"/>
              <w:left w:val="nil"/>
              <w:bottom w:val="single" w:sz="8" w:space="0" w:color="auto"/>
              <w:right w:val="nil"/>
            </w:tcBorders>
            <w:noWrap/>
            <w:tcMar>
              <w:left w:w="14" w:type="dxa"/>
              <w:right w:w="14" w:type="dxa"/>
            </w:tcMar>
            <w:hideMark/>
            <w:tcPrChange w:id="2542"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5B7E6306" w14:textId="77777777" w:rsidR="000E71E2" w:rsidRPr="0022223D" w:rsidRDefault="000E71E2" w:rsidP="00F92814">
            <w:pPr>
              <w:jc w:val="center"/>
              <w:rPr>
                <w:ins w:id="2543" w:author="Dylan CHEN" w:date="2026-03-17T17:31:00Z" w16du:dateUtc="2026-03-17T09:31:00Z"/>
                <w:color w:val="000000"/>
                <w:sz w:val="20"/>
                <w:szCs w:val="20"/>
              </w:rPr>
            </w:pPr>
            <w:ins w:id="2544" w:author="Dylan CHEN" w:date="2026-03-17T17:31:00Z" w16du:dateUtc="2026-03-17T09:31:00Z">
              <w:r w:rsidRPr="0022223D">
                <w:rPr>
                  <w:color w:val="000000"/>
                  <w:sz w:val="20"/>
                  <w:szCs w:val="20"/>
                </w:rPr>
                <w:t>(0.011)</w:t>
              </w:r>
            </w:ins>
          </w:p>
        </w:tc>
        <w:tc>
          <w:tcPr>
            <w:tcW w:w="1117" w:type="dxa"/>
            <w:tcBorders>
              <w:top w:val="nil"/>
              <w:left w:val="nil"/>
              <w:bottom w:val="single" w:sz="8" w:space="0" w:color="auto"/>
              <w:right w:val="nil"/>
            </w:tcBorders>
            <w:noWrap/>
            <w:tcMar>
              <w:left w:w="14" w:type="dxa"/>
              <w:right w:w="14" w:type="dxa"/>
            </w:tcMar>
            <w:hideMark/>
            <w:tcPrChange w:id="2545"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1AA9B2FA" w14:textId="77777777" w:rsidR="000E71E2" w:rsidRPr="0022223D" w:rsidRDefault="000E71E2" w:rsidP="00F92814">
            <w:pPr>
              <w:jc w:val="center"/>
              <w:rPr>
                <w:ins w:id="2546" w:author="Dylan CHEN" w:date="2026-03-17T17:31:00Z" w16du:dateUtc="2026-03-17T09:31:00Z"/>
                <w:color w:val="000000"/>
                <w:sz w:val="20"/>
                <w:szCs w:val="20"/>
              </w:rPr>
            </w:pPr>
            <w:ins w:id="2547" w:author="Dylan CHEN" w:date="2026-03-17T17:31:00Z" w16du:dateUtc="2026-03-17T09:31:00Z">
              <w:r w:rsidRPr="0022223D">
                <w:rPr>
                  <w:color w:val="000000"/>
                  <w:sz w:val="20"/>
                  <w:szCs w:val="20"/>
                </w:rPr>
                <w:t>(0.011)</w:t>
              </w:r>
            </w:ins>
          </w:p>
        </w:tc>
        <w:tc>
          <w:tcPr>
            <w:tcW w:w="1117" w:type="dxa"/>
            <w:tcBorders>
              <w:top w:val="nil"/>
              <w:left w:val="nil"/>
              <w:bottom w:val="single" w:sz="8" w:space="0" w:color="auto"/>
              <w:right w:val="nil"/>
            </w:tcBorders>
            <w:noWrap/>
            <w:tcMar>
              <w:left w:w="14" w:type="dxa"/>
              <w:right w:w="14" w:type="dxa"/>
            </w:tcMar>
            <w:hideMark/>
            <w:tcPrChange w:id="2548"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7B43D378" w14:textId="77777777" w:rsidR="000E71E2" w:rsidRPr="0022223D" w:rsidRDefault="000E71E2" w:rsidP="00F92814">
            <w:pPr>
              <w:jc w:val="center"/>
              <w:rPr>
                <w:ins w:id="2549" w:author="Dylan CHEN" w:date="2026-03-17T17:31:00Z" w16du:dateUtc="2026-03-17T09:31:00Z"/>
                <w:color w:val="000000"/>
                <w:sz w:val="20"/>
                <w:szCs w:val="20"/>
              </w:rPr>
            </w:pPr>
            <w:ins w:id="2550" w:author="Dylan CHEN" w:date="2026-03-17T17:31:00Z" w16du:dateUtc="2026-03-17T09:31:00Z">
              <w:r w:rsidRPr="0022223D">
                <w:rPr>
                  <w:color w:val="000000"/>
                  <w:sz w:val="20"/>
                  <w:szCs w:val="20"/>
                </w:rPr>
                <w:t>(0.011)</w:t>
              </w:r>
            </w:ins>
          </w:p>
        </w:tc>
        <w:tc>
          <w:tcPr>
            <w:tcW w:w="917" w:type="dxa"/>
            <w:tcBorders>
              <w:top w:val="nil"/>
              <w:left w:val="nil"/>
              <w:bottom w:val="single" w:sz="8" w:space="0" w:color="auto"/>
              <w:right w:val="nil"/>
            </w:tcBorders>
            <w:noWrap/>
            <w:tcMar>
              <w:left w:w="14" w:type="dxa"/>
              <w:right w:w="14" w:type="dxa"/>
            </w:tcMar>
            <w:hideMark/>
            <w:tcPrChange w:id="2551" w:author="Dylan CHEN" w:date="2026-03-17T17:32:00Z" w16du:dateUtc="2026-03-17T09:32:00Z">
              <w:tcPr>
                <w:tcW w:w="1300" w:type="dxa"/>
                <w:gridSpan w:val="3"/>
                <w:tcBorders>
                  <w:top w:val="nil"/>
                  <w:left w:val="nil"/>
                  <w:bottom w:val="single" w:sz="8" w:space="0" w:color="auto"/>
                  <w:right w:val="nil"/>
                </w:tcBorders>
                <w:noWrap/>
                <w:vAlign w:val="center"/>
                <w:hideMark/>
              </w:tcPr>
            </w:tcPrChange>
          </w:tcPr>
          <w:p w14:paraId="74149AB3" w14:textId="77777777" w:rsidR="000E71E2" w:rsidRPr="0022223D" w:rsidRDefault="000E71E2" w:rsidP="00F92814">
            <w:pPr>
              <w:jc w:val="center"/>
              <w:rPr>
                <w:ins w:id="2552" w:author="Dylan CHEN" w:date="2026-03-17T17:31:00Z" w16du:dateUtc="2026-03-17T09:31:00Z"/>
                <w:color w:val="000000"/>
                <w:sz w:val="20"/>
                <w:szCs w:val="20"/>
              </w:rPr>
            </w:pPr>
            <w:ins w:id="2553" w:author="Dylan CHEN" w:date="2026-03-17T17:31:00Z" w16du:dateUtc="2026-03-17T09:31:00Z">
              <w:r w:rsidRPr="0022223D">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Change w:id="2554" w:author="Dylan CHEN" w:date="2026-03-17T17:32:00Z" w16du:dateUtc="2026-03-17T09:32:00Z">
              <w:tcPr>
                <w:tcW w:w="1300" w:type="dxa"/>
                <w:tcBorders>
                  <w:top w:val="nil"/>
                  <w:left w:val="nil"/>
                  <w:bottom w:val="single" w:sz="8" w:space="0" w:color="auto"/>
                  <w:right w:val="nil"/>
                </w:tcBorders>
                <w:noWrap/>
                <w:vAlign w:val="center"/>
                <w:hideMark/>
              </w:tcPr>
            </w:tcPrChange>
          </w:tcPr>
          <w:p w14:paraId="557FCBD3" w14:textId="77777777" w:rsidR="000E71E2" w:rsidRPr="0022223D" w:rsidRDefault="000E71E2" w:rsidP="00F92814">
            <w:pPr>
              <w:jc w:val="center"/>
              <w:rPr>
                <w:ins w:id="2555" w:author="Dylan CHEN" w:date="2026-03-17T17:31:00Z" w16du:dateUtc="2026-03-17T09:31:00Z"/>
                <w:color w:val="000000"/>
                <w:sz w:val="20"/>
                <w:szCs w:val="20"/>
              </w:rPr>
            </w:pPr>
            <w:ins w:id="2556" w:author="Dylan CHEN" w:date="2026-03-17T17:31:00Z" w16du:dateUtc="2026-03-17T09:31:00Z">
              <w:r w:rsidRPr="0022223D">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Change w:id="2557" w:author="Dylan CHEN" w:date="2026-03-17T17:32:00Z" w16du:dateUtc="2026-03-17T09:32:00Z">
              <w:tcPr>
                <w:tcW w:w="1300" w:type="dxa"/>
                <w:tcBorders>
                  <w:top w:val="nil"/>
                  <w:left w:val="nil"/>
                  <w:bottom w:val="single" w:sz="8" w:space="0" w:color="auto"/>
                  <w:right w:val="nil"/>
                </w:tcBorders>
                <w:noWrap/>
                <w:vAlign w:val="center"/>
                <w:hideMark/>
              </w:tcPr>
            </w:tcPrChange>
          </w:tcPr>
          <w:p w14:paraId="22BB2ECD" w14:textId="77777777" w:rsidR="000E71E2" w:rsidRPr="0022223D" w:rsidRDefault="000E71E2" w:rsidP="00F92814">
            <w:pPr>
              <w:jc w:val="center"/>
              <w:rPr>
                <w:ins w:id="2558" w:author="Dylan CHEN" w:date="2026-03-17T17:31:00Z" w16du:dateUtc="2026-03-17T09:31:00Z"/>
                <w:color w:val="000000"/>
                <w:sz w:val="20"/>
                <w:szCs w:val="20"/>
              </w:rPr>
            </w:pPr>
            <w:ins w:id="2559" w:author="Dylan CHEN" w:date="2026-03-17T17:31:00Z" w16du:dateUtc="2026-03-17T09:31:00Z">
              <w:r w:rsidRPr="0022223D">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Change w:id="2560" w:author="Dylan CHEN" w:date="2026-03-17T17:32:00Z" w16du:dateUtc="2026-03-17T09:32:00Z">
              <w:tcPr>
                <w:tcW w:w="1300" w:type="dxa"/>
                <w:tcBorders>
                  <w:top w:val="nil"/>
                  <w:left w:val="nil"/>
                  <w:bottom w:val="single" w:sz="8" w:space="0" w:color="auto"/>
                  <w:right w:val="nil"/>
                </w:tcBorders>
                <w:noWrap/>
                <w:vAlign w:val="center"/>
                <w:hideMark/>
              </w:tcPr>
            </w:tcPrChange>
          </w:tcPr>
          <w:p w14:paraId="01FF3D74" w14:textId="77777777" w:rsidR="000E71E2" w:rsidRPr="0022223D" w:rsidRDefault="000E71E2" w:rsidP="00F92814">
            <w:pPr>
              <w:jc w:val="center"/>
              <w:rPr>
                <w:ins w:id="2561" w:author="Dylan CHEN" w:date="2026-03-17T17:31:00Z" w16du:dateUtc="2026-03-17T09:31:00Z"/>
                <w:color w:val="000000"/>
                <w:sz w:val="20"/>
                <w:szCs w:val="20"/>
              </w:rPr>
            </w:pPr>
            <w:ins w:id="2562" w:author="Dylan CHEN" w:date="2026-03-17T17:31:00Z" w16du:dateUtc="2026-03-17T09:31:00Z">
              <w:r w:rsidRPr="0022223D">
                <w:rPr>
                  <w:color w:val="000000"/>
                  <w:sz w:val="20"/>
                  <w:szCs w:val="20"/>
                </w:rPr>
                <w:t>(0.019)</w:t>
              </w:r>
            </w:ins>
          </w:p>
        </w:tc>
      </w:tr>
      <w:tr w:rsidR="000E71E2" w:rsidRPr="0022223D" w14:paraId="33AD5B81" w14:textId="77777777" w:rsidTr="00F92814">
        <w:trPr>
          <w:trHeight w:val="320"/>
          <w:jc w:val="center"/>
          <w:ins w:id="2563" w:author="Dylan CHEN" w:date="2026-03-17T17:31:00Z"/>
          <w:trPrChange w:id="2564"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2565" w:author="Dylan CHEN" w:date="2026-03-17T17:32:00Z" w16du:dateUtc="2026-03-17T09:32:00Z">
              <w:tcPr>
                <w:tcW w:w="1780" w:type="dxa"/>
                <w:gridSpan w:val="2"/>
                <w:tcBorders>
                  <w:top w:val="nil"/>
                  <w:left w:val="nil"/>
                  <w:bottom w:val="nil"/>
                  <w:right w:val="nil"/>
                </w:tcBorders>
                <w:noWrap/>
                <w:vAlign w:val="center"/>
                <w:hideMark/>
              </w:tcPr>
            </w:tcPrChange>
          </w:tcPr>
          <w:p w14:paraId="6D75698A" w14:textId="77777777" w:rsidR="000E71E2" w:rsidRPr="0022223D" w:rsidRDefault="000E71E2" w:rsidP="00F92814">
            <w:pPr>
              <w:rPr>
                <w:ins w:id="2566" w:author="Dylan CHEN" w:date="2026-03-17T17:31:00Z" w16du:dateUtc="2026-03-17T09:31:00Z"/>
                <w:color w:val="000000"/>
                <w:sz w:val="20"/>
                <w:szCs w:val="20"/>
              </w:rPr>
            </w:pPr>
            <w:ins w:id="2567" w:author="Dylan CHEN" w:date="2026-03-17T17:31:00Z" w16du:dateUtc="2026-03-17T09:31:00Z">
              <w:r w:rsidRPr="0022223D">
                <w:rPr>
                  <w:color w:val="000000"/>
                  <w:sz w:val="20"/>
                  <w:szCs w:val="20"/>
                </w:rPr>
                <w:t>question controls</w:t>
              </w:r>
            </w:ins>
          </w:p>
        </w:tc>
        <w:tc>
          <w:tcPr>
            <w:tcW w:w="900" w:type="dxa"/>
            <w:tcBorders>
              <w:top w:val="nil"/>
              <w:left w:val="nil"/>
              <w:bottom w:val="nil"/>
              <w:right w:val="nil"/>
            </w:tcBorders>
            <w:noWrap/>
            <w:tcMar>
              <w:left w:w="14" w:type="dxa"/>
              <w:right w:w="14" w:type="dxa"/>
            </w:tcMar>
            <w:hideMark/>
            <w:tcPrChange w:id="2568" w:author="Dylan CHEN" w:date="2026-03-17T17:32:00Z" w16du:dateUtc="2026-03-17T09:32:00Z">
              <w:tcPr>
                <w:tcW w:w="1613" w:type="dxa"/>
                <w:gridSpan w:val="2"/>
                <w:tcBorders>
                  <w:top w:val="nil"/>
                  <w:left w:val="nil"/>
                  <w:bottom w:val="nil"/>
                  <w:right w:val="nil"/>
                </w:tcBorders>
                <w:noWrap/>
                <w:vAlign w:val="center"/>
                <w:hideMark/>
              </w:tcPr>
            </w:tcPrChange>
          </w:tcPr>
          <w:p w14:paraId="4C5ECEC4" w14:textId="77777777" w:rsidR="000E71E2" w:rsidRPr="0022223D" w:rsidRDefault="000E71E2" w:rsidP="00F92814">
            <w:pPr>
              <w:rPr>
                <w:ins w:id="2569" w:author="Dylan CHEN" w:date="2026-03-17T17:31:00Z" w16du:dateUtc="2026-03-17T09:31:00Z"/>
                <w:rFonts w:ascii="Georgia" w:hAnsi="Georgia"/>
                <w:color w:val="000000"/>
                <w:sz w:val="20"/>
                <w:szCs w:val="20"/>
              </w:rPr>
            </w:pPr>
          </w:p>
        </w:tc>
        <w:tc>
          <w:tcPr>
            <w:tcW w:w="938" w:type="dxa"/>
            <w:tcBorders>
              <w:top w:val="nil"/>
              <w:left w:val="nil"/>
              <w:bottom w:val="nil"/>
              <w:right w:val="nil"/>
            </w:tcBorders>
            <w:noWrap/>
            <w:tcMar>
              <w:left w:w="14" w:type="dxa"/>
              <w:right w:w="14" w:type="dxa"/>
            </w:tcMar>
            <w:hideMark/>
            <w:tcPrChange w:id="2570" w:author="Dylan CHEN" w:date="2026-03-17T17:32:00Z" w16du:dateUtc="2026-03-17T09:32:00Z">
              <w:tcPr>
                <w:tcW w:w="1613" w:type="dxa"/>
                <w:gridSpan w:val="3"/>
                <w:tcBorders>
                  <w:top w:val="nil"/>
                  <w:left w:val="nil"/>
                  <w:bottom w:val="nil"/>
                  <w:right w:val="nil"/>
                </w:tcBorders>
                <w:noWrap/>
                <w:vAlign w:val="center"/>
                <w:hideMark/>
              </w:tcPr>
            </w:tcPrChange>
          </w:tcPr>
          <w:p w14:paraId="6C2F03F3" w14:textId="77777777" w:rsidR="000E71E2" w:rsidRPr="0022223D" w:rsidRDefault="000E71E2" w:rsidP="00F92814">
            <w:pPr>
              <w:rPr>
                <w:ins w:id="2571" w:author="Dylan CHEN" w:date="2026-03-17T17:31:00Z" w16du:dateUtc="2026-03-17T09:31:00Z"/>
                <w:rFonts w:ascii="Georgia" w:hAnsi="Georgia"/>
                <w:color w:val="000000"/>
                <w:sz w:val="20"/>
                <w:szCs w:val="20"/>
              </w:rPr>
            </w:pPr>
          </w:p>
        </w:tc>
        <w:tc>
          <w:tcPr>
            <w:tcW w:w="1117" w:type="dxa"/>
            <w:tcBorders>
              <w:top w:val="nil"/>
              <w:left w:val="nil"/>
              <w:bottom w:val="nil"/>
              <w:right w:val="nil"/>
            </w:tcBorders>
            <w:noWrap/>
            <w:tcMar>
              <w:left w:w="14" w:type="dxa"/>
              <w:right w:w="14" w:type="dxa"/>
            </w:tcMar>
            <w:hideMark/>
            <w:tcPrChange w:id="2572" w:author="Dylan CHEN" w:date="2026-03-17T17:32:00Z" w16du:dateUtc="2026-03-17T09:32:00Z">
              <w:tcPr>
                <w:tcW w:w="1613" w:type="dxa"/>
                <w:gridSpan w:val="3"/>
                <w:tcBorders>
                  <w:top w:val="nil"/>
                  <w:left w:val="nil"/>
                  <w:bottom w:val="nil"/>
                  <w:right w:val="nil"/>
                </w:tcBorders>
                <w:noWrap/>
                <w:vAlign w:val="center"/>
                <w:hideMark/>
              </w:tcPr>
            </w:tcPrChange>
          </w:tcPr>
          <w:p w14:paraId="62B77DCE" w14:textId="77777777" w:rsidR="000E71E2" w:rsidRPr="0022223D" w:rsidRDefault="000E71E2" w:rsidP="00F92814">
            <w:pPr>
              <w:jc w:val="center"/>
              <w:rPr>
                <w:ins w:id="2573" w:author="Dylan CHEN" w:date="2026-03-17T17:31:00Z" w16du:dateUtc="2026-03-17T09:31:00Z"/>
                <w:color w:val="000000"/>
                <w:sz w:val="20"/>
                <w:szCs w:val="20"/>
              </w:rPr>
            </w:pPr>
            <w:ins w:id="2574" w:author="Dylan CHEN" w:date="2026-03-17T17:31:00Z" w16du:dateUtc="2026-03-17T09:31:00Z">
              <w:r w:rsidRPr="0022223D">
                <w:rPr>
                  <w:color w:val="000000"/>
                  <w:sz w:val="20"/>
                  <w:szCs w:val="20"/>
                </w:rPr>
                <w:t>√</w:t>
              </w:r>
            </w:ins>
          </w:p>
        </w:tc>
        <w:tc>
          <w:tcPr>
            <w:tcW w:w="1117" w:type="dxa"/>
            <w:tcBorders>
              <w:top w:val="nil"/>
              <w:left w:val="nil"/>
              <w:bottom w:val="nil"/>
              <w:right w:val="nil"/>
            </w:tcBorders>
            <w:noWrap/>
            <w:tcMar>
              <w:left w:w="14" w:type="dxa"/>
              <w:right w:w="14" w:type="dxa"/>
            </w:tcMar>
            <w:hideMark/>
            <w:tcPrChange w:id="2575" w:author="Dylan CHEN" w:date="2026-03-17T17:32:00Z" w16du:dateUtc="2026-03-17T09:32:00Z">
              <w:tcPr>
                <w:tcW w:w="1613" w:type="dxa"/>
                <w:gridSpan w:val="2"/>
                <w:tcBorders>
                  <w:top w:val="nil"/>
                  <w:left w:val="nil"/>
                  <w:bottom w:val="nil"/>
                  <w:right w:val="nil"/>
                </w:tcBorders>
                <w:noWrap/>
                <w:vAlign w:val="center"/>
                <w:hideMark/>
              </w:tcPr>
            </w:tcPrChange>
          </w:tcPr>
          <w:p w14:paraId="346243D8" w14:textId="77777777" w:rsidR="000E71E2" w:rsidRPr="0022223D" w:rsidRDefault="000E71E2" w:rsidP="00F92814">
            <w:pPr>
              <w:jc w:val="center"/>
              <w:rPr>
                <w:ins w:id="2576" w:author="Dylan CHEN" w:date="2026-03-17T17:31:00Z" w16du:dateUtc="2026-03-17T09:31:00Z"/>
                <w:color w:val="000000"/>
                <w:sz w:val="20"/>
                <w:szCs w:val="20"/>
              </w:rPr>
            </w:pPr>
            <w:ins w:id="2577"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2578" w:author="Dylan CHEN" w:date="2026-03-17T17:32:00Z" w16du:dateUtc="2026-03-17T09:32:00Z">
              <w:tcPr>
                <w:tcW w:w="1300" w:type="dxa"/>
                <w:gridSpan w:val="3"/>
                <w:tcBorders>
                  <w:top w:val="nil"/>
                  <w:left w:val="nil"/>
                  <w:bottom w:val="nil"/>
                  <w:right w:val="nil"/>
                </w:tcBorders>
                <w:noWrap/>
                <w:vAlign w:val="center"/>
                <w:hideMark/>
              </w:tcPr>
            </w:tcPrChange>
          </w:tcPr>
          <w:p w14:paraId="38D1808C" w14:textId="77777777" w:rsidR="000E71E2" w:rsidRPr="0022223D" w:rsidRDefault="000E71E2" w:rsidP="00F92814">
            <w:pPr>
              <w:jc w:val="center"/>
              <w:rPr>
                <w:ins w:id="2579" w:author="Dylan CHEN" w:date="2026-03-17T17:31:00Z" w16du:dateUtc="2026-03-17T09:31:00Z"/>
                <w:color w:val="000000"/>
                <w:sz w:val="20"/>
                <w:szCs w:val="20"/>
              </w:rPr>
            </w:pPr>
          </w:p>
        </w:tc>
        <w:tc>
          <w:tcPr>
            <w:tcW w:w="917" w:type="dxa"/>
            <w:tcBorders>
              <w:top w:val="nil"/>
              <w:left w:val="nil"/>
              <w:bottom w:val="nil"/>
              <w:right w:val="nil"/>
            </w:tcBorders>
            <w:noWrap/>
            <w:tcMar>
              <w:left w:w="14" w:type="dxa"/>
              <w:right w:w="14" w:type="dxa"/>
            </w:tcMar>
            <w:hideMark/>
            <w:tcPrChange w:id="2580" w:author="Dylan CHEN" w:date="2026-03-17T17:32:00Z" w16du:dateUtc="2026-03-17T09:32:00Z">
              <w:tcPr>
                <w:tcW w:w="1300" w:type="dxa"/>
                <w:tcBorders>
                  <w:top w:val="nil"/>
                  <w:left w:val="nil"/>
                  <w:bottom w:val="nil"/>
                  <w:right w:val="nil"/>
                </w:tcBorders>
                <w:noWrap/>
                <w:vAlign w:val="center"/>
                <w:hideMark/>
              </w:tcPr>
            </w:tcPrChange>
          </w:tcPr>
          <w:p w14:paraId="583D54D9" w14:textId="77777777" w:rsidR="000E71E2" w:rsidRPr="0022223D" w:rsidRDefault="000E71E2" w:rsidP="00F92814">
            <w:pPr>
              <w:jc w:val="center"/>
              <w:rPr>
                <w:ins w:id="2581"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2582" w:author="Dylan CHEN" w:date="2026-03-17T17:32:00Z" w16du:dateUtc="2026-03-17T09:32:00Z">
              <w:tcPr>
                <w:tcW w:w="1300" w:type="dxa"/>
                <w:tcBorders>
                  <w:top w:val="nil"/>
                  <w:left w:val="nil"/>
                  <w:bottom w:val="nil"/>
                  <w:right w:val="nil"/>
                </w:tcBorders>
                <w:noWrap/>
                <w:vAlign w:val="center"/>
                <w:hideMark/>
              </w:tcPr>
            </w:tcPrChange>
          </w:tcPr>
          <w:p w14:paraId="43ECE871" w14:textId="77777777" w:rsidR="000E71E2" w:rsidRPr="0022223D" w:rsidRDefault="000E71E2" w:rsidP="00F92814">
            <w:pPr>
              <w:jc w:val="center"/>
              <w:rPr>
                <w:ins w:id="2583" w:author="Dylan CHEN" w:date="2026-03-17T17:31:00Z" w16du:dateUtc="2026-03-17T09:31:00Z"/>
                <w:color w:val="000000"/>
                <w:sz w:val="20"/>
                <w:szCs w:val="20"/>
              </w:rPr>
            </w:pPr>
            <w:ins w:id="2584"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2585" w:author="Dylan CHEN" w:date="2026-03-17T17:32:00Z" w16du:dateUtc="2026-03-17T09:32:00Z">
              <w:tcPr>
                <w:tcW w:w="1300" w:type="dxa"/>
                <w:tcBorders>
                  <w:top w:val="nil"/>
                  <w:left w:val="nil"/>
                  <w:bottom w:val="nil"/>
                  <w:right w:val="nil"/>
                </w:tcBorders>
                <w:noWrap/>
                <w:vAlign w:val="center"/>
                <w:hideMark/>
              </w:tcPr>
            </w:tcPrChange>
          </w:tcPr>
          <w:p w14:paraId="729E0832" w14:textId="77777777" w:rsidR="000E71E2" w:rsidRPr="0022223D" w:rsidRDefault="000E71E2" w:rsidP="00F92814">
            <w:pPr>
              <w:jc w:val="center"/>
              <w:rPr>
                <w:ins w:id="2586" w:author="Dylan CHEN" w:date="2026-03-17T17:31:00Z" w16du:dateUtc="2026-03-17T09:31:00Z"/>
                <w:color w:val="000000"/>
                <w:sz w:val="20"/>
                <w:szCs w:val="20"/>
              </w:rPr>
            </w:pPr>
            <w:ins w:id="2587" w:author="Dylan CHEN" w:date="2026-03-17T17:31:00Z" w16du:dateUtc="2026-03-17T09:31:00Z">
              <w:r w:rsidRPr="0022223D">
                <w:rPr>
                  <w:color w:val="000000"/>
                  <w:sz w:val="20"/>
                  <w:szCs w:val="20"/>
                </w:rPr>
                <w:t>√</w:t>
              </w:r>
            </w:ins>
          </w:p>
        </w:tc>
      </w:tr>
      <w:tr w:rsidR="000E71E2" w:rsidRPr="0022223D" w14:paraId="345FB087" w14:textId="77777777" w:rsidTr="00F92814">
        <w:trPr>
          <w:trHeight w:val="320"/>
          <w:jc w:val="center"/>
          <w:ins w:id="2588" w:author="Dylan CHEN" w:date="2026-03-17T17:31:00Z"/>
          <w:trPrChange w:id="2589"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2590" w:author="Dylan CHEN" w:date="2026-03-17T17:32:00Z" w16du:dateUtc="2026-03-17T09:32:00Z">
              <w:tcPr>
                <w:tcW w:w="1780" w:type="dxa"/>
                <w:gridSpan w:val="2"/>
                <w:tcBorders>
                  <w:top w:val="nil"/>
                  <w:left w:val="nil"/>
                  <w:bottom w:val="nil"/>
                  <w:right w:val="nil"/>
                </w:tcBorders>
                <w:noWrap/>
                <w:vAlign w:val="center"/>
                <w:hideMark/>
              </w:tcPr>
            </w:tcPrChange>
          </w:tcPr>
          <w:p w14:paraId="1C9C28BA" w14:textId="77777777" w:rsidR="000E71E2" w:rsidRPr="0022223D" w:rsidRDefault="000E71E2" w:rsidP="00F92814">
            <w:pPr>
              <w:rPr>
                <w:ins w:id="2591" w:author="Dylan CHEN" w:date="2026-03-17T17:31:00Z" w16du:dateUtc="2026-03-17T09:31:00Z"/>
                <w:color w:val="000000"/>
                <w:sz w:val="20"/>
                <w:szCs w:val="20"/>
              </w:rPr>
            </w:pPr>
            <w:ins w:id="2592" w:author="Dylan CHEN" w:date="2026-03-17T17:31:00Z" w16du:dateUtc="2026-03-17T09:31:00Z">
              <w:r w:rsidRPr="0022223D">
                <w:rPr>
                  <w:color w:val="000000"/>
                  <w:sz w:val="20"/>
                  <w:szCs w:val="20"/>
                </w:rPr>
                <w:t>questioner controls</w:t>
              </w:r>
            </w:ins>
          </w:p>
        </w:tc>
        <w:tc>
          <w:tcPr>
            <w:tcW w:w="900" w:type="dxa"/>
            <w:tcBorders>
              <w:top w:val="nil"/>
              <w:left w:val="nil"/>
              <w:bottom w:val="nil"/>
              <w:right w:val="nil"/>
            </w:tcBorders>
            <w:noWrap/>
            <w:tcMar>
              <w:left w:w="14" w:type="dxa"/>
              <w:right w:w="14" w:type="dxa"/>
            </w:tcMar>
            <w:hideMark/>
            <w:tcPrChange w:id="2593" w:author="Dylan CHEN" w:date="2026-03-17T17:32:00Z" w16du:dateUtc="2026-03-17T09:32:00Z">
              <w:tcPr>
                <w:tcW w:w="1613" w:type="dxa"/>
                <w:gridSpan w:val="2"/>
                <w:tcBorders>
                  <w:top w:val="nil"/>
                  <w:left w:val="nil"/>
                  <w:bottom w:val="nil"/>
                  <w:right w:val="nil"/>
                </w:tcBorders>
                <w:noWrap/>
                <w:vAlign w:val="center"/>
                <w:hideMark/>
              </w:tcPr>
            </w:tcPrChange>
          </w:tcPr>
          <w:p w14:paraId="2DD31846" w14:textId="77777777" w:rsidR="000E71E2" w:rsidRPr="0022223D" w:rsidRDefault="000E71E2">
            <w:pPr>
              <w:rPr>
                <w:ins w:id="2594" w:author="Dylan CHEN" w:date="2026-03-17T17:31:00Z" w16du:dateUtc="2026-03-17T09:31:00Z"/>
                <w:color w:val="000000"/>
                <w:sz w:val="20"/>
                <w:szCs w:val="20"/>
              </w:rPr>
              <w:pPrChange w:id="2595"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Change w:id="2596" w:author="Dylan CHEN" w:date="2026-03-17T17:32:00Z" w16du:dateUtc="2026-03-17T09:32:00Z">
              <w:tcPr>
                <w:tcW w:w="1613" w:type="dxa"/>
                <w:gridSpan w:val="3"/>
                <w:tcBorders>
                  <w:top w:val="nil"/>
                  <w:left w:val="nil"/>
                  <w:bottom w:val="nil"/>
                  <w:right w:val="nil"/>
                </w:tcBorders>
                <w:noWrap/>
                <w:vAlign w:val="center"/>
                <w:hideMark/>
              </w:tcPr>
            </w:tcPrChange>
          </w:tcPr>
          <w:p w14:paraId="165711D2" w14:textId="77777777" w:rsidR="000E71E2" w:rsidRPr="0022223D" w:rsidRDefault="000E71E2" w:rsidP="00F92814">
            <w:pPr>
              <w:jc w:val="center"/>
              <w:rPr>
                <w:ins w:id="2597" w:author="Dylan CHEN" w:date="2026-03-17T17:31:00Z" w16du:dateUtc="2026-03-17T09:31:00Z"/>
                <w:color w:val="000000"/>
                <w:sz w:val="20"/>
                <w:szCs w:val="20"/>
              </w:rPr>
            </w:pPr>
          </w:p>
        </w:tc>
        <w:tc>
          <w:tcPr>
            <w:tcW w:w="1117" w:type="dxa"/>
            <w:tcBorders>
              <w:top w:val="nil"/>
              <w:left w:val="nil"/>
              <w:bottom w:val="nil"/>
              <w:right w:val="nil"/>
            </w:tcBorders>
            <w:noWrap/>
            <w:tcMar>
              <w:left w:w="14" w:type="dxa"/>
              <w:right w:w="14" w:type="dxa"/>
            </w:tcMar>
            <w:hideMark/>
            <w:tcPrChange w:id="2598" w:author="Dylan CHEN" w:date="2026-03-17T17:32:00Z" w16du:dateUtc="2026-03-17T09:32:00Z">
              <w:tcPr>
                <w:tcW w:w="1613" w:type="dxa"/>
                <w:gridSpan w:val="3"/>
                <w:tcBorders>
                  <w:top w:val="nil"/>
                  <w:left w:val="nil"/>
                  <w:bottom w:val="nil"/>
                  <w:right w:val="nil"/>
                </w:tcBorders>
                <w:noWrap/>
                <w:vAlign w:val="center"/>
                <w:hideMark/>
              </w:tcPr>
            </w:tcPrChange>
          </w:tcPr>
          <w:p w14:paraId="25535758" w14:textId="77777777" w:rsidR="000E71E2" w:rsidRPr="0022223D" w:rsidRDefault="000E71E2" w:rsidP="00F92814">
            <w:pPr>
              <w:jc w:val="center"/>
              <w:rPr>
                <w:ins w:id="2599" w:author="Dylan CHEN" w:date="2026-03-17T17:31:00Z" w16du:dateUtc="2026-03-17T09:31:00Z"/>
                <w:sz w:val="20"/>
                <w:szCs w:val="20"/>
              </w:rPr>
            </w:pPr>
          </w:p>
        </w:tc>
        <w:tc>
          <w:tcPr>
            <w:tcW w:w="1117" w:type="dxa"/>
            <w:tcBorders>
              <w:top w:val="nil"/>
              <w:left w:val="nil"/>
              <w:bottom w:val="nil"/>
              <w:right w:val="nil"/>
            </w:tcBorders>
            <w:noWrap/>
            <w:tcMar>
              <w:left w:w="14" w:type="dxa"/>
              <w:right w:w="14" w:type="dxa"/>
            </w:tcMar>
            <w:hideMark/>
            <w:tcPrChange w:id="2600" w:author="Dylan CHEN" w:date="2026-03-17T17:32:00Z" w16du:dateUtc="2026-03-17T09:32:00Z">
              <w:tcPr>
                <w:tcW w:w="1613" w:type="dxa"/>
                <w:gridSpan w:val="2"/>
                <w:tcBorders>
                  <w:top w:val="nil"/>
                  <w:left w:val="nil"/>
                  <w:bottom w:val="nil"/>
                  <w:right w:val="nil"/>
                </w:tcBorders>
                <w:noWrap/>
                <w:vAlign w:val="center"/>
                <w:hideMark/>
              </w:tcPr>
            </w:tcPrChange>
          </w:tcPr>
          <w:p w14:paraId="094A8B56" w14:textId="77777777" w:rsidR="000E71E2" w:rsidRPr="0022223D" w:rsidRDefault="000E71E2" w:rsidP="00F92814">
            <w:pPr>
              <w:jc w:val="center"/>
              <w:rPr>
                <w:ins w:id="2601" w:author="Dylan CHEN" w:date="2026-03-17T17:31:00Z" w16du:dateUtc="2026-03-17T09:31:00Z"/>
                <w:color w:val="000000"/>
                <w:sz w:val="20"/>
                <w:szCs w:val="20"/>
              </w:rPr>
            </w:pPr>
            <w:ins w:id="2602"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2603" w:author="Dylan CHEN" w:date="2026-03-17T17:32:00Z" w16du:dateUtc="2026-03-17T09:32:00Z">
              <w:tcPr>
                <w:tcW w:w="1300" w:type="dxa"/>
                <w:gridSpan w:val="3"/>
                <w:tcBorders>
                  <w:top w:val="nil"/>
                  <w:left w:val="nil"/>
                  <w:bottom w:val="nil"/>
                  <w:right w:val="nil"/>
                </w:tcBorders>
                <w:noWrap/>
                <w:vAlign w:val="center"/>
                <w:hideMark/>
              </w:tcPr>
            </w:tcPrChange>
          </w:tcPr>
          <w:p w14:paraId="0BD016D8" w14:textId="77777777" w:rsidR="000E71E2" w:rsidRPr="0022223D" w:rsidRDefault="000E71E2" w:rsidP="00F92814">
            <w:pPr>
              <w:jc w:val="center"/>
              <w:rPr>
                <w:ins w:id="2604" w:author="Dylan CHEN" w:date="2026-03-17T17:31:00Z" w16du:dateUtc="2026-03-17T09:31:00Z"/>
                <w:color w:val="000000"/>
                <w:sz w:val="20"/>
                <w:szCs w:val="20"/>
              </w:rPr>
            </w:pPr>
          </w:p>
        </w:tc>
        <w:tc>
          <w:tcPr>
            <w:tcW w:w="917" w:type="dxa"/>
            <w:tcBorders>
              <w:top w:val="nil"/>
              <w:left w:val="nil"/>
              <w:bottom w:val="nil"/>
              <w:right w:val="nil"/>
            </w:tcBorders>
            <w:noWrap/>
            <w:tcMar>
              <w:left w:w="14" w:type="dxa"/>
              <w:right w:w="14" w:type="dxa"/>
            </w:tcMar>
            <w:hideMark/>
            <w:tcPrChange w:id="2605" w:author="Dylan CHEN" w:date="2026-03-17T17:32:00Z" w16du:dateUtc="2026-03-17T09:32:00Z">
              <w:tcPr>
                <w:tcW w:w="1300" w:type="dxa"/>
                <w:tcBorders>
                  <w:top w:val="nil"/>
                  <w:left w:val="nil"/>
                  <w:bottom w:val="nil"/>
                  <w:right w:val="nil"/>
                </w:tcBorders>
                <w:noWrap/>
                <w:vAlign w:val="center"/>
                <w:hideMark/>
              </w:tcPr>
            </w:tcPrChange>
          </w:tcPr>
          <w:p w14:paraId="49092393" w14:textId="77777777" w:rsidR="000E71E2" w:rsidRPr="0022223D" w:rsidRDefault="000E71E2" w:rsidP="00F92814">
            <w:pPr>
              <w:jc w:val="center"/>
              <w:rPr>
                <w:ins w:id="2606"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2607" w:author="Dylan CHEN" w:date="2026-03-17T17:32:00Z" w16du:dateUtc="2026-03-17T09:32:00Z">
              <w:tcPr>
                <w:tcW w:w="1300" w:type="dxa"/>
                <w:tcBorders>
                  <w:top w:val="nil"/>
                  <w:left w:val="nil"/>
                  <w:bottom w:val="nil"/>
                  <w:right w:val="nil"/>
                </w:tcBorders>
                <w:noWrap/>
                <w:vAlign w:val="center"/>
                <w:hideMark/>
              </w:tcPr>
            </w:tcPrChange>
          </w:tcPr>
          <w:p w14:paraId="7EA6A6B3" w14:textId="77777777" w:rsidR="000E71E2" w:rsidRPr="0022223D" w:rsidRDefault="000E71E2" w:rsidP="00F92814">
            <w:pPr>
              <w:jc w:val="center"/>
              <w:rPr>
                <w:ins w:id="2608"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2609" w:author="Dylan CHEN" w:date="2026-03-17T17:32:00Z" w16du:dateUtc="2026-03-17T09:32:00Z">
              <w:tcPr>
                <w:tcW w:w="1300" w:type="dxa"/>
                <w:tcBorders>
                  <w:top w:val="nil"/>
                  <w:left w:val="nil"/>
                  <w:bottom w:val="nil"/>
                  <w:right w:val="nil"/>
                </w:tcBorders>
                <w:noWrap/>
                <w:vAlign w:val="center"/>
                <w:hideMark/>
              </w:tcPr>
            </w:tcPrChange>
          </w:tcPr>
          <w:p w14:paraId="5A561B3C" w14:textId="77777777" w:rsidR="000E71E2" w:rsidRPr="0022223D" w:rsidRDefault="000E71E2" w:rsidP="00F92814">
            <w:pPr>
              <w:jc w:val="center"/>
              <w:rPr>
                <w:ins w:id="2610" w:author="Dylan CHEN" w:date="2026-03-17T17:31:00Z" w16du:dateUtc="2026-03-17T09:31:00Z"/>
                <w:color w:val="000000"/>
                <w:sz w:val="20"/>
                <w:szCs w:val="20"/>
              </w:rPr>
            </w:pPr>
            <w:ins w:id="2611" w:author="Dylan CHEN" w:date="2026-03-17T17:31:00Z" w16du:dateUtc="2026-03-17T09:31:00Z">
              <w:r w:rsidRPr="0022223D">
                <w:rPr>
                  <w:color w:val="000000"/>
                  <w:sz w:val="20"/>
                  <w:szCs w:val="20"/>
                </w:rPr>
                <w:t>√</w:t>
              </w:r>
            </w:ins>
          </w:p>
        </w:tc>
      </w:tr>
      <w:tr w:rsidR="000E71E2" w:rsidRPr="0022223D" w14:paraId="4F4D4181" w14:textId="77777777" w:rsidTr="00F92814">
        <w:trPr>
          <w:trHeight w:val="320"/>
          <w:jc w:val="center"/>
          <w:ins w:id="2612" w:author="Dylan CHEN" w:date="2026-03-17T17:31:00Z"/>
          <w:trPrChange w:id="2613"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2614" w:author="Dylan CHEN" w:date="2026-03-17T17:32:00Z" w16du:dateUtc="2026-03-17T09:32:00Z">
              <w:tcPr>
                <w:tcW w:w="1780" w:type="dxa"/>
                <w:gridSpan w:val="2"/>
                <w:tcBorders>
                  <w:top w:val="nil"/>
                  <w:left w:val="nil"/>
                  <w:bottom w:val="nil"/>
                  <w:right w:val="nil"/>
                </w:tcBorders>
                <w:noWrap/>
                <w:vAlign w:val="center"/>
                <w:hideMark/>
              </w:tcPr>
            </w:tcPrChange>
          </w:tcPr>
          <w:p w14:paraId="5603FBD1" w14:textId="77777777" w:rsidR="000E71E2" w:rsidRPr="0022223D" w:rsidRDefault="000E71E2" w:rsidP="00F92814">
            <w:pPr>
              <w:rPr>
                <w:ins w:id="2615" w:author="Dylan CHEN" w:date="2026-03-17T17:31:00Z" w16du:dateUtc="2026-03-17T09:31:00Z"/>
                <w:color w:val="000000"/>
                <w:sz w:val="20"/>
                <w:szCs w:val="20"/>
              </w:rPr>
            </w:pPr>
            <w:ins w:id="2616" w:author="Dylan CHEN" w:date="2026-03-17T17:31:00Z" w16du:dateUtc="2026-03-17T09:31:00Z">
              <w:r w:rsidRPr="0022223D">
                <w:rPr>
                  <w:color w:val="000000"/>
                  <w:sz w:val="20"/>
                  <w:szCs w:val="20"/>
                </w:rPr>
                <w:t>question timing FE</w:t>
              </w:r>
            </w:ins>
          </w:p>
        </w:tc>
        <w:tc>
          <w:tcPr>
            <w:tcW w:w="900" w:type="dxa"/>
            <w:tcBorders>
              <w:top w:val="nil"/>
              <w:left w:val="nil"/>
              <w:bottom w:val="nil"/>
              <w:right w:val="nil"/>
            </w:tcBorders>
            <w:noWrap/>
            <w:tcMar>
              <w:left w:w="14" w:type="dxa"/>
              <w:right w:w="14" w:type="dxa"/>
            </w:tcMar>
            <w:hideMark/>
            <w:tcPrChange w:id="2617" w:author="Dylan CHEN" w:date="2026-03-17T17:32:00Z" w16du:dateUtc="2026-03-17T09:32:00Z">
              <w:tcPr>
                <w:tcW w:w="1613" w:type="dxa"/>
                <w:gridSpan w:val="2"/>
                <w:tcBorders>
                  <w:top w:val="nil"/>
                  <w:left w:val="nil"/>
                  <w:bottom w:val="nil"/>
                  <w:right w:val="nil"/>
                </w:tcBorders>
                <w:noWrap/>
                <w:vAlign w:val="center"/>
                <w:hideMark/>
              </w:tcPr>
            </w:tcPrChange>
          </w:tcPr>
          <w:p w14:paraId="71E0536B" w14:textId="77777777" w:rsidR="000E71E2" w:rsidRPr="0022223D" w:rsidRDefault="000E71E2">
            <w:pPr>
              <w:rPr>
                <w:ins w:id="2618" w:author="Dylan CHEN" w:date="2026-03-17T17:31:00Z" w16du:dateUtc="2026-03-17T09:31:00Z"/>
                <w:color w:val="000000"/>
                <w:sz w:val="20"/>
                <w:szCs w:val="20"/>
              </w:rPr>
              <w:pPrChange w:id="2619"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Change w:id="2620" w:author="Dylan CHEN" w:date="2026-03-17T17:32:00Z" w16du:dateUtc="2026-03-17T09:32:00Z">
              <w:tcPr>
                <w:tcW w:w="1613" w:type="dxa"/>
                <w:gridSpan w:val="3"/>
                <w:tcBorders>
                  <w:top w:val="nil"/>
                  <w:left w:val="nil"/>
                  <w:bottom w:val="nil"/>
                  <w:right w:val="nil"/>
                </w:tcBorders>
                <w:noWrap/>
                <w:vAlign w:val="center"/>
                <w:hideMark/>
              </w:tcPr>
            </w:tcPrChange>
          </w:tcPr>
          <w:p w14:paraId="45ED2F8D" w14:textId="77777777" w:rsidR="000E71E2" w:rsidRPr="0022223D" w:rsidRDefault="000E71E2" w:rsidP="00F92814">
            <w:pPr>
              <w:jc w:val="center"/>
              <w:rPr>
                <w:ins w:id="2621" w:author="Dylan CHEN" w:date="2026-03-17T17:31:00Z" w16du:dateUtc="2026-03-17T09:31:00Z"/>
                <w:color w:val="000000"/>
                <w:sz w:val="20"/>
                <w:szCs w:val="20"/>
              </w:rPr>
            </w:pPr>
            <w:ins w:id="2622" w:author="Dylan CHEN" w:date="2026-03-17T17:31:00Z" w16du:dateUtc="2026-03-17T09:31:00Z">
              <w:r w:rsidRPr="0022223D">
                <w:rPr>
                  <w:color w:val="000000"/>
                  <w:sz w:val="20"/>
                  <w:szCs w:val="20"/>
                </w:rPr>
                <w:t>√</w:t>
              </w:r>
            </w:ins>
          </w:p>
        </w:tc>
        <w:tc>
          <w:tcPr>
            <w:tcW w:w="1117" w:type="dxa"/>
            <w:tcBorders>
              <w:top w:val="nil"/>
              <w:left w:val="nil"/>
              <w:bottom w:val="nil"/>
              <w:right w:val="nil"/>
            </w:tcBorders>
            <w:noWrap/>
            <w:tcMar>
              <w:left w:w="14" w:type="dxa"/>
              <w:right w:w="14" w:type="dxa"/>
            </w:tcMar>
            <w:hideMark/>
            <w:tcPrChange w:id="2623" w:author="Dylan CHEN" w:date="2026-03-17T17:32:00Z" w16du:dateUtc="2026-03-17T09:32:00Z">
              <w:tcPr>
                <w:tcW w:w="1613" w:type="dxa"/>
                <w:gridSpan w:val="3"/>
                <w:tcBorders>
                  <w:top w:val="nil"/>
                  <w:left w:val="nil"/>
                  <w:bottom w:val="nil"/>
                  <w:right w:val="nil"/>
                </w:tcBorders>
                <w:noWrap/>
                <w:vAlign w:val="center"/>
                <w:hideMark/>
              </w:tcPr>
            </w:tcPrChange>
          </w:tcPr>
          <w:p w14:paraId="3745FB7B" w14:textId="77777777" w:rsidR="000E71E2" w:rsidRPr="0022223D" w:rsidRDefault="000E71E2" w:rsidP="00F92814">
            <w:pPr>
              <w:jc w:val="center"/>
              <w:rPr>
                <w:ins w:id="2624" w:author="Dylan CHEN" w:date="2026-03-17T17:31:00Z" w16du:dateUtc="2026-03-17T09:31:00Z"/>
                <w:color w:val="000000"/>
                <w:sz w:val="20"/>
                <w:szCs w:val="20"/>
              </w:rPr>
            </w:pPr>
            <w:ins w:id="2625" w:author="Dylan CHEN" w:date="2026-03-17T17:31:00Z" w16du:dateUtc="2026-03-17T09:31:00Z">
              <w:r w:rsidRPr="0022223D">
                <w:rPr>
                  <w:color w:val="000000"/>
                  <w:sz w:val="20"/>
                  <w:szCs w:val="20"/>
                </w:rPr>
                <w:t>√</w:t>
              </w:r>
            </w:ins>
          </w:p>
        </w:tc>
        <w:tc>
          <w:tcPr>
            <w:tcW w:w="1117" w:type="dxa"/>
            <w:tcBorders>
              <w:top w:val="nil"/>
              <w:left w:val="nil"/>
              <w:bottom w:val="nil"/>
              <w:right w:val="nil"/>
            </w:tcBorders>
            <w:noWrap/>
            <w:tcMar>
              <w:left w:w="14" w:type="dxa"/>
              <w:right w:w="14" w:type="dxa"/>
            </w:tcMar>
            <w:hideMark/>
            <w:tcPrChange w:id="2626" w:author="Dylan CHEN" w:date="2026-03-17T17:32:00Z" w16du:dateUtc="2026-03-17T09:32:00Z">
              <w:tcPr>
                <w:tcW w:w="1613" w:type="dxa"/>
                <w:gridSpan w:val="2"/>
                <w:tcBorders>
                  <w:top w:val="nil"/>
                  <w:left w:val="nil"/>
                  <w:bottom w:val="nil"/>
                  <w:right w:val="nil"/>
                </w:tcBorders>
                <w:noWrap/>
                <w:vAlign w:val="center"/>
                <w:hideMark/>
              </w:tcPr>
            </w:tcPrChange>
          </w:tcPr>
          <w:p w14:paraId="12CD6D8F" w14:textId="77777777" w:rsidR="000E71E2" w:rsidRPr="0022223D" w:rsidRDefault="000E71E2" w:rsidP="00F92814">
            <w:pPr>
              <w:jc w:val="center"/>
              <w:rPr>
                <w:ins w:id="2627" w:author="Dylan CHEN" w:date="2026-03-17T17:31:00Z" w16du:dateUtc="2026-03-17T09:31:00Z"/>
                <w:color w:val="000000"/>
                <w:sz w:val="20"/>
                <w:szCs w:val="20"/>
              </w:rPr>
            </w:pPr>
            <w:ins w:id="2628"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2629" w:author="Dylan CHEN" w:date="2026-03-17T17:32:00Z" w16du:dateUtc="2026-03-17T09:32:00Z">
              <w:tcPr>
                <w:tcW w:w="1300" w:type="dxa"/>
                <w:gridSpan w:val="3"/>
                <w:tcBorders>
                  <w:top w:val="nil"/>
                  <w:left w:val="nil"/>
                  <w:bottom w:val="nil"/>
                  <w:right w:val="nil"/>
                </w:tcBorders>
                <w:noWrap/>
                <w:vAlign w:val="center"/>
                <w:hideMark/>
              </w:tcPr>
            </w:tcPrChange>
          </w:tcPr>
          <w:p w14:paraId="6DF0D28D" w14:textId="77777777" w:rsidR="000E71E2" w:rsidRPr="0022223D" w:rsidRDefault="000E71E2" w:rsidP="00F92814">
            <w:pPr>
              <w:jc w:val="center"/>
              <w:rPr>
                <w:ins w:id="2630" w:author="Dylan CHEN" w:date="2026-03-17T17:31:00Z" w16du:dateUtc="2026-03-17T09:31:00Z"/>
                <w:color w:val="000000"/>
                <w:sz w:val="20"/>
                <w:szCs w:val="20"/>
              </w:rPr>
            </w:pPr>
          </w:p>
        </w:tc>
        <w:tc>
          <w:tcPr>
            <w:tcW w:w="917" w:type="dxa"/>
            <w:tcBorders>
              <w:top w:val="nil"/>
              <w:left w:val="nil"/>
              <w:bottom w:val="nil"/>
              <w:right w:val="nil"/>
            </w:tcBorders>
            <w:noWrap/>
            <w:tcMar>
              <w:left w:w="14" w:type="dxa"/>
              <w:right w:w="14" w:type="dxa"/>
            </w:tcMar>
            <w:hideMark/>
            <w:tcPrChange w:id="2631" w:author="Dylan CHEN" w:date="2026-03-17T17:32:00Z" w16du:dateUtc="2026-03-17T09:32:00Z">
              <w:tcPr>
                <w:tcW w:w="1300" w:type="dxa"/>
                <w:tcBorders>
                  <w:top w:val="nil"/>
                  <w:left w:val="nil"/>
                  <w:bottom w:val="nil"/>
                  <w:right w:val="nil"/>
                </w:tcBorders>
                <w:noWrap/>
                <w:vAlign w:val="center"/>
                <w:hideMark/>
              </w:tcPr>
            </w:tcPrChange>
          </w:tcPr>
          <w:p w14:paraId="4ACA4FA0" w14:textId="77777777" w:rsidR="000E71E2" w:rsidRPr="0022223D" w:rsidRDefault="000E71E2" w:rsidP="00F92814">
            <w:pPr>
              <w:jc w:val="center"/>
              <w:rPr>
                <w:ins w:id="2632"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2633" w:author="Dylan CHEN" w:date="2026-03-17T17:32:00Z" w16du:dateUtc="2026-03-17T09:32:00Z">
              <w:tcPr>
                <w:tcW w:w="1300" w:type="dxa"/>
                <w:tcBorders>
                  <w:top w:val="nil"/>
                  <w:left w:val="nil"/>
                  <w:bottom w:val="nil"/>
                  <w:right w:val="nil"/>
                </w:tcBorders>
                <w:noWrap/>
                <w:vAlign w:val="center"/>
                <w:hideMark/>
              </w:tcPr>
            </w:tcPrChange>
          </w:tcPr>
          <w:p w14:paraId="4E5D9640" w14:textId="77777777" w:rsidR="000E71E2" w:rsidRPr="0022223D" w:rsidRDefault="000E71E2" w:rsidP="00F92814">
            <w:pPr>
              <w:jc w:val="center"/>
              <w:rPr>
                <w:ins w:id="2634"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2635" w:author="Dylan CHEN" w:date="2026-03-17T17:32:00Z" w16du:dateUtc="2026-03-17T09:32:00Z">
              <w:tcPr>
                <w:tcW w:w="1300" w:type="dxa"/>
                <w:tcBorders>
                  <w:top w:val="nil"/>
                  <w:left w:val="nil"/>
                  <w:bottom w:val="nil"/>
                  <w:right w:val="nil"/>
                </w:tcBorders>
                <w:noWrap/>
                <w:vAlign w:val="center"/>
                <w:hideMark/>
              </w:tcPr>
            </w:tcPrChange>
          </w:tcPr>
          <w:p w14:paraId="7759E904" w14:textId="77777777" w:rsidR="000E71E2" w:rsidRPr="0022223D" w:rsidRDefault="000E71E2" w:rsidP="00F92814">
            <w:pPr>
              <w:jc w:val="center"/>
              <w:rPr>
                <w:ins w:id="2636" w:author="Dylan CHEN" w:date="2026-03-17T17:31:00Z" w16du:dateUtc="2026-03-17T09:31:00Z"/>
                <w:sz w:val="20"/>
                <w:szCs w:val="20"/>
              </w:rPr>
            </w:pPr>
          </w:p>
        </w:tc>
      </w:tr>
      <w:tr w:rsidR="000E71E2" w:rsidRPr="0022223D" w14:paraId="77067873" w14:textId="77777777" w:rsidTr="00F92814">
        <w:trPr>
          <w:trHeight w:val="320"/>
          <w:jc w:val="center"/>
          <w:ins w:id="2637" w:author="Dylan CHEN" w:date="2026-03-17T17:31:00Z"/>
          <w:trPrChange w:id="2638"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2639" w:author="Dylan CHEN" w:date="2026-03-17T17:32:00Z" w16du:dateUtc="2026-03-17T09:32:00Z">
              <w:tcPr>
                <w:tcW w:w="1780" w:type="dxa"/>
                <w:gridSpan w:val="2"/>
                <w:tcBorders>
                  <w:top w:val="nil"/>
                  <w:left w:val="nil"/>
                  <w:bottom w:val="nil"/>
                  <w:right w:val="nil"/>
                </w:tcBorders>
                <w:noWrap/>
                <w:vAlign w:val="center"/>
                <w:hideMark/>
              </w:tcPr>
            </w:tcPrChange>
          </w:tcPr>
          <w:p w14:paraId="61D6BFDD" w14:textId="77777777" w:rsidR="000E71E2" w:rsidRPr="0022223D" w:rsidRDefault="000E71E2" w:rsidP="00F92814">
            <w:pPr>
              <w:rPr>
                <w:ins w:id="2640" w:author="Dylan CHEN" w:date="2026-03-17T17:31:00Z" w16du:dateUtc="2026-03-17T09:31:00Z"/>
                <w:color w:val="000000"/>
                <w:sz w:val="20"/>
                <w:szCs w:val="20"/>
              </w:rPr>
            </w:pPr>
            <w:ins w:id="2641" w:author="Dylan CHEN" w:date="2026-03-17T17:31:00Z" w16du:dateUtc="2026-03-17T09:31:00Z">
              <w:r w:rsidRPr="0022223D">
                <w:rPr>
                  <w:color w:val="000000"/>
                  <w:sz w:val="20"/>
                  <w:szCs w:val="20"/>
                </w:rPr>
                <w:t>answer timing FE</w:t>
              </w:r>
            </w:ins>
          </w:p>
        </w:tc>
        <w:tc>
          <w:tcPr>
            <w:tcW w:w="900" w:type="dxa"/>
            <w:tcBorders>
              <w:top w:val="nil"/>
              <w:left w:val="nil"/>
              <w:bottom w:val="nil"/>
              <w:right w:val="nil"/>
            </w:tcBorders>
            <w:noWrap/>
            <w:tcMar>
              <w:left w:w="14" w:type="dxa"/>
              <w:right w:w="14" w:type="dxa"/>
            </w:tcMar>
            <w:hideMark/>
            <w:tcPrChange w:id="2642" w:author="Dylan CHEN" w:date="2026-03-17T17:32:00Z" w16du:dateUtc="2026-03-17T09:32:00Z">
              <w:tcPr>
                <w:tcW w:w="1613" w:type="dxa"/>
                <w:gridSpan w:val="2"/>
                <w:tcBorders>
                  <w:top w:val="nil"/>
                  <w:left w:val="nil"/>
                  <w:bottom w:val="nil"/>
                  <w:right w:val="nil"/>
                </w:tcBorders>
                <w:noWrap/>
                <w:vAlign w:val="center"/>
                <w:hideMark/>
              </w:tcPr>
            </w:tcPrChange>
          </w:tcPr>
          <w:p w14:paraId="068B5E80" w14:textId="77777777" w:rsidR="000E71E2" w:rsidRPr="0022223D" w:rsidRDefault="000E71E2">
            <w:pPr>
              <w:rPr>
                <w:ins w:id="2643" w:author="Dylan CHEN" w:date="2026-03-17T17:31:00Z" w16du:dateUtc="2026-03-17T09:31:00Z"/>
                <w:color w:val="000000"/>
                <w:sz w:val="20"/>
                <w:szCs w:val="20"/>
              </w:rPr>
              <w:pPrChange w:id="2644"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Change w:id="2645" w:author="Dylan CHEN" w:date="2026-03-17T17:32:00Z" w16du:dateUtc="2026-03-17T09:32:00Z">
              <w:tcPr>
                <w:tcW w:w="1613" w:type="dxa"/>
                <w:gridSpan w:val="3"/>
                <w:tcBorders>
                  <w:top w:val="nil"/>
                  <w:left w:val="nil"/>
                  <w:bottom w:val="nil"/>
                  <w:right w:val="nil"/>
                </w:tcBorders>
                <w:noWrap/>
                <w:vAlign w:val="center"/>
                <w:hideMark/>
              </w:tcPr>
            </w:tcPrChange>
          </w:tcPr>
          <w:p w14:paraId="2BB5067B" w14:textId="77777777" w:rsidR="000E71E2" w:rsidRPr="0022223D" w:rsidRDefault="000E71E2" w:rsidP="00F92814">
            <w:pPr>
              <w:jc w:val="center"/>
              <w:rPr>
                <w:ins w:id="2646" w:author="Dylan CHEN" w:date="2026-03-17T17:31:00Z" w16du:dateUtc="2026-03-17T09:31:00Z"/>
                <w:color w:val="000000"/>
                <w:sz w:val="20"/>
                <w:szCs w:val="20"/>
              </w:rPr>
            </w:pPr>
          </w:p>
        </w:tc>
        <w:tc>
          <w:tcPr>
            <w:tcW w:w="1117" w:type="dxa"/>
            <w:tcBorders>
              <w:top w:val="nil"/>
              <w:left w:val="nil"/>
              <w:bottom w:val="nil"/>
              <w:right w:val="nil"/>
            </w:tcBorders>
            <w:noWrap/>
            <w:tcMar>
              <w:left w:w="14" w:type="dxa"/>
              <w:right w:w="14" w:type="dxa"/>
            </w:tcMar>
            <w:hideMark/>
            <w:tcPrChange w:id="2647" w:author="Dylan CHEN" w:date="2026-03-17T17:32:00Z" w16du:dateUtc="2026-03-17T09:32:00Z">
              <w:tcPr>
                <w:tcW w:w="1613" w:type="dxa"/>
                <w:gridSpan w:val="3"/>
                <w:tcBorders>
                  <w:top w:val="nil"/>
                  <w:left w:val="nil"/>
                  <w:bottom w:val="nil"/>
                  <w:right w:val="nil"/>
                </w:tcBorders>
                <w:noWrap/>
                <w:vAlign w:val="center"/>
                <w:hideMark/>
              </w:tcPr>
            </w:tcPrChange>
          </w:tcPr>
          <w:p w14:paraId="5AC65614" w14:textId="77777777" w:rsidR="000E71E2" w:rsidRPr="0022223D" w:rsidRDefault="000E71E2" w:rsidP="00F92814">
            <w:pPr>
              <w:jc w:val="center"/>
              <w:rPr>
                <w:ins w:id="2648" w:author="Dylan CHEN" w:date="2026-03-17T17:31:00Z" w16du:dateUtc="2026-03-17T09:31:00Z"/>
                <w:sz w:val="20"/>
                <w:szCs w:val="20"/>
              </w:rPr>
            </w:pPr>
          </w:p>
        </w:tc>
        <w:tc>
          <w:tcPr>
            <w:tcW w:w="1117" w:type="dxa"/>
            <w:tcBorders>
              <w:top w:val="nil"/>
              <w:left w:val="nil"/>
              <w:bottom w:val="nil"/>
              <w:right w:val="nil"/>
            </w:tcBorders>
            <w:noWrap/>
            <w:tcMar>
              <w:left w:w="14" w:type="dxa"/>
              <w:right w:w="14" w:type="dxa"/>
            </w:tcMar>
            <w:hideMark/>
            <w:tcPrChange w:id="2649" w:author="Dylan CHEN" w:date="2026-03-17T17:32:00Z" w16du:dateUtc="2026-03-17T09:32:00Z">
              <w:tcPr>
                <w:tcW w:w="1613" w:type="dxa"/>
                <w:gridSpan w:val="2"/>
                <w:tcBorders>
                  <w:top w:val="nil"/>
                  <w:left w:val="nil"/>
                  <w:bottom w:val="nil"/>
                  <w:right w:val="nil"/>
                </w:tcBorders>
                <w:noWrap/>
                <w:vAlign w:val="center"/>
                <w:hideMark/>
              </w:tcPr>
            </w:tcPrChange>
          </w:tcPr>
          <w:p w14:paraId="05E11C5A" w14:textId="77777777" w:rsidR="000E71E2" w:rsidRPr="0022223D" w:rsidRDefault="000E71E2" w:rsidP="00F92814">
            <w:pPr>
              <w:jc w:val="center"/>
              <w:rPr>
                <w:ins w:id="2650"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2651" w:author="Dylan CHEN" w:date="2026-03-17T17:32:00Z" w16du:dateUtc="2026-03-17T09:32:00Z">
              <w:tcPr>
                <w:tcW w:w="1300" w:type="dxa"/>
                <w:gridSpan w:val="3"/>
                <w:tcBorders>
                  <w:top w:val="nil"/>
                  <w:left w:val="nil"/>
                  <w:bottom w:val="nil"/>
                  <w:right w:val="nil"/>
                </w:tcBorders>
                <w:noWrap/>
                <w:vAlign w:val="center"/>
                <w:hideMark/>
              </w:tcPr>
            </w:tcPrChange>
          </w:tcPr>
          <w:p w14:paraId="28096F6E" w14:textId="77777777" w:rsidR="000E71E2" w:rsidRPr="0022223D" w:rsidRDefault="000E71E2" w:rsidP="00F92814">
            <w:pPr>
              <w:jc w:val="center"/>
              <w:rPr>
                <w:ins w:id="2652"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2653" w:author="Dylan CHEN" w:date="2026-03-17T17:32:00Z" w16du:dateUtc="2026-03-17T09:32:00Z">
              <w:tcPr>
                <w:tcW w:w="1300" w:type="dxa"/>
                <w:tcBorders>
                  <w:top w:val="nil"/>
                  <w:left w:val="nil"/>
                  <w:bottom w:val="nil"/>
                  <w:right w:val="nil"/>
                </w:tcBorders>
                <w:noWrap/>
                <w:vAlign w:val="center"/>
                <w:hideMark/>
              </w:tcPr>
            </w:tcPrChange>
          </w:tcPr>
          <w:p w14:paraId="0D04946C" w14:textId="77777777" w:rsidR="000E71E2" w:rsidRPr="0022223D" w:rsidRDefault="000E71E2" w:rsidP="00F92814">
            <w:pPr>
              <w:jc w:val="center"/>
              <w:rPr>
                <w:ins w:id="2654" w:author="Dylan CHEN" w:date="2026-03-17T17:31:00Z" w16du:dateUtc="2026-03-17T09:31:00Z"/>
                <w:color w:val="000000"/>
                <w:sz w:val="20"/>
                <w:szCs w:val="20"/>
              </w:rPr>
            </w:pPr>
            <w:ins w:id="2655"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2656" w:author="Dylan CHEN" w:date="2026-03-17T17:32:00Z" w16du:dateUtc="2026-03-17T09:32:00Z">
              <w:tcPr>
                <w:tcW w:w="1300" w:type="dxa"/>
                <w:tcBorders>
                  <w:top w:val="nil"/>
                  <w:left w:val="nil"/>
                  <w:bottom w:val="nil"/>
                  <w:right w:val="nil"/>
                </w:tcBorders>
                <w:noWrap/>
                <w:vAlign w:val="center"/>
                <w:hideMark/>
              </w:tcPr>
            </w:tcPrChange>
          </w:tcPr>
          <w:p w14:paraId="03BEB553" w14:textId="77777777" w:rsidR="000E71E2" w:rsidRPr="0022223D" w:rsidRDefault="000E71E2" w:rsidP="00F92814">
            <w:pPr>
              <w:jc w:val="center"/>
              <w:rPr>
                <w:ins w:id="2657" w:author="Dylan CHEN" w:date="2026-03-17T17:31:00Z" w16du:dateUtc="2026-03-17T09:31:00Z"/>
                <w:color w:val="000000"/>
                <w:sz w:val="20"/>
                <w:szCs w:val="20"/>
              </w:rPr>
            </w:pPr>
            <w:ins w:id="2658"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2659" w:author="Dylan CHEN" w:date="2026-03-17T17:32:00Z" w16du:dateUtc="2026-03-17T09:32:00Z">
              <w:tcPr>
                <w:tcW w:w="1300" w:type="dxa"/>
                <w:tcBorders>
                  <w:top w:val="nil"/>
                  <w:left w:val="nil"/>
                  <w:bottom w:val="nil"/>
                  <w:right w:val="nil"/>
                </w:tcBorders>
                <w:noWrap/>
                <w:vAlign w:val="center"/>
                <w:hideMark/>
              </w:tcPr>
            </w:tcPrChange>
          </w:tcPr>
          <w:p w14:paraId="463EEC92" w14:textId="77777777" w:rsidR="000E71E2" w:rsidRPr="0022223D" w:rsidRDefault="000E71E2" w:rsidP="00F92814">
            <w:pPr>
              <w:jc w:val="center"/>
              <w:rPr>
                <w:ins w:id="2660" w:author="Dylan CHEN" w:date="2026-03-17T17:31:00Z" w16du:dateUtc="2026-03-17T09:31:00Z"/>
                <w:color w:val="000000"/>
                <w:sz w:val="20"/>
                <w:szCs w:val="20"/>
              </w:rPr>
            </w:pPr>
            <w:ins w:id="2661" w:author="Dylan CHEN" w:date="2026-03-17T17:31:00Z" w16du:dateUtc="2026-03-17T09:31:00Z">
              <w:r w:rsidRPr="0022223D">
                <w:rPr>
                  <w:color w:val="000000"/>
                  <w:sz w:val="20"/>
                  <w:szCs w:val="20"/>
                </w:rPr>
                <w:t>√</w:t>
              </w:r>
            </w:ins>
          </w:p>
        </w:tc>
      </w:tr>
      <w:tr w:rsidR="000E71E2" w:rsidRPr="0022223D" w14:paraId="002F1956" w14:textId="77777777" w:rsidTr="00F92814">
        <w:trPr>
          <w:trHeight w:val="340"/>
          <w:jc w:val="center"/>
          <w:ins w:id="2662" w:author="Dylan CHEN" w:date="2026-03-17T17:31:00Z"/>
          <w:trPrChange w:id="2663" w:author="Dylan CHEN" w:date="2026-03-17T17:32:00Z" w16du:dateUtc="2026-03-17T09:32:00Z">
            <w:trPr>
              <w:trHeight w:val="340"/>
            </w:trPr>
          </w:trPrChange>
        </w:trPr>
        <w:tc>
          <w:tcPr>
            <w:tcW w:w="1620" w:type="dxa"/>
            <w:tcBorders>
              <w:top w:val="nil"/>
              <w:left w:val="nil"/>
              <w:bottom w:val="single" w:sz="8" w:space="0" w:color="auto"/>
              <w:right w:val="nil"/>
            </w:tcBorders>
            <w:noWrap/>
            <w:tcMar>
              <w:left w:w="14" w:type="dxa"/>
              <w:right w:w="14" w:type="dxa"/>
            </w:tcMar>
            <w:hideMark/>
            <w:tcPrChange w:id="2664" w:author="Dylan CHEN" w:date="2026-03-17T17:32:00Z" w16du:dateUtc="2026-03-17T09:32:00Z">
              <w:tcPr>
                <w:tcW w:w="1780" w:type="dxa"/>
                <w:gridSpan w:val="2"/>
                <w:tcBorders>
                  <w:top w:val="nil"/>
                  <w:left w:val="nil"/>
                  <w:bottom w:val="single" w:sz="8" w:space="0" w:color="auto"/>
                  <w:right w:val="nil"/>
                </w:tcBorders>
                <w:noWrap/>
                <w:vAlign w:val="center"/>
                <w:hideMark/>
              </w:tcPr>
            </w:tcPrChange>
          </w:tcPr>
          <w:p w14:paraId="4E47C4B2" w14:textId="77777777" w:rsidR="000E71E2" w:rsidRPr="0022223D" w:rsidRDefault="000E71E2" w:rsidP="00F92814">
            <w:pPr>
              <w:rPr>
                <w:ins w:id="2665" w:author="Dylan CHEN" w:date="2026-03-17T17:31:00Z" w16du:dateUtc="2026-03-17T09:31:00Z"/>
                <w:color w:val="000000"/>
                <w:sz w:val="20"/>
                <w:szCs w:val="20"/>
              </w:rPr>
            </w:pPr>
            <w:ins w:id="2666" w:author="Dylan CHEN" w:date="2026-03-17T17:31:00Z" w16du:dateUtc="2026-03-17T09:31:00Z">
              <w:r w:rsidRPr="0022223D">
                <w:rPr>
                  <w:color w:val="000000"/>
                  <w:sz w:val="20"/>
                  <w:szCs w:val="20"/>
                </w:rPr>
                <w:t>N</w:t>
              </w:r>
            </w:ins>
          </w:p>
        </w:tc>
        <w:tc>
          <w:tcPr>
            <w:tcW w:w="900" w:type="dxa"/>
            <w:tcBorders>
              <w:top w:val="nil"/>
              <w:left w:val="nil"/>
              <w:bottom w:val="single" w:sz="8" w:space="0" w:color="auto"/>
              <w:right w:val="nil"/>
            </w:tcBorders>
            <w:noWrap/>
            <w:tcMar>
              <w:left w:w="14" w:type="dxa"/>
              <w:right w:w="14" w:type="dxa"/>
            </w:tcMar>
            <w:hideMark/>
            <w:tcPrChange w:id="2667"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3251B050" w14:textId="77777777" w:rsidR="000E71E2" w:rsidRPr="0022223D" w:rsidRDefault="000E71E2" w:rsidP="00F92814">
            <w:pPr>
              <w:jc w:val="center"/>
              <w:rPr>
                <w:ins w:id="2668" w:author="Dylan CHEN" w:date="2026-03-17T17:31:00Z" w16du:dateUtc="2026-03-17T09:31:00Z"/>
                <w:color w:val="000000"/>
                <w:sz w:val="20"/>
                <w:szCs w:val="20"/>
              </w:rPr>
            </w:pPr>
            <w:ins w:id="2669" w:author="Dylan CHEN" w:date="2026-03-17T17:31:00Z" w16du:dateUtc="2026-03-17T09:31:00Z">
              <w:r w:rsidRPr="0022223D">
                <w:rPr>
                  <w:color w:val="000000"/>
                  <w:sz w:val="20"/>
                  <w:szCs w:val="20"/>
                </w:rPr>
                <w:t>3,613</w:t>
              </w:r>
            </w:ins>
          </w:p>
        </w:tc>
        <w:tc>
          <w:tcPr>
            <w:tcW w:w="938" w:type="dxa"/>
            <w:tcBorders>
              <w:top w:val="nil"/>
              <w:left w:val="nil"/>
              <w:bottom w:val="single" w:sz="8" w:space="0" w:color="auto"/>
              <w:right w:val="nil"/>
            </w:tcBorders>
            <w:noWrap/>
            <w:tcMar>
              <w:left w:w="14" w:type="dxa"/>
              <w:right w:w="14" w:type="dxa"/>
            </w:tcMar>
            <w:hideMark/>
            <w:tcPrChange w:id="2670"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02E5CA21" w14:textId="77777777" w:rsidR="000E71E2" w:rsidRPr="0022223D" w:rsidRDefault="000E71E2" w:rsidP="00F92814">
            <w:pPr>
              <w:jc w:val="center"/>
              <w:rPr>
                <w:ins w:id="2671" w:author="Dylan CHEN" w:date="2026-03-17T17:31:00Z" w16du:dateUtc="2026-03-17T09:31:00Z"/>
                <w:color w:val="000000"/>
                <w:sz w:val="20"/>
                <w:szCs w:val="20"/>
              </w:rPr>
            </w:pPr>
            <w:ins w:id="2672" w:author="Dylan CHEN" w:date="2026-03-17T17:31:00Z" w16du:dateUtc="2026-03-17T09:31:00Z">
              <w:r w:rsidRPr="0022223D">
                <w:rPr>
                  <w:color w:val="000000"/>
                  <w:sz w:val="20"/>
                  <w:szCs w:val="20"/>
                </w:rPr>
                <w:t>3,613</w:t>
              </w:r>
            </w:ins>
          </w:p>
        </w:tc>
        <w:tc>
          <w:tcPr>
            <w:tcW w:w="1117" w:type="dxa"/>
            <w:tcBorders>
              <w:top w:val="nil"/>
              <w:left w:val="nil"/>
              <w:bottom w:val="single" w:sz="8" w:space="0" w:color="auto"/>
              <w:right w:val="nil"/>
            </w:tcBorders>
            <w:noWrap/>
            <w:tcMar>
              <w:left w:w="14" w:type="dxa"/>
              <w:right w:w="14" w:type="dxa"/>
            </w:tcMar>
            <w:hideMark/>
            <w:tcPrChange w:id="2673"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4487F807" w14:textId="77777777" w:rsidR="000E71E2" w:rsidRPr="0022223D" w:rsidRDefault="000E71E2" w:rsidP="00F92814">
            <w:pPr>
              <w:jc w:val="center"/>
              <w:rPr>
                <w:ins w:id="2674" w:author="Dylan CHEN" w:date="2026-03-17T17:31:00Z" w16du:dateUtc="2026-03-17T09:31:00Z"/>
                <w:color w:val="000000"/>
                <w:sz w:val="20"/>
                <w:szCs w:val="20"/>
              </w:rPr>
            </w:pPr>
            <w:ins w:id="2675" w:author="Dylan CHEN" w:date="2026-03-17T17:31:00Z" w16du:dateUtc="2026-03-17T09:31:00Z">
              <w:r w:rsidRPr="0022223D">
                <w:rPr>
                  <w:color w:val="000000"/>
                  <w:sz w:val="20"/>
                  <w:szCs w:val="20"/>
                </w:rPr>
                <w:t>3,613</w:t>
              </w:r>
            </w:ins>
          </w:p>
        </w:tc>
        <w:tc>
          <w:tcPr>
            <w:tcW w:w="1117" w:type="dxa"/>
            <w:tcBorders>
              <w:top w:val="nil"/>
              <w:left w:val="nil"/>
              <w:bottom w:val="single" w:sz="8" w:space="0" w:color="auto"/>
              <w:right w:val="nil"/>
            </w:tcBorders>
            <w:noWrap/>
            <w:tcMar>
              <w:left w:w="14" w:type="dxa"/>
              <w:right w:w="14" w:type="dxa"/>
            </w:tcMar>
            <w:hideMark/>
            <w:tcPrChange w:id="2676"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2F430C8C" w14:textId="77777777" w:rsidR="000E71E2" w:rsidRPr="0022223D" w:rsidRDefault="000E71E2" w:rsidP="00F92814">
            <w:pPr>
              <w:jc w:val="center"/>
              <w:rPr>
                <w:ins w:id="2677" w:author="Dylan CHEN" w:date="2026-03-17T17:31:00Z" w16du:dateUtc="2026-03-17T09:31:00Z"/>
                <w:color w:val="000000"/>
                <w:sz w:val="20"/>
                <w:szCs w:val="20"/>
              </w:rPr>
            </w:pPr>
            <w:ins w:id="2678" w:author="Dylan CHEN" w:date="2026-03-17T17:31:00Z" w16du:dateUtc="2026-03-17T09:31:00Z">
              <w:r w:rsidRPr="0022223D">
                <w:rPr>
                  <w:color w:val="000000"/>
                  <w:sz w:val="20"/>
                  <w:szCs w:val="20"/>
                </w:rPr>
                <w:t>3,613</w:t>
              </w:r>
            </w:ins>
          </w:p>
        </w:tc>
        <w:tc>
          <w:tcPr>
            <w:tcW w:w="917" w:type="dxa"/>
            <w:tcBorders>
              <w:top w:val="nil"/>
              <w:left w:val="nil"/>
              <w:bottom w:val="single" w:sz="8" w:space="0" w:color="auto"/>
              <w:right w:val="nil"/>
            </w:tcBorders>
            <w:noWrap/>
            <w:tcMar>
              <w:left w:w="14" w:type="dxa"/>
              <w:right w:w="14" w:type="dxa"/>
            </w:tcMar>
            <w:hideMark/>
            <w:tcPrChange w:id="2679" w:author="Dylan CHEN" w:date="2026-03-17T17:32:00Z" w16du:dateUtc="2026-03-17T09:32:00Z">
              <w:tcPr>
                <w:tcW w:w="1300" w:type="dxa"/>
                <w:gridSpan w:val="3"/>
                <w:tcBorders>
                  <w:top w:val="nil"/>
                  <w:left w:val="nil"/>
                  <w:bottom w:val="single" w:sz="8" w:space="0" w:color="auto"/>
                  <w:right w:val="nil"/>
                </w:tcBorders>
                <w:noWrap/>
                <w:vAlign w:val="center"/>
                <w:hideMark/>
              </w:tcPr>
            </w:tcPrChange>
          </w:tcPr>
          <w:p w14:paraId="3A4525D6" w14:textId="77777777" w:rsidR="000E71E2" w:rsidRPr="0022223D" w:rsidRDefault="000E71E2" w:rsidP="00F92814">
            <w:pPr>
              <w:jc w:val="center"/>
              <w:rPr>
                <w:ins w:id="2680" w:author="Dylan CHEN" w:date="2026-03-17T17:31:00Z" w16du:dateUtc="2026-03-17T09:31:00Z"/>
                <w:color w:val="000000"/>
                <w:sz w:val="20"/>
                <w:szCs w:val="20"/>
              </w:rPr>
            </w:pPr>
            <w:ins w:id="2681" w:author="Dylan CHEN" w:date="2026-03-17T17:31:00Z" w16du:dateUtc="2026-03-17T09:31:00Z">
              <w:r w:rsidRPr="0022223D">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Change w:id="2682" w:author="Dylan CHEN" w:date="2026-03-17T17:32:00Z" w16du:dateUtc="2026-03-17T09:32:00Z">
              <w:tcPr>
                <w:tcW w:w="1300" w:type="dxa"/>
                <w:tcBorders>
                  <w:top w:val="nil"/>
                  <w:left w:val="nil"/>
                  <w:bottom w:val="single" w:sz="8" w:space="0" w:color="auto"/>
                  <w:right w:val="nil"/>
                </w:tcBorders>
                <w:noWrap/>
                <w:vAlign w:val="center"/>
                <w:hideMark/>
              </w:tcPr>
            </w:tcPrChange>
          </w:tcPr>
          <w:p w14:paraId="09C94774" w14:textId="77777777" w:rsidR="000E71E2" w:rsidRPr="0022223D" w:rsidRDefault="000E71E2" w:rsidP="00F92814">
            <w:pPr>
              <w:jc w:val="center"/>
              <w:rPr>
                <w:ins w:id="2683" w:author="Dylan CHEN" w:date="2026-03-17T17:31:00Z" w16du:dateUtc="2026-03-17T09:31:00Z"/>
                <w:color w:val="000000"/>
                <w:sz w:val="20"/>
                <w:szCs w:val="20"/>
              </w:rPr>
            </w:pPr>
            <w:ins w:id="2684" w:author="Dylan CHEN" w:date="2026-03-17T17:31:00Z" w16du:dateUtc="2026-03-17T09:31:00Z">
              <w:r w:rsidRPr="0022223D">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Change w:id="2685" w:author="Dylan CHEN" w:date="2026-03-17T17:32:00Z" w16du:dateUtc="2026-03-17T09:32:00Z">
              <w:tcPr>
                <w:tcW w:w="1300" w:type="dxa"/>
                <w:tcBorders>
                  <w:top w:val="nil"/>
                  <w:left w:val="nil"/>
                  <w:bottom w:val="single" w:sz="8" w:space="0" w:color="auto"/>
                  <w:right w:val="nil"/>
                </w:tcBorders>
                <w:noWrap/>
                <w:vAlign w:val="center"/>
                <w:hideMark/>
              </w:tcPr>
            </w:tcPrChange>
          </w:tcPr>
          <w:p w14:paraId="09C6F646" w14:textId="77777777" w:rsidR="000E71E2" w:rsidRPr="0022223D" w:rsidRDefault="000E71E2" w:rsidP="00F92814">
            <w:pPr>
              <w:jc w:val="center"/>
              <w:rPr>
                <w:ins w:id="2686" w:author="Dylan CHEN" w:date="2026-03-17T17:31:00Z" w16du:dateUtc="2026-03-17T09:31:00Z"/>
                <w:color w:val="000000"/>
                <w:sz w:val="20"/>
                <w:szCs w:val="20"/>
              </w:rPr>
            </w:pPr>
            <w:ins w:id="2687" w:author="Dylan CHEN" w:date="2026-03-17T17:31:00Z" w16du:dateUtc="2026-03-17T09:31:00Z">
              <w:r w:rsidRPr="0022223D">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Change w:id="2688" w:author="Dylan CHEN" w:date="2026-03-17T17:32:00Z" w16du:dateUtc="2026-03-17T09:32:00Z">
              <w:tcPr>
                <w:tcW w:w="1300" w:type="dxa"/>
                <w:tcBorders>
                  <w:top w:val="nil"/>
                  <w:left w:val="nil"/>
                  <w:bottom w:val="single" w:sz="8" w:space="0" w:color="auto"/>
                  <w:right w:val="nil"/>
                </w:tcBorders>
                <w:noWrap/>
                <w:vAlign w:val="center"/>
                <w:hideMark/>
              </w:tcPr>
            </w:tcPrChange>
          </w:tcPr>
          <w:p w14:paraId="30E299B2" w14:textId="77777777" w:rsidR="000E71E2" w:rsidRPr="0022223D" w:rsidRDefault="000E71E2" w:rsidP="00F92814">
            <w:pPr>
              <w:jc w:val="center"/>
              <w:rPr>
                <w:ins w:id="2689" w:author="Dylan CHEN" w:date="2026-03-17T17:31:00Z" w16du:dateUtc="2026-03-17T09:31:00Z"/>
                <w:color w:val="000000"/>
                <w:sz w:val="20"/>
                <w:szCs w:val="20"/>
              </w:rPr>
            </w:pPr>
            <w:ins w:id="2690" w:author="Dylan CHEN" w:date="2026-03-17T17:31:00Z" w16du:dateUtc="2026-03-17T09:31:00Z">
              <w:r w:rsidRPr="0022223D">
                <w:rPr>
                  <w:color w:val="000000"/>
                  <w:sz w:val="20"/>
                  <w:szCs w:val="20"/>
                </w:rPr>
                <w:t>4,670</w:t>
              </w:r>
            </w:ins>
          </w:p>
        </w:tc>
      </w:tr>
    </w:tbl>
    <w:p w14:paraId="29EB994A" w14:textId="77777777" w:rsidR="000E71E2" w:rsidRPr="0022223D" w:rsidRDefault="000E71E2" w:rsidP="000E71E2">
      <w:pPr>
        <w:pStyle w:val="Notes"/>
      </w:pPr>
      <w:r w:rsidRPr="0022223D">
        <w:t>Notes: 1. ***p&lt;0.001; **p&lt;0.01; *p&lt;0.05.</w:t>
      </w:r>
      <w:r w:rsidRPr="0022223D">
        <w:br/>
        <w:t>2. Question timing FE indicates the date on which the question was posted.</w:t>
      </w:r>
      <w:r w:rsidRPr="0022223D">
        <w:br/>
        <w:t>3. Answer timing FE indicates the date on which the answer was posted.</w:t>
      </w:r>
      <w:r w:rsidRPr="0022223D">
        <w:br/>
        <w:t xml:space="preserve">4. We log-transformed </w:t>
      </w:r>
      <w:r w:rsidRPr="0022223D">
        <w:rPr>
          <w:i/>
          <w:iCs/>
        </w:rPr>
        <w:t>answerNum</w:t>
      </w:r>
      <w:r w:rsidRPr="0022223D">
        <w:rPr>
          <w:i/>
          <w:iCs/>
          <w:vertAlign w:val="subscript"/>
        </w:rPr>
        <w:t>i</w:t>
      </w:r>
      <w:r w:rsidRPr="0022223D">
        <w:t xml:space="preserve"> but not </w:t>
      </w:r>
      <w:r w:rsidRPr="0022223D">
        <w:rPr>
          <w:i/>
          <w:iCs/>
        </w:rPr>
        <w:t>netlikeNum</w:t>
      </w:r>
      <w:r w:rsidRPr="0022223D">
        <w:rPr>
          <w:i/>
          <w:iCs/>
          <w:vertAlign w:val="subscript"/>
        </w:rPr>
        <w:t>ij</w:t>
      </w:r>
      <w:r w:rsidRPr="0022223D">
        <w:t xml:space="preserve"> because </w:t>
      </w:r>
      <w:r w:rsidRPr="0022223D">
        <w:rPr>
          <w:i/>
          <w:iCs/>
        </w:rPr>
        <w:t>netlikeNum</w:t>
      </w:r>
      <w:r w:rsidRPr="0022223D">
        <w:rPr>
          <w:i/>
          <w:iCs/>
          <w:vertAlign w:val="subscript"/>
        </w:rPr>
        <w:t>ij</w:t>
      </w:r>
      <w:r w:rsidRPr="0022223D">
        <w:t xml:space="preserve"> contains negative values (net likes can be negative when downvotes exceed upvotes), which precludes log-transformation.</w:t>
      </w:r>
    </w:p>
    <w:p w14:paraId="4E646355" w14:textId="77777777" w:rsidR="000E71E2" w:rsidRPr="0022223D" w:rsidRDefault="000E71E2" w:rsidP="000E71E2">
      <w:pPr>
        <w:pStyle w:val="Paragraph0"/>
      </w:pPr>
    </w:p>
    <w:p w14:paraId="7C43859F" w14:textId="3290D9C2" w:rsidR="000E71E2" w:rsidRPr="0022223D" w:rsidDel="007F3A7B" w:rsidRDefault="000E71E2" w:rsidP="000E71E2">
      <w:pPr>
        <w:pStyle w:val="Heading3"/>
        <w:rPr>
          <w:del w:id="2691" w:author="Xin Li" w:date="2026-05-11T14:57:00Z" w16du:dateUtc="2026-05-11T06:57:00Z"/>
        </w:rPr>
      </w:pPr>
      <w:del w:id="2692" w:author="Xin Li" w:date="2026-05-11T14:57:00Z" w16du:dateUtc="2026-05-11T06:57:00Z">
        <w:r w:rsidDel="007F3A7B">
          <w:delText>Mechanism</w:delText>
        </w:r>
      </w:del>
    </w:p>
    <w:p w14:paraId="456A2B7C" w14:textId="77777777" w:rsidR="000E71E2" w:rsidRPr="0022223D" w:rsidDel="00473801" w:rsidRDefault="000E71E2" w:rsidP="000E71E2">
      <w:pPr>
        <w:pStyle w:val="Heading4"/>
        <w:rPr>
          <w:del w:id="2693" w:author="Xin Li" w:date="2026-05-11T13:50:00Z" w16du:dateUtc="2026-05-11T05:50:00Z"/>
          <w:lang w:val="en-US"/>
        </w:rPr>
      </w:pPr>
      <w:del w:id="2694" w:author="Xin Li" w:date="2026-05-11T13:50:00Z" w16du:dateUtc="2026-05-11T05:50:00Z">
        <w:r w:rsidRPr="0022223D" w:rsidDel="00473801">
          <w:rPr>
            <w:lang w:val="en-US"/>
          </w:rPr>
          <w:delText>Mechanisms Driving Reduction in Viewer Recognition</w:delText>
        </w:r>
      </w:del>
    </w:p>
    <w:p w14:paraId="1512FE4E" w14:textId="3E67A54B" w:rsidR="000E71E2" w:rsidRPr="0022223D" w:rsidDel="007F3A7B" w:rsidRDefault="000E71E2" w:rsidP="000E71E2">
      <w:pPr>
        <w:pStyle w:val="Paragraph0"/>
        <w:rPr>
          <w:del w:id="2695" w:author="Xin Li" w:date="2026-05-11T14:57:00Z" w16du:dateUtc="2026-05-11T06:57:00Z"/>
        </w:rPr>
      </w:pPr>
      <w:del w:id="2696" w:author="Xin Li" w:date="2026-05-11T14:57:00Z" w16du:dateUtc="2026-05-11T06:57:00Z">
        <w:r w:rsidRPr="0022223D" w:rsidDel="007F3A7B">
          <w:delText>We investigate why AI-generated answers reduce viewer recognition of human answers (measured by net likes) through three potential mechanisms: attention diversion, quality degradation, and elevated expectations.</w:delText>
        </w:r>
      </w:del>
    </w:p>
    <w:p w14:paraId="0ADEB698" w14:textId="1D00A5DB" w:rsidR="000E71E2" w:rsidRPr="0022223D" w:rsidDel="007F3A7B" w:rsidRDefault="000E71E2" w:rsidP="000E71E2">
      <w:pPr>
        <w:pStyle w:val="Heading4"/>
        <w:rPr>
          <w:del w:id="2697" w:author="Xin Li" w:date="2026-05-11T14:57:00Z" w16du:dateUtc="2026-05-11T06:57:00Z"/>
          <w:lang w:val="en-US"/>
        </w:rPr>
      </w:pPr>
      <w:del w:id="2698" w:author="Xin Li" w:date="2026-05-11T14:57:00Z" w16du:dateUtc="2026-05-11T06:57:00Z">
        <w:r w:rsidRPr="0022223D" w:rsidDel="007F3A7B">
          <w:rPr>
            <w:lang w:val="en-US"/>
          </w:rPr>
          <w:delText>Elevated Expectations</w:delText>
        </w:r>
      </w:del>
    </w:p>
    <w:p w14:paraId="7BC9062B" w14:textId="306703E3" w:rsidR="000E71E2" w:rsidRPr="0022223D" w:rsidDel="00A11FC2" w:rsidRDefault="000E71E2" w:rsidP="000E71E2">
      <w:pPr>
        <w:pStyle w:val="Paragraph0"/>
        <w:rPr>
          <w:del w:id="2699" w:author="Xin Li" w:date="2026-05-11T14:54:00Z" w16du:dateUtc="2026-05-11T06:54:00Z"/>
        </w:rPr>
      </w:pPr>
      <w:del w:id="2700" w:author="Xin Li" w:date="2026-05-11T14:54:00Z" w16du:dateUtc="2026-05-11T06:54:00Z">
        <w:r w:rsidRPr="0022223D" w:rsidDel="00A11FC2">
          <w:delText>The three mechanisms proposed in this paper are complementary but operate through different pathways. The attention diversion mechanism reduces recognition by limiting the number of viewers who encounter human answers. The quality degradation mechanism operates through supply-side changes in human contribution quality. The elevated expectations mechanism operates through demand-side shifts in evaluation standards among engaged viewers. Together, these pathways create a comprehensive framework accounting for visibility constraints, supply-side changes, and demand-side evaluation shifts. Therefore, we hypothesize:</w:delText>
        </w:r>
      </w:del>
    </w:p>
    <w:p w14:paraId="65BF7092" w14:textId="5F5CDC05" w:rsidR="000E71E2" w:rsidRPr="0022223D" w:rsidDel="007F3A7B" w:rsidRDefault="000E71E2" w:rsidP="000E71E2">
      <w:pPr>
        <w:pStyle w:val="Heading4"/>
        <w:rPr>
          <w:del w:id="2701" w:author="Xin Li" w:date="2026-05-11T14:57:00Z" w16du:dateUtc="2026-05-11T06:57:00Z"/>
          <w:lang w:val="en-US"/>
        </w:rPr>
      </w:pPr>
      <w:del w:id="2702" w:author="Xin Li" w:date="2026-05-11T14:54:00Z" w16du:dateUtc="2026-05-11T06:54:00Z">
        <w:r w:rsidRPr="0022223D" w:rsidDel="00A11FC2">
          <w:rPr>
            <w:i/>
          </w:rPr>
          <w:delText>H2: Introducing internal GenAI to answer questions reduces viewers’ recognition of human answers in online Q&amp;A communities.</w:delText>
        </w:r>
      </w:del>
      <w:del w:id="2703" w:author="Xin Li" w:date="2026-05-11T14:57:00Z" w16du:dateUtc="2026-05-11T06:57:00Z">
        <w:r w:rsidRPr="0022223D" w:rsidDel="007F3A7B">
          <w:rPr>
            <w:lang w:val="en-US"/>
          </w:rPr>
          <w:delText>Elevated Expectations Mechanism</w:delText>
        </w:r>
      </w:del>
    </w:p>
    <w:p w14:paraId="7C4E7EE1" w14:textId="77777777" w:rsidR="000E71E2" w:rsidRPr="0022223D" w:rsidRDefault="000E71E2" w:rsidP="000E71E2">
      <w:pPr>
        <w:pStyle w:val="Paragraph0"/>
      </w:pPr>
      <w:r w:rsidRPr="0022223D">
        <w:t xml:space="preserve">The elevated expectations mechanism posits that AI-generated answers raise users’ standards for valuable contributions, making them more critical when evaluating human answers. </w:t>
      </w:r>
      <w:r w:rsidRPr="0022223D">
        <w:lastRenderedPageBreak/>
        <w:t>Users may expect human responses to provide insights beyond what AI already offers. If this operates, the negative effect on viewer recognition of human answers should be strongest when AI quality is high because superior AI answers would raise expectations most dramatically.</w:t>
      </w:r>
    </w:p>
    <w:p w14:paraId="6A6688E1" w14:textId="77777777" w:rsidR="000E71E2" w:rsidRPr="0022223D" w:rsidRDefault="000E71E2" w:rsidP="000E71E2">
      <w:pPr>
        <w:pStyle w:val="Paragraph0"/>
      </w:pPr>
      <w:r w:rsidRPr="0022223D">
        <w:t xml:space="preserve">To test this, we conducted a subsample analysis: (1) identified all questions receiving at least one answer during the experiment; (2) selected questions with first-answer LLM-enabled content quality ratings in the top 25% (scores 8-10, superior quality) and bottom 25% (scores 0-6, low quality); and (3) extracted all subsequent human answers under these questions for analysis. </w:t>
      </w:r>
      <w:ins w:id="2704" w:author="Dylan CHEN" w:date="2026-03-10T22:47:00Z" w16du:dateUtc="2026-03-10T14:47:00Z">
        <w:r w:rsidRPr="0022223D">
          <w:t>This procedure yielded two subsamples for analysis: 1,697 human answers following high-quality first answers (top 25%) and 1,945 human answers following low-quality first answers (bottom 25%).</w:t>
        </w:r>
      </w:ins>
    </w:p>
    <w:p w14:paraId="7A9E056A" w14:textId="77777777" w:rsidR="000E71E2" w:rsidRPr="0022223D" w:rsidRDefault="000E71E2" w:rsidP="000E71E2">
      <w:pPr>
        <w:pStyle w:val="Paragraph0"/>
      </w:pPr>
      <w:r w:rsidRPr="0022223D">
        <w:t>Table 1</w:t>
      </w:r>
      <w:ins w:id="2705" w:author="Dylan CHEN" w:date="2026-03-20T16:22:00Z" w16du:dateUtc="2026-03-20T08:22:00Z">
        <w:r w:rsidRPr="0022223D">
          <w:t>4</w:t>
        </w:r>
      </w:ins>
      <w:del w:id="2706" w:author="Dylan CHEN" w:date="2026-03-20T16:22:00Z" w16du:dateUtc="2026-03-20T08:22:00Z">
        <w:r w:rsidRPr="0022223D" w:rsidDel="006576DB">
          <w:delText>3</w:delText>
        </w:r>
      </w:del>
      <w:r w:rsidRPr="0022223D">
        <w:t xml:space="preserve"> presents results from our answer-level specification (Equation 2), estimated separately for each subsample. Column 1 shows questions with high-quality first answers; Column 2 shows low-quality first answers. The pattern strongly supports the elevated expectations mechanism. When the AI answer is high quality (Column 1), its presence significantly reduces net likes for human answers (</w:t>
      </w:r>
      <w:r w:rsidRPr="0022223D">
        <w:rPr>
          <w:i/>
          <w:iCs/>
        </w:rPr>
        <w:t>β</w:t>
      </w:r>
      <w:r w:rsidRPr="0022223D">
        <w:t xml:space="preserve"> = -0.140, p &lt; 0.001). When the AI answer is low quality (Column 2), this negative effect disappears (</w:t>
      </w:r>
      <w:r w:rsidRPr="0022223D">
        <w:rPr>
          <w:i/>
          <w:iCs/>
        </w:rPr>
        <w:t>β</w:t>
      </w:r>
      <w:r w:rsidRPr="0022223D">
        <w:t xml:space="preserve"> = 0.046, p = 0.391).</w:t>
      </w:r>
    </w:p>
    <w:p w14:paraId="1B42A002" w14:textId="77777777" w:rsidR="000E71E2" w:rsidRPr="0022223D" w:rsidRDefault="000E71E2" w:rsidP="000E71E2">
      <w:pPr>
        <w:pStyle w:val="Paragraph0"/>
        <w:rPr>
          <w:ins w:id="2707" w:author="Dylan CHEN" w:date="2026-03-20T16:31:00Z" w16du:dateUtc="2026-03-20T08:31:00Z"/>
        </w:rPr>
      </w:pPr>
      <w:commentRangeStart w:id="2708"/>
      <w:ins w:id="2709" w:author="Dylan CHEN" w:date="2026-03-20T16:31:00Z" w16du:dateUtc="2026-03-20T08:31:00Z">
        <w:r w:rsidRPr="0022223D">
          <w:t xml:space="preserve">Column 3 </w:t>
        </w:r>
      </w:ins>
      <w:commentRangeEnd w:id="2708"/>
      <w:r w:rsidRPr="0022223D">
        <w:rPr>
          <w:rStyle w:val="CommentReference"/>
          <w:sz w:val="24"/>
        </w:rPr>
        <w:commentReference w:id="2708"/>
      </w:r>
      <w:ins w:id="2710" w:author="Dylan CHEN" w:date="2026-03-20T16:31:00Z" w16du:dateUtc="2026-03-20T08:31:00Z">
        <w:r w:rsidRPr="0022223D">
          <w:t>provides complementary evidence through a continuous interaction approach. We use first-answer quality as a continuous moderator and interact it with the AI treatment indicator. The significant negative interaction coefficient (β = -0.037, p &lt; 0.05) indicates that each unit increase in first-answer quality amplifies the negative effect of AI treatment on human answer recognition. This continuous specification corroborates the subsample findings and confirms that elevated expectations operate along a quality gradient rather than as a discrete threshold effect.</w:t>
        </w:r>
      </w:ins>
    </w:p>
    <w:p w14:paraId="660120CD" w14:textId="77777777" w:rsidR="000E71E2" w:rsidRPr="0022223D" w:rsidRDefault="000E71E2" w:rsidP="000E71E2">
      <w:pPr>
        <w:pStyle w:val="Paragraph0"/>
      </w:pPr>
      <w:ins w:id="2711" w:author="Dylan CHEN" w:date="2026-03-20T16:31:00Z" w16du:dateUtc="2026-03-20T08:31:00Z">
        <w:r w:rsidRPr="0022223D">
          <w:lastRenderedPageBreak/>
          <w:t>Together, these results indicate that high-quality AI answers raise users’ evaluative standards</w:t>
        </w:r>
      </w:ins>
      <w:del w:id="2712" w:author="Dylan CHEN" w:date="2026-03-20T16:31:00Z" w16du:dateUtc="2026-03-20T08:31:00Z">
        <w:r w:rsidRPr="0022223D" w:rsidDel="002867AF">
          <w:delText>These results indicate that high-quality AI answers raise users’ standards</w:delText>
        </w:r>
      </w:del>
      <w:r w:rsidRPr="0022223D">
        <w:t>, making subsequent human answers appear insufficiently valuable—even when those answers have not declined in objective quality (Table 1</w:t>
      </w:r>
      <w:ins w:id="2713" w:author="Dylan CHEN" w:date="2026-03-20T16:22:00Z" w16du:dateUtc="2026-03-20T08:22:00Z">
        <w:r w:rsidRPr="0022223D">
          <w:t>3</w:t>
        </w:r>
      </w:ins>
      <w:del w:id="2714" w:author="Dylan CHEN" w:date="2026-03-20T16:22:00Z" w16du:dateUtc="2026-03-20T08:22:00Z">
        <w:r w:rsidRPr="0022223D" w:rsidDel="006576DB">
          <w:delText>2</w:delText>
        </w:r>
      </w:del>
      <w:r w:rsidRPr="0022223D">
        <w:t>). When AI quality is low, expectations remain moderate, and human answers receive comparable recognition to the control condition. The elevated expectations mechanism thus explains why AI-generated answers reduce recognition of human contributions: they shift the evaluative benchmark against which human answers are judged.</w:t>
      </w:r>
    </w:p>
    <w:p w14:paraId="54543B87" w14:textId="77777777" w:rsidR="000E71E2" w:rsidRPr="0022223D" w:rsidRDefault="000E71E2" w:rsidP="000E71E2">
      <w:pPr>
        <w:pStyle w:val="TableFiguretitle"/>
      </w:pPr>
      <w:r w:rsidRPr="0022223D">
        <w:t xml:space="preserve">Table </w:t>
      </w:r>
      <w:fldSimple w:instr=" SEQ Table \* ARABIC ">
        <w:ins w:id="2715" w:author="Dylan CHEN" w:date="2026-03-20T16:22:00Z" w16du:dateUtc="2026-03-20T08:22:00Z">
          <w:r w:rsidRPr="0022223D">
            <w:t>14</w:t>
          </w:r>
        </w:ins>
        <w:del w:id="2716" w:author="Dylan CHEN" w:date="2026-03-20T16:22:00Z" w16du:dateUtc="2026-03-20T08:22:00Z">
          <w:r w:rsidRPr="0022223D" w:rsidDel="006576DB">
            <w:delText>13</w:delText>
          </w:r>
        </w:del>
      </w:fldSimple>
      <w:r w:rsidRPr="0022223D">
        <w:t>. Test for the elevated expectation mechanism</w:t>
      </w:r>
    </w:p>
    <w:tbl>
      <w:tblPr>
        <w:tblW w:w="5000" w:type="pct"/>
        <w:jc w:val="center"/>
        <w:tblLayout w:type="fixed"/>
        <w:tblLook w:val="04A0" w:firstRow="1" w:lastRow="0" w:firstColumn="1" w:lastColumn="0" w:noHBand="0" w:noVBand="1"/>
        <w:tblPrChange w:id="2717" w:author="Dylan CHEN" w:date="2026-03-20T16:27:00Z" w16du:dateUtc="2026-03-20T08:27:00Z">
          <w:tblPr>
            <w:tblW w:w="5000" w:type="pct"/>
            <w:tblLayout w:type="fixed"/>
            <w:tblLook w:val="04A0" w:firstRow="1" w:lastRow="0" w:firstColumn="1" w:lastColumn="0" w:noHBand="0" w:noVBand="1"/>
          </w:tblPr>
        </w:tblPrChange>
      </w:tblPr>
      <w:tblGrid>
        <w:gridCol w:w="3488"/>
        <w:gridCol w:w="1918"/>
        <w:gridCol w:w="1977"/>
        <w:gridCol w:w="1977"/>
        <w:tblGridChange w:id="2718">
          <w:tblGrid>
            <w:gridCol w:w="3488"/>
            <w:gridCol w:w="964"/>
            <w:gridCol w:w="954"/>
            <w:gridCol w:w="1462"/>
            <w:gridCol w:w="515"/>
            <w:gridCol w:w="1977"/>
            <w:gridCol w:w="2492"/>
          </w:tblGrid>
        </w:tblGridChange>
      </w:tblGrid>
      <w:tr w:rsidR="000E71E2" w:rsidRPr="0022223D" w14:paraId="0FC36E90" w14:textId="77777777" w:rsidTr="00F92814">
        <w:trPr>
          <w:trHeight w:val="270"/>
          <w:jc w:val="center"/>
          <w:trPrChange w:id="2719" w:author="Dylan CHEN" w:date="2026-03-20T16:27:00Z" w16du:dateUtc="2026-03-20T08:27:00Z">
            <w:trPr>
              <w:trHeight w:val="270"/>
            </w:trPr>
          </w:trPrChange>
        </w:trPr>
        <w:tc>
          <w:tcPr>
            <w:tcW w:w="3488" w:type="dxa"/>
            <w:tcBorders>
              <w:top w:val="single" w:sz="12" w:space="0" w:color="auto"/>
              <w:left w:val="nil"/>
              <w:bottom w:val="nil"/>
              <w:right w:val="nil"/>
            </w:tcBorders>
            <w:noWrap/>
            <w:hideMark/>
            <w:tcPrChange w:id="2720" w:author="Dylan CHEN" w:date="2026-03-20T16:27:00Z" w16du:dateUtc="2026-03-20T08:27:00Z">
              <w:tcPr>
                <w:tcW w:w="4452" w:type="dxa"/>
                <w:gridSpan w:val="2"/>
                <w:tcBorders>
                  <w:top w:val="single" w:sz="12" w:space="0" w:color="auto"/>
                  <w:left w:val="nil"/>
                  <w:bottom w:val="nil"/>
                  <w:right w:val="nil"/>
                </w:tcBorders>
                <w:noWrap/>
                <w:vAlign w:val="center"/>
                <w:hideMark/>
              </w:tcPr>
            </w:tcPrChange>
          </w:tcPr>
          <w:p w14:paraId="3E7C88D4" w14:textId="77777777" w:rsidR="000E71E2" w:rsidRPr="0022223D" w:rsidRDefault="000E71E2" w:rsidP="00F92814">
            <w:pPr>
              <w:jc w:val="center"/>
              <w:rPr>
                <w:rFonts w:eastAsia="DengXian"/>
                <w:sz w:val="20"/>
                <w:szCs w:val="20"/>
              </w:rPr>
            </w:pPr>
            <w:r w:rsidRPr="0022223D">
              <w:rPr>
                <w:rFonts w:eastAsia="DengXian"/>
                <w:sz w:val="20"/>
                <w:szCs w:val="20"/>
              </w:rPr>
              <w:t xml:space="preserve">　</w:t>
            </w:r>
          </w:p>
        </w:tc>
        <w:tc>
          <w:tcPr>
            <w:tcW w:w="1918" w:type="dxa"/>
            <w:tcBorders>
              <w:top w:val="single" w:sz="12" w:space="0" w:color="auto"/>
              <w:left w:val="nil"/>
              <w:right w:val="nil"/>
            </w:tcBorders>
            <w:noWrap/>
            <w:hideMark/>
            <w:tcPrChange w:id="2721" w:author="Dylan CHEN" w:date="2026-03-20T16:27:00Z" w16du:dateUtc="2026-03-20T08:27:00Z">
              <w:tcPr>
                <w:tcW w:w="2416" w:type="dxa"/>
                <w:gridSpan w:val="2"/>
                <w:tcBorders>
                  <w:top w:val="single" w:sz="12" w:space="0" w:color="auto"/>
                  <w:left w:val="nil"/>
                  <w:bottom w:val="nil"/>
                  <w:right w:val="nil"/>
                </w:tcBorders>
                <w:noWrap/>
                <w:vAlign w:val="center"/>
                <w:hideMark/>
              </w:tcPr>
            </w:tcPrChange>
          </w:tcPr>
          <w:p w14:paraId="4A99FE3D" w14:textId="77777777" w:rsidR="000E71E2" w:rsidRPr="0022223D" w:rsidRDefault="000E71E2" w:rsidP="00F92814">
            <w:pPr>
              <w:jc w:val="center"/>
              <w:rPr>
                <w:rFonts w:eastAsia="DengXian"/>
                <w:sz w:val="20"/>
                <w:szCs w:val="20"/>
              </w:rPr>
            </w:pPr>
            <w:r w:rsidRPr="0022223D">
              <w:rPr>
                <w:rFonts w:eastAsia="DengXian"/>
                <w:sz w:val="20"/>
                <w:szCs w:val="20"/>
              </w:rPr>
              <w:t>(1)</w:t>
            </w:r>
          </w:p>
        </w:tc>
        <w:tc>
          <w:tcPr>
            <w:tcW w:w="1977" w:type="dxa"/>
            <w:tcBorders>
              <w:top w:val="single" w:sz="12" w:space="0" w:color="auto"/>
              <w:left w:val="nil"/>
              <w:right w:val="nil"/>
            </w:tcBorders>
            <w:noWrap/>
            <w:hideMark/>
            <w:tcPrChange w:id="2722" w:author="Dylan CHEN" w:date="2026-03-20T16:27:00Z" w16du:dateUtc="2026-03-20T08:27:00Z">
              <w:tcPr>
                <w:tcW w:w="2492" w:type="dxa"/>
                <w:gridSpan w:val="2"/>
                <w:tcBorders>
                  <w:top w:val="single" w:sz="12" w:space="0" w:color="auto"/>
                  <w:left w:val="nil"/>
                  <w:bottom w:val="nil"/>
                  <w:right w:val="nil"/>
                </w:tcBorders>
                <w:noWrap/>
                <w:vAlign w:val="center"/>
                <w:hideMark/>
              </w:tcPr>
            </w:tcPrChange>
          </w:tcPr>
          <w:p w14:paraId="10BB401B" w14:textId="77777777" w:rsidR="000E71E2" w:rsidRPr="0022223D" w:rsidRDefault="000E71E2" w:rsidP="00F92814">
            <w:pPr>
              <w:jc w:val="center"/>
              <w:rPr>
                <w:rFonts w:eastAsia="DengXian"/>
                <w:sz w:val="20"/>
                <w:szCs w:val="20"/>
              </w:rPr>
            </w:pPr>
            <w:r w:rsidRPr="0022223D">
              <w:rPr>
                <w:rFonts w:eastAsia="DengXian"/>
                <w:sz w:val="20"/>
                <w:szCs w:val="20"/>
              </w:rPr>
              <w:t>(2)</w:t>
            </w:r>
          </w:p>
        </w:tc>
        <w:tc>
          <w:tcPr>
            <w:tcW w:w="1977" w:type="dxa"/>
            <w:tcBorders>
              <w:top w:val="single" w:sz="12" w:space="0" w:color="auto"/>
              <w:left w:val="nil"/>
              <w:right w:val="nil"/>
            </w:tcBorders>
            <w:tcPrChange w:id="2723" w:author="Dylan CHEN" w:date="2026-03-20T16:27:00Z" w16du:dateUtc="2026-03-20T08:27:00Z">
              <w:tcPr>
                <w:tcW w:w="2492" w:type="dxa"/>
                <w:tcBorders>
                  <w:top w:val="single" w:sz="12" w:space="0" w:color="auto"/>
                  <w:left w:val="nil"/>
                  <w:bottom w:val="nil"/>
                  <w:right w:val="nil"/>
                </w:tcBorders>
              </w:tcPr>
            </w:tcPrChange>
          </w:tcPr>
          <w:p w14:paraId="7A970C65" w14:textId="77777777" w:rsidR="000E71E2" w:rsidRPr="0022223D" w:rsidRDefault="000E71E2" w:rsidP="00F92814">
            <w:pPr>
              <w:jc w:val="center"/>
              <w:rPr>
                <w:rFonts w:eastAsia="DengXian"/>
                <w:sz w:val="20"/>
                <w:szCs w:val="20"/>
              </w:rPr>
            </w:pPr>
            <w:ins w:id="2724" w:author="Dylan CHEN" w:date="2026-03-20T16:26:00Z" w16du:dateUtc="2026-03-20T08:26:00Z">
              <w:r w:rsidRPr="0022223D">
                <w:rPr>
                  <w:rFonts w:eastAsia="DengXian"/>
                  <w:sz w:val="20"/>
                  <w:szCs w:val="20"/>
                </w:rPr>
                <w:t>(3)</w:t>
              </w:r>
            </w:ins>
          </w:p>
        </w:tc>
      </w:tr>
      <w:tr w:rsidR="000E71E2" w:rsidRPr="0022223D" w14:paraId="522ABBC2" w14:textId="77777777" w:rsidTr="00F92814">
        <w:trPr>
          <w:trHeight w:val="270"/>
          <w:jc w:val="center"/>
        </w:trPr>
        <w:tc>
          <w:tcPr>
            <w:tcW w:w="3488" w:type="dxa"/>
            <w:tcBorders>
              <w:top w:val="nil"/>
              <w:left w:val="nil"/>
              <w:right w:val="nil"/>
            </w:tcBorders>
            <w:noWrap/>
            <w:hideMark/>
          </w:tcPr>
          <w:p w14:paraId="57754521" w14:textId="77777777" w:rsidR="000E71E2" w:rsidRPr="0022223D" w:rsidRDefault="000E71E2" w:rsidP="00F92814">
            <w:pPr>
              <w:jc w:val="center"/>
              <w:rPr>
                <w:rFonts w:eastAsia="DengXian"/>
                <w:sz w:val="20"/>
                <w:szCs w:val="20"/>
              </w:rPr>
            </w:pPr>
          </w:p>
        </w:tc>
        <w:tc>
          <w:tcPr>
            <w:tcW w:w="5872" w:type="dxa"/>
            <w:gridSpan w:val="3"/>
            <w:tcBorders>
              <w:top w:val="nil"/>
              <w:left w:val="nil"/>
              <w:bottom w:val="single" w:sz="4" w:space="0" w:color="auto"/>
              <w:right w:val="nil"/>
            </w:tcBorders>
            <w:noWrap/>
            <w:hideMark/>
          </w:tcPr>
          <w:p w14:paraId="48E9F361" w14:textId="77777777" w:rsidR="000E71E2" w:rsidRPr="0022223D" w:rsidRDefault="000E71E2" w:rsidP="00F92814">
            <w:pPr>
              <w:jc w:val="center"/>
              <w:rPr>
                <w:rFonts w:eastAsia="DengXian"/>
                <w:sz w:val="20"/>
                <w:szCs w:val="20"/>
              </w:rPr>
            </w:pPr>
            <w:r w:rsidRPr="0022223D">
              <w:rPr>
                <w:rFonts w:eastAsia="DengXian"/>
                <w:sz w:val="20"/>
                <w:szCs w:val="20"/>
              </w:rPr>
              <w:t xml:space="preserve">DV: </w:t>
            </w:r>
            <w:r w:rsidRPr="0022223D">
              <w:rPr>
                <w:i/>
                <w:iCs/>
                <w:color w:val="000000"/>
                <w:sz w:val="20"/>
                <w:szCs w:val="20"/>
              </w:rPr>
              <w:t>netlikeNum</w:t>
            </w:r>
            <w:r w:rsidRPr="0022223D">
              <w:rPr>
                <w:i/>
                <w:iCs/>
                <w:color w:val="000000"/>
                <w:sz w:val="20"/>
                <w:szCs w:val="20"/>
                <w:vertAlign w:val="subscript"/>
              </w:rPr>
              <w:t>ij</w:t>
            </w:r>
          </w:p>
        </w:tc>
      </w:tr>
      <w:tr w:rsidR="000E71E2" w:rsidRPr="0022223D" w14:paraId="1FB5E886" w14:textId="77777777" w:rsidTr="00F92814">
        <w:trPr>
          <w:trHeight w:val="270"/>
          <w:jc w:val="center"/>
          <w:trPrChange w:id="2725" w:author="Dylan CHEN" w:date="2026-03-20T16:28:00Z" w16du:dateUtc="2026-03-20T08:28:00Z">
            <w:trPr>
              <w:trHeight w:val="270"/>
            </w:trPr>
          </w:trPrChange>
        </w:trPr>
        <w:tc>
          <w:tcPr>
            <w:tcW w:w="3488" w:type="dxa"/>
            <w:vMerge w:val="restart"/>
            <w:tcBorders>
              <w:top w:val="nil"/>
              <w:left w:val="nil"/>
              <w:right w:val="nil"/>
            </w:tcBorders>
            <w:noWrap/>
            <w:hideMark/>
            <w:tcPrChange w:id="2726" w:author="Dylan CHEN" w:date="2026-03-20T16:28:00Z" w16du:dateUtc="2026-03-20T08:28:00Z">
              <w:tcPr>
                <w:tcW w:w="4452" w:type="dxa"/>
                <w:gridSpan w:val="2"/>
                <w:vMerge w:val="restart"/>
                <w:tcBorders>
                  <w:top w:val="nil"/>
                  <w:left w:val="nil"/>
                  <w:right w:val="nil"/>
                </w:tcBorders>
                <w:noWrap/>
                <w:vAlign w:val="center"/>
                <w:hideMark/>
              </w:tcPr>
            </w:tcPrChange>
          </w:tcPr>
          <w:p w14:paraId="4C71F46B" w14:textId="77777777" w:rsidR="000E71E2" w:rsidRPr="0022223D" w:rsidRDefault="000E71E2" w:rsidP="00F92814">
            <w:pPr>
              <w:rPr>
                <w:rFonts w:eastAsia="DengXian"/>
                <w:i/>
                <w:iCs/>
                <w:sz w:val="20"/>
                <w:szCs w:val="20"/>
              </w:rPr>
            </w:pPr>
            <w:r w:rsidRPr="0022223D">
              <w:rPr>
                <w:rFonts w:eastAsia="DengXian"/>
                <w:i/>
                <w:iCs/>
                <w:sz w:val="20"/>
                <w:szCs w:val="20"/>
              </w:rPr>
              <w:t>AI</w:t>
            </w:r>
            <w:r w:rsidRPr="0022223D">
              <w:rPr>
                <w:rFonts w:eastAsia="DengXian"/>
                <w:i/>
                <w:iCs/>
                <w:sz w:val="20"/>
                <w:szCs w:val="20"/>
                <w:vertAlign w:val="subscript"/>
              </w:rPr>
              <w:t>i</w:t>
            </w:r>
          </w:p>
          <w:p w14:paraId="4ABA78C6" w14:textId="77777777" w:rsidR="000E71E2" w:rsidRPr="0022223D" w:rsidRDefault="000E71E2" w:rsidP="00F92814">
            <w:pPr>
              <w:rPr>
                <w:rFonts w:eastAsia="DengXian"/>
                <w:i/>
                <w:iCs/>
                <w:sz w:val="20"/>
                <w:szCs w:val="20"/>
              </w:rPr>
            </w:pPr>
            <w:r w:rsidRPr="0022223D">
              <w:rPr>
                <w:rFonts w:eastAsia="DengXian"/>
                <w:sz w:val="20"/>
                <w:szCs w:val="20"/>
              </w:rPr>
              <w:t xml:space="preserve">　</w:t>
            </w:r>
          </w:p>
        </w:tc>
        <w:tc>
          <w:tcPr>
            <w:tcW w:w="1918" w:type="dxa"/>
            <w:tcBorders>
              <w:top w:val="single" w:sz="4" w:space="0" w:color="auto"/>
              <w:left w:val="nil"/>
              <w:bottom w:val="nil"/>
              <w:right w:val="nil"/>
            </w:tcBorders>
            <w:noWrap/>
            <w:hideMark/>
            <w:tcPrChange w:id="2727" w:author="Dylan CHEN" w:date="2026-03-20T16:28:00Z" w16du:dateUtc="2026-03-20T08:28:00Z">
              <w:tcPr>
                <w:tcW w:w="2416" w:type="dxa"/>
                <w:gridSpan w:val="2"/>
                <w:tcBorders>
                  <w:top w:val="nil"/>
                  <w:left w:val="nil"/>
                  <w:bottom w:val="nil"/>
                  <w:right w:val="nil"/>
                </w:tcBorders>
                <w:noWrap/>
                <w:vAlign w:val="center"/>
                <w:hideMark/>
              </w:tcPr>
            </w:tcPrChange>
          </w:tcPr>
          <w:p w14:paraId="6EB81DD7" w14:textId="77777777" w:rsidR="000E71E2" w:rsidRPr="0022223D" w:rsidRDefault="000E71E2" w:rsidP="00F92814">
            <w:pPr>
              <w:jc w:val="center"/>
              <w:rPr>
                <w:rFonts w:eastAsia="DengXian"/>
                <w:sz w:val="20"/>
                <w:szCs w:val="20"/>
              </w:rPr>
            </w:pPr>
            <w:r w:rsidRPr="0022223D">
              <w:rPr>
                <w:rFonts w:eastAsia="DengXian"/>
                <w:sz w:val="20"/>
                <w:szCs w:val="20"/>
              </w:rPr>
              <w:t>-0.140***</w:t>
            </w:r>
          </w:p>
        </w:tc>
        <w:tc>
          <w:tcPr>
            <w:tcW w:w="1977" w:type="dxa"/>
            <w:tcBorders>
              <w:top w:val="single" w:sz="4" w:space="0" w:color="auto"/>
              <w:left w:val="nil"/>
              <w:bottom w:val="nil"/>
              <w:right w:val="nil"/>
            </w:tcBorders>
            <w:noWrap/>
            <w:hideMark/>
            <w:tcPrChange w:id="2728" w:author="Dylan CHEN" w:date="2026-03-20T16:28:00Z" w16du:dateUtc="2026-03-20T08:28:00Z">
              <w:tcPr>
                <w:tcW w:w="2492" w:type="dxa"/>
                <w:gridSpan w:val="2"/>
                <w:tcBorders>
                  <w:top w:val="nil"/>
                  <w:left w:val="nil"/>
                  <w:bottom w:val="nil"/>
                  <w:right w:val="nil"/>
                </w:tcBorders>
                <w:noWrap/>
                <w:vAlign w:val="center"/>
                <w:hideMark/>
              </w:tcPr>
            </w:tcPrChange>
          </w:tcPr>
          <w:p w14:paraId="285DC01C" w14:textId="77777777" w:rsidR="000E71E2" w:rsidRPr="0022223D" w:rsidRDefault="000E71E2" w:rsidP="00F92814">
            <w:pPr>
              <w:jc w:val="center"/>
              <w:rPr>
                <w:rFonts w:eastAsia="DengXian"/>
                <w:sz w:val="20"/>
                <w:szCs w:val="20"/>
              </w:rPr>
            </w:pPr>
            <w:r w:rsidRPr="0022223D">
              <w:rPr>
                <w:rFonts w:eastAsia="DengXian"/>
                <w:sz w:val="20"/>
                <w:szCs w:val="20"/>
              </w:rPr>
              <w:t>0.046</w:t>
            </w:r>
          </w:p>
        </w:tc>
        <w:tc>
          <w:tcPr>
            <w:tcW w:w="1977" w:type="dxa"/>
            <w:tcBorders>
              <w:top w:val="single" w:sz="4" w:space="0" w:color="auto"/>
              <w:left w:val="nil"/>
              <w:bottom w:val="nil"/>
              <w:right w:val="nil"/>
            </w:tcBorders>
            <w:vAlign w:val="center"/>
            <w:tcPrChange w:id="2729" w:author="Dylan CHEN" w:date="2026-03-20T16:28:00Z" w16du:dateUtc="2026-03-20T08:28:00Z">
              <w:tcPr>
                <w:tcW w:w="2492" w:type="dxa"/>
                <w:tcBorders>
                  <w:top w:val="nil"/>
                  <w:left w:val="nil"/>
                  <w:bottom w:val="nil"/>
                  <w:right w:val="nil"/>
                </w:tcBorders>
              </w:tcPr>
            </w:tcPrChange>
          </w:tcPr>
          <w:p w14:paraId="2F9FC784" w14:textId="77777777" w:rsidR="000E71E2" w:rsidRPr="0022223D" w:rsidRDefault="000E71E2" w:rsidP="00F92814">
            <w:pPr>
              <w:jc w:val="center"/>
              <w:rPr>
                <w:rFonts w:eastAsia="DengXian"/>
                <w:sz w:val="20"/>
                <w:szCs w:val="20"/>
              </w:rPr>
            </w:pPr>
            <w:ins w:id="2730" w:author="Dylan CHEN" w:date="2026-03-20T16:28:00Z" w16du:dateUtc="2026-03-20T08:28:00Z">
              <w:r w:rsidRPr="0022223D">
                <w:rPr>
                  <w:color w:val="000000"/>
                  <w:sz w:val="20"/>
                  <w:szCs w:val="20"/>
                </w:rPr>
                <w:t>0.169</w:t>
              </w:r>
            </w:ins>
          </w:p>
        </w:tc>
      </w:tr>
      <w:tr w:rsidR="000E71E2" w:rsidRPr="0022223D" w14:paraId="30E25B46" w14:textId="77777777" w:rsidTr="00F92814">
        <w:trPr>
          <w:trHeight w:val="270"/>
          <w:jc w:val="center"/>
          <w:trPrChange w:id="2731" w:author="Dylan CHEN" w:date="2026-03-20T16:28:00Z" w16du:dateUtc="2026-03-20T08:28:00Z">
            <w:trPr>
              <w:trHeight w:val="270"/>
            </w:trPr>
          </w:trPrChange>
        </w:trPr>
        <w:tc>
          <w:tcPr>
            <w:tcW w:w="3488" w:type="dxa"/>
            <w:vMerge/>
            <w:tcBorders>
              <w:left w:val="nil"/>
              <w:right w:val="nil"/>
            </w:tcBorders>
            <w:noWrap/>
            <w:hideMark/>
            <w:tcPrChange w:id="2732" w:author="Dylan CHEN" w:date="2026-03-20T16:28:00Z" w16du:dateUtc="2026-03-20T08:28:00Z">
              <w:tcPr>
                <w:tcW w:w="4452" w:type="dxa"/>
                <w:gridSpan w:val="2"/>
                <w:vMerge/>
                <w:tcBorders>
                  <w:left w:val="nil"/>
                  <w:bottom w:val="single" w:sz="8" w:space="0" w:color="auto"/>
                  <w:right w:val="nil"/>
                </w:tcBorders>
                <w:noWrap/>
                <w:vAlign w:val="center"/>
                <w:hideMark/>
              </w:tcPr>
            </w:tcPrChange>
          </w:tcPr>
          <w:p w14:paraId="20A620CB" w14:textId="77777777" w:rsidR="000E71E2" w:rsidRPr="0022223D" w:rsidRDefault="000E71E2" w:rsidP="00F92814">
            <w:pPr>
              <w:rPr>
                <w:rFonts w:eastAsia="DengXian"/>
                <w:sz w:val="20"/>
                <w:szCs w:val="20"/>
              </w:rPr>
            </w:pPr>
          </w:p>
        </w:tc>
        <w:tc>
          <w:tcPr>
            <w:tcW w:w="1918" w:type="dxa"/>
            <w:tcBorders>
              <w:top w:val="nil"/>
              <w:left w:val="nil"/>
              <w:right w:val="nil"/>
            </w:tcBorders>
            <w:noWrap/>
            <w:hideMark/>
            <w:tcPrChange w:id="2733" w:author="Dylan CHEN" w:date="2026-03-20T16:28:00Z" w16du:dateUtc="2026-03-20T08:28:00Z">
              <w:tcPr>
                <w:tcW w:w="2416" w:type="dxa"/>
                <w:gridSpan w:val="2"/>
                <w:tcBorders>
                  <w:top w:val="nil"/>
                  <w:left w:val="nil"/>
                  <w:bottom w:val="single" w:sz="8" w:space="0" w:color="auto"/>
                  <w:right w:val="nil"/>
                </w:tcBorders>
                <w:noWrap/>
                <w:vAlign w:val="center"/>
                <w:hideMark/>
              </w:tcPr>
            </w:tcPrChange>
          </w:tcPr>
          <w:p w14:paraId="2044C37F" w14:textId="77777777" w:rsidR="000E71E2" w:rsidRPr="0022223D" w:rsidRDefault="000E71E2" w:rsidP="00F92814">
            <w:pPr>
              <w:jc w:val="center"/>
              <w:rPr>
                <w:rFonts w:eastAsia="DengXian"/>
                <w:sz w:val="20"/>
                <w:szCs w:val="20"/>
              </w:rPr>
            </w:pPr>
            <w:r w:rsidRPr="0022223D">
              <w:rPr>
                <w:rFonts w:eastAsia="DengXian"/>
                <w:sz w:val="20"/>
                <w:szCs w:val="20"/>
              </w:rPr>
              <w:t>(0.038)</w:t>
            </w:r>
          </w:p>
        </w:tc>
        <w:tc>
          <w:tcPr>
            <w:tcW w:w="1977" w:type="dxa"/>
            <w:tcBorders>
              <w:top w:val="nil"/>
              <w:left w:val="nil"/>
              <w:right w:val="nil"/>
            </w:tcBorders>
            <w:noWrap/>
            <w:hideMark/>
            <w:tcPrChange w:id="2734" w:author="Dylan CHEN" w:date="2026-03-20T16:28:00Z" w16du:dateUtc="2026-03-20T08:28:00Z">
              <w:tcPr>
                <w:tcW w:w="2492" w:type="dxa"/>
                <w:gridSpan w:val="2"/>
                <w:tcBorders>
                  <w:top w:val="nil"/>
                  <w:left w:val="nil"/>
                  <w:bottom w:val="single" w:sz="8" w:space="0" w:color="auto"/>
                  <w:right w:val="nil"/>
                </w:tcBorders>
                <w:noWrap/>
                <w:vAlign w:val="center"/>
                <w:hideMark/>
              </w:tcPr>
            </w:tcPrChange>
          </w:tcPr>
          <w:p w14:paraId="090C9803" w14:textId="77777777" w:rsidR="000E71E2" w:rsidRPr="0022223D" w:rsidRDefault="000E71E2" w:rsidP="00F92814">
            <w:pPr>
              <w:jc w:val="center"/>
              <w:rPr>
                <w:rFonts w:eastAsia="DengXian"/>
                <w:sz w:val="20"/>
                <w:szCs w:val="20"/>
              </w:rPr>
            </w:pPr>
            <w:r w:rsidRPr="0022223D">
              <w:rPr>
                <w:rFonts w:eastAsia="DengXian"/>
                <w:sz w:val="20"/>
                <w:szCs w:val="20"/>
              </w:rPr>
              <w:t>(0.041)</w:t>
            </w:r>
          </w:p>
        </w:tc>
        <w:tc>
          <w:tcPr>
            <w:tcW w:w="1977" w:type="dxa"/>
            <w:tcBorders>
              <w:top w:val="nil"/>
              <w:left w:val="nil"/>
              <w:right w:val="nil"/>
            </w:tcBorders>
            <w:vAlign w:val="center"/>
            <w:tcPrChange w:id="2735" w:author="Dylan CHEN" w:date="2026-03-20T16:28:00Z" w16du:dateUtc="2026-03-20T08:28:00Z">
              <w:tcPr>
                <w:tcW w:w="2492" w:type="dxa"/>
                <w:tcBorders>
                  <w:top w:val="nil"/>
                  <w:left w:val="nil"/>
                  <w:bottom w:val="single" w:sz="8" w:space="0" w:color="auto"/>
                  <w:right w:val="nil"/>
                </w:tcBorders>
              </w:tcPr>
            </w:tcPrChange>
          </w:tcPr>
          <w:p w14:paraId="43305965" w14:textId="77777777" w:rsidR="000E71E2" w:rsidRPr="0022223D" w:rsidRDefault="000E71E2" w:rsidP="00F92814">
            <w:pPr>
              <w:jc w:val="center"/>
              <w:rPr>
                <w:rFonts w:eastAsia="DengXian"/>
                <w:sz w:val="20"/>
                <w:szCs w:val="20"/>
              </w:rPr>
            </w:pPr>
            <w:ins w:id="2736" w:author="Dylan CHEN" w:date="2026-03-20T16:28:00Z" w16du:dateUtc="2026-03-20T08:28:00Z">
              <w:r w:rsidRPr="0022223D">
                <w:rPr>
                  <w:color w:val="000000"/>
                  <w:sz w:val="20"/>
                  <w:szCs w:val="20"/>
                </w:rPr>
                <w:t>(0.103)</w:t>
              </w:r>
            </w:ins>
          </w:p>
        </w:tc>
      </w:tr>
      <w:tr w:rsidR="000E71E2" w:rsidRPr="0022223D" w14:paraId="7765B3A3" w14:textId="77777777" w:rsidTr="00F92814">
        <w:tblPrEx>
          <w:tblPrExChange w:id="2737" w:author="Dylan CHEN" w:date="2026-03-20T16:28:00Z" w16du:dateUtc="2026-03-20T08:28:00Z">
            <w:tblPrEx>
              <w:jc w:val="center"/>
            </w:tblPrEx>
          </w:tblPrExChange>
        </w:tblPrEx>
        <w:trPr>
          <w:trHeight w:val="270"/>
          <w:jc w:val="center"/>
          <w:ins w:id="2738" w:author="Dylan CHEN" w:date="2026-03-20T16:26:00Z"/>
          <w:trPrChange w:id="2739" w:author="Dylan CHEN" w:date="2026-03-20T16:28:00Z" w16du:dateUtc="2026-03-20T08:28:00Z">
            <w:trPr>
              <w:gridAfter w:val="0"/>
              <w:trHeight w:val="270"/>
              <w:jc w:val="center"/>
            </w:trPr>
          </w:trPrChange>
        </w:trPr>
        <w:tc>
          <w:tcPr>
            <w:tcW w:w="3488" w:type="dxa"/>
            <w:vMerge w:val="restart"/>
            <w:tcBorders>
              <w:left w:val="nil"/>
              <w:right w:val="nil"/>
            </w:tcBorders>
            <w:noWrap/>
            <w:tcPrChange w:id="2740" w:author="Dylan CHEN" w:date="2026-03-20T16:28:00Z" w16du:dateUtc="2026-03-20T08:28:00Z">
              <w:tcPr>
                <w:tcW w:w="3488" w:type="dxa"/>
                <w:vMerge w:val="restart"/>
                <w:tcBorders>
                  <w:left w:val="nil"/>
                  <w:right w:val="nil"/>
                </w:tcBorders>
                <w:noWrap/>
              </w:tcPr>
            </w:tcPrChange>
          </w:tcPr>
          <w:p w14:paraId="76D44F43" w14:textId="77777777" w:rsidR="000E71E2" w:rsidRPr="0022223D" w:rsidRDefault="000E71E2" w:rsidP="00F92814">
            <w:pPr>
              <w:rPr>
                <w:ins w:id="2741" w:author="Dylan CHEN" w:date="2026-03-20T16:26:00Z" w16du:dateUtc="2026-03-20T08:26:00Z"/>
                <w:rFonts w:eastAsia="DengXian"/>
                <w:i/>
                <w:iCs/>
                <w:sz w:val="20"/>
                <w:szCs w:val="20"/>
                <w:rPrChange w:id="2742" w:author="Dylan CHEN" w:date="2026-03-20T16:27:00Z" w16du:dateUtc="2026-03-20T08:27:00Z">
                  <w:rPr>
                    <w:ins w:id="2743" w:author="Dylan CHEN" w:date="2026-03-20T16:26:00Z" w16du:dateUtc="2026-03-20T08:26:00Z"/>
                    <w:rFonts w:eastAsia="DengXian"/>
                    <w:sz w:val="20"/>
                    <w:szCs w:val="20"/>
                  </w:rPr>
                </w:rPrChange>
              </w:rPr>
            </w:pPr>
            <w:ins w:id="2744" w:author="Dylan CHEN" w:date="2026-03-20T16:27:00Z" w16du:dateUtc="2026-03-20T08:27:00Z">
              <w:r w:rsidRPr="0022223D">
                <w:rPr>
                  <w:i/>
                  <w:iCs/>
                  <w:color w:val="000000"/>
                  <w:sz w:val="20"/>
                  <w:szCs w:val="20"/>
                </w:rPr>
                <w:t>AI</w:t>
              </w:r>
              <w:r w:rsidRPr="0022223D">
                <w:rPr>
                  <w:i/>
                  <w:iCs/>
                  <w:color w:val="000000"/>
                  <w:sz w:val="20"/>
                  <w:szCs w:val="20"/>
                  <w:vertAlign w:val="subscript"/>
                </w:rPr>
                <w:t>i</w:t>
              </w:r>
              <w:r w:rsidRPr="0022223D">
                <w:rPr>
                  <w:i/>
                  <w:iCs/>
                  <w:color w:val="000000"/>
                  <w:sz w:val="20"/>
                  <w:szCs w:val="20"/>
                </w:rPr>
                <w:t>*quality1Ans</w:t>
              </w:r>
              <w:r w:rsidRPr="0022223D">
                <w:rPr>
                  <w:i/>
                  <w:iCs/>
                  <w:color w:val="000000"/>
                  <w:sz w:val="20"/>
                  <w:szCs w:val="20"/>
                  <w:vertAlign w:val="subscript"/>
                </w:rPr>
                <w:t>ij</w:t>
              </w:r>
            </w:ins>
          </w:p>
        </w:tc>
        <w:tc>
          <w:tcPr>
            <w:tcW w:w="1918" w:type="dxa"/>
            <w:tcBorders>
              <w:top w:val="nil"/>
              <w:left w:val="nil"/>
              <w:right w:val="nil"/>
            </w:tcBorders>
            <w:noWrap/>
            <w:tcPrChange w:id="2745" w:author="Dylan CHEN" w:date="2026-03-20T16:28:00Z" w16du:dateUtc="2026-03-20T08:28:00Z">
              <w:tcPr>
                <w:tcW w:w="1918" w:type="dxa"/>
                <w:gridSpan w:val="2"/>
                <w:tcBorders>
                  <w:top w:val="nil"/>
                  <w:left w:val="nil"/>
                  <w:bottom w:val="single" w:sz="8" w:space="0" w:color="auto"/>
                  <w:right w:val="nil"/>
                </w:tcBorders>
                <w:noWrap/>
              </w:tcPr>
            </w:tcPrChange>
          </w:tcPr>
          <w:p w14:paraId="49F1BE71" w14:textId="77777777" w:rsidR="000E71E2" w:rsidRPr="0022223D" w:rsidRDefault="000E71E2" w:rsidP="00F92814">
            <w:pPr>
              <w:jc w:val="center"/>
              <w:rPr>
                <w:ins w:id="2746" w:author="Dylan CHEN" w:date="2026-03-20T16:26:00Z" w16du:dateUtc="2026-03-20T08:26:00Z"/>
                <w:rFonts w:eastAsia="DengXian"/>
                <w:sz w:val="20"/>
                <w:szCs w:val="20"/>
              </w:rPr>
            </w:pPr>
          </w:p>
        </w:tc>
        <w:tc>
          <w:tcPr>
            <w:tcW w:w="1977" w:type="dxa"/>
            <w:tcBorders>
              <w:top w:val="nil"/>
              <w:left w:val="nil"/>
              <w:right w:val="nil"/>
            </w:tcBorders>
            <w:noWrap/>
            <w:tcPrChange w:id="2747" w:author="Dylan CHEN" w:date="2026-03-20T16:28:00Z" w16du:dateUtc="2026-03-20T08:28:00Z">
              <w:tcPr>
                <w:tcW w:w="1977" w:type="dxa"/>
                <w:gridSpan w:val="2"/>
                <w:tcBorders>
                  <w:top w:val="nil"/>
                  <w:left w:val="nil"/>
                  <w:bottom w:val="single" w:sz="8" w:space="0" w:color="auto"/>
                  <w:right w:val="nil"/>
                </w:tcBorders>
                <w:noWrap/>
              </w:tcPr>
            </w:tcPrChange>
          </w:tcPr>
          <w:p w14:paraId="5A23CDB1" w14:textId="77777777" w:rsidR="000E71E2" w:rsidRPr="0022223D" w:rsidRDefault="000E71E2" w:rsidP="00F92814">
            <w:pPr>
              <w:jc w:val="center"/>
              <w:rPr>
                <w:ins w:id="2748" w:author="Dylan CHEN" w:date="2026-03-20T16:26:00Z" w16du:dateUtc="2026-03-20T08:26:00Z"/>
                <w:rFonts w:eastAsia="DengXian"/>
                <w:sz w:val="20"/>
                <w:szCs w:val="20"/>
              </w:rPr>
            </w:pPr>
          </w:p>
        </w:tc>
        <w:tc>
          <w:tcPr>
            <w:tcW w:w="1977" w:type="dxa"/>
            <w:tcBorders>
              <w:top w:val="nil"/>
              <w:left w:val="nil"/>
              <w:right w:val="nil"/>
            </w:tcBorders>
            <w:vAlign w:val="center"/>
            <w:tcPrChange w:id="2749" w:author="Dylan CHEN" w:date="2026-03-20T16:28:00Z" w16du:dateUtc="2026-03-20T08:28:00Z">
              <w:tcPr>
                <w:tcW w:w="1977" w:type="dxa"/>
                <w:tcBorders>
                  <w:top w:val="nil"/>
                  <w:left w:val="nil"/>
                  <w:bottom w:val="single" w:sz="8" w:space="0" w:color="auto"/>
                  <w:right w:val="nil"/>
                </w:tcBorders>
              </w:tcPr>
            </w:tcPrChange>
          </w:tcPr>
          <w:p w14:paraId="2A96D492" w14:textId="77777777" w:rsidR="000E71E2" w:rsidRPr="0022223D" w:rsidRDefault="000E71E2" w:rsidP="00F92814">
            <w:pPr>
              <w:jc w:val="center"/>
              <w:rPr>
                <w:ins w:id="2750" w:author="Dylan CHEN" w:date="2026-03-20T16:26:00Z" w16du:dateUtc="2026-03-20T08:26:00Z"/>
                <w:rFonts w:eastAsia="DengXian"/>
                <w:sz w:val="20"/>
                <w:szCs w:val="20"/>
              </w:rPr>
            </w:pPr>
            <w:ins w:id="2751" w:author="Dylan CHEN" w:date="2026-03-20T16:28:00Z" w16du:dateUtc="2026-03-20T08:28:00Z">
              <w:r w:rsidRPr="0022223D">
                <w:rPr>
                  <w:color w:val="000000"/>
                  <w:sz w:val="20"/>
                  <w:szCs w:val="20"/>
                </w:rPr>
                <w:t>-0.037 *</w:t>
              </w:r>
            </w:ins>
          </w:p>
        </w:tc>
      </w:tr>
      <w:tr w:rsidR="000E71E2" w:rsidRPr="0022223D" w14:paraId="10BDB358" w14:textId="77777777" w:rsidTr="00F92814">
        <w:tblPrEx>
          <w:tblPrExChange w:id="2752" w:author="Dylan CHEN" w:date="2026-03-20T16:28:00Z" w16du:dateUtc="2026-03-20T08:28:00Z">
            <w:tblPrEx>
              <w:jc w:val="center"/>
            </w:tblPrEx>
          </w:tblPrExChange>
        </w:tblPrEx>
        <w:trPr>
          <w:trHeight w:val="270"/>
          <w:jc w:val="center"/>
          <w:ins w:id="2753" w:author="Dylan CHEN" w:date="2026-03-20T16:26:00Z"/>
          <w:trPrChange w:id="2754" w:author="Dylan CHEN" w:date="2026-03-20T16:28:00Z" w16du:dateUtc="2026-03-20T08:28:00Z">
            <w:trPr>
              <w:gridAfter w:val="0"/>
              <w:trHeight w:val="270"/>
              <w:jc w:val="center"/>
            </w:trPr>
          </w:trPrChange>
        </w:trPr>
        <w:tc>
          <w:tcPr>
            <w:tcW w:w="3488" w:type="dxa"/>
            <w:vMerge/>
            <w:tcBorders>
              <w:left w:val="nil"/>
              <w:bottom w:val="single" w:sz="8" w:space="0" w:color="auto"/>
              <w:right w:val="nil"/>
            </w:tcBorders>
            <w:noWrap/>
            <w:tcPrChange w:id="2755" w:author="Dylan CHEN" w:date="2026-03-20T16:28:00Z" w16du:dateUtc="2026-03-20T08:28:00Z">
              <w:tcPr>
                <w:tcW w:w="3488" w:type="dxa"/>
                <w:vMerge/>
                <w:tcBorders>
                  <w:left w:val="nil"/>
                  <w:bottom w:val="single" w:sz="8" w:space="0" w:color="auto"/>
                  <w:right w:val="nil"/>
                </w:tcBorders>
                <w:noWrap/>
              </w:tcPr>
            </w:tcPrChange>
          </w:tcPr>
          <w:p w14:paraId="13A962D0" w14:textId="77777777" w:rsidR="000E71E2" w:rsidRPr="0022223D" w:rsidRDefault="000E71E2" w:rsidP="00F92814">
            <w:pPr>
              <w:rPr>
                <w:ins w:id="2756" w:author="Dylan CHEN" w:date="2026-03-20T16:26:00Z" w16du:dateUtc="2026-03-20T08:26:00Z"/>
                <w:rFonts w:eastAsia="DengXian"/>
                <w:sz w:val="20"/>
                <w:szCs w:val="20"/>
              </w:rPr>
            </w:pPr>
          </w:p>
        </w:tc>
        <w:tc>
          <w:tcPr>
            <w:tcW w:w="1918" w:type="dxa"/>
            <w:tcBorders>
              <w:left w:val="nil"/>
              <w:bottom w:val="single" w:sz="8" w:space="0" w:color="auto"/>
              <w:right w:val="nil"/>
            </w:tcBorders>
            <w:noWrap/>
            <w:tcPrChange w:id="2757" w:author="Dylan CHEN" w:date="2026-03-20T16:28:00Z" w16du:dateUtc="2026-03-20T08:28:00Z">
              <w:tcPr>
                <w:tcW w:w="1918" w:type="dxa"/>
                <w:gridSpan w:val="2"/>
                <w:tcBorders>
                  <w:top w:val="nil"/>
                  <w:left w:val="nil"/>
                  <w:bottom w:val="single" w:sz="8" w:space="0" w:color="auto"/>
                  <w:right w:val="nil"/>
                </w:tcBorders>
                <w:noWrap/>
              </w:tcPr>
            </w:tcPrChange>
          </w:tcPr>
          <w:p w14:paraId="64407CEF" w14:textId="77777777" w:rsidR="000E71E2" w:rsidRPr="0022223D" w:rsidRDefault="000E71E2" w:rsidP="00F92814">
            <w:pPr>
              <w:jc w:val="center"/>
              <w:rPr>
                <w:ins w:id="2758" w:author="Dylan CHEN" w:date="2026-03-20T16:26:00Z" w16du:dateUtc="2026-03-20T08:26:00Z"/>
                <w:rFonts w:eastAsia="DengXian"/>
                <w:sz w:val="20"/>
                <w:szCs w:val="20"/>
              </w:rPr>
            </w:pPr>
          </w:p>
        </w:tc>
        <w:tc>
          <w:tcPr>
            <w:tcW w:w="1977" w:type="dxa"/>
            <w:tcBorders>
              <w:left w:val="nil"/>
              <w:bottom w:val="single" w:sz="8" w:space="0" w:color="auto"/>
              <w:right w:val="nil"/>
            </w:tcBorders>
            <w:noWrap/>
            <w:tcPrChange w:id="2759" w:author="Dylan CHEN" w:date="2026-03-20T16:28:00Z" w16du:dateUtc="2026-03-20T08:28:00Z">
              <w:tcPr>
                <w:tcW w:w="1977" w:type="dxa"/>
                <w:gridSpan w:val="2"/>
                <w:tcBorders>
                  <w:top w:val="nil"/>
                  <w:left w:val="nil"/>
                  <w:bottom w:val="single" w:sz="8" w:space="0" w:color="auto"/>
                  <w:right w:val="nil"/>
                </w:tcBorders>
                <w:noWrap/>
              </w:tcPr>
            </w:tcPrChange>
          </w:tcPr>
          <w:p w14:paraId="1905BF95" w14:textId="77777777" w:rsidR="000E71E2" w:rsidRPr="0022223D" w:rsidRDefault="000E71E2" w:rsidP="00F92814">
            <w:pPr>
              <w:jc w:val="center"/>
              <w:rPr>
                <w:ins w:id="2760" w:author="Dylan CHEN" w:date="2026-03-20T16:26:00Z" w16du:dateUtc="2026-03-20T08:26:00Z"/>
                <w:rFonts w:eastAsia="DengXian"/>
                <w:sz w:val="20"/>
                <w:szCs w:val="20"/>
              </w:rPr>
            </w:pPr>
          </w:p>
        </w:tc>
        <w:tc>
          <w:tcPr>
            <w:tcW w:w="1977" w:type="dxa"/>
            <w:tcBorders>
              <w:left w:val="nil"/>
              <w:bottom w:val="single" w:sz="8" w:space="0" w:color="auto"/>
              <w:right w:val="nil"/>
            </w:tcBorders>
            <w:vAlign w:val="center"/>
            <w:tcPrChange w:id="2761" w:author="Dylan CHEN" w:date="2026-03-20T16:28:00Z" w16du:dateUtc="2026-03-20T08:28:00Z">
              <w:tcPr>
                <w:tcW w:w="1977" w:type="dxa"/>
                <w:tcBorders>
                  <w:top w:val="nil"/>
                  <w:left w:val="nil"/>
                  <w:bottom w:val="single" w:sz="8" w:space="0" w:color="auto"/>
                  <w:right w:val="nil"/>
                </w:tcBorders>
              </w:tcPr>
            </w:tcPrChange>
          </w:tcPr>
          <w:p w14:paraId="0C937A0B" w14:textId="77777777" w:rsidR="000E71E2" w:rsidRPr="0022223D" w:rsidRDefault="000E71E2" w:rsidP="00F92814">
            <w:pPr>
              <w:jc w:val="center"/>
              <w:rPr>
                <w:ins w:id="2762" w:author="Dylan CHEN" w:date="2026-03-20T16:26:00Z" w16du:dateUtc="2026-03-20T08:26:00Z"/>
                <w:rFonts w:eastAsia="DengXian"/>
                <w:sz w:val="20"/>
                <w:szCs w:val="20"/>
              </w:rPr>
            </w:pPr>
            <w:ins w:id="2763" w:author="Dylan CHEN" w:date="2026-03-20T16:28:00Z" w16du:dateUtc="2026-03-20T08:28:00Z">
              <w:r w:rsidRPr="0022223D">
                <w:rPr>
                  <w:color w:val="000000"/>
                  <w:sz w:val="20"/>
                  <w:szCs w:val="20"/>
                </w:rPr>
                <w:t>(0.015)</w:t>
              </w:r>
            </w:ins>
          </w:p>
        </w:tc>
      </w:tr>
      <w:tr w:rsidR="000E71E2" w:rsidRPr="0022223D" w14:paraId="1E100134" w14:textId="77777777" w:rsidTr="00F92814">
        <w:trPr>
          <w:trHeight w:val="260"/>
          <w:jc w:val="center"/>
          <w:trPrChange w:id="2764" w:author="Dylan CHEN" w:date="2026-03-20T16:26:00Z" w16du:dateUtc="2026-03-20T08:26:00Z">
            <w:trPr>
              <w:trHeight w:val="260"/>
            </w:trPr>
          </w:trPrChange>
        </w:trPr>
        <w:tc>
          <w:tcPr>
            <w:tcW w:w="3488" w:type="dxa"/>
            <w:tcBorders>
              <w:top w:val="nil"/>
              <w:left w:val="nil"/>
              <w:bottom w:val="nil"/>
              <w:right w:val="nil"/>
            </w:tcBorders>
            <w:noWrap/>
            <w:hideMark/>
            <w:tcPrChange w:id="2765" w:author="Dylan CHEN" w:date="2026-03-20T16:26:00Z" w16du:dateUtc="2026-03-20T08:26:00Z">
              <w:tcPr>
                <w:tcW w:w="4452" w:type="dxa"/>
                <w:gridSpan w:val="2"/>
                <w:tcBorders>
                  <w:top w:val="nil"/>
                  <w:left w:val="nil"/>
                  <w:bottom w:val="nil"/>
                  <w:right w:val="nil"/>
                </w:tcBorders>
                <w:noWrap/>
                <w:vAlign w:val="center"/>
                <w:hideMark/>
              </w:tcPr>
            </w:tcPrChange>
          </w:tcPr>
          <w:p w14:paraId="5895E50C" w14:textId="77777777" w:rsidR="000E71E2" w:rsidRPr="0022223D" w:rsidRDefault="000E71E2" w:rsidP="00F92814">
            <w:pPr>
              <w:rPr>
                <w:rFonts w:eastAsia="DengXian"/>
                <w:sz w:val="20"/>
                <w:szCs w:val="20"/>
              </w:rPr>
            </w:pPr>
            <w:r w:rsidRPr="0022223D">
              <w:rPr>
                <w:rFonts w:eastAsia="DengXian"/>
                <w:sz w:val="20"/>
                <w:szCs w:val="20"/>
              </w:rPr>
              <w:t>answer timing FE</w:t>
            </w:r>
          </w:p>
        </w:tc>
        <w:tc>
          <w:tcPr>
            <w:tcW w:w="1918" w:type="dxa"/>
            <w:tcBorders>
              <w:top w:val="nil"/>
              <w:left w:val="nil"/>
              <w:bottom w:val="nil"/>
              <w:right w:val="nil"/>
            </w:tcBorders>
            <w:noWrap/>
            <w:hideMark/>
            <w:tcPrChange w:id="2766" w:author="Dylan CHEN" w:date="2026-03-20T16:26:00Z" w16du:dateUtc="2026-03-20T08:26:00Z">
              <w:tcPr>
                <w:tcW w:w="2416" w:type="dxa"/>
                <w:gridSpan w:val="2"/>
                <w:tcBorders>
                  <w:top w:val="nil"/>
                  <w:left w:val="nil"/>
                  <w:bottom w:val="nil"/>
                  <w:right w:val="nil"/>
                </w:tcBorders>
                <w:noWrap/>
                <w:vAlign w:val="center"/>
                <w:hideMark/>
              </w:tcPr>
            </w:tcPrChange>
          </w:tcPr>
          <w:p w14:paraId="0980F267" w14:textId="77777777" w:rsidR="000E71E2" w:rsidRPr="0022223D" w:rsidRDefault="000E71E2" w:rsidP="00F92814">
            <w:pPr>
              <w:jc w:val="center"/>
              <w:rPr>
                <w:rFonts w:eastAsia="DengXian"/>
                <w:sz w:val="20"/>
                <w:szCs w:val="20"/>
              </w:rPr>
            </w:pPr>
            <w:r w:rsidRPr="0022223D">
              <w:rPr>
                <w:rFonts w:eastAsia="DengXian"/>
                <w:sz w:val="20"/>
                <w:szCs w:val="20"/>
              </w:rPr>
              <w:t>√</w:t>
            </w:r>
          </w:p>
        </w:tc>
        <w:tc>
          <w:tcPr>
            <w:tcW w:w="1977" w:type="dxa"/>
            <w:tcBorders>
              <w:top w:val="nil"/>
              <w:left w:val="nil"/>
              <w:bottom w:val="nil"/>
              <w:right w:val="nil"/>
            </w:tcBorders>
            <w:noWrap/>
            <w:hideMark/>
            <w:tcPrChange w:id="2767" w:author="Dylan CHEN" w:date="2026-03-20T16:26:00Z" w16du:dateUtc="2026-03-20T08:26:00Z">
              <w:tcPr>
                <w:tcW w:w="2492" w:type="dxa"/>
                <w:gridSpan w:val="2"/>
                <w:tcBorders>
                  <w:top w:val="nil"/>
                  <w:left w:val="nil"/>
                  <w:bottom w:val="nil"/>
                  <w:right w:val="nil"/>
                </w:tcBorders>
                <w:noWrap/>
                <w:vAlign w:val="center"/>
                <w:hideMark/>
              </w:tcPr>
            </w:tcPrChange>
          </w:tcPr>
          <w:p w14:paraId="32E00241" w14:textId="77777777" w:rsidR="000E71E2" w:rsidRPr="0022223D" w:rsidRDefault="000E71E2" w:rsidP="00F92814">
            <w:pPr>
              <w:jc w:val="center"/>
              <w:rPr>
                <w:rFonts w:eastAsia="DengXian"/>
                <w:sz w:val="20"/>
                <w:szCs w:val="20"/>
              </w:rPr>
            </w:pPr>
            <w:r w:rsidRPr="0022223D">
              <w:rPr>
                <w:rFonts w:eastAsia="DengXian"/>
                <w:sz w:val="20"/>
                <w:szCs w:val="20"/>
              </w:rPr>
              <w:t>√</w:t>
            </w:r>
          </w:p>
        </w:tc>
        <w:tc>
          <w:tcPr>
            <w:tcW w:w="1977" w:type="dxa"/>
            <w:tcBorders>
              <w:top w:val="nil"/>
              <w:left w:val="nil"/>
              <w:bottom w:val="nil"/>
              <w:right w:val="nil"/>
            </w:tcBorders>
            <w:tcPrChange w:id="2768" w:author="Dylan CHEN" w:date="2026-03-20T16:26:00Z" w16du:dateUtc="2026-03-20T08:26:00Z">
              <w:tcPr>
                <w:tcW w:w="2492" w:type="dxa"/>
                <w:tcBorders>
                  <w:top w:val="nil"/>
                  <w:left w:val="nil"/>
                  <w:bottom w:val="nil"/>
                  <w:right w:val="nil"/>
                </w:tcBorders>
              </w:tcPr>
            </w:tcPrChange>
          </w:tcPr>
          <w:p w14:paraId="56C3513A" w14:textId="77777777" w:rsidR="000E71E2" w:rsidRPr="0022223D" w:rsidRDefault="000E71E2" w:rsidP="00F92814">
            <w:pPr>
              <w:jc w:val="center"/>
              <w:rPr>
                <w:rFonts w:eastAsia="DengXian"/>
                <w:sz w:val="20"/>
                <w:szCs w:val="20"/>
              </w:rPr>
            </w:pPr>
            <w:ins w:id="2769" w:author="Dylan CHEN" w:date="2026-03-20T16:28:00Z" w16du:dateUtc="2026-03-20T08:28:00Z">
              <w:r w:rsidRPr="0022223D">
                <w:rPr>
                  <w:rFonts w:eastAsia="DengXian"/>
                  <w:sz w:val="20"/>
                  <w:szCs w:val="20"/>
                </w:rPr>
                <w:t>√</w:t>
              </w:r>
            </w:ins>
          </w:p>
        </w:tc>
      </w:tr>
      <w:tr w:rsidR="000E71E2" w:rsidRPr="0022223D" w14:paraId="2719FC1D" w14:textId="77777777" w:rsidTr="00F92814">
        <w:trPr>
          <w:trHeight w:val="270"/>
          <w:jc w:val="center"/>
          <w:trPrChange w:id="2770" w:author="Dylan CHEN" w:date="2026-03-20T16:26:00Z" w16du:dateUtc="2026-03-20T08:26:00Z">
            <w:trPr>
              <w:trHeight w:val="270"/>
            </w:trPr>
          </w:trPrChange>
        </w:trPr>
        <w:tc>
          <w:tcPr>
            <w:tcW w:w="3488" w:type="dxa"/>
            <w:tcBorders>
              <w:top w:val="nil"/>
              <w:left w:val="nil"/>
              <w:bottom w:val="single" w:sz="8" w:space="0" w:color="auto"/>
              <w:right w:val="nil"/>
            </w:tcBorders>
            <w:noWrap/>
            <w:hideMark/>
            <w:tcPrChange w:id="2771" w:author="Dylan CHEN" w:date="2026-03-20T16:26:00Z" w16du:dateUtc="2026-03-20T08:26:00Z">
              <w:tcPr>
                <w:tcW w:w="4452" w:type="dxa"/>
                <w:gridSpan w:val="2"/>
                <w:tcBorders>
                  <w:top w:val="nil"/>
                  <w:left w:val="nil"/>
                  <w:bottom w:val="single" w:sz="8" w:space="0" w:color="auto"/>
                  <w:right w:val="nil"/>
                </w:tcBorders>
                <w:noWrap/>
                <w:vAlign w:val="center"/>
                <w:hideMark/>
              </w:tcPr>
            </w:tcPrChange>
          </w:tcPr>
          <w:p w14:paraId="670AE747" w14:textId="77777777" w:rsidR="000E71E2" w:rsidRPr="0022223D" w:rsidRDefault="000E71E2" w:rsidP="00F92814">
            <w:pPr>
              <w:rPr>
                <w:rFonts w:eastAsia="DengXian"/>
                <w:sz w:val="20"/>
                <w:szCs w:val="20"/>
              </w:rPr>
            </w:pPr>
            <w:r w:rsidRPr="0022223D">
              <w:rPr>
                <w:rFonts w:eastAsia="DengXian"/>
                <w:sz w:val="20"/>
                <w:szCs w:val="20"/>
              </w:rPr>
              <w:t>other controls</w:t>
            </w:r>
          </w:p>
        </w:tc>
        <w:tc>
          <w:tcPr>
            <w:tcW w:w="1918" w:type="dxa"/>
            <w:tcBorders>
              <w:top w:val="nil"/>
              <w:left w:val="nil"/>
              <w:bottom w:val="single" w:sz="8" w:space="0" w:color="auto"/>
              <w:right w:val="nil"/>
            </w:tcBorders>
            <w:noWrap/>
            <w:hideMark/>
            <w:tcPrChange w:id="2772" w:author="Dylan CHEN" w:date="2026-03-20T16:26:00Z" w16du:dateUtc="2026-03-20T08:26:00Z">
              <w:tcPr>
                <w:tcW w:w="2416" w:type="dxa"/>
                <w:gridSpan w:val="2"/>
                <w:tcBorders>
                  <w:top w:val="nil"/>
                  <w:left w:val="nil"/>
                  <w:bottom w:val="single" w:sz="8" w:space="0" w:color="auto"/>
                  <w:right w:val="nil"/>
                </w:tcBorders>
                <w:noWrap/>
                <w:vAlign w:val="center"/>
                <w:hideMark/>
              </w:tcPr>
            </w:tcPrChange>
          </w:tcPr>
          <w:p w14:paraId="28578242" w14:textId="77777777" w:rsidR="000E71E2" w:rsidRPr="0022223D" w:rsidRDefault="000E71E2" w:rsidP="00F92814">
            <w:pPr>
              <w:jc w:val="center"/>
              <w:rPr>
                <w:rFonts w:eastAsia="DengXian"/>
                <w:sz w:val="20"/>
                <w:szCs w:val="20"/>
              </w:rPr>
            </w:pPr>
            <w:r w:rsidRPr="0022223D">
              <w:rPr>
                <w:rFonts w:eastAsia="DengXian"/>
                <w:sz w:val="20"/>
                <w:szCs w:val="20"/>
              </w:rPr>
              <w:t>√</w:t>
            </w:r>
          </w:p>
        </w:tc>
        <w:tc>
          <w:tcPr>
            <w:tcW w:w="1977" w:type="dxa"/>
            <w:tcBorders>
              <w:top w:val="nil"/>
              <w:left w:val="nil"/>
              <w:bottom w:val="single" w:sz="8" w:space="0" w:color="auto"/>
              <w:right w:val="nil"/>
            </w:tcBorders>
            <w:noWrap/>
            <w:hideMark/>
            <w:tcPrChange w:id="2773" w:author="Dylan CHEN" w:date="2026-03-20T16:26:00Z" w16du:dateUtc="2026-03-20T08:26:00Z">
              <w:tcPr>
                <w:tcW w:w="2492" w:type="dxa"/>
                <w:gridSpan w:val="2"/>
                <w:tcBorders>
                  <w:top w:val="nil"/>
                  <w:left w:val="nil"/>
                  <w:bottom w:val="single" w:sz="8" w:space="0" w:color="auto"/>
                  <w:right w:val="nil"/>
                </w:tcBorders>
                <w:noWrap/>
                <w:vAlign w:val="center"/>
                <w:hideMark/>
              </w:tcPr>
            </w:tcPrChange>
          </w:tcPr>
          <w:p w14:paraId="402CF44B" w14:textId="77777777" w:rsidR="000E71E2" w:rsidRPr="0022223D" w:rsidRDefault="000E71E2" w:rsidP="00F92814">
            <w:pPr>
              <w:jc w:val="center"/>
              <w:rPr>
                <w:rFonts w:eastAsia="DengXian"/>
                <w:sz w:val="20"/>
                <w:szCs w:val="20"/>
              </w:rPr>
            </w:pPr>
            <w:r w:rsidRPr="0022223D">
              <w:rPr>
                <w:rFonts w:eastAsia="DengXian"/>
                <w:sz w:val="20"/>
                <w:szCs w:val="20"/>
              </w:rPr>
              <w:t>√</w:t>
            </w:r>
          </w:p>
        </w:tc>
        <w:tc>
          <w:tcPr>
            <w:tcW w:w="1977" w:type="dxa"/>
            <w:tcBorders>
              <w:top w:val="nil"/>
              <w:left w:val="nil"/>
              <w:bottom w:val="single" w:sz="8" w:space="0" w:color="auto"/>
              <w:right w:val="nil"/>
            </w:tcBorders>
            <w:tcPrChange w:id="2774" w:author="Dylan CHEN" w:date="2026-03-20T16:26:00Z" w16du:dateUtc="2026-03-20T08:26:00Z">
              <w:tcPr>
                <w:tcW w:w="2492" w:type="dxa"/>
                <w:tcBorders>
                  <w:top w:val="nil"/>
                  <w:left w:val="nil"/>
                  <w:bottom w:val="single" w:sz="8" w:space="0" w:color="auto"/>
                  <w:right w:val="nil"/>
                </w:tcBorders>
              </w:tcPr>
            </w:tcPrChange>
          </w:tcPr>
          <w:p w14:paraId="17A4C4AE" w14:textId="77777777" w:rsidR="000E71E2" w:rsidRPr="0022223D" w:rsidRDefault="000E71E2" w:rsidP="00F92814">
            <w:pPr>
              <w:jc w:val="center"/>
              <w:rPr>
                <w:rFonts w:eastAsia="DengXian"/>
                <w:sz w:val="20"/>
                <w:szCs w:val="20"/>
              </w:rPr>
            </w:pPr>
            <w:ins w:id="2775" w:author="Dylan CHEN" w:date="2026-03-20T16:28:00Z" w16du:dateUtc="2026-03-20T08:28:00Z">
              <w:r w:rsidRPr="0022223D">
                <w:rPr>
                  <w:rFonts w:eastAsia="DengXian"/>
                  <w:sz w:val="20"/>
                  <w:szCs w:val="20"/>
                </w:rPr>
                <w:t>√</w:t>
              </w:r>
            </w:ins>
          </w:p>
        </w:tc>
      </w:tr>
      <w:tr w:rsidR="000E71E2" w:rsidRPr="0022223D" w14:paraId="17B9412B" w14:textId="77777777" w:rsidTr="00F92814">
        <w:trPr>
          <w:trHeight w:val="283"/>
          <w:jc w:val="center"/>
          <w:trPrChange w:id="2776" w:author="Dylan CHEN" w:date="2026-03-20T16:26:00Z" w16du:dateUtc="2026-03-20T08:26:00Z">
            <w:trPr>
              <w:trHeight w:val="283"/>
            </w:trPr>
          </w:trPrChange>
        </w:trPr>
        <w:tc>
          <w:tcPr>
            <w:tcW w:w="3488" w:type="dxa"/>
            <w:tcBorders>
              <w:top w:val="single" w:sz="8" w:space="0" w:color="auto"/>
              <w:left w:val="nil"/>
              <w:bottom w:val="single" w:sz="12" w:space="0" w:color="auto"/>
              <w:right w:val="nil"/>
            </w:tcBorders>
            <w:noWrap/>
            <w:hideMark/>
            <w:tcPrChange w:id="2777" w:author="Dylan CHEN" w:date="2026-03-20T16:26:00Z" w16du:dateUtc="2026-03-20T08:26:00Z">
              <w:tcPr>
                <w:tcW w:w="4452" w:type="dxa"/>
                <w:gridSpan w:val="2"/>
                <w:tcBorders>
                  <w:top w:val="single" w:sz="8" w:space="0" w:color="auto"/>
                  <w:left w:val="nil"/>
                  <w:bottom w:val="single" w:sz="12" w:space="0" w:color="auto"/>
                  <w:right w:val="nil"/>
                </w:tcBorders>
                <w:noWrap/>
                <w:vAlign w:val="center"/>
                <w:hideMark/>
              </w:tcPr>
            </w:tcPrChange>
          </w:tcPr>
          <w:p w14:paraId="2AE9A127" w14:textId="77777777" w:rsidR="000E71E2" w:rsidRPr="0022223D" w:rsidRDefault="000E71E2" w:rsidP="00F92814">
            <w:pPr>
              <w:rPr>
                <w:rFonts w:eastAsia="DengXian"/>
                <w:sz w:val="20"/>
                <w:szCs w:val="20"/>
              </w:rPr>
            </w:pPr>
            <w:r w:rsidRPr="0022223D">
              <w:rPr>
                <w:rFonts w:eastAsia="DengXian"/>
                <w:sz w:val="20"/>
                <w:szCs w:val="20"/>
              </w:rPr>
              <w:t>N</w:t>
            </w:r>
          </w:p>
        </w:tc>
        <w:tc>
          <w:tcPr>
            <w:tcW w:w="1918" w:type="dxa"/>
            <w:tcBorders>
              <w:top w:val="single" w:sz="8" w:space="0" w:color="auto"/>
              <w:left w:val="nil"/>
              <w:bottom w:val="single" w:sz="12" w:space="0" w:color="auto"/>
              <w:right w:val="nil"/>
            </w:tcBorders>
            <w:noWrap/>
            <w:hideMark/>
            <w:tcPrChange w:id="2778" w:author="Dylan CHEN" w:date="2026-03-20T16:26:00Z" w16du:dateUtc="2026-03-20T08:26:00Z">
              <w:tcPr>
                <w:tcW w:w="2416" w:type="dxa"/>
                <w:gridSpan w:val="2"/>
                <w:tcBorders>
                  <w:top w:val="single" w:sz="8" w:space="0" w:color="auto"/>
                  <w:left w:val="nil"/>
                  <w:bottom w:val="single" w:sz="12" w:space="0" w:color="auto"/>
                  <w:right w:val="nil"/>
                </w:tcBorders>
                <w:noWrap/>
                <w:vAlign w:val="center"/>
                <w:hideMark/>
              </w:tcPr>
            </w:tcPrChange>
          </w:tcPr>
          <w:p w14:paraId="5FD82CFB" w14:textId="77777777" w:rsidR="000E71E2" w:rsidRPr="0022223D" w:rsidRDefault="000E71E2" w:rsidP="00F92814">
            <w:pPr>
              <w:jc w:val="center"/>
              <w:rPr>
                <w:rFonts w:eastAsia="DengXian"/>
                <w:sz w:val="20"/>
                <w:szCs w:val="20"/>
              </w:rPr>
            </w:pPr>
            <w:r w:rsidRPr="0022223D">
              <w:rPr>
                <w:rFonts w:eastAsia="DengXian"/>
                <w:sz w:val="20"/>
                <w:szCs w:val="20"/>
              </w:rPr>
              <w:t>1,697</w:t>
            </w:r>
          </w:p>
        </w:tc>
        <w:tc>
          <w:tcPr>
            <w:tcW w:w="1977" w:type="dxa"/>
            <w:tcBorders>
              <w:top w:val="single" w:sz="8" w:space="0" w:color="auto"/>
              <w:left w:val="nil"/>
              <w:bottom w:val="single" w:sz="12" w:space="0" w:color="auto"/>
              <w:right w:val="nil"/>
            </w:tcBorders>
            <w:noWrap/>
            <w:hideMark/>
            <w:tcPrChange w:id="2779" w:author="Dylan CHEN" w:date="2026-03-20T16:26:00Z" w16du:dateUtc="2026-03-20T08:26:00Z">
              <w:tcPr>
                <w:tcW w:w="2492" w:type="dxa"/>
                <w:gridSpan w:val="2"/>
                <w:tcBorders>
                  <w:top w:val="single" w:sz="8" w:space="0" w:color="auto"/>
                  <w:left w:val="nil"/>
                  <w:bottom w:val="single" w:sz="12" w:space="0" w:color="auto"/>
                  <w:right w:val="nil"/>
                </w:tcBorders>
                <w:noWrap/>
                <w:vAlign w:val="center"/>
                <w:hideMark/>
              </w:tcPr>
            </w:tcPrChange>
          </w:tcPr>
          <w:p w14:paraId="034294E5" w14:textId="77777777" w:rsidR="000E71E2" w:rsidRPr="0022223D" w:rsidRDefault="000E71E2" w:rsidP="00F92814">
            <w:pPr>
              <w:jc w:val="center"/>
              <w:rPr>
                <w:rFonts w:eastAsia="DengXian"/>
                <w:sz w:val="20"/>
                <w:szCs w:val="20"/>
              </w:rPr>
            </w:pPr>
            <w:r w:rsidRPr="0022223D">
              <w:rPr>
                <w:rFonts w:eastAsia="DengXian"/>
                <w:sz w:val="20"/>
                <w:szCs w:val="20"/>
              </w:rPr>
              <w:t>1,945</w:t>
            </w:r>
          </w:p>
        </w:tc>
        <w:tc>
          <w:tcPr>
            <w:tcW w:w="1977" w:type="dxa"/>
            <w:tcBorders>
              <w:top w:val="single" w:sz="8" w:space="0" w:color="auto"/>
              <w:left w:val="nil"/>
              <w:bottom w:val="single" w:sz="12" w:space="0" w:color="auto"/>
              <w:right w:val="nil"/>
            </w:tcBorders>
            <w:tcPrChange w:id="2780" w:author="Dylan CHEN" w:date="2026-03-20T16:26:00Z" w16du:dateUtc="2026-03-20T08:26:00Z">
              <w:tcPr>
                <w:tcW w:w="2492" w:type="dxa"/>
                <w:tcBorders>
                  <w:top w:val="single" w:sz="8" w:space="0" w:color="auto"/>
                  <w:left w:val="nil"/>
                  <w:bottom w:val="single" w:sz="12" w:space="0" w:color="auto"/>
                  <w:right w:val="nil"/>
                </w:tcBorders>
              </w:tcPr>
            </w:tcPrChange>
          </w:tcPr>
          <w:p w14:paraId="2C56C466" w14:textId="77777777" w:rsidR="000E71E2" w:rsidRPr="0022223D" w:rsidRDefault="000E71E2" w:rsidP="00F92814">
            <w:pPr>
              <w:jc w:val="center"/>
              <w:rPr>
                <w:rFonts w:eastAsia="DengXian"/>
                <w:sz w:val="20"/>
                <w:szCs w:val="20"/>
              </w:rPr>
            </w:pPr>
            <w:ins w:id="2781" w:author="Dylan CHEN" w:date="2026-03-20T16:28:00Z" w16du:dateUtc="2026-03-20T08:28:00Z">
              <w:r w:rsidRPr="0022223D">
                <w:rPr>
                  <w:color w:val="000000"/>
                  <w:sz w:val="20"/>
                  <w:szCs w:val="20"/>
                </w:rPr>
                <w:t>3,189</w:t>
              </w:r>
            </w:ins>
          </w:p>
        </w:tc>
      </w:tr>
    </w:tbl>
    <w:p w14:paraId="3905DD5F" w14:textId="77777777" w:rsidR="000E71E2" w:rsidRPr="0022223D" w:rsidRDefault="000E71E2" w:rsidP="000E71E2">
      <w:pPr>
        <w:pStyle w:val="Notes"/>
      </w:pPr>
      <w:r w:rsidRPr="0022223D">
        <w:t>Note: 1. ***p&lt;0.001; **p&lt;0.01; *p&lt;0.05.</w:t>
      </w:r>
      <w:r w:rsidRPr="0022223D" w:rsidDel="003A18BB">
        <w:t xml:space="preserve"> </w:t>
      </w:r>
      <w:r w:rsidRPr="0022223D">
        <w:br/>
        <w:t>2. Answer timing FE indicates the date on which the answer was posted.</w:t>
      </w:r>
      <w:ins w:id="2782" w:author="Dylan CHEN" w:date="2026-03-20T16:32:00Z" w16du:dateUtc="2026-03-20T08:32:00Z">
        <w:r w:rsidRPr="0022223D">
          <w:br/>
          <w:t>3. Column 3 uses a combined sample that excludes control-group observations where the first answer is human-generated; this exclusion is necessary because interacting a zero-valued AI treatment indicator with that answer’s own quality to predict its own outcome lacks a clear theoretical interpretation.</w:t>
        </w:r>
      </w:ins>
    </w:p>
    <w:p w14:paraId="46D61DAB" w14:textId="77777777" w:rsidR="001E5368" w:rsidRPr="0022223D" w:rsidRDefault="001E5368" w:rsidP="001E5368">
      <w:pPr>
        <w:pStyle w:val="Heading2"/>
      </w:pPr>
      <w:ins w:id="2783" w:author="Xin Li" w:date="2026-03-28T08:37:00Z" w16du:dateUtc="2026-03-28T00:37:00Z">
        <w:r w:rsidRPr="0022223D">
          <w:t xml:space="preserve">Internal </w:t>
        </w:r>
      </w:ins>
      <w:ins w:id="2784" w:author="Xin Li" w:date="2026-05-11T13:52:00Z" w16du:dateUtc="2026-05-11T05:52:00Z">
        <w:r>
          <w:t>Gen</w:t>
        </w:r>
      </w:ins>
      <w:ins w:id="2785" w:author="Xin Li" w:date="2026-03-28T08:37:00Z" w16du:dateUtc="2026-03-28T00:37:00Z">
        <w:r w:rsidRPr="0022223D">
          <w:t xml:space="preserve">AI and </w:t>
        </w:r>
      </w:ins>
      <w:del w:id="2786" w:author="Xin Li" w:date="2026-03-28T08:37:00Z" w16du:dateUtc="2026-03-28T00:37:00Z">
        <w:r w:rsidRPr="0022223D" w:rsidDel="00C15422">
          <w:delText xml:space="preserve">Broader Platform </w:delText>
        </w:r>
      </w:del>
      <w:r w:rsidRPr="0022223D">
        <w:t>Engagement</w:t>
      </w:r>
      <w:ins w:id="2787" w:author="Xin Li" w:date="2026-03-28T08:37:00Z" w16du:dateUtc="2026-03-28T00:37:00Z">
        <w:r w:rsidRPr="0022223D">
          <w:t xml:space="preserve"> of </w:t>
        </w:r>
      </w:ins>
      <w:del w:id="2788" w:author="Xin Li" w:date="2026-03-28T08:37:00Z" w16du:dateUtc="2026-03-28T00:37:00Z">
        <w:r w:rsidRPr="0022223D" w:rsidDel="00C15422">
          <w:delText>: Effects of AI</w:delText>
        </w:r>
      </w:del>
      <w:ins w:id="2789" w:author="Xin Li" w:date="2026-03-28T08:37:00Z" w16du:dateUtc="2026-03-28T00:37:00Z">
        <w:r w:rsidRPr="0022223D" w:rsidDel="00C15422">
          <w:t xml:space="preserve"> </w:t>
        </w:r>
      </w:ins>
      <w:del w:id="2790" w:author="Xin Li" w:date="2026-03-28T08:37:00Z" w16du:dateUtc="2026-03-28T00:37:00Z">
        <w:r w:rsidRPr="0022223D" w:rsidDel="00C15422">
          <w:delText xml:space="preserve">-Generated Answers on </w:delText>
        </w:r>
      </w:del>
      <w:r w:rsidRPr="0022223D">
        <w:t>Questioner</w:t>
      </w:r>
      <w:ins w:id="2791" w:author="Xin Li" w:date="2026-03-28T08:37:00Z" w16du:dateUtc="2026-03-28T00:37:00Z">
        <w:r w:rsidRPr="0022223D">
          <w:t>s and Viewers</w:t>
        </w:r>
      </w:ins>
      <w:del w:id="2792" w:author="Xin Li" w:date="2026-03-28T08:37:00Z" w16du:dateUtc="2026-03-28T00:37:00Z">
        <w:r w:rsidRPr="0022223D" w:rsidDel="00C15422">
          <w:delText xml:space="preserve"> Activity and </w:delText>
        </w:r>
      </w:del>
      <w:del w:id="2793" w:author="Xin Li" w:date="2026-03-28T08:38:00Z" w16du:dateUtc="2026-03-28T00:38:00Z">
        <w:r w:rsidRPr="0022223D" w:rsidDel="00C15422">
          <w:delText xml:space="preserve">Question Visibility </w:delText>
        </w:r>
      </w:del>
    </w:p>
    <w:p w14:paraId="1F3D0F7A" w14:textId="77777777" w:rsidR="001E5368" w:rsidRPr="0022223D" w:rsidRDefault="001E5368" w:rsidP="001E5368">
      <w:pPr>
        <w:pStyle w:val="Paragraph0"/>
      </w:pPr>
      <w:r w:rsidRPr="0022223D">
        <w:t xml:space="preserve">Beyond our primary findings on human answer contributions and recognition, we examine whether AI-generated answers affect other important metrics of platform vitality: questioner retention, interactive dialogue between questioners and answerers, and overall question visibility. These dimensions provide a more comprehensive understanding of AI’s impact on the platform’s knowledge exchange ecosystem. </w:t>
      </w:r>
    </w:p>
    <w:p w14:paraId="04877372" w14:textId="77777777" w:rsidR="001E5368" w:rsidRPr="0022223D" w:rsidRDefault="001E5368" w:rsidP="001E5368">
      <w:pPr>
        <w:pStyle w:val="Paragraph0"/>
      </w:pPr>
      <w:r w:rsidRPr="0022223D">
        <w:t>Table 1</w:t>
      </w:r>
      <w:ins w:id="2794" w:author="Dylan CHEN" w:date="2026-03-20T16:23:00Z" w16du:dateUtc="2026-03-20T08:23:00Z">
        <w:r w:rsidRPr="0022223D">
          <w:t>7</w:t>
        </w:r>
      </w:ins>
      <w:del w:id="2795" w:author="Dylan CHEN" w:date="2026-03-20T16:23:00Z" w16du:dateUtc="2026-03-20T08:23:00Z">
        <w:r w:rsidRPr="0022223D" w:rsidDel="00B035D3">
          <w:delText>6</w:delText>
        </w:r>
      </w:del>
      <w:r w:rsidRPr="0022223D">
        <w:t xml:space="preserve"> presents the effects of AI-generated answers on the questioner and viewer engagement metrics over a one-month period. Notably, we find no statistically significant effects across any of these engagement dimensions. Columns 1-3 examine questioner retention by </w:t>
      </w:r>
      <w:r w:rsidRPr="0022223D">
        <w:lastRenderedPageBreak/>
        <w:t>measuring the logarithm of the number of questioner’s subsequent activities after receiving an answer over different time horizons: 1 month, 2 months, and 3 months. The results consistently show no significant effects across all time periods (</w:t>
      </w:r>
      <w:r w:rsidRPr="0022223D">
        <w:rPr>
          <w:i/>
          <w:iCs/>
        </w:rPr>
        <w:t>β</w:t>
      </w:r>
      <w:r w:rsidRPr="0022223D">
        <w:t xml:space="preserve"> = -0.010, p &gt; 0.05 for 1 month; </w:t>
      </w:r>
      <w:r w:rsidRPr="0022223D">
        <w:rPr>
          <w:i/>
          <w:iCs/>
        </w:rPr>
        <w:t>β</w:t>
      </w:r>
      <w:r w:rsidRPr="0022223D">
        <w:t xml:space="preserve"> = -0.002, p &gt; 0.05 for 2 months; </w:t>
      </w:r>
      <w:r w:rsidRPr="0022223D">
        <w:rPr>
          <w:i/>
          <w:iCs/>
        </w:rPr>
        <w:t>β</w:t>
      </w:r>
      <w:r w:rsidRPr="0022223D">
        <w:t xml:space="preserve"> = -0.009, p &gt; 0.05 for 3 months), indicating that AI-generated answers do not measurably influence questioner retention in either the short or long term.</w:t>
      </w:r>
    </w:p>
    <w:p w14:paraId="5B6491C3" w14:textId="77777777" w:rsidR="001E5368" w:rsidRPr="0022223D" w:rsidRDefault="001E5368" w:rsidP="001E5368">
      <w:pPr>
        <w:pStyle w:val="Paragraph0"/>
      </w:pPr>
      <w:r w:rsidRPr="0022223D">
        <w:t xml:space="preserve">In Column 4, we analyze questioner-answerer interaction by measuring comments posted by questioners in response to answers received by question </w:t>
      </w:r>
      <w:r w:rsidRPr="0022223D">
        <w:rPr>
          <w:i/>
          <w:iCs/>
        </w:rPr>
        <w:t>i</w:t>
      </w:r>
      <w:r w:rsidRPr="0022223D">
        <w:t xml:space="preserve"> (limited to questions receiving at least one human answer). The results show no significant effect (</w:t>
      </w:r>
      <w:r w:rsidRPr="0022223D">
        <w:rPr>
          <w:i/>
          <w:iCs/>
        </w:rPr>
        <w:t>β</w:t>
      </w:r>
      <w:r w:rsidRPr="0022223D">
        <w:t xml:space="preserve"> = -0.039, p &gt; 0.05), suggesting that AI-generated answers do not change the depth of dialogue between questioners and answerers. Similarly, Column 5 reveals no significant difference in question viewership (</w:t>
      </w:r>
      <w:r w:rsidRPr="0022223D">
        <w:rPr>
          <w:i/>
          <w:iCs/>
        </w:rPr>
        <w:t>β</w:t>
      </w:r>
      <w:r w:rsidRPr="0022223D">
        <w:t xml:space="preserve"> = -0.009, p &gt; 0.05) between questions with and without AI-generated answers.</w:t>
      </w:r>
      <w:r w:rsidRPr="0022223D" w:rsidDel="00D15446">
        <w:t xml:space="preserve"> </w:t>
      </w:r>
    </w:p>
    <w:p w14:paraId="3C38CC44" w14:textId="77777777" w:rsidR="001E5368" w:rsidRPr="0022223D" w:rsidRDefault="001E5368" w:rsidP="001E5368">
      <w:pPr>
        <w:pStyle w:val="Paragraph0"/>
      </w:pPr>
      <w:r w:rsidRPr="0022223D">
        <w:t xml:space="preserve">Taken together, these results suggest that the impact of AI-generated answers is largely confined to the dynamics of answer provision and recognition rather than affecting broader platform engagement. While AI integration creates significant changes in how human answerers contribute and receive recognition, it appears to have neutral effects on questioner retention, interactive dialogue, and question viewership. </w:t>
      </w:r>
      <w:bookmarkStart w:id="2796" w:name="_Ref194135367"/>
    </w:p>
    <w:p w14:paraId="6A013227" w14:textId="77777777" w:rsidR="001E5368" w:rsidRPr="0022223D" w:rsidRDefault="001E5368" w:rsidP="001E5368">
      <w:pPr>
        <w:pStyle w:val="TableFiguretitle"/>
      </w:pPr>
      <w:r w:rsidRPr="0022223D">
        <w:t xml:space="preserve">Table </w:t>
      </w:r>
      <w:fldSimple w:instr=" SEQ Table \* ARABIC ">
        <w:ins w:id="2797" w:author="Dylan CHEN" w:date="2026-03-20T16:23:00Z" w16du:dateUtc="2026-03-20T08:23:00Z">
          <w:r w:rsidRPr="0022223D">
            <w:t>17</w:t>
          </w:r>
        </w:ins>
        <w:del w:id="2798" w:author="Dylan CHEN" w:date="2026-03-20T16:23:00Z" w16du:dateUtc="2026-03-20T08:23:00Z">
          <w:r w:rsidRPr="0022223D" w:rsidDel="00B035D3">
            <w:delText>16</w:delText>
          </w:r>
        </w:del>
      </w:fldSimple>
      <w:bookmarkEnd w:id="2796"/>
      <w:r w:rsidRPr="0022223D">
        <w:t>. The impact of AI-generated answers on the engagement of questioners &amp; viewers</w:t>
      </w:r>
    </w:p>
    <w:tbl>
      <w:tblPr>
        <w:tblW w:w="5000" w:type="pct"/>
        <w:jc w:val="center"/>
        <w:tblLayout w:type="fixed"/>
        <w:tblLook w:val="04A0" w:firstRow="1" w:lastRow="0" w:firstColumn="1" w:lastColumn="0" w:noHBand="0" w:noVBand="1"/>
      </w:tblPr>
      <w:tblGrid>
        <w:gridCol w:w="1800"/>
        <w:gridCol w:w="900"/>
        <w:gridCol w:w="990"/>
        <w:gridCol w:w="990"/>
        <w:gridCol w:w="2250"/>
        <w:gridCol w:w="2430"/>
      </w:tblGrid>
      <w:tr w:rsidR="001E5368" w:rsidRPr="0022223D" w14:paraId="61EAEEE3" w14:textId="77777777" w:rsidTr="00DE15FF">
        <w:trPr>
          <w:trHeight w:val="260"/>
          <w:jc w:val="center"/>
        </w:trPr>
        <w:tc>
          <w:tcPr>
            <w:tcW w:w="1800" w:type="dxa"/>
            <w:tcBorders>
              <w:top w:val="single" w:sz="4" w:space="0" w:color="auto"/>
              <w:left w:val="nil"/>
              <w:bottom w:val="nil"/>
              <w:right w:val="nil"/>
            </w:tcBorders>
            <w:noWrap/>
            <w:hideMark/>
          </w:tcPr>
          <w:p w14:paraId="4AEE001F" w14:textId="77777777" w:rsidR="001E5368" w:rsidRPr="0022223D" w:rsidRDefault="001E5368" w:rsidP="00DE15FF">
            <w:pPr>
              <w:jc w:val="center"/>
              <w:rPr>
                <w:sz w:val="20"/>
                <w:szCs w:val="20"/>
              </w:rPr>
            </w:pPr>
            <w:r w:rsidRPr="0022223D">
              <w:rPr>
                <w:sz w:val="20"/>
                <w:szCs w:val="20"/>
              </w:rPr>
              <w:t> </w:t>
            </w:r>
          </w:p>
        </w:tc>
        <w:tc>
          <w:tcPr>
            <w:tcW w:w="900" w:type="dxa"/>
            <w:tcBorders>
              <w:top w:val="single" w:sz="4" w:space="0" w:color="auto"/>
              <w:left w:val="nil"/>
              <w:bottom w:val="nil"/>
              <w:right w:val="nil"/>
            </w:tcBorders>
            <w:noWrap/>
            <w:hideMark/>
          </w:tcPr>
          <w:p w14:paraId="27878C11" w14:textId="77777777" w:rsidR="001E5368" w:rsidRPr="0022223D" w:rsidRDefault="001E5368" w:rsidP="00DE15FF">
            <w:pPr>
              <w:jc w:val="center"/>
              <w:rPr>
                <w:sz w:val="20"/>
                <w:szCs w:val="20"/>
              </w:rPr>
            </w:pPr>
            <w:r w:rsidRPr="0022223D">
              <w:rPr>
                <w:sz w:val="20"/>
                <w:szCs w:val="20"/>
              </w:rPr>
              <w:t>(1)</w:t>
            </w:r>
          </w:p>
        </w:tc>
        <w:tc>
          <w:tcPr>
            <w:tcW w:w="990" w:type="dxa"/>
            <w:tcBorders>
              <w:top w:val="single" w:sz="4" w:space="0" w:color="auto"/>
              <w:left w:val="nil"/>
              <w:bottom w:val="nil"/>
              <w:right w:val="nil"/>
            </w:tcBorders>
            <w:noWrap/>
            <w:hideMark/>
          </w:tcPr>
          <w:p w14:paraId="161523BF" w14:textId="77777777" w:rsidR="001E5368" w:rsidRPr="0022223D" w:rsidRDefault="001E5368" w:rsidP="00DE15FF">
            <w:pPr>
              <w:jc w:val="center"/>
              <w:rPr>
                <w:sz w:val="20"/>
                <w:szCs w:val="20"/>
              </w:rPr>
            </w:pPr>
            <w:r w:rsidRPr="0022223D">
              <w:rPr>
                <w:sz w:val="20"/>
                <w:szCs w:val="20"/>
              </w:rPr>
              <w:t>(2)</w:t>
            </w:r>
          </w:p>
        </w:tc>
        <w:tc>
          <w:tcPr>
            <w:tcW w:w="990" w:type="dxa"/>
            <w:tcBorders>
              <w:top w:val="single" w:sz="4" w:space="0" w:color="auto"/>
              <w:left w:val="nil"/>
              <w:bottom w:val="nil"/>
              <w:right w:val="nil"/>
            </w:tcBorders>
            <w:noWrap/>
            <w:hideMark/>
          </w:tcPr>
          <w:p w14:paraId="4409195F" w14:textId="77777777" w:rsidR="001E5368" w:rsidRPr="0022223D" w:rsidRDefault="001E5368" w:rsidP="00DE15FF">
            <w:pPr>
              <w:jc w:val="center"/>
              <w:rPr>
                <w:sz w:val="20"/>
                <w:szCs w:val="20"/>
              </w:rPr>
            </w:pPr>
            <w:r w:rsidRPr="0022223D">
              <w:rPr>
                <w:sz w:val="20"/>
                <w:szCs w:val="20"/>
              </w:rPr>
              <w:t>(3)</w:t>
            </w:r>
          </w:p>
        </w:tc>
        <w:tc>
          <w:tcPr>
            <w:tcW w:w="2250" w:type="dxa"/>
            <w:tcBorders>
              <w:top w:val="single" w:sz="4" w:space="0" w:color="auto"/>
              <w:left w:val="nil"/>
              <w:bottom w:val="nil"/>
              <w:right w:val="nil"/>
            </w:tcBorders>
            <w:noWrap/>
            <w:hideMark/>
          </w:tcPr>
          <w:p w14:paraId="2C1F3A30" w14:textId="77777777" w:rsidR="001E5368" w:rsidRPr="0022223D" w:rsidRDefault="001E5368" w:rsidP="00DE15FF">
            <w:pPr>
              <w:jc w:val="center"/>
              <w:rPr>
                <w:sz w:val="20"/>
                <w:szCs w:val="20"/>
              </w:rPr>
            </w:pPr>
            <w:r w:rsidRPr="0022223D">
              <w:rPr>
                <w:sz w:val="20"/>
                <w:szCs w:val="20"/>
              </w:rPr>
              <w:t>(4)</w:t>
            </w:r>
          </w:p>
        </w:tc>
        <w:tc>
          <w:tcPr>
            <w:tcW w:w="2430" w:type="dxa"/>
            <w:tcBorders>
              <w:top w:val="single" w:sz="4" w:space="0" w:color="auto"/>
              <w:left w:val="nil"/>
              <w:bottom w:val="nil"/>
              <w:right w:val="nil"/>
            </w:tcBorders>
            <w:noWrap/>
            <w:hideMark/>
          </w:tcPr>
          <w:p w14:paraId="450813C3" w14:textId="77777777" w:rsidR="001E5368" w:rsidRPr="0022223D" w:rsidRDefault="001E5368" w:rsidP="00DE15FF">
            <w:pPr>
              <w:jc w:val="center"/>
              <w:rPr>
                <w:color w:val="000000"/>
                <w:sz w:val="20"/>
                <w:szCs w:val="20"/>
              </w:rPr>
            </w:pPr>
            <w:r w:rsidRPr="0022223D">
              <w:rPr>
                <w:color w:val="000000"/>
                <w:sz w:val="20"/>
                <w:szCs w:val="20"/>
              </w:rPr>
              <w:t>(5)</w:t>
            </w:r>
          </w:p>
        </w:tc>
      </w:tr>
      <w:tr w:rsidR="001E5368" w:rsidRPr="0022223D" w14:paraId="4A5CB3FF" w14:textId="77777777" w:rsidTr="00DE15FF">
        <w:trPr>
          <w:trHeight w:val="260"/>
          <w:jc w:val="center"/>
        </w:trPr>
        <w:tc>
          <w:tcPr>
            <w:tcW w:w="1800" w:type="dxa"/>
            <w:vMerge w:val="restart"/>
            <w:tcBorders>
              <w:top w:val="nil"/>
              <w:left w:val="nil"/>
              <w:bottom w:val="nil"/>
              <w:right w:val="nil"/>
            </w:tcBorders>
            <w:noWrap/>
            <w:hideMark/>
          </w:tcPr>
          <w:p w14:paraId="0CDB6C82" w14:textId="77777777" w:rsidR="001E5368" w:rsidRPr="0022223D" w:rsidRDefault="001E5368" w:rsidP="00DE15FF">
            <w:pPr>
              <w:jc w:val="right"/>
              <w:rPr>
                <w:color w:val="000000"/>
                <w:sz w:val="20"/>
                <w:szCs w:val="20"/>
              </w:rPr>
            </w:pPr>
            <w:r w:rsidRPr="0022223D">
              <w:rPr>
                <w:color w:val="000000"/>
                <w:sz w:val="20"/>
                <w:szCs w:val="20"/>
              </w:rPr>
              <w:t>DV:</w:t>
            </w:r>
          </w:p>
        </w:tc>
        <w:tc>
          <w:tcPr>
            <w:tcW w:w="2880" w:type="dxa"/>
            <w:gridSpan w:val="3"/>
            <w:tcBorders>
              <w:top w:val="nil"/>
              <w:left w:val="nil"/>
              <w:bottom w:val="nil"/>
              <w:right w:val="nil"/>
            </w:tcBorders>
            <w:noWrap/>
            <w:hideMark/>
          </w:tcPr>
          <w:p w14:paraId="58DE7C3C" w14:textId="77777777" w:rsidR="001E5368" w:rsidRPr="0022223D" w:rsidRDefault="001E5368" w:rsidP="00DE15FF">
            <w:pPr>
              <w:jc w:val="center"/>
              <w:rPr>
                <w:rFonts w:eastAsia="DengXian"/>
                <w:sz w:val="20"/>
                <w:szCs w:val="20"/>
              </w:rPr>
            </w:pPr>
            <w:r w:rsidRPr="0022223D">
              <w:rPr>
                <w:rFonts w:eastAsia="DengXian"/>
                <w:sz w:val="20"/>
                <w:szCs w:val="20"/>
              </w:rPr>
              <w:t>the logarithm of the number of questioner’s subsequent activities after receiving an answer</w:t>
            </w:r>
          </w:p>
          <w:p w14:paraId="6A50EECC" w14:textId="77777777" w:rsidR="001E5368" w:rsidRPr="0022223D" w:rsidRDefault="001E5368" w:rsidP="00DE15FF">
            <w:pPr>
              <w:jc w:val="center"/>
              <w:rPr>
                <w:color w:val="000000"/>
                <w:sz w:val="20"/>
                <w:szCs w:val="20"/>
              </w:rPr>
            </w:pPr>
            <w:r w:rsidRPr="0022223D">
              <w:rPr>
                <w:color w:val="000000"/>
                <w:sz w:val="20"/>
                <w:szCs w:val="20"/>
              </w:rPr>
              <w:t xml:space="preserve">in </w:t>
            </w:r>
          </w:p>
        </w:tc>
        <w:tc>
          <w:tcPr>
            <w:tcW w:w="2250" w:type="dxa"/>
            <w:vMerge w:val="restart"/>
            <w:tcBorders>
              <w:top w:val="nil"/>
              <w:left w:val="nil"/>
              <w:bottom w:val="single" w:sz="4" w:space="0" w:color="000000"/>
              <w:right w:val="nil"/>
            </w:tcBorders>
            <w:hideMark/>
          </w:tcPr>
          <w:p w14:paraId="3DE6029E" w14:textId="77777777" w:rsidR="001E5368" w:rsidRPr="0022223D" w:rsidRDefault="001E5368" w:rsidP="00DE15FF">
            <w:pPr>
              <w:jc w:val="center"/>
              <w:rPr>
                <w:sz w:val="20"/>
                <w:szCs w:val="20"/>
              </w:rPr>
            </w:pPr>
            <w:r w:rsidRPr="0022223D">
              <w:rPr>
                <w:rFonts w:eastAsia="DengXian"/>
                <w:sz w:val="20"/>
                <w:szCs w:val="20"/>
              </w:rPr>
              <w:t xml:space="preserve">DV: the logarithm of the number of comments the questioner posted in response to answers received by question </w:t>
            </w:r>
            <w:r w:rsidRPr="0022223D">
              <w:rPr>
                <w:rFonts w:eastAsia="DengXian"/>
                <w:i/>
                <w:iCs/>
                <w:sz w:val="20"/>
                <w:szCs w:val="20"/>
              </w:rPr>
              <w:t>i</w:t>
            </w:r>
            <w:r w:rsidRPr="0022223D">
              <w:rPr>
                <w:rFonts w:eastAsia="DengXian"/>
                <w:sz w:val="20"/>
                <w:szCs w:val="20"/>
              </w:rPr>
              <w:br/>
              <w:t>(</w:t>
            </w:r>
            <w:r w:rsidRPr="0022223D">
              <w:rPr>
                <w:rFonts w:eastAsia="DengXian"/>
                <w:i/>
                <w:iCs/>
                <w:sz w:val="20"/>
                <w:szCs w:val="20"/>
              </w:rPr>
              <w:t>Comment</w:t>
            </w:r>
            <w:r w:rsidRPr="0022223D">
              <w:rPr>
                <w:rFonts w:eastAsia="DengXian"/>
                <w:i/>
                <w:iCs/>
                <w:sz w:val="20"/>
                <w:szCs w:val="20"/>
                <w:vertAlign w:val="subscript"/>
              </w:rPr>
              <w:t>i</w:t>
            </w:r>
            <w:r w:rsidRPr="0022223D">
              <w:rPr>
                <w:rFonts w:eastAsia="DengXian"/>
                <w:sz w:val="20"/>
                <w:szCs w:val="20"/>
              </w:rPr>
              <w:t>)</w:t>
            </w:r>
          </w:p>
        </w:tc>
        <w:tc>
          <w:tcPr>
            <w:tcW w:w="2430" w:type="dxa"/>
            <w:vMerge w:val="restart"/>
            <w:tcBorders>
              <w:top w:val="nil"/>
              <w:left w:val="nil"/>
              <w:bottom w:val="single" w:sz="4" w:space="0" w:color="000000"/>
              <w:right w:val="nil"/>
            </w:tcBorders>
            <w:hideMark/>
          </w:tcPr>
          <w:p w14:paraId="3BFF4090" w14:textId="77777777" w:rsidR="001E5368" w:rsidRPr="0022223D" w:rsidRDefault="001E5368" w:rsidP="00DE15FF">
            <w:pPr>
              <w:jc w:val="center"/>
              <w:rPr>
                <w:sz w:val="20"/>
                <w:szCs w:val="20"/>
              </w:rPr>
            </w:pPr>
            <w:r w:rsidRPr="0022223D">
              <w:rPr>
                <w:rFonts w:eastAsia="DengXian"/>
                <w:sz w:val="20"/>
                <w:szCs w:val="20"/>
              </w:rPr>
              <w:t xml:space="preserve">DV: the logarithm of the cumulative viewership count for question </w:t>
            </w:r>
            <w:r w:rsidRPr="0022223D">
              <w:rPr>
                <w:rFonts w:eastAsia="DengXian"/>
                <w:i/>
                <w:iCs/>
                <w:sz w:val="20"/>
                <w:szCs w:val="20"/>
              </w:rPr>
              <w:t>i</w:t>
            </w:r>
            <w:r w:rsidRPr="0022223D">
              <w:rPr>
                <w:rFonts w:eastAsia="DengXian"/>
                <w:sz w:val="20"/>
                <w:szCs w:val="20"/>
              </w:rPr>
              <w:br/>
              <w:t>(</w:t>
            </w:r>
            <w:r w:rsidRPr="0022223D">
              <w:rPr>
                <w:rFonts w:eastAsia="DengXian"/>
                <w:i/>
                <w:iCs/>
                <w:sz w:val="20"/>
                <w:szCs w:val="20"/>
              </w:rPr>
              <w:t>View</w:t>
            </w:r>
            <w:r w:rsidRPr="0022223D">
              <w:rPr>
                <w:rFonts w:eastAsia="DengXian"/>
                <w:i/>
                <w:iCs/>
                <w:sz w:val="20"/>
                <w:szCs w:val="20"/>
                <w:vertAlign w:val="subscript"/>
              </w:rPr>
              <w:t>i</w:t>
            </w:r>
            <w:r w:rsidRPr="0022223D">
              <w:rPr>
                <w:rFonts w:eastAsia="DengXian"/>
                <w:sz w:val="20"/>
                <w:szCs w:val="20"/>
              </w:rPr>
              <w:t>)</w:t>
            </w:r>
          </w:p>
        </w:tc>
      </w:tr>
      <w:tr w:rsidR="001E5368" w:rsidRPr="0022223D" w14:paraId="4527D003" w14:textId="77777777" w:rsidTr="00DE15FF">
        <w:trPr>
          <w:trHeight w:val="260"/>
          <w:jc w:val="center"/>
        </w:trPr>
        <w:tc>
          <w:tcPr>
            <w:tcW w:w="1800" w:type="dxa"/>
            <w:vMerge/>
            <w:tcBorders>
              <w:top w:val="nil"/>
              <w:left w:val="nil"/>
              <w:bottom w:val="nil"/>
              <w:right w:val="nil"/>
            </w:tcBorders>
            <w:hideMark/>
          </w:tcPr>
          <w:p w14:paraId="617215C0" w14:textId="77777777" w:rsidR="001E5368" w:rsidRPr="0022223D" w:rsidRDefault="001E5368" w:rsidP="00DE15FF">
            <w:pPr>
              <w:rPr>
                <w:color w:val="000000"/>
                <w:sz w:val="20"/>
                <w:szCs w:val="20"/>
              </w:rPr>
            </w:pPr>
          </w:p>
        </w:tc>
        <w:tc>
          <w:tcPr>
            <w:tcW w:w="900" w:type="dxa"/>
            <w:tcBorders>
              <w:top w:val="nil"/>
              <w:left w:val="nil"/>
              <w:bottom w:val="single" w:sz="4" w:space="0" w:color="auto"/>
              <w:right w:val="nil"/>
            </w:tcBorders>
            <w:noWrap/>
            <w:hideMark/>
          </w:tcPr>
          <w:p w14:paraId="70B957F7" w14:textId="77777777" w:rsidR="001E5368" w:rsidRPr="0022223D" w:rsidRDefault="001E5368" w:rsidP="00DE15FF">
            <w:pPr>
              <w:jc w:val="center"/>
              <w:rPr>
                <w:sz w:val="20"/>
                <w:szCs w:val="20"/>
              </w:rPr>
            </w:pPr>
            <w:r w:rsidRPr="0022223D">
              <w:rPr>
                <w:sz w:val="20"/>
                <w:szCs w:val="20"/>
              </w:rPr>
              <w:t>1 month</w:t>
            </w:r>
          </w:p>
        </w:tc>
        <w:tc>
          <w:tcPr>
            <w:tcW w:w="990" w:type="dxa"/>
            <w:tcBorders>
              <w:top w:val="nil"/>
              <w:left w:val="nil"/>
              <w:bottom w:val="single" w:sz="4" w:space="0" w:color="auto"/>
              <w:right w:val="nil"/>
            </w:tcBorders>
            <w:noWrap/>
            <w:hideMark/>
          </w:tcPr>
          <w:p w14:paraId="11708A2E" w14:textId="77777777" w:rsidR="001E5368" w:rsidRPr="0022223D" w:rsidRDefault="001E5368" w:rsidP="00DE15FF">
            <w:pPr>
              <w:jc w:val="center"/>
              <w:rPr>
                <w:color w:val="000000"/>
                <w:sz w:val="20"/>
                <w:szCs w:val="20"/>
              </w:rPr>
            </w:pPr>
            <w:r w:rsidRPr="0022223D">
              <w:rPr>
                <w:color w:val="000000"/>
                <w:sz w:val="20"/>
                <w:szCs w:val="20"/>
              </w:rPr>
              <w:t>2 months</w:t>
            </w:r>
          </w:p>
        </w:tc>
        <w:tc>
          <w:tcPr>
            <w:tcW w:w="990" w:type="dxa"/>
            <w:tcBorders>
              <w:top w:val="nil"/>
              <w:left w:val="nil"/>
              <w:bottom w:val="single" w:sz="4" w:space="0" w:color="auto"/>
              <w:right w:val="nil"/>
            </w:tcBorders>
            <w:noWrap/>
            <w:hideMark/>
          </w:tcPr>
          <w:p w14:paraId="2571CC79" w14:textId="77777777" w:rsidR="001E5368" w:rsidRPr="0022223D" w:rsidRDefault="001E5368" w:rsidP="00DE15FF">
            <w:pPr>
              <w:jc w:val="center"/>
              <w:rPr>
                <w:color w:val="000000"/>
                <w:sz w:val="20"/>
                <w:szCs w:val="20"/>
              </w:rPr>
            </w:pPr>
            <w:r w:rsidRPr="0022223D">
              <w:rPr>
                <w:color w:val="000000"/>
                <w:sz w:val="20"/>
                <w:szCs w:val="20"/>
              </w:rPr>
              <w:t>3 months</w:t>
            </w:r>
          </w:p>
        </w:tc>
        <w:tc>
          <w:tcPr>
            <w:tcW w:w="2250" w:type="dxa"/>
            <w:vMerge/>
            <w:tcBorders>
              <w:top w:val="nil"/>
              <w:left w:val="nil"/>
              <w:bottom w:val="single" w:sz="4" w:space="0" w:color="000000"/>
              <w:right w:val="nil"/>
            </w:tcBorders>
            <w:hideMark/>
          </w:tcPr>
          <w:p w14:paraId="19BDF58E" w14:textId="77777777" w:rsidR="001E5368" w:rsidRPr="0022223D" w:rsidRDefault="001E5368" w:rsidP="00DE15FF">
            <w:pPr>
              <w:rPr>
                <w:sz w:val="20"/>
                <w:szCs w:val="20"/>
              </w:rPr>
            </w:pPr>
          </w:p>
        </w:tc>
        <w:tc>
          <w:tcPr>
            <w:tcW w:w="2430" w:type="dxa"/>
            <w:vMerge/>
            <w:tcBorders>
              <w:top w:val="nil"/>
              <w:left w:val="nil"/>
              <w:bottom w:val="single" w:sz="4" w:space="0" w:color="000000"/>
              <w:right w:val="nil"/>
            </w:tcBorders>
            <w:hideMark/>
          </w:tcPr>
          <w:p w14:paraId="278219E3" w14:textId="77777777" w:rsidR="001E5368" w:rsidRPr="0022223D" w:rsidRDefault="001E5368" w:rsidP="00DE15FF">
            <w:pPr>
              <w:rPr>
                <w:sz w:val="20"/>
                <w:szCs w:val="20"/>
              </w:rPr>
            </w:pPr>
          </w:p>
        </w:tc>
      </w:tr>
      <w:tr w:rsidR="001E5368" w:rsidRPr="0022223D" w14:paraId="65750E05" w14:textId="77777777" w:rsidTr="00DE15FF">
        <w:trPr>
          <w:trHeight w:val="280"/>
          <w:jc w:val="center"/>
        </w:trPr>
        <w:tc>
          <w:tcPr>
            <w:tcW w:w="1800" w:type="dxa"/>
            <w:vMerge w:val="restart"/>
            <w:tcBorders>
              <w:top w:val="nil"/>
              <w:left w:val="nil"/>
              <w:bottom w:val="single" w:sz="4" w:space="0" w:color="000000"/>
              <w:right w:val="nil"/>
            </w:tcBorders>
            <w:noWrap/>
            <w:hideMark/>
          </w:tcPr>
          <w:p w14:paraId="2363E5EC" w14:textId="77777777" w:rsidR="001E5368" w:rsidRPr="0022223D" w:rsidRDefault="001E5368" w:rsidP="00DE15FF">
            <w:pPr>
              <w:rPr>
                <w:i/>
                <w:iCs/>
                <w:sz w:val="20"/>
                <w:szCs w:val="20"/>
              </w:rPr>
            </w:pPr>
            <w:r w:rsidRPr="0022223D">
              <w:rPr>
                <w:i/>
                <w:iCs/>
                <w:sz w:val="20"/>
                <w:szCs w:val="20"/>
              </w:rPr>
              <w:t>AI</w:t>
            </w:r>
            <w:r w:rsidRPr="0022223D">
              <w:rPr>
                <w:i/>
                <w:iCs/>
                <w:sz w:val="20"/>
                <w:szCs w:val="20"/>
                <w:vertAlign w:val="subscript"/>
              </w:rPr>
              <w:t>i</w:t>
            </w:r>
          </w:p>
        </w:tc>
        <w:tc>
          <w:tcPr>
            <w:tcW w:w="900" w:type="dxa"/>
            <w:tcBorders>
              <w:top w:val="nil"/>
              <w:left w:val="nil"/>
              <w:bottom w:val="nil"/>
              <w:right w:val="nil"/>
            </w:tcBorders>
            <w:noWrap/>
            <w:hideMark/>
          </w:tcPr>
          <w:p w14:paraId="4A78589D" w14:textId="77777777" w:rsidR="001E5368" w:rsidRPr="0022223D" w:rsidRDefault="001E5368" w:rsidP="00DE15FF">
            <w:pPr>
              <w:jc w:val="center"/>
              <w:rPr>
                <w:sz w:val="20"/>
                <w:szCs w:val="20"/>
              </w:rPr>
            </w:pPr>
            <w:r w:rsidRPr="0022223D">
              <w:rPr>
                <w:sz w:val="20"/>
                <w:szCs w:val="20"/>
              </w:rPr>
              <w:t>-0.010</w:t>
            </w:r>
          </w:p>
        </w:tc>
        <w:tc>
          <w:tcPr>
            <w:tcW w:w="990" w:type="dxa"/>
            <w:tcBorders>
              <w:top w:val="nil"/>
              <w:left w:val="nil"/>
              <w:bottom w:val="nil"/>
              <w:right w:val="nil"/>
            </w:tcBorders>
            <w:noWrap/>
            <w:hideMark/>
          </w:tcPr>
          <w:p w14:paraId="05EC5CA0" w14:textId="77777777" w:rsidR="001E5368" w:rsidRPr="0022223D" w:rsidRDefault="001E5368" w:rsidP="00DE15FF">
            <w:pPr>
              <w:jc w:val="center"/>
              <w:rPr>
                <w:color w:val="000000"/>
                <w:sz w:val="20"/>
                <w:szCs w:val="20"/>
              </w:rPr>
            </w:pPr>
            <w:r w:rsidRPr="0022223D">
              <w:rPr>
                <w:color w:val="000000"/>
                <w:sz w:val="20"/>
                <w:szCs w:val="20"/>
              </w:rPr>
              <w:t>-0.002</w:t>
            </w:r>
          </w:p>
        </w:tc>
        <w:tc>
          <w:tcPr>
            <w:tcW w:w="990" w:type="dxa"/>
            <w:tcBorders>
              <w:top w:val="nil"/>
              <w:left w:val="nil"/>
              <w:bottom w:val="nil"/>
              <w:right w:val="nil"/>
            </w:tcBorders>
            <w:noWrap/>
            <w:hideMark/>
          </w:tcPr>
          <w:p w14:paraId="57AA1494" w14:textId="77777777" w:rsidR="001E5368" w:rsidRPr="0022223D" w:rsidRDefault="001E5368" w:rsidP="00DE15FF">
            <w:pPr>
              <w:jc w:val="center"/>
              <w:rPr>
                <w:color w:val="000000"/>
                <w:sz w:val="20"/>
                <w:szCs w:val="20"/>
              </w:rPr>
            </w:pPr>
            <w:r w:rsidRPr="0022223D">
              <w:rPr>
                <w:color w:val="000000"/>
                <w:sz w:val="20"/>
                <w:szCs w:val="20"/>
              </w:rPr>
              <w:t>-0.009</w:t>
            </w:r>
          </w:p>
        </w:tc>
        <w:tc>
          <w:tcPr>
            <w:tcW w:w="2250" w:type="dxa"/>
            <w:tcBorders>
              <w:top w:val="nil"/>
              <w:left w:val="nil"/>
              <w:bottom w:val="nil"/>
              <w:right w:val="nil"/>
            </w:tcBorders>
            <w:noWrap/>
            <w:hideMark/>
          </w:tcPr>
          <w:p w14:paraId="32E46348" w14:textId="77777777" w:rsidR="001E5368" w:rsidRPr="0022223D" w:rsidRDefault="001E5368" w:rsidP="00DE15FF">
            <w:pPr>
              <w:jc w:val="center"/>
              <w:rPr>
                <w:sz w:val="20"/>
                <w:szCs w:val="20"/>
              </w:rPr>
            </w:pPr>
            <w:r w:rsidRPr="0022223D">
              <w:rPr>
                <w:sz w:val="20"/>
                <w:szCs w:val="20"/>
              </w:rPr>
              <w:t>-0.039</w:t>
            </w:r>
          </w:p>
        </w:tc>
        <w:tc>
          <w:tcPr>
            <w:tcW w:w="2430" w:type="dxa"/>
            <w:tcBorders>
              <w:top w:val="nil"/>
              <w:left w:val="nil"/>
              <w:bottom w:val="nil"/>
              <w:right w:val="nil"/>
            </w:tcBorders>
            <w:noWrap/>
            <w:hideMark/>
          </w:tcPr>
          <w:p w14:paraId="7EC1A21C" w14:textId="77777777" w:rsidR="001E5368" w:rsidRPr="0022223D" w:rsidRDefault="001E5368" w:rsidP="00DE15FF">
            <w:pPr>
              <w:jc w:val="center"/>
              <w:rPr>
                <w:sz w:val="20"/>
                <w:szCs w:val="20"/>
              </w:rPr>
            </w:pPr>
            <w:r w:rsidRPr="0022223D">
              <w:rPr>
                <w:sz w:val="20"/>
                <w:szCs w:val="20"/>
              </w:rPr>
              <w:t>-0.009</w:t>
            </w:r>
          </w:p>
        </w:tc>
      </w:tr>
      <w:tr w:rsidR="001E5368" w:rsidRPr="0022223D" w14:paraId="4D15BDF2" w14:textId="77777777" w:rsidTr="00DE15FF">
        <w:trPr>
          <w:trHeight w:val="260"/>
          <w:jc w:val="center"/>
        </w:trPr>
        <w:tc>
          <w:tcPr>
            <w:tcW w:w="1800" w:type="dxa"/>
            <w:vMerge/>
            <w:tcBorders>
              <w:top w:val="nil"/>
              <w:left w:val="nil"/>
              <w:bottom w:val="single" w:sz="4" w:space="0" w:color="000000"/>
              <w:right w:val="nil"/>
            </w:tcBorders>
            <w:hideMark/>
          </w:tcPr>
          <w:p w14:paraId="56A7CDC7" w14:textId="77777777" w:rsidR="001E5368" w:rsidRPr="0022223D" w:rsidRDefault="001E5368" w:rsidP="00DE15FF">
            <w:pPr>
              <w:rPr>
                <w:sz w:val="20"/>
                <w:szCs w:val="20"/>
              </w:rPr>
            </w:pPr>
          </w:p>
        </w:tc>
        <w:tc>
          <w:tcPr>
            <w:tcW w:w="900" w:type="dxa"/>
            <w:tcBorders>
              <w:top w:val="nil"/>
              <w:left w:val="nil"/>
              <w:bottom w:val="single" w:sz="4" w:space="0" w:color="auto"/>
              <w:right w:val="nil"/>
            </w:tcBorders>
            <w:noWrap/>
            <w:hideMark/>
          </w:tcPr>
          <w:p w14:paraId="7E8E1DB6" w14:textId="77777777" w:rsidR="001E5368" w:rsidRPr="0022223D" w:rsidRDefault="001E5368" w:rsidP="00DE15FF">
            <w:pPr>
              <w:jc w:val="center"/>
              <w:rPr>
                <w:sz w:val="20"/>
                <w:szCs w:val="20"/>
              </w:rPr>
            </w:pPr>
            <w:r w:rsidRPr="0022223D">
              <w:rPr>
                <w:sz w:val="20"/>
                <w:szCs w:val="20"/>
              </w:rPr>
              <w:t>(0.027)</w:t>
            </w:r>
          </w:p>
        </w:tc>
        <w:tc>
          <w:tcPr>
            <w:tcW w:w="990" w:type="dxa"/>
            <w:tcBorders>
              <w:top w:val="nil"/>
              <w:left w:val="nil"/>
              <w:bottom w:val="single" w:sz="4" w:space="0" w:color="auto"/>
              <w:right w:val="nil"/>
            </w:tcBorders>
            <w:noWrap/>
            <w:hideMark/>
          </w:tcPr>
          <w:p w14:paraId="2D16C7D4" w14:textId="77777777" w:rsidR="001E5368" w:rsidRPr="0022223D" w:rsidRDefault="001E5368" w:rsidP="00DE15FF">
            <w:pPr>
              <w:jc w:val="center"/>
              <w:rPr>
                <w:color w:val="000000"/>
                <w:sz w:val="20"/>
                <w:szCs w:val="20"/>
              </w:rPr>
            </w:pPr>
            <w:r w:rsidRPr="0022223D">
              <w:rPr>
                <w:color w:val="000000"/>
                <w:sz w:val="20"/>
                <w:szCs w:val="20"/>
              </w:rPr>
              <w:t>(0.030)</w:t>
            </w:r>
          </w:p>
        </w:tc>
        <w:tc>
          <w:tcPr>
            <w:tcW w:w="990" w:type="dxa"/>
            <w:tcBorders>
              <w:top w:val="nil"/>
              <w:left w:val="nil"/>
              <w:bottom w:val="single" w:sz="4" w:space="0" w:color="auto"/>
              <w:right w:val="nil"/>
            </w:tcBorders>
            <w:noWrap/>
            <w:hideMark/>
          </w:tcPr>
          <w:p w14:paraId="5DFCDB78" w14:textId="77777777" w:rsidR="001E5368" w:rsidRPr="0022223D" w:rsidRDefault="001E5368" w:rsidP="00DE15FF">
            <w:pPr>
              <w:jc w:val="center"/>
              <w:rPr>
                <w:color w:val="000000"/>
                <w:sz w:val="20"/>
                <w:szCs w:val="20"/>
              </w:rPr>
            </w:pPr>
            <w:r w:rsidRPr="0022223D">
              <w:rPr>
                <w:color w:val="000000"/>
                <w:sz w:val="20"/>
                <w:szCs w:val="20"/>
              </w:rPr>
              <w:t>(0.030)</w:t>
            </w:r>
          </w:p>
        </w:tc>
        <w:tc>
          <w:tcPr>
            <w:tcW w:w="2250" w:type="dxa"/>
            <w:tcBorders>
              <w:top w:val="nil"/>
              <w:left w:val="nil"/>
              <w:bottom w:val="single" w:sz="4" w:space="0" w:color="auto"/>
              <w:right w:val="nil"/>
            </w:tcBorders>
            <w:noWrap/>
            <w:hideMark/>
          </w:tcPr>
          <w:p w14:paraId="487C6110" w14:textId="77777777" w:rsidR="001E5368" w:rsidRPr="0022223D" w:rsidRDefault="001E5368" w:rsidP="00DE15FF">
            <w:pPr>
              <w:jc w:val="center"/>
              <w:rPr>
                <w:sz w:val="20"/>
                <w:szCs w:val="20"/>
              </w:rPr>
            </w:pPr>
            <w:r w:rsidRPr="0022223D">
              <w:rPr>
                <w:sz w:val="20"/>
                <w:szCs w:val="20"/>
              </w:rPr>
              <w:t>(0.020)</w:t>
            </w:r>
          </w:p>
        </w:tc>
        <w:tc>
          <w:tcPr>
            <w:tcW w:w="2430" w:type="dxa"/>
            <w:tcBorders>
              <w:top w:val="nil"/>
              <w:left w:val="nil"/>
              <w:bottom w:val="single" w:sz="4" w:space="0" w:color="auto"/>
              <w:right w:val="nil"/>
            </w:tcBorders>
            <w:noWrap/>
            <w:hideMark/>
          </w:tcPr>
          <w:p w14:paraId="66A46DD0" w14:textId="77777777" w:rsidR="001E5368" w:rsidRPr="0022223D" w:rsidRDefault="001E5368" w:rsidP="00DE15FF">
            <w:pPr>
              <w:jc w:val="center"/>
              <w:rPr>
                <w:sz w:val="20"/>
                <w:szCs w:val="20"/>
              </w:rPr>
            </w:pPr>
            <w:r w:rsidRPr="0022223D">
              <w:rPr>
                <w:sz w:val="20"/>
                <w:szCs w:val="20"/>
              </w:rPr>
              <w:t>(0.016)</w:t>
            </w:r>
          </w:p>
        </w:tc>
      </w:tr>
      <w:tr w:rsidR="001E5368" w:rsidRPr="0022223D" w14:paraId="7BDF55A1" w14:textId="77777777" w:rsidTr="00DE15FF">
        <w:trPr>
          <w:trHeight w:val="260"/>
          <w:jc w:val="center"/>
        </w:trPr>
        <w:tc>
          <w:tcPr>
            <w:tcW w:w="1800" w:type="dxa"/>
            <w:tcBorders>
              <w:top w:val="nil"/>
              <w:left w:val="nil"/>
              <w:bottom w:val="nil"/>
              <w:right w:val="nil"/>
            </w:tcBorders>
            <w:noWrap/>
            <w:hideMark/>
          </w:tcPr>
          <w:p w14:paraId="5624D0A5" w14:textId="77777777" w:rsidR="001E5368" w:rsidRPr="0022223D" w:rsidRDefault="001E5368" w:rsidP="00DE15FF">
            <w:pPr>
              <w:rPr>
                <w:sz w:val="20"/>
                <w:szCs w:val="20"/>
              </w:rPr>
            </w:pPr>
            <w:r w:rsidRPr="0022223D">
              <w:rPr>
                <w:sz w:val="20"/>
                <w:szCs w:val="20"/>
              </w:rPr>
              <w:t>question timing FE</w:t>
            </w:r>
          </w:p>
        </w:tc>
        <w:tc>
          <w:tcPr>
            <w:tcW w:w="900" w:type="dxa"/>
            <w:tcBorders>
              <w:top w:val="nil"/>
              <w:left w:val="nil"/>
              <w:bottom w:val="nil"/>
              <w:right w:val="nil"/>
            </w:tcBorders>
            <w:noWrap/>
            <w:hideMark/>
          </w:tcPr>
          <w:p w14:paraId="5D651AB6" w14:textId="77777777" w:rsidR="001E5368" w:rsidRPr="0022223D" w:rsidRDefault="001E5368" w:rsidP="00DE15FF">
            <w:pPr>
              <w:jc w:val="center"/>
              <w:rPr>
                <w:sz w:val="20"/>
                <w:szCs w:val="20"/>
              </w:rPr>
            </w:pPr>
            <w:r w:rsidRPr="0022223D">
              <w:rPr>
                <w:sz w:val="20"/>
                <w:szCs w:val="20"/>
              </w:rPr>
              <w:t>√</w:t>
            </w:r>
          </w:p>
        </w:tc>
        <w:tc>
          <w:tcPr>
            <w:tcW w:w="990" w:type="dxa"/>
            <w:tcBorders>
              <w:top w:val="nil"/>
              <w:left w:val="nil"/>
              <w:bottom w:val="nil"/>
              <w:right w:val="nil"/>
            </w:tcBorders>
            <w:noWrap/>
            <w:hideMark/>
          </w:tcPr>
          <w:p w14:paraId="0ABEB0FB" w14:textId="77777777" w:rsidR="001E5368" w:rsidRPr="0022223D" w:rsidRDefault="001E5368" w:rsidP="00DE15FF">
            <w:pPr>
              <w:jc w:val="center"/>
              <w:rPr>
                <w:sz w:val="20"/>
                <w:szCs w:val="20"/>
              </w:rPr>
            </w:pPr>
            <w:r w:rsidRPr="0022223D">
              <w:rPr>
                <w:sz w:val="20"/>
                <w:szCs w:val="20"/>
              </w:rPr>
              <w:t>√</w:t>
            </w:r>
          </w:p>
        </w:tc>
        <w:tc>
          <w:tcPr>
            <w:tcW w:w="990" w:type="dxa"/>
            <w:tcBorders>
              <w:top w:val="nil"/>
              <w:left w:val="nil"/>
              <w:bottom w:val="nil"/>
              <w:right w:val="nil"/>
            </w:tcBorders>
            <w:noWrap/>
            <w:hideMark/>
          </w:tcPr>
          <w:p w14:paraId="50984022" w14:textId="77777777" w:rsidR="001E5368" w:rsidRPr="0022223D" w:rsidRDefault="001E5368" w:rsidP="00DE15FF">
            <w:pPr>
              <w:jc w:val="center"/>
              <w:rPr>
                <w:sz w:val="20"/>
                <w:szCs w:val="20"/>
              </w:rPr>
            </w:pPr>
            <w:r w:rsidRPr="0022223D">
              <w:rPr>
                <w:sz w:val="20"/>
                <w:szCs w:val="20"/>
              </w:rPr>
              <w:t>√</w:t>
            </w:r>
          </w:p>
        </w:tc>
        <w:tc>
          <w:tcPr>
            <w:tcW w:w="2250" w:type="dxa"/>
            <w:tcBorders>
              <w:top w:val="nil"/>
              <w:left w:val="nil"/>
              <w:bottom w:val="nil"/>
              <w:right w:val="nil"/>
            </w:tcBorders>
            <w:noWrap/>
            <w:hideMark/>
          </w:tcPr>
          <w:p w14:paraId="7BE145F8" w14:textId="77777777" w:rsidR="001E5368" w:rsidRPr="0022223D" w:rsidRDefault="001E5368" w:rsidP="00DE15FF">
            <w:pPr>
              <w:jc w:val="center"/>
              <w:rPr>
                <w:sz w:val="20"/>
                <w:szCs w:val="20"/>
              </w:rPr>
            </w:pPr>
            <w:r w:rsidRPr="0022223D">
              <w:rPr>
                <w:sz w:val="20"/>
                <w:szCs w:val="20"/>
              </w:rPr>
              <w:t>√</w:t>
            </w:r>
          </w:p>
        </w:tc>
        <w:tc>
          <w:tcPr>
            <w:tcW w:w="2430" w:type="dxa"/>
            <w:tcBorders>
              <w:top w:val="nil"/>
              <w:left w:val="nil"/>
              <w:bottom w:val="nil"/>
              <w:right w:val="nil"/>
            </w:tcBorders>
            <w:noWrap/>
            <w:hideMark/>
          </w:tcPr>
          <w:p w14:paraId="0C463156" w14:textId="77777777" w:rsidR="001E5368" w:rsidRPr="0022223D" w:rsidRDefault="001E5368" w:rsidP="00DE15FF">
            <w:pPr>
              <w:jc w:val="center"/>
              <w:rPr>
                <w:sz w:val="20"/>
                <w:szCs w:val="20"/>
              </w:rPr>
            </w:pPr>
            <w:r w:rsidRPr="0022223D">
              <w:rPr>
                <w:sz w:val="20"/>
                <w:szCs w:val="20"/>
              </w:rPr>
              <w:t>√</w:t>
            </w:r>
          </w:p>
        </w:tc>
      </w:tr>
      <w:tr w:rsidR="001E5368" w:rsidRPr="0022223D" w14:paraId="3852ABD8" w14:textId="77777777" w:rsidTr="00DE15FF">
        <w:trPr>
          <w:trHeight w:val="260"/>
          <w:jc w:val="center"/>
        </w:trPr>
        <w:tc>
          <w:tcPr>
            <w:tcW w:w="1800" w:type="dxa"/>
            <w:tcBorders>
              <w:top w:val="nil"/>
              <w:left w:val="nil"/>
              <w:bottom w:val="single" w:sz="4" w:space="0" w:color="auto"/>
              <w:right w:val="nil"/>
            </w:tcBorders>
            <w:noWrap/>
            <w:hideMark/>
          </w:tcPr>
          <w:p w14:paraId="41E4F3D4" w14:textId="77777777" w:rsidR="001E5368" w:rsidRPr="0022223D" w:rsidRDefault="001E5368" w:rsidP="00DE15FF">
            <w:pPr>
              <w:rPr>
                <w:sz w:val="20"/>
                <w:szCs w:val="20"/>
              </w:rPr>
            </w:pPr>
            <w:r w:rsidRPr="0022223D">
              <w:rPr>
                <w:sz w:val="20"/>
                <w:szCs w:val="20"/>
              </w:rPr>
              <w:t>other controls</w:t>
            </w:r>
          </w:p>
        </w:tc>
        <w:tc>
          <w:tcPr>
            <w:tcW w:w="900" w:type="dxa"/>
            <w:tcBorders>
              <w:top w:val="nil"/>
              <w:left w:val="nil"/>
              <w:bottom w:val="single" w:sz="4" w:space="0" w:color="auto"/>
              <w:right w:val="nil"/>
            </w:tcBorders>
            <w:noWrap/>
            <w:hideMark/>
          </w:tcPr>
          <w:p w14:paraId="076AED0D" w14:textId="77777777" w:rsidR="001E5368" w:rsidRPr="0022223D" w:rsidRDefault="001E5368" w:rsidP="00DE15FF">
            <w:pPr>
              <w:jc w:val="center"/>
              <w:rPr>
                <w:sz w:val="20"/>
                <w:szCs w:val="20"/>
              </w:rPr>
            </w:pPr>
            <w:r w:rsidRPr="0022223D">
              <w:rPr>
                <w:sz w:val="20"/>
                <w:szCs w:val="20"/>
              </w:rPr>
              <w:t>√</w:t>
            </w:r>
          </w:p>
        </w:tc>
        <w:tc>
          <w:tcPr>
            <w:tcW w:w="990" w:type="dxa"/>
            <w:tcBorders>
              <w:top w:val="nil"/>
              <w:left w:val="nil"/>
              <w:bottom w:val="single" w:sz="4" w:space="0" w:color="auto"/>
              <w:right w:val="nil"/>
            </w:tcBorders>
            <w:noWrap/>
            <w:hideMark/>
          </w:tcPr>
          <w:p w14:paraId="2C14C7D1" w14:textId="77777777" w:rsidR="001E5368" w:rsidRPr="0022223D" w:rsidRDefault="001E5368" w:rsidP="00DE15FF">
            <w:pPr>
              <w:jc w:val="center"/>
              <w:rPr>
                <w:sz w:val="20"/>
                <w:szCs w:val="20"/>
              </w:rPr>
            </w:pPr>
            <w:r w:rsidRPr="0022223D">
              <w:rPr>
                <w:sz w:val="20"/>
                <w:szCs w:val="20"/>
              </w:rPr>
              <w:t>√</w:t>
            </w:r>
          </w:p>
        </w:tc>
        <w:tc>
          <w:tcPr>
            <w:tcW w:w="990" w:type="dxa"/>
            <w:tcBorders>
              <w:top w:val="nil"/>
              <w:left w:val="nil"/>
              <w:bottom w:val="single" w:sz="4" w:space="0" w:color="auto"/>
              <w:right w:val="nil"/>
            </w:tcBorders>
            <w:noWrap/>
            <w:hideMark/>
          </w:tcPr>
          <w:p w14:paraId="34426A54" w14:textId="77777777" w:rsidR="001E5368" w:rsidRPr="0022223D" w:rsidRDefault="001E5368" w:rsidP="00DE15FF">
            <w:pPr>
              <w:jc w:val="center"/>
              <w:rPr>
                <w:sz w:val="20"/>
                <w:szCs w:val="20"/>
              </w:rPr>
            </w:pPr>
            <w:r w:rsidRPr="0022223D">
              <w:rPr>
                <w:sz w:val="20"/>
                <w:szCs w:val="20"/>
              </w:rPr>
              <w:t>√</w:t>
            </w:r>
          </w:p>
        </w:tc>
        <w:tc>
          <w:tcPr>
            <w:tcW w:w="2250" w:type="dxa"/>
            <w:tcBorders>
              <w:top w:val="nil"/>
              <w:left w:val="nil"/>
              <w:bottom w:val="single" w:sz="4" w:space="0" w:color="auto"/>
              <w:right w:val="nil"/>
            </w:tcBorders>
            <w:noWrap/>
            <w:hideMark/>
          </w:tcPr>
          <w:p w14:paraId="72F5E457" w14:textId="77777777" w:rsidR="001E5368" w:rsidRPr="0022223D" w:rsidRDefault="001E5368" w:rsidP="00DE15FF">
            <w:pPr>
              <w:jc w:val="center"/>
              <w:rPr>
                <w:sz w:val="20"/>
                <w:szCs w:val="20"/>
              </w:rPr>
            </w:pPr>
            <w:r w:rsidRPr="0022223D">
              <w:rPr>
                <w:sz w:val="20"/>
                <w:szCs w:val="20"/>
              </w:rPr>
              <w:t>√</w:t>
            </w:r>
          </w:p>
        </w:tc>
        <w:tc>
          <w:tcPr>
            <w:tcW w:w="2430" w:type="dxa"/>
            <w:tcBorders>
              <w:top w:val="nil"/>
              <w:left w:val="nil"/>
              <w:bottom w:val="single" w:sz="4" w:space="0" w:color="auto"/>
              <w:right w:val="nil"/>
            </w:tcBorders>
            <w:noWrap/>
            <w:hideMark/>
          </w:tcPr>
          <w:p w14:paraId="5E45D6EA" w14:textId="77777777" w:rsidR="001E5368" w:rsidRPr="0022223D" w:rsidRDefault="001E5368" w:rsidP="00DE15FF">
            <w:pPr>
              <w:jc w:val="center"/>
              <w:rPr>
                <w:sz w:val="20"/>
                <w:szCs w:val="20"/>
              </w:rPr>
            </w:pPr>
            <w:r w:rsidRPr="0022223D">
              <w:rPr>
                <w:sz w:val="20"/>
                <w:szCs w:val="20"/>
              </w:rPr>
              <w:t>√</w:t>
            </w:r>
          </w:p>
        </w:tc>
      </w:tr>
      <w:tr w:rsidR="001E5368" w:rsidRPr="0022223D" w14:paraId="62C60321" w14:textId="77777777" w:rsidTr="00DE15FF">
        <w:trPr>
          <w:trHeight w:val="260"/>
          <w:jc w:val="center"/>
        </w:trPr>
        <w:tc>
          <w:tcPr>
            <w:tcW w:w="1800" w:type="dxa"/>
            <w:tcBorders>
              <w:top w:val="nil"/>
              <w:left w:val="nil"/>
              <w:bottom w:val="single" w:sz="4" w:space="0" w:color="auto"/>
              <w:right w:val="nil"/>
            </w:tcBorders>
            <w:noWrap/>
            <w:hideMark/>
          </w:tcPr>
          <w:p w14:paraId="56975954" w14:textId="77777777" w:rsidR="001E5368" w:rsidRPr="0022223D" w:rsidRDefault="001E5368" w:rsidP="00DE15FF">
            <w:pPr>
              <w:rPr>
                <w:sz w:val="20"/>
                <w:szCs w:val="20"/>
              </w:rPr>
            </w:pPr>
            <w:r w:rsidRPr="0022223D">
              <w:rPr>
                <w:sz w:val="20"/>
                <w:szCs w:val="20"/>
              </w:rPr>
              <w:t>N</w:t>
            </w:r>
          </w:p>
        </w:tc>
        <w:tc>
          <w:tcPr>
            <w:tcW w:w="900" w:type="dxa"/>
            <w:tcBorders>
              <w:top w:val="nil"/>
              <w:left w:val="nil"/>
              <w:bottom w:val="single" w:sz="4" w:space="0" w:color="auto"/>
              <w:right w:val="nil"/>
            </w:tcBorders>
            <w:noWrap/>
            <w:hideMark/>
          </w:tcPr>
          <w:p w14:paraId="074ADFE2" w14:textId="77777777" w:rsidR="001E5368" w:rsidRPr="0022223D" w:rsidRDefault="001E5368" w:rsidP="00DE15FF">
            <w:pPr>
              <w:jc w:val="center"/>
              <w:rPr>
                <w:sz w:val="20"/>
                <w:szCs w:val="20"/>
              </w:rPr>
            </w:pPr>
            <w:r w:rsidRPr="0022223D">
              <w:rPr>
                <w:sz w:val="20"/>
                <w:szCs w:val="20"/>
              </w:rPr>
              <w:t>3,613</w:t>
            </w:r>
          </w:p>
        </w:tc>
        <w:tc>
          <w:tcPr>
            <w:tcW w:w="990" w:type="dxa"/>
            <w:tcBorders>
              <w:top w:val="nil"/>
              <w:left w:val="nil"/>
              <w:bottom w:val="single" w:sz="4" w:space="0" w:color="auto"/>
              <w:right w:val="nil"/>
            </w:tcBorders>
            <w:noWrap/>
            <w:hideMark/>
          </w:tcPr>
          <w:p w14:paraId="5E7B97F3" w14:textId="77777777" w:rsidR="001E5368" w:rsidRPr="0022223D" w:rsidRDefault="001E5368" w:rsidP="00DE15FF">
            <w:pPr>
              <w:jc w:val="center"/>
              <w:rPr>
                <w:sz w:val="20"/>
                <w:szCs w:val="20"/>
              </w:rPr>
            </w:pPr>
            <w:r w:rsidRPr="0022223D">
              <w:rPr>
                <w:sz w:val="20"/>
                <w:szCs w:val="20"/>
              </w:rPr>
              <w:t>3,613</w:t>
            </w:r>
          </w:p>
        </w:tc>
        <w:tc>
          <w:tcPr>
            <w:tcW w:w="990" w:type="dxa"/>
            <w:tcBorders>
              <w:top w:val="nil"/>
              <w:left w:val="nil"/>
              <w:bottom w:val="single" w:sz="4" w:space="0" w:color="auto"/>
              <w:right w:val="nil"/>
            </w:tcBorders>
            <w:noWrap/>
            <w:hideMark/>
          </w:tcPr>
          <w:p w14:paraId="46811D9E" w14:textId="77777777" w:rsidR="001E5368" w:rsidRPr="0022223D" w:rsidRDefault="001E5368" w:rsidP="00DE15FF">
            <w:pPr>
              <w:jc w:val="center"/>
              <w:rPr>
                <w:sz w:val="20"/>
                <w:szCs w:val="20"/>
              </w:rPr>
            </w:pPr>
            <w:r w:rsidRPr="0022223D">
              <w:rPr>
                <w:sz w:val="20"/>
                <w:szCs w:val="20"/>
              </w:rPr>
              <w:t>3,613</w:t>
            </w:r>
          </w:p>
        </w:tc>
        <w:tc>
          <w:tcPr>
            <w:tcW w:w="2250" w:type="dxa"/>
            <w:tcBorders>
              <w:top w:val="nil"/>
              <w:left w:val="nil"/>
              <w:bottom w:val="single" w:sz="4" w:space="0" w:color="auto"/>
              <w:right w:val="nil"/>
            </w:tcBorders>
            <w:noWrap/>
            <w:hideMark/>
          </w:tcPr>
          <w:p w14:paraId="625A1628" w14:textId="77777777" w:rsidR="001E5368" w:rsidRPr="0022223D" w:rsidRDefault="001E5368" w:rsidP="00DE15FF">
            <w:pPr>
              <w:jc w:val="center"/>
              <w:rPr>
                <w:sz w:val="20"/>
                <w:szCs w:val="20"/>
              </w:rPr>
            </w:pPr>
            <w:r w:rsidRPr="0022223D">
              <w:rPr>
                <w:sz w:val="20"/>
                <w:szCs w:val="20"/>
              </w:rPr>
              <w:t>2,748</w:t>
            </w:r>
          </w:p>
        </w:tc>
        <w:tc>
          <w:tcPr>
            <w:tcW w:w="2430" w:type="dxa"/>
            <w:tcBorders>
              <w:top w:val="nil"/>
              <w:left w:val="nil"/>
              <w:bottom w:val="single" w:sz="4" w:space="0" w:color="auto"/>
              <w:right w:val="nil"/>
            </w:tcBorders>
            <w:noWrap/>
            <w:hideMark/>
          </w:tcPr>
          <w:p w14:paraId="3510DB9E" w14:textId="77777777" w:rsidR="001E5368" w:rsidRPr="0022223D" w:rsidRDefault="001E5368" w:rsidP="00DE15FF">
            <w:pPr>
              <w:jc w:val="center"/>
              <w:rPr>
                <w:sz w:val="20"/>
                <w:szCs w:val="20"/>
              </w:rPr>
            </w:pPr>
            <w:r w:rsidRPr="0022223D">
              <w:rPr>
                <w:sz w:val="20"/>
                <w:szCs w:val="20"/>
              </w:rPr>
              <w:t>3,613</w:t>
            </w:r>
          </w:p>
        </w:tc>
      </w:tr>
    </w:tbl>
    <w:p w14:paraId="6172F4CF" w14:textId="77777777" w:rsidR="001E5368" w:rsidRPr="0022223D" w:rsidRDefault="001E5368" w:rsidP="001E5368">
      <w:pPr>
        <w:pStyle w:val="Notes"/>
        <w:rPr>
          <w:b/>
          <w:color w:val="000000"/>
        </w:rPr>
      </w:pPr>
      <w:r w:rsidRPr="0022223D">
        <w:t>Notes: 1. ***p&lt;0.001</w:t>
      </w:r>
      <w:r w:rsidRPr="0022223D">
        <w:rPr>
          <w:rFonts w:eastAsia="DengXian"/>
        </w:rPr>
        <w:t>; **p&lt;0.01; *p&lt;0.05.</w:t>
      </w:r>
      <w:r w:rsidRPr="0022223D">
        <w:br/>
        <w:t>2. Question timing FE indicates the date on which the question was posted.</w:t>
      </w:r>
    </w:p>
    <w:p w14:paraId="067E3E24" w14:textId="77777777" w:rsidR="000E71E2" w:rsidRPr="00473801" w:rsidRDefault="000E71E2" w:rsidP="000E71E2">
      <w:pPr>
        <w:pStyle w:val="Heading2"/>
      </w:pPr>
      <w:r>
        <w:lastRenderedPageBreak/>
        <w:t>Potential No Use</w:t>
      </w:r>
    </w:p>
    <w:p w14:paraId="20F1FE46" w14:textId="77777777" w:rsidR="000E71E2" w:rsidRPr="0022223D" w:rsidRDefault="000E71E2" w:rsidP="005D75B3">
      <w:pPr>
        <w:pStyle w:val="Heading3"/>
      </w:pPr>
      <w:r w:rsidRPr="0022223D">
        <w:t>Position Effect</w:t>
      </w:r>
    </w:p>
    <w:p w14:paraId="7EB482E4" w14:textId="77777777" w:rsidR="000E71E2" w:rsidRPr="0022223D" w:rsidRDefault="000E71E2" w:rsidP="000E71E2">
      <w:pPr>
        <w:pStyle w:val="Paragraph0"/>
      </w:pPr>
      <w:r w:rsidRPr="0022223D">
        <w:t>Beyond content quality, the timing and position of AI answers may independently deter human participation. AI systems generate answers nearly instantaneously upon question posting, consistently occupying the first position. This timing advantage matters because many potential answerers value being first responders—whether they desire to gain visibility, establish expertise, or shape the discussion. When AI answers appear immediately in the first position, they eliminate this opportunity for humans, reducing potential answerers’ incentive to contribute.</w:t>
      </w:r>
    </w:p>
    <w:p w14:paraId="6E0E5F42" w14:textId="77777777" w:rsidR="000E71E2" w:rsidRPr="0022223D" w:rsidRDefault="000E71E2" w:rsidP="000E71E2">
      <w:pPr>
        <w:pStyle w:val="Paragraph0"/>
      </w:pPr>
      <w:r w:rsidRPr="0022223D">
        <w:t>Testing this position effect mechanism requires us to identify its observable implications. If AI deters participation specifically by eliminating the opportunity to be first, then AI answers should disproportionately discourage users who particularly value first-responder status. We can test this prediction by examining whether questions with AI answers attract fewer “first position seekers” as their initial human responders.</w:t>
      </w:r>
    </w:p>
    <w:p w14:paraId="38695FB0" w14:textId="77777777" w:rsidR="000E71E2" w:rsidRPr="0022223D" w:rsidRDefault="000E71E2" w:rsidP="000E71E2">
      <w:pPr>
        <w:pStyle w:val="Paragraph0"/>
      </w:pPr>
      <w:r w:rsidRPr="0022223D">
        <w:t>We identify “first position seekers” using their pre-experiment behavior. For each user active during May-September 2023, we calculate “first position seeking tendency”, the proportion of their answers that appeared in first position relative to their total answer contributions.</w:t>
      </w:r>
      <w:r w:rsidRPr="0022223D">
        <w:rPr>
          <w:rStyle w:val="FootnoteReference"/>
        </w:rPr>
        <w:footnoteReference w:id="9"/>
      </w:r>
      <w:r w:rsidRPr="0022223D">
        <w:t xml:space="preserve"> This metric has a median of 0.417, with substantial variation (25th percentile: 0; 75th percentile: 1). We classify users above the median as “first position seekers”—those with a demonstrated preference for being first responders. Our mediator variable, </w:t>
      </w:r>
      <w:r w:rsidRPr="0022223D">
        <w:rPr>
          <w:i/>
          <w:iCs/>
        </w:rPr>
        <w:t>hasFirstPositionSeeker1Ans</w:t>
      </w:r>
      <w:r w:rsidRPr="0022223D">
        <w:rPr>
          <w:i/>
          <w:iCs/>
          <w:vertAlign w:val="subscript"/>
        </w:rPr>
        <w:t>i</w:t>
      </w:r>
      <w:r w:rsidRPr="0022223D">
        <w:t>, equals 1 if the first human answer came from such a user.</w:t>
      </w:r>
      <w:r w:rsidRPr="0022223D">
        <w:rPr>
          <w:rStyle w:val="FootnoteReference"/>
        </w:rPr>
        <w:footnoteReference w:id="10"/>
      </w:r>
      <w:r w:rsidRPr="0022223D">
        <w:t xml:space="preserve"> The </w:t>
      </w:r>
      <w:r w:rsidRPr="0022223D">
        <w:lastRenderedPageBreak/>
        <w:t xml:space="preserve">mediator captures a key prediction of the position effect mechanism: if AI deters participation by occupying the first position, it should particularly discourage “first position seekers” from contributing, making them less likely to provide the first human answer. </w:t>
      </w:r>
    </w:p>
    <w:p w14:paraId="3D88AE64" w14:textId="77777777" w:rsidR="000E71E2" w:rsidRPr="0022223D" w:rsidRDefault="000E71E2" w:rsidP="000E71E2">
      <w:pPr>
        <w:pStyle w:val="Paragraph0"/>
      </w:pPr>
      <w:r w:rsidRPr="0022223D">
        <w:t>Table 10 presents our analysis. Column 1 reproduces the baseline finding: AI treatment reduces human answers by 0.153 (p &lt; 0.001) in this subsample. Column 2 tests whether AI treatment affects the likelihood that a “first position seeker” provides the first human answer. We find a large negative effect (</w:t>
      </w:r>
      <w:r w:rsidRPr="0022223D">
        <w:rPr>
          <w:i/>
          <w:iCs/>
        </w:rPr>
        <w:t>β</w:t>
      </w:r>
      <w:r w:rsidRPr="0022223D">
        <w:t xml:space="preserve"> = -0.173, p &lt; 0.001): when AI occupies the first position, “first position seekers” are significantly less likely to provide the first human answer. This confirms our prediction: AI specifically deters the users most motivated by first-responder status.</w:t>
      </w:r>
    </w:p>
    <w:p w14:paraId="3F9708CC" w14:textId="77777777" w:rsidR="000E71E2" w:rsidRPr="0022223D" w:rsidRDefault="000E71E2" w:rsidP="000E71E2">
      <w:pPr>
        <w:pStyle w:val="Paragraph0"/>
        <w:rPr>
          <w:rStyle w:val="Strong"/>
          <w:b w:val="0"/>
          <w:bCs w:val="0"/>
        </w:rPr>
      </w:pPr>
      <w:r w:rsidRPr="0022223D">
        <w:t>Column 3 reveals that “first position seeker” presence strongly stimulates subsequent participation (</w:t>
      </w:r>
      <w:r w:rsidRPr="0022223D">
        <w:rPr>
          <w:i/>
          <w:iCs/>
        </w:rPr>
        <w:t>β</w:t>
      </w:r>
      <w:r w:rsidRPr="0022223D">
        <w:t xml:space="preserve"> = 0.173, p &lt; 0.001), and controlling for this reduces the AI coefficient from -0.153 to -0.123. This reduction demonstrates that the position effect partially explains deterrence. However, the AI coefficient remains highly significant (p &lt; 0.001), indicating the position effect does not fully account for the observed reduction in human contributions.</w:t>
      </w:r>
    </w:p>
    <w:p w14:paraId="2039451D" w14:textId="77777777" w:rsidR="000E71E2" w:rsidRPr="0022223D" w:rsidRDefault="000E71E2" w:rsidP="000E71E2">
      <w:pPr>
        <w:pStyle w:val="TableFiguretitle"/>
      </w:pPr>
      <w:bookmarkStart w:id="2799" w:name="_Ref210252341"/>
      <w:r w:rsidRPr="0022223D">
        <w:t xml:space="preserve">Table </w:t>
      </w:r>
      <w:fldSimple w:instr=" SEQ Table \* ARABIC ">
        <w:r w:rsidRPr="0022223D">
          <w:t>10</w:t>
        </w:r>
      </w:fldSimple>
      <w:bookmarkEnd w:id="2799"/>
      <w:r w:rsidRPr="0022223D">
        <w:t>. The position effects of AI-generated answers</w:t>
      </w:r>
    </w:p>
    <w:tbl>
      <w:tblPr>
        <w:tblW w:w="5000" w:type="pct"/>
        <w:jc w:val="center"/>
        <w:tblLayout w:type="fixed"/>
        <w:tblCellMar>
          <w:left w:w="14" w:type="dxa"/>
          <w:right w:w="14" w:type="dxa"/>
        </w:tblCellMar>
        <w:tblLook w:val="04A0" w:firstRow="1" w:lastRow="0" w:firstColumn="1" w:lastColumn="0" w:noHBand="0" w:noVBand="1"/>
        <w:tblPrChange w:id="2800" w:author="Dylan CHEN" w:date="2026-03-27T23:54:00Z" w16du:dateUtc="2026-03-27T15:54:00Z">
          <w:tblPr>
            <w:tblW w:w="5000" w:type="pct"/>
            <w:jc w:val="center"/>
            <w:tblLayout w:type="fixed"/>
            <w:tblCellMar>
              <w:left w:w="14" w:type="dxa"/>
              <w:right w:w="14" w:type="dxa"/>
            </w:tblCellMar>
            <w:tblLook w:val="04A0" w:firstRow="1" w:lastRow="0" w:firstColumn="1" w:lastColumn="0" w:noHBand="0" w:noVBand="1"/>
          </w:tblPr>
        </w:tblPrChange>
      </w:tblPr>
      <w:tblGrid>
        <w:gridCol w:w="2173"/>
        <w:gridCol w:w="1284"/>
        <w:gridCol w:w="2048"/>
        <w:gridCol w:w="1285"/>
        <w:gridCol w:w="1285"/>
        <w:gridCol w:w="1285"/>
        <w:tblGridChange w:id="2801">
          <w:tblGrid>
            <w:gridCol w:w="2173"/>
            <w:gridCol w:w="829"/>
            <w:gridCol w:w="455"/>
            <w:gridCol w:w="1311"/>
            <w:gridCol w:w="737"/>
            <w:gridCol w:w="1285"/>
            <w:gridCol w:w="804"/>
            <w:gridCol w:w="481"/>
            <w:gridCol w:w="1285"/>
            <w:gridCol w:w="1766"/>
            <w:gridCol w:w="1766"/>
          </w:tblGrid>
        </w:tblGridChange>
      </w:tblGrid>
      <w:tr w:rsidR="000E71E2" w:rsidRPr="0022223D" w14:paraId="05EC4E92" w14:textId="77777777" w:rsidTr="00535147">
        <w:trPr>
          <w:trHeight w:val="260"/>
          <w:jc w:val="center"/>
          <w:trPrChange w:id="2802" w:author="Dylan CHEN" w:date="2026-03-27T23:54:00Z" w16du:dateUtc="2026-03-27T15:54:00Z">
            <w:trPr>
              <w:trHeight w:val="260"/>
              <w:jc w:val="center"/>
            </w:trPr>
          </w:trPrChange>
        </w:trPr>
        <w:tc>
          <w:tcPr>
            <w:tcW w:w="2173" w:type="dxa"/>
            <w:tcBorders>
              <w:top w:val="single" w:sz="4" w:space="0" w:color="auto"/>
              <w:left w:val="nil"/>
              <w:bottom w:val="nil"/>
              <w:right w:val="nil"/>
            </w:tcBorders>
            <w:noWrap/>
            <w:hideMark/>
            <w:tcPrChange w:id="2803" w:author="Dylan CHEN" w:date="2026-03-27T23:54:00Z" w16du:dateUtc="2026-03-27T15:54:00Z">
              <w:tcPr>
                <w:tcW w:w="3002" w:type="dxa"/>
                <w:gridSpan w:val="2"/>
                <w:tcBorders>
                  <w:top w:val="single" w:sz="4" w:space="0" w:color="auto"/>
                  <w:left w:val="nil"/>
                  <w:bottom w:val="nil"/>
                  <w:right w:val="nil"/>
                </w:tcBorders>
                <w:noWrap/>
                <w:hideMark/>
              </w:tcPr>
            </w:tcPrChange>
          </w:tcPr>
          <w:p w14:paraId="501D3C8E" w14:textId="77777777" w:rsidR="000E71E2" w:rsidRPr="0022223D" w:rsidRDefault="000E71E2" w:rsidP="00535147">
            <w:pPr>
              <w:rPr>
                <w:color w:val="000000"/>
                <w:sz w:val="20"/>
                <w:szCs w:val="20"/>
              </w:rPr>
            </w:pPr>
            <w:r w:rsidRPr="0022223D">
              <w:rPr>
                <w:color w:val="000000"/>
                <w:sz w:val="20"/>
                <w:szCs w:val="20"/>
              </w:rPr>
              <w:t> </w:t>
            </w:r>
          </w:p>
        </w:tc>
        <w:tc>
          <w:tcPr>
            <w:tcW w:w="1284" w:type="dxa"/>
            <w:tcBorders>
              <w:top w:val="single" w:sz="4" w:space="0" w:color="auto"/>
              <w:left w:val="nil"/>
              <w:bottom w:val="nil"/>
              <w:right w:val="nil"/>
            </w:tcBorders>
            <w:noWrap/>
            <w:hideMark/>
            <w:tcPrChange w:id="2804" w:author="Dylan CHEN" w:date="2026-03-27T23:54:00Z" w16du:dateUtc="2026-03-27T15:54:00Z">
              <w:tcPr>
                <w:tcW w:w="1766" w:type="dxa"/>
                <w:gridSpan w:val="2"/>
                <w:tcBorders>
                  <w:top w:val="single" w:sz="4" w:space="0" w:color="auto"/>
                  <w:left w:val="nil"/>
                  <w:bottom w:val="nil"/>
                  <w:right w:val="nil"/>
                </w:tcBorders>
                <w:noWrap/>
                <w:hideMark/>
              </w:tcPr>
            </w:tcPrChange>
          </w:tcPr>
          <w:p w14:paraId="0CA8F752" w14:textId="77777777" w:rsidR="000E71E2" w:rsidRPr="0022223D" w:rsidRDefault="000E71E2" w:rsidP="00535147">
            <w:pPr>
              <w:jc w:val="center"/>
              <w:rPr>
                <w:sz w:val="20"/>
                <w:szCs w:val="20"/>
              </w:rPr>
            </w:pPr>
            <w:r w:rsidRPr="0022223D">
              <w:rPr>
                <w:sz w:val="20"/>
                <w:szCs w:val="20"/>
              </w:rPr>
              <w:t>(1)</w:t>
            </w:r>
          </w:p>
        </w:tc>
        <w:tc>
          <w:tcPr>
            <w:tcW w:w="2048" w:type="dxa"/>
            <w:tcBorders>
              <w:top w:val="single" w:sz="4" w:space="0" w:color="auto"/>
              <w:left w:val="nil"/>
              <w:bottom w:val="nil"/>
              <w:right w:val="nil"/>
            </w:tcBorders>
            <w:noWrap/>
            <w:hideMark/>
            <w:tcPrChange w:id="2805" w:author="Dylan CHEN" w:date="2026-03-27T23:54:00Z" w16du:dateUtc="2026-03-27T15:54:00Z">
              <w:tcPr>
                <w:tcW w:w="2826" w:type="dxa"/>
                <w:gridSpan w:val="3"/>
                <w:tcBorders>
                  <w:top w:val="single" w:sz="4" w:space="0" w:color="auto"/>
                  <w:left w:val="nil"/>
                  <w:bottom w:val="nil"/>
                  <w:right w:val="nil"/>
                </w:tcBorders>
                <w:noWrap/>
                <w:hideMark/>
              </w:tcPr>
            </w:tcPrChange>
          </w:tcPr>
          <w:p w14:paraId="4924AF33" w14:textId="77777777" w:rsidR="000E71E2" w:rsidRPr="0022223D" w:rsidRDefault="000E71E2" w:rsidP="00535147">
            <w:pPr>
              <w:jc w:val="center"/>
              <w:rPr>
                <w:sz w:val="20"/>
                <w:szCs w:val="20"/>
              </w:rPr>
            </w:pPr>
            <w:r w:rsidRPr="0022223D">
              <w:rPr>
                <w:sz w:val="20"/>
                <w:szCs w:val="20"/>
              </w:rPr>
              <w:t>(2)</w:t>
            </w:r>
          </w:p>
        </w:tc>
        <w:tc>
          <w:tcPr>
            <w:tcW w:w="1285" w:type="dxa"/>
            <w:tcBorders>
              <w:top w:val="single" w:sz="4" w:space="0" w:color="auto"/>
              <w:left w:val="nil"/>
              <w:bottom w:val="nil"/>
              <w:right w:val="nil"/>
            </w:tcBorders>
            <w:noWrap/>
            <w:hideMark/>
            <w:tcPrChange w:id="2806" w:author="Dylan CHEN" w:date="2026-03-27T23:54:00Z" w16du:dateUtc="2026-03-27T15:54:00Z">
              <w:tcPr>
                <w:tcW w:w="1766" w:type="dxa"/>
                <w:gridSpan w:val="2"/>
                <w:tcBorders>
                  <w:top w:val="single" w:sz="4" w:space="0" w:color="auto"/>
                  <w:left w:val="nil"/>
                  <w:bottom w:val="nil"/>
                  <w:right w:val="nil"/>
                </w:tcBorders>
                <w:noWrap/>
                <w:hideMark/>
              </w:tcPr>
            </w:tcPrChange>
          </w:tcPr>
          <w:p w14:paraId="1F620A07" w14:textId="77777777" w:rsidR="000E71E2" w:rsidRPr="0022223D" w:rsidRDefault="000E71E2" w:rsidP="00535147">
            <w:pPr>
              <w:jc w:val="center"/>
              <w:rPr>
                <w:sz w:val="20"/>
                <w:szCs w:val="20"/>
              </w:rPr>
            </w:pPr>
            <w:r w:rsidRPr="0022223D">
              <w:rPr>
                <w:sz w:val="20"/>
                <w:szCs w:val="20"/>
              </w:rPr>
              <w:t>(3)</w:t>
            </w:r>
          </w:p>
        </w:tc>
        <w:tc>
          <w:tcPr>
            <w:tcW w:w="1285" w:type="dxa"/>
            <w:tcBorders>
              <w:top w:val="single" w:sz="4" w:space="0" w:color="auto"/>
              <w:left w:val="nil"/>
              <w:bottom w:val="nil"/>
              <w:right w:val="nil"/>
            </w:tcBorders>
            <w:tcPrChange w:id="2807" w:author="Dylan CHEN" w:date="2026-03-27T23:54:00Z" w16du:dateUtc="2026-03-27T15:54:00Z">
              <w:tcPr>
                <w:tcW w:w="1766" w:type="dxa"/>
                <w:tcBorders>
                  <w:top w:val="single" w:sz="4" w:space="0" w:color="auto"/>
                  <w:left w:val="nil"/>
                  <w:bottom w:val="nil"/>
                  <w:right w:val="nil"/>
                </w:tcBorders>
              </w:tcPr>
            </w:tcPrChange>
          </w:tcPr>
          <w:p w14:paraId="0F27617F" w14:textId="77777777" w:rsidR="000E71E2" w:rsidRPr="0022223D" w:rsidRDefault="000E71E2" w:rsidP="00535147">
            <w:pPr>
              <w:jc w:val="center"/>
              <w:rPr>
                <w:sz w:val="20"/>
                <w:szCs w:val="20"/>
              </w:rPr>
            </w:pPr>
            <w:ins w:id="2808" w:author="Dylan CHEN" w:date="2026-03-28T00:03:00Z" w16du:dateUtc="2026-03-27T16:03:00Z">
              <w:r w:rsidRPr="0022223D">
                <w:rPr>
                  <w:color w:val="000000"/>
                  <w:sz w:val="20"/>
                  <w:szCs w:val="20"/>
                </w:rPr>
                <w:t>(</w:t>
              </w:r>
            </w:ins>
            <w:ins w:id="2809" w:author="Dylan CHEN" w:date="2026-03-28T00:04:00Z" w16du:dateUtc="2026-03-27T16:04:00Z">
              <w:r w:rsidRPr="0022223D">
                <w:rPr>
                  <w:color w:val="000000"/>
                  <w:sz w:val="20"/>
                  <w:szCs w:val="20"/>
                </w:rPr>
                <w:t>4</w:t>
              </w:r>
            </w:ins>
            <w:ins w:id="2810" w:author="Dylan CHEN" w:date="2026-03-28T00:03:00Z" w16du:dateUtc="2026-03-27T16:03:00Z">
              <w:r w:rsidRPr="0022223D">
                <w:rPr>
                  <w:color w:val="000000"/>
                  <w:sz w:val="20"/>
                  <w:szCs w:val="20"/>
                </w:rPr>
                <w:t>)</w:t>
              </w:r>
            </w:ins>
          </w:p>
        </w:tc>
        <w:tc>
          <w:tcPr>
            <w:tcW w:w="1285" w:type="dxa"/>
            <w:tcBorders>
              <w:top w:val="single" w:sz="4" w:space="0" w:color="auto"/>
              <w:left w:val="nil"/>
              <w:bottom w:val="nil"/>
              <w:right w:val="nil"/>
            </w:tcBorders>
            <w:tcPrChange w:id="2811" w:author="Dylan CHEN" w:date="2026-03-27T23:54:00Z" w16du:dateUtc="2026-03-27T15:54:00Z">
              <w:tcPr>
                <w:tcW w:w="1766" w:type="dxa"/>
                <w:tcBorders>
                  <w:top w:val="single" w:sz="4" w:space="0" w:color="auto"/>
                  <w:left w:val="nil"/>
                  <w:bottom w:val="nil"/>
                  <w:right w:val="nil"/>
                </w:tcBorders>
              </w:tcPr>
            </w:tcPrChange>
          </w:tcPr>
          <w:p w14:paraId="74D40C64" w14:textId="77777777" w:rsidR="000E71E2" w:rsidRPr="0022223D" w:rsidRDefault="000E71E2" w:rsidP="00535147">
            <w:pPr>
              <w:jc w:val="center"/>
              <w:rPr>
                <w:sz w:val="20"/>
                <w:szCs w:val="20"/>
              </w:rPr>
            </w:pPr>
            <w:ins w:id="2812" w:author="Dylan CHEN" w:date="2026-03-28T00:03:00Z" w16du:dateUtc="2026-03-27T16:03:00Z">
              <w:r w:rsidRPr="0022223D">
                <w:rPr>
                  <w:color w:val="000000"/>
                  <w:sz w:val="20"/>
                  <w:szCs w:val="20"/>
                </w:rPr>
                <w:t>(</w:t>
              </w:r>
            </w:ins>
            <w:ins w:id="2813" w:author="Dylan CHEN" w:date="2026-03-28T00:04:00Z" w16du:dateUtc="2026-03-27T16:04:00Z">
              <w:r w:rsidRPr="0022223D">
                <w:rPr>
                  <w:color w:val="000000"/>
                  <w:sz w:val="20"/>
                  <w:szCs w:val="20"/>
                </w:rPr>
                <w:t>5</w:t>
              </w:r>
            </w:ins>
            <w:ins w:id="2814" w:author="Dylan CHEN" w:date="2026-03-28T00:03:00Z" w16du:dateUtc="2026-03-27T16:03:00Z">
              <w:r w:rsidRPr="0022223D">
                <w:rPr>
                  <w:color w:val="000000"/>
                  <w:sz w:val="20"/>
                  <w:szCs w:val="20"/>
                </w:rPr>
                <w:t>)</w:t>
              </w:r>
            </w:ins>
          </w:p>
        </w:tc>
      </w:tr>
      <w:tr w:rsidR="000E71E2" w:rsidRPr="0022223D" w14:paraId="48AA1219" w14:textId="77777777" w:rsidTr="00535147">
        <w:trPr>
          <w:trHeight w:val="260"/>
          <w:jc w:val="center"/>
          <w:trPrChange w:id="2815" w:author="Dylan CHEN" w:date="2026-03-27T23:54:00Z" w16du:dateUtc="2026-03-27T15:54:00Z">
            <w:trPr>
              <w:trHeight w:val="260"/>
              <w:jc w:val="center"/>
            </w:trPr>
          </w:trPrChange>
        </w:trPr>
        <w:tc>
          <w:tcPr>
            <w:tcW w:w="2173" w:type="dxa"/>
            <w:tcBorders>
              <w:top w:val="nil"/>
              <w:left w:val="nil"/>
              <w:bottom w:val="nil"/>
              <w:right w:val="nil"/>
            </w:tcBorders>
            <w:noWrap/>
            <w:hideMark/>
            <w:tcPrChange w:id="2816" w:author="Dylan CHEN" w:date="2026-03-27T23:54:00Z" w16du:dateUtc="2026-03-27T15:54:00Z">
              <w:tcPr>
                <w:tcW w:w="3002" w:type="dxa"/>
                <w:gridSpan w:val="2"/>
                <w:tcBorders>
                  <w:top w:val="nil"/>
                  <w:left w:val="nil"/>
                  <w:bottom w:val="nil"/>
                  <w:right w:val="nil"/>
                </w:tcBorders>
                <w:noWrap/>
                <w:hideMark/>
              </w:tcPr>
            </w:tcPrChange>
          </w:tcPr>
          <w:p w14:paraId="558EDC6D" w14:textId="77777777" w:rsidR="000E71E2" w:rsidRPr="0022223D" w:rsidRDefault="000E71E2" w:rsidP="00535147">
            <w:pPr>
              <w:jc w:val="right"/>
              <w:rPr>
                <w:color w:val="000000"/>
                <w:sz w:val="20"/>
                <w:szCs w:val="20"/>
              </w:rPr>
            </w:pPr>
            <w:r w:rsidRPr="0022223D">
              <w:rPr>
                <w:color w:val="000000"/>
                <w:sz w:val="20"/>
                <w:szCs w:val="20"/>
              </w:rPr>
              <w:t xml:space="preserve">DV: </w:t>
            </w:r>
          </w:p>
        </w:tc>
        <w:tc>
          <w:tcPr>
            <w:tcW w:w="1284" w:type="dxa"/>
            <w:tcBorders>
              <w:top w:val="nil"/>
              <w:left w:val="nil"/>
              <w:bottom w:val="single" w:sz="4" w:space="0" w:color="auto"/>
              <w:right w:val="nil"/>
            </w:tcBorders>
            <w:noWrap/>
            <w:hideMark/>
            <w:tcPrChange w:id="2817" w:author="Dylan CHEN" w:date="2026-03-27T23:54:00Z" w16du:dateUtc="2026-03-27T15:54:00Z">
              <w:tcPr>
                <w:tcW w:w="1766" w:type="dxa"/>
                <w:gridSpan w:val="2"/>
                <w:tcBorders>
                  <w:top w:val="nil"/>
                  <w:left w:val="nil"/>
                  <w:bottom w:val="single" w:sz="4" w:space="0" w:color="auto"/>
                  <w:right w:val="nil"/>
                </w:tcBorders>
                <w:noWrap/>
                <w:hideMark/>
              </w:tcPr>
            </w:tcPrChange>
          </w:tcPr>
          <w:p w14:paraId="64AB33F0" w14:textId="77777777" w:rsidR="000E71E2" w:rsidRPr="0022223D" w:rsidRDefault="000E71E2" w:rsidP="00535147">
            <w:pPr>
              <w:jc w:val="center"/>
              <w:rPr>
                <w:i/>
                <w:iCs/>
                <w:color w:val="000000"/>
                <w:sz w:val="20"/>
                <w:szCs w:val="20"/>
              </w:rPr>
            </w:pPr>
            <w:r w:rsidRPr="0022223D">
              <w:rPr>
                <w:i/>
                <w:iCs/>
                <w:color w:val="000000"/>
                <w:sz w:val="20"/>
                <w:szCs w:val="20"/>
              </w:rPr>
              <w:t>answerNum</w:t>
            </w:r>
            <w:r w:rsidRPr="0022223D">
              <w:rPr>
                <w:i/>
                <w:iCs/>
                <w:color w:val="000000"/>
                <w:sz w:val="20"/>
                <w:szCs w:val="20"/>
                <w:vertAlign w:val="subscript"/>
              </w:rPr>
              <w:t>i</w:t>
            </w:r>
          </w:p>
        </w:tc>
        <w:tc>
          <w:tcPr>
            <w:tcW w:w="2048" w:type="dxa"/>
            <w:tcBorders>
              <w:top w:val="nil"/>
              <w:left w:val="nil"/>
              <w:bottom w:val="single" w:sz="4" w:space="0" w:color="auto"/>
              <w:right w:val="nil"/>
            </w:tcBorders>
            <w:noWrap/>
            <w:hideMark/>
            <w:tcPrChange w:id="2818" w:author="Dylan CHEN" w:date="2026-03-27T23:54:00Z" w16du:dateUtc="2026-03-27T15:54:00Z">
              <w:tcPr>
                <w:tcW w:w="2826" w:type="dxa"/>
                <w:gridSpan w:val="3"/>
                <w:tcBorders>
                  <w:top w:val="nil"/>
                  <w:left w:val="nil"/>
                  <w:bottom w:val="single" w:sz="4" w:space="0" w:color="auto"/>
                  <w:right w:val="nil"/>
                </w:tcBorders>
                <w:noWrap/>
                <w:hideMark/>
              </w:tcPr>
            </w:tcPrChange>
          </w:tcPr>
          <w:p w14:paraId="16F45F13" w14:textId="77777777" w:rsidR="000E71E2" w:rsidRPr="0022223D" w:rsidRDefault="000E71E2" w:rsidP="00535147">
            <w:pPr>
              <w:jc w:val="center"/>
              <w:rPr>
                <w:i/>
                <w:iCs/>
                <w:color w:val="000000"/>
                <w:sz w:val="20"/>
                <w:szCs w:val="20"/>
              </w:rPr>
            </w:pPr>
            <w:r w:rsidRPr="0022223D">
              <w:rPr>
                <w:i/>
                <w:iCs/>
                <w:color w:val="000000"/>
                <w:sz w:val="20"/>
                <w:szCs w:val="20"/>
              </w:rPr>
              <w:t>hasFirstPosition</w:t>
            </w:r>
            <w:r w:rsidRPr="0022223D">
              <w:rPr>
                <w:i/>
                <w:iCs/>
                <w:color w:val="000000"/>
                <w:sz w:val="20"/>
                <w:szCs w:val="20"/>
              </w:rPr>
              <w:br/>
              <w:t>Seeker1Ans</w:t>
            </w:r>
            <w:r w:rsidRPr="0022223D">
              <w:rPr>
                <w:i/>
                <w:iCs/>
                <w:color w:val="000000"/>
                <w:sz w:val="20"/>
                <w:szCs w:val="20"/>
                <w:vertAlign w:val="subscript"/>
              </w:rPr>
              <w:t>i</w:t>
            </w:r>
          </w:p>
        </w:tc>
        <w:tc>
          <w:tcPr>
            <w:tcW w:w="1285" w:type="dxa"/>
            <w:tcBorders>
              <w:top w:val="nil"/>
              <w:left w:val="nil"/>
              <w:bottom w:val="single" w:sz="4" w:space="0" w:color="auto"/>
              <w:right w:val="nil"/>
            </w:tcBorders>
            <w:noWrap/>
            <w:hideMark/>
            <w:tcPrChange w:id="2819" w:author="Dylan CHEN" w:date="2026-03-27T23:54:00Z" w16du:dateUtc="2026-03-27T15:54:00Z">
              <w:tcPr>
                <w:tcW w:w="1766" w:type="dxa"/>
                <w:gridSpan w:val="2"/>
                <w:tcBorders>
                  <w:top w:val="nil"/>
                  <w:left w:val="nil"/>
                  <w:bottom w:val="single" w:sz="4" w:space="0" w:color="auto"/>
                  <w:right w:val="nil"/>
                </w:tcBorders>
                <w:noWrap/>
                <w:hideMark/>
              </w:tcPr>
            </w:tcPrChange>
          </w:tcPr>
          <w:p w14:paraId="37F00A0F" w14:textId="77777777" w:rsidR="000E71E2" w:rsidRPr="0022223D" w:rsidRDefault="000E71E2" w:rsidP="00535147">
            <w:pPr>
              <w:jc w:val="center"/>
              <w:rPr>
                <w:i/>
                <w:iCs/>
                <w:color w:val="000000"/>
                <w:sz w:val="20"/>
                <w:szCs w:val="20"/>
              </w:rPr>
            </w:pPr>
            <w:r w:rsidRPr="0022223D">
              <w:rPr>
                <w:i/>
                <w:iCs/>
                <w:color w:val="000000"/>
                <w:sz w:val="20"/>
                <w:szCs w:val="20"/>
              </w:rPr>
              <w:t>answerNum</w:t>
            </w:r>
            <w:r w:rsidRPr="0022223D">
              <w:rPr>
                <w:i/>
                <w:iCs/>
                <w:color w:val="000000"/>
                <w:sz w:val="20"/>
                <w:szCs w:val="20"/>
                <w:vertAlign w:val="subscript"/>
              </w:rPr>
              <w:t>i</w:t>
            </w:r>
          </w:p>
        </w:tc>
        <w:tc>
          <w:tcPr>
            <w:tcW w:w="1285" w:type="dxa"/>
            <w:tcBorders>
              <w:top w:val="nil"/>
              <w:left w:val="nil"/>
              <w:bottom w:val="single" w:sz="4" w:space="0" w:color="auto"/>
              <w:right w:val="nil"/>
            </w:tcBorders>
            <w:tcPrChange w:id="2820" w:author="Dylan CHEN" w:date="2026-03-27T23:54:00Z" w16du:dateUtc="2026-03-27T15:54:00Z">
              <w:tcPr>
                <w:tcW w:w="1766" w:type="dxa"/>
                <w:tcBorders>
                  <w:top w:val="nil"/>
                  <w:left w:val="nil"/>
                  <w:bottom w:val="single" w:sz="4" w:space="0" w:color="auto"/>
                  <w:right w:val="nil"/>
                </w:tcBorders>
              </w:tcPr>
            </w:tcPrChange>
          </w:tcPr>
          <w:p w14:paraId="0EBEB718" w14:textId="77777777" w:rsidR="000E71E2" w:rsidRPr="0022223D" w:rsidRDefault="000E71E2" w:rsidP="00535147">
            <w:pPr>
              <w:jc w:val="center"/>
              <w:rPr>
                <w:i/>
                <w:iCs/>
                <w:color w:val="000000"/>
                <w:sz w:val="20"/>
                <w:szCs w:val="20"/>
              </w:rPr>
            </w:pPr>
            <w:ins w:id="2821" w:author="Dylan CHEN" w:date="2026-03-28T00:03:00Z" w16du:dateUtc="2026-03-27T16:03:00Z">
              <w:r w:rsidRPr="0022223D">
                <w:rPr>
                  <w:color w:val="000000"/>
                  <w:sz w:val="20"/>
                  <w:szCs w:val="20"/>
                </w:rPr>
                <w:t>firstPositionSeekerNum</w:t>
              </w:r>
              <w:r w:rsidRPr="0022223D">
                <w:rPr>
                  <w:color w:val="000000"/>
                  <w:sz w:val="20"/>
                  <w:szCs w:val="20"/>
                  <w:vertAlign w:val="subscript"/>
                </w:rPr>
                <w:t>i</w:t>
              </w:r>
            </w:ins>
          </w:p>
        </w:tc>
        <w:tc>
          <w:tcPr>
            <w:tcW w:w="1285" w:type="dxa"/>
            <w:tcBorders>
              <w:top w:val="nil"/>
              <w:left w:val="nil"/>
              <w:bottom w:val="single" w:sz="4" w:space="0" w:color="auto"/>
              <w:right w:val="nil"/>
            </w:tcBorders>
            <w:tcPrChange w:id="2822" w:author="Dylan CHEN" w:date="2026-03-27T23:54:00Z" w16du:dateUtc="2026-03-27T15:54:00Z">
              <w:tcPr>
                <w:tcW w:w="1766" w:type="dxa"/>
                <w:tcBorders>
                  <w:top w:val="nil"/>
                  <w:left w:val="nil"/>
                  <w:bottom w:val="single" w:sz="4" w:space="0" w:color="auto"/>
                  <w:right w:val="nil"/>
                </w:tcBorders>
              </w:tcPr>
            </w:tcPrChange>
          </w:tcPr>
          <w:p w14:paraId="4582DECC" w14:textId="77777777" w:rsidR="000E71E2" w:rsidRPr="0022223D" w:rsidRDefault="000E71E2" w:rsidP="00535147">
            <w:pPr>
              <w:jc w:val="center"/>
              <w:rPr>
                <w:i/>
                <w:iCs/>
                <w:color w:val="000000"/>
                <w:sz w:val="20"/>
                <w:szCs w:val="20"/>
              </w:rPr>
            </w:pPr>
            <w:ins w:id="2823" w:author="Dylan CHEN" w:date="2026-03-28T00:03:00Z" w16du:dateUtc="2026-03-27T16:03:00Z">
              <w:r w:rsidRPr="0022223D">
                <w:rPr>
                  <w:color w:val="000000"/>
                  <w:sz w:val="20"/>
                  <w:szCs w:val="20"/>
                </w:rPr>
                <w:t>answerNum</w:t>
              </w:r>
              <w:r w:rsidRPr="0022223D">
                <w:rPr>
                  <w:color w:val="000000"/>
                  <w:sz w:val="20"/>
                  <w:szCs w:val="20"/>
                  <w:vertAlign w:val="subscript"/>
                </w:rPr>
                <w:t>i</w:t>
              </w:r>
            </w:ins>
          </w:p>
        </w:tc>
      </w:tr>
      <w:tr w:rsidR="000E71E2" w:rsidRPr="0022223D" w14:paraId="4CAB5D68" w14:textId="77777777" w:rsidTr="00535147">
        <w:trPr>
          <w:trHeight w:val="280"/>
          <w:jc w:val="center"/>
          <w:trPrChange w:id="2824" w:author="Dylan CHEN" w:date="2026-03-27T23:54:00Z" w16du:dateUtc="2026-03-27T15:54:00Z">
            <w:trPr>
              <w:trHeight w:val="280"/>
              <w:jc w:val="center"/>
            </w:trPr>
          </w:trPrChange>
        </w:trPr>
        <w:tc>
          <w:tcPr>
            <w:tcW w:w="2173" w:type="dxa"/>
            <w:vMerge w:val="restart"/>
            <w:tcBorders>
              <w:top w:val="nil"/>
              <w:left w:val="nil"/>
              <w:bottom w:val="nil"/>
              <w:right w:val="nil"/>
            </w:tcBorders>
            <w:noWrap/>
            <w:hideMark/>
            <w:tcPrChange w:id="2825" w:author="Dylan CHEN" w:date="2026-03-27T23:54:00Z" w16du:dateUtc="2026-03-27T15:54:00Z">
              <w:tcPr>
                <w:tcW w:w="3002" w:type="dxa"/>
                <w:gridSpan w:val="2"/>
                <w:vMerge w:val="restart"/>
                <w:tcBorders>
                  <w:top w:val="nil"/>
                  <w:left w:val="nil"/>
                  <w:bottom w:val="nil"/>
                  <w:right w:val="nil"/>
                </w:tcBorders>
                <w:noWrap/>
                <w:hideMark/>
              </w:tcPr>
            </w:tcPrChange>
          </w:tcPr>
          <w:p w14:paraId="3F8528B1" w14:textId="77777777" w:rsidR="000E71E2" w:rsidRPr="0022223D" w:rsidRDefault="000E71E2" w:rsidP="00535147">
            <w:pPr>
              <w:rPr>
                <w:i/>
                <w:iCs/>
                <w:sz w:val="20"/>
                <w:szCs w:val="20"/>
              </w:rPr>
            </w:pPr>
            <w:r w:rsidRPr="0022223D">
              <w:rPr>
                <w:i/>
                <w:iCs/>
                <w:sz w:val="20"/>
                <w:szCs w:val="20"/>
              </w:rPr>
              <w:t>AI</w:t>
            </w:r>
            <w:r w:rsidRPr="0022223D">
              <w:rPr>
                <w:i/>
                <w:iCs/>
                <w:color w:val="000000"/>
                <w:sz w:val="20"/>
                <w:szCs w:val="20"/>
                <w:vertAlign w:val="subscript"/>
              </w:rPr>
              <w:t>i</w:t>
            </w:r>
          </w:p>
        </w:tc>
        <w:tc>
          <w:tcPr>
            <w:tcW w:w="1284" w:type="dxa"/>
            <w:tcBorders>
              <w:top w:val="nil"/>
              <w:left w:val="nil"/>
              <w:bottom w:val="nil"/>
              <w:right w:val="nil"/>
            </w:tcBorders>
            <w:noWrap/>
            <w:hideMark/>
            <w:tcPrChange w:id="2826" w:author="Dylan CHEN" w:date="2026-03-27T23:54:00Z" w16du:dateUtc="2026-03-27T15:54:00Z">
              <w:tcPr>
                <w:tcW w:w="1766" w:type="dxa"/>
                <w:gridSpan w:val="2"/>
                <w:tcBorders>
                  <w:top w:val="nil"/>
                  <w:left w:val="nil"/>
                  <w:bottom w:val="nil"/>
                  <w:right w:val="nil"/>
                </w:tcBorders>
                <w:noWrap/>
                <w:hideMark/>
              </w:tcPr>
            </w:tcPrChange>
          </w:tcPr>
          <w:p w14:paraId="7276DF72" w14:textId="77777777" w:rsidR="000E71E2" w:rsidRPr="0022223D" w:rsidRDefault="000E71E2" w:rsidP="00535147">
            <w:pPr>
              <w:jc w:val="center"/>
              <w:rPr>
                <w:color w:val="000000"/>
                <w:sz w:val="20"/>
                <w:szCs w:val="20"/>
              </w:rPr>
            </w:pPr>
            <w:r w:rsidRPr="0022223D">
              <w:rPr>
                <w:color w:val="000000"/>
                <w:sz w:val="20"/>
                <w:szCs w:val="20"/>
              </w:rPr>
              <w:t>-0.153 ***</w:t>
            </w:r>
          </w:p>
        </w:tc>
        <w:tc>
          <w:tcPr>
            <w:tcW w:w="2048" w:type="dxa"/>
            <w:tcBorders>
              <w:top w:val="nil"/>
              <w:left w:val="nil"/>
              <w:bottom w:val="nil"/>
              <w:right w:val="nil"/>
            </w:tcBorders>
            <w:noWrap/>
            <w:hideMark/>
            <w:tcPrChange w:id="2827" w:author="Dylan CHEN" w:date="2026-03-27T23:54:00Z" w16du:dateUtc="2026-03-27T15:54:00Z">
              <w:tcPr>
                <w:tcW w:w="2826" w:type="dxa"/>
                <w:gridSpan w:val="3"/>
                <w:tcBorders>
                  <w:top w:val="nil"/>
                  <w:left w:val="nil"/>
                  <w:bottom w:val="nil"/>
                  <w:right w:val="nil"/>
                </w:tcBorders>
                <w:noWrap/>
                <w:hideMark/>
              </w:tcPr>
            </w:tcPrChange>
          </w:tcPr>
          <w:p w14:paraId="55670DC0" w14:textId="77777777" w:rsidR="000E71E2" w:rsidRPr="0022223D" w:rsidRDefault="000E71E2" w:rsidP="00535147">
            <w:pPr>
              <w:jc w:val="center"/>
              <w:rPr>
                <w:color w:val="000000"/>
                <w:sz w:val="20"/>
                <w:szCs w:val="20"/>
              </w:rPr>
            </w:pPr>
            <w:r w:rsidRPr="0022223D">
              <w:rPr>
                <w:color w:val="000000"/>
                <w:sz w:val="20"/>
                <w:szCs w:val="20"/>
              </w:rPr>
              <w:t>-0.173 ***</w:t>
            </w:r>
          </w:p>
        </w:tc>
        <w:tc>
          <w:tcPr>
            <w:tcW w:w="1285" w:type="dxa"/>
            <w:tcBorders>
              <w:top w:val="nil"/>
              <w:left w:val="nil"/>
              <w:bottom w:val="nil"/>
              <w:right w:val="nil"/>
            </w:tcBorders>
            <w:noWrap/>
            <w:hideMark/>
            <w:tcPrChange w:id="2828" w:author="Dylan CHEN" w:date="2026-03-27T23:54:00Z" w16du:dateUtc="2026-03-27T15:54:00Z">
              <w:tcPr>
                <w:tcW w:w="1766" w:type="dxa"/>
                <w:gridSpan w:val="2"/>
                <w:tcBorders>
                  <w:top w:val="nil"/>
                  <w:left w:val="nil"/>
                  <w:bottom w:val="nil"/>
                  <w:right w:val="nil"/>
                </w:tcBorders>
                <w:noWrap/>
                <w:hideMark/>
              </w:tcPr>
            </w:tcPrChange>
          </w:tcPr>
          <w:p w14:paraId="6D8769F8" w14:textId="77777777" w:rsidR="000E71E2" w:rsidRPr="0022223D" w:rsidRDefault="000E71E2" w:rsidP="00535147">
            <w:pPr>
              <w:jc w:val="center"/>
              <w:rPr>
                <w:color w:val="000000"/>
                <w:sz w:val="20"/>
                <w:szCs w:val="20"/>
              </w:rPr>
            </w:pPr>
            <w:r w:rsidRPr="0022223D">
              <w:rPr>
                <w:color w:val="000000"/>
                <w:sz w:val="20"/>
                <w:szCs w:val="20"/>
              </w:rPr>
              <w:t>-0.123 ***</w:t>
            </w:r>
          </w:p>
        </w:tc>
        <w:tc>
          <w:tcPr>
            <w:tcW w:w="1285" w:type="dxa"/>
            <w:tcBorders>
              <w:top w:val="nil"/>
              <w:left w:val="nil"/>
              <w:bottom w:val="nil"/>
              <w:right w:val="nil"/>
            </w:tcBorders>
            <w:tcPrChange w:id="2829" w:author="Dylan CHEN" w:date="2026-03-27T23:54:00Z" w16du:dateUtc="2026-03-27T15:54:00Z">
              <w:tcPr>
                <w:tcW w:w="1766" w:type="dxa"/>
                <w:tcBorders>
                  <w:top w:val="nil"/>
                  <w:left w:val="nil"/>
                  <w:bottom w:val="nil"/>
                  <w:right w:val="nil"/>
                </w:tcBorders>
              </w:tcPr>
            </w:tcPrChange>
          </w:tcPr>
          <w:p w14:paraId="7EF94C85" w14:textId="77777777" w:rsidR="000E71E2" w:rsidRPr="0022223D" w:rsidRDefault="000E71E2" w:rsidP="00535147">
            <w:pPr>
              <w:jc w:val="center"/>
              <w:rPr>
                <w:color w:val="000000"/>
                <w:sz w:val="20"/>
                <w:szCs w:val="20"/>
              </w:rPr>
            </w:pPr>
            <w:ins w:id="2830" w:author="Dylan CHEN" w:date="2026-03-28T00:03:00Z" w16du:dateUtc="2026-03-27T16:03:00Z">
              <w:r w:rsidRPr="0022223D">
                <w:rPr>
                  <w:color w:val="000000"/>
                  <w:sz w:val="20"/>
                  <w:szCs w:val="20"/>
                </w:rPr>
                <w:t>-0.261 ***</w:t>
              </w:r>
            </w:ins>
          </w:p>
        </w:tc>
        <w:tc>
          <w:tcPr>
            <w:tcW w:w="1285" w:type="dxa"/>
            <w:tcBorders>
              <w:top w:val="nil"/>
              <w:left w:val="nil"/>
              <w:bottom w:val="nil"/>
              <w:right w:val="nil"/>
            </w:tcBorders>
            <w:tcPrChange w:id="2831" w:author="Dylan CHEN" w:date="2026-03-27T23:54:00Z" w16du:dateUtc="2026-03-27T15:54:00Z">
              <w:tcPr>
                <w:tcW w:w="1766" w:type="dxa"/>
                <w:tcBorders>
                  <w:top w:val="nil"/>
                  <w:left w:val="nil"/>
                  <w:bottom w:val="nil"/>
                  <w:right w:val="nil"/>
                </w:tcBorders>
              </w:tcPr>
            </w:tcPrChange>
          </w:tcPr>
          <w:p w14:paraId="3CF98D37" w14:textId="77777777" w:rsidR="000E71E2" w:rsidRPr="0022223D" w:rsidRDefault="000E71E2" w:rsidP="00535147">
            <w:pPr>
              <w:jc w:val="center"/>
              <w:rPr>
                <w:color w:val="000000"/>
                <w:sz w:val="20"/>
                <w:szCs w:val="20"/>
              </w:rPr>
            </w:pPr>
            <w:ins w:id="2832" w:author="Dylan CHEN" w:date="2026-03-28T00:03:00Z" w16du:dateUtc="2026-03-27T16:03:00Z">
              <w:r w:rsidRPr="0022223D">
                <w:rPr>
                  <w:color w:val="000000"/>
                  <w:sz w:val="20"/>
                  <w:szCs w:val="20"/>
                </w:rPr>
                <w:t>-0.086 ***</w:t>
              </w:r>
            </w:ins>
          </w:p>
        </w:tc>
      </w:tr>
      <w:tr w:rsidR="000E71E2" w:rsidRPr="0022223D" w14:paraId="4F3817CA" w14:textId="77777777" w:rsidTr="00535147">
        <w:trPr>
          <w:trHeight w:val="260"/>
          <w:jc w:val="center"/>
          <w:trPrChange w:id="2833" w:author="Dylan CHEN" w:date="2026-03-27T23:54:00Z" w16du:dateUtc="2026-03-27T15:54:00Z">
            <w:trPr>
              <w:trHeight w:val="260"/>
              <w:jc w:val="center"/>
            </w:trPr>
          </w:trPrChange>
        </w:trPr>
        <w:tc>
          <w:tcPr>
            <w:tcW w:w="2173" w:type="dxa"/>
            <w:vMerge/>
            <w:tcBorders>
              <w:top w:val="nil"/>
              <w:left w:val="nil"/>
              <w:right w:val="nil"/>
            </w:tcBorders>
            <w:hideMark/>
            <w:tcPrChange w:id="2834" w:author="Dylan CHEN" w:date="2026-03-27T23:54:00Z" w16du:dateUtc="2026-03-27T15:54:00Z">
              <w:tcPr>
                <w:tcW w:w="3002" w:type="dxa"/>
                <w:gridSpan w:val="2"/>
                <w:vMerge/>
                <w:tcBorders>
                  <w:top w:val="nil"/>
                  <w:left w:val="nil"/>
                  <w:right w:val="nil"/>
                </w:tcBorders>
                <w:hideMark/>
              </w:tcPr>
            </w:tcPrChange>
          </w:tcPr>
          <w:p w14:paraId="652B443B" w14:textId="77777777" w:rsidR="000E71E2" w:rsidRPr="0022223D" w:rsidRDefault="000E71E2" w:rsidP="00535147">
            <w:pPr>
              <w:rPr>
                <w:i/>
                <w:iCs/>
                <w:sz w:val="20"/>
                <w:szCs w:val="20"/>
              </w:rPr>
            </w:pPr>
          </w:p>
        </w:tc>
        <w:tc>
          <w:tcPr>
            <w:tcW w:w="1284" w:type="dxa"/>
            <w:tcBorders>
              <w:top w:val="nil"/>
              <w:left w:val="nil"/>
              <w:right w:val="nil"/>
            </w:tcBorders>
            <w:noWrap/>
            <w:hideMark/>
            <w:tcPrChange w:id="2835" w:author="Dylan CHEN" w:date="2026-03-27T23:54:00Z" w16du:dateUtc="2026-03-27T15:54:00Z">
              <w:tcPr>
                <w:tcW w:w="1766" w:type="dxa"/>
                <w:gridSpan w:val="2"/>
                <w:tcBorders>
                  <w:top w:val="nil"/>
                  <w:left w:val="nil"/>
                  <w:right w:val="nil"/>
                </w:tcBorders>
                <w:noWrap/>
                <w:hideMark/>
              </w:tcPr>
            </w:tcPrChange>
          </w:tcPr>
          <w:p w14:paraId="47E58963" w14:textId="77777777" w:rsidR="000E71E2" w:rsidRPr="0022223D" w:rsidRDefault="000E71E2" w:rsidP="00535147">
            <w:pPr>
              <w:jc w:val="center"/>
              <w:rPr>
                <w:color w:val="000000"/>
                <w:sz w:val="20"/>
                <w:szCs w:val="20"/>
              </w:rPr>
            </w:pPr>
            <w:r w:rsidRPr="0022223D">
              <w:rPr>
                <w:color w:val="000000"/>
                <w:sz w:val="20"/>
                <w:szCs w:val="20"/>
              </w:rPr>
              <w:t>(0.010)</w:t>
            </w:r>
          </w:p>
        </w:tc>
        <w:tc>
          <w:tcPr>
            <w:tcW w:w="2048" w:type="dxa"/>
            <w:tcBorders>
              <w:top w:val="nil"/>
              <w:left w:val="nil"/>
              <w:right w:val="nil"/>
            </w:tcBorders>
            <w:noWrap/>
            <w:hideMark/>
            <w:tcPrChange w:id="2836" w:author="Dylan CHEN" w:date="2026-03-27T23:54:00Z" w16du:dateUtc="2026-03-27T15:54:00Z">
              <w:tcPr>
                <w:tcW w:w="2826" w:type="dxa"/>
                <w:gridSpan w:val="3"/>
                <w:tcBorders>
                  <w:top w:val="nil"/>
                  <w:left w:val="nil"/>
                  <w:right w:val="nil"/>
                </w:tcBorders>
                <w:noWrap/>
                <w:hideMark/>
              </w:tcPr>
            </w:tcPrChange>
          </w:tcPr>
          <w:p w14:paraId="4BD481C4" w14:textId="77777777" w:rsidR="000E71E2" w:rsidRPr="0022223D" w:rsidRDefault="000E71E2" w:rsidP="00535147">
            <w:pPr>
              <w:jc w:val="center"/>
              <w:rPr>
                <w:color w:val="000000"/>
                <w:sz w:val="20"/>
                <w:szCs w:val="20"/>
              </w:rPr>
            </w:pPr>
            <w:r w:rsidRPr="0022223D">
              <w:rPr>
                <w:color w:val="000000"/>
                <w:sz w:val="20"/>
                <w:szCs w:val="20"/>
              </w:rPr>
              <w:t>(0.018)</w:t>
            </w:r>
          </w:p>
        </w:tc>
        <w:tc>
          <w:tcPr>
            <w:tcW w:w="1285" w:type="dxa"/>
            <w:tcBorders>
              <w:top w:val="nil"/>
              <w:left w:val="nil"/>
              <w:right w:val="nil"/>
            </w:tcBorders>
            <w:noWrap/>
            <w:hideMark/>
            <w:tcPrChange w:id="2837" w:author="Dylan CHEN" w:date="2026-03-27T23:54:00Z" w16du:dateUtc="2026-03-27T15:54:00Z">
              <w:tcPr>
                <w:tcW w:w="1766" w:type="dxa"/>
                <w:gridSpan w:val="2"/>
                <w:tcBorders>
                  <w:top w:val="nil"/>
                  <w:left w:val="nil"/>
                  <w:right w:val="nil"/>
                </w:tcBorders>
                <w:noWrap/>
                <w:hideMark/>
              </w:tcPr>
            </w:tcPrChange>
          </w:tcPr>
          <w:p w14:paraId="32831E23" w14:textId="77777777" w:rsidR="000E71E2" w:rsidRPr="0022223D" w:rsidRDefault="000E71E2" w:rsidP="00535147">
            <w:pPr>
              <w:jc w:val="center"/>
              <w:rPr>
                <w:color w:val="000000"/>
                <w:sz w:val="20"/>
                <w:szCs w:val="20"/>
              </w:rPr>
            </w:pPr>
            <w:r w:rsidRPr="0022223D">
              <w:rPr>
                <w:color w:val="000000"/>
                <w:sz w:val="20"/>
                <w:szCs w:val="20"/>
              </w:rPr>
              <w:t>(0.010)</w:t>
            </w:r>
          </w:p>
        </w:tc>
        <w:tc>
          <w:tcPr>
            <w:tcW w:w="1285" w:type="dxa"/>
            <w:tcBorders>
              <w:top w:val="nil"/>
              <w:left w:val="nil"/>
              <w:right w:val="nil"/>
            </w:tcBorders>
            <w:tcPrChange w:id="2838" w:author="Dylan CHEN" w:date="2026-03-27T23:54:00Z" w16du:dateUtc="2026-03-27T15:54:00Z">
              <w:tcPr>
                <w:tcW w:w="1766" w:type="dxa"/>
                <w:tcBorders>
                  <w:top w:val="nil"/>
                  <w:left w:val="nil"/>
                  <w:right w:val="nil"/>
                </w:tcBorders>
              </w:tcPr>
            </w:tcPrChange>
          </w:tcPr>
          <w:p w14:paraId="6B27E7B3" w14:textId="77777777" w:rsidR="000E71E2" w:rsidRPr="0022223D" w:rsidRDefault="000E71E2" w:rsidP="00535147">
            <w:pPr>
              <w:jc w:val="center"/>
              <w:rPr>
                <w:color w:val="000000"/>
                <w:sz w:val="20"/>
                <w:szCs w:val="20"/>
              </w:rPr>
            </w:pPr>
            <w:ins w:id="2839" w:author="Dylan CHEN" w:date="2026-03-28T00:03:00Z" w16du:dateUtc="2026-03-27T16:03:00Z">
              <w:r w:rsidRPr="0022223D">
                <w:rPr>
                  <w:color w:val="000000"/>
                  <w:sz w:val="20"/>
                  <w:szCs w:val="20"/>
                </w:rPr>
                <w:t>(0.027)</w:t>
              </w:r>
            </w:ins>
          </w:p>
        </w:tc>
        <w:tc>
          <w:tcPr>
            <w:tcW w:w="1285" w:type="dxa"/>
            <w:tcBorders>
              <w:top w:val="nil"/>
              <w:left w:val="nil"/>
              <w:right w:val="nil"/>
            </w:tcBorders>
            <w:tcPrChange w:id="2840" w:author="Dylan CHEN" w:date="2026-03-27T23:54:00Z" w16du:dateUtc="2026-03-27T15:54:00Z">
              <w:tcPr>
                <w:tcW w:w="1766" w:type="dxa"/>
                <w:tcBorders>
                  <w:top w:val="nil"/>
                  <w:left w:val="nil"/>
                  <w:right w:val="nil"/>
                </w:tcBorders>
              </w:tcPr>
            </w:tcPrChange>
          </w:tcPr>
          <w:p w14:paraId="74F0A6B3" w14:textId="77777777" w:rsidR="000E71E2" w:rsidRPr="0022223D" w:rsidRDefault="000E71E2" w:rsidP="00535147">
            <w:pPr>
              <w:jc w:val="center"/>
              <w:rPr>
                <w:color w:val="000000"/>
                <w:sz w:val="20"/>
                <w:szCs w:val="20"/>
              </w:rPr>
            </w:pPr>
            <w:ins w:id="2841" w:author="Dylan CHEN" w:date="2026-03-28T00:03:00Z" w16du:dateUtc="2026-03-27T16:03:00Z">
              <w:r w:rsidRPr="0022223D">
                <w:rPr>
                  <w:color w:val="000000"/>
                  <w:sz w:val="20"/>
                  <w:szCs w:val="20"/>
                </w:rPr>
                <w:t>(0.008)</w:t>
              </w:r>
            </w:ins>
          </w:p>
        </w:tc>
      </w:tr>
      <w:tr w:rsidR="000E71E2" w:rsidRPr="0022223D" w14:paraId="45AC9FF6" w14:textId="77777777" w:rsidTr="00535147">
        <w:trPr>
          <w:trHeight w:val="260"/>
          <w:jc w:val="center"/>
          <w:trPrChange w:id="2842" w:author="Dylan CHEN" w:date="2026-03-27T23:54:00Z" w16du:dateUtc="2026-03-27T15:54:00Z">
            <w:trPr>
              <w:trHeight w:val="260"/>
              <w:jc w:val="center"/>
            </w:trPr>
          </w:trPrChange>
        </w:trPr>
        <w:tc>
          <w:tcPr>
            <w:tcW w:w="2173" w:type="dxa"/>
            <w:vMerge w:val="restart"/>
            <w:tcBorders>
              <w:top w:val="nil"/>
              <w:left w:val="nil"/>
              <w:bottom w:val="nil"/>
              <w:right w:val="nil"/>
            </w:tcBorders>
            <w:noWrap/>
            <w:hideMark/>
            <w:tcPrChange w:id="2843" w:author="Dylan CHEN" w:date="2026-03-27T23:54:00Z" w16du:dateUtc="2026-03-27T15:54:00Z">
              <w:tcPr>
                <w:tcW w:w="3002" w:type="dxa"/>
                <w:gridSpan w:val="2"/>
                <w:vMerge w:val="restart"/>
                <w:tcBorders>
                  <w:top w:val="nil"/>
                  <w:left w:val="nil"/>
                  <w:bottom w:val="nil"/>
                  <w:right w:val="nil"/>
                </w:tcBorders>
                <w:noWrap/>
                <w:hideMark/>
              </w:tcPr>
            </w:tcPrChange>
          </w:tcPr>
          <w:p w14:paraId="35F5767A" w14:textId="77777777" w:rsidR="000E71E2" w:rsidRPr="0022223D" w:rsidRDefault="000E71E2" w:rsidP="00535147">
            <w:pPr>
              <w:rPr>
                <w:i/>
                <w:iCs/>
                <w:sz w:val="20"/>
                <w:szCs w:val="20"/>
              </w:rPr>
            </w:pPr>
            <w:r w:rsidRPr="0022223D">
              <w:rPr>
                <w:i/>
                <w:iCs/>
                <w:sz w:val="20"/>
                <w:szCs w:val="20"/>
              </w:rPr>
              <w:t>hasFirstPosition</w:t>
            </w:r>
            <w:r w:rsidRPr="0022223D">
              <w:rPr>
                <w:i/>
                <w:iCs/>
                <w:sz w:val="20"/>
                <w:szCs w:val="20"/>
              </w:rPr>
              <w:br/>
              <w:t>Seeker1Ans</w:t>
            </w:r>
            <w:r w:rsidRPr="0022223D">
              <w:rPr>
                <w:i/>
                <w:iCs/>
                <w:color w:val="000000"/>
                <w:sz w:val="20"/>
                <w:szCs w:val="20"/>
                <w:vertAlign w:val="subscript"/>
              </w:rPr>
              <w:t>i</w:t>
            </w:r>
          </w:p>
        </w:tc>
        <w:tc>
          <w:tcPr>
            <w:tcW w:w="1284" w:type="dxa"/>
            <w:tcBorders>
              <w:top w:val="nil"/>
              <w:left w:val="nil"/>
              <w:bottom w:val="nil"/>
              <w:right w:val="nil"/>
            </w:tcBorders>
            <w:noWrap/>
            <w:hideMark/>
            <w:tcPrChange w:id="2844" w:author="Dylan CHEN" w:date="2026-03-27T23:54:00Z" w16du:dateUtc="2026-03-27T15:54:00Z">
              <w:tcPr>
                <w:tcW w:w="1766" w:type="dxa"/>
                <w:gridSpan w:val="2"/>
                <w:tcBorders>
                  <w:top w:val="nil"/>
                  <w:left w:val="nil"/>
                  <w:bottom w:val="nil"/>
                  <w:right w:val="nil"/>
                </w:tcBorders>
                <w:noWrap/>
                <w:hideMark/>
              </w:tcPr>
            </w:tcPrChange>
          </w:tcPr>
          <w:p w14:paraId="24CEF4D9" w14:textId="77777777" w:rsidR="000E71E2" w:rsidRPr="0022223D" w:rsidRDefault="000E71E2" w:rsidP="00535147">
            <w:pPr>
              <w:rPr>
                <w:sz w:val="20"/>
                <w:szCs w:val="20"/>
              </w:rPr>
            </w:pPr>
          </w:p>
        </w:tc>
        <w:tc>
          <w:tcPr>
            <w:tcW w:w="2048" w:type="dxa"/>
            <w:tcBorders>
              <w:top w:val="nil"/>
              <w:left w:val="nil"/>
              <w:bottom w:val="nil"/>
              <w:right w:val="nil"/>
            </w:tcBorders>
            <w:noWrap/>
            <w:hideMark/>
            <w:tcPrChange w:id="2845" w:author="Dylan CHEN" w:date="2026-03-27T23:54:00Z" w16du:dateUtc="2026-03-27T15:54:00Z">
              <w:tcPr>
                <w:tcW w:w="2826" w:type="dxa"/>
                <w:gridSpan w:val="3"/>
                <w:tcBorders>
                  <w:top w:val="nil"/>
                  <w:left w:val="nil"/>
                  <w:bottom w:val="nil"/>
                  <w:right w:val="nil"/>
                </w:tcBorders>
                <w:noWrap/>
                <w:hideMark/>
              </w:tcPr>
            </w:tcPrChange>
          </w:tcPr>
          <w:p w14:paraId="3293EA19" w14:textId="77777777" w:rsidR="000E71E2" w:rsidRPr="0022223D" w:rsidRDefault="000E71E2" w:rsidP="00535147">
            <w:pPr>
              <w:jc w:val="center"/>
              <w:rPr>
                <w:sz w:val="20"/>
                <w:szCs w:val="20"/>
              </w:rPr>
            </w:pPr>
          </w:p>
        </w:tc>
        <w:tc>
          <w:tcPr>
            <w:tcW w:w="1285" w:type="dxa"/>
            <w:tcBorders>
              <w:top w:val="nil"/>
              <w:left w:val="nil"/>
              <w:bottom w:val="nil"/>
              <w:right w:val="nil"/>
            </w:tcBorders>
            <w:noWrap/>
            <w:hideMark/>
            <w:tcPrChange w:id="2846" w:author="Dylan CHEN" w:date="2026-03-27T23:54:00Z" w16du:dateUtc="2026-03-27T15:54:00Z">
              <w:tcPr>
                <w:tcW w:w="1766" w:type="dxa"/>
                <w:gridSpan w:val="2"/>
                <w:tcBorders>
                  <w:top w:val="nil"/>
                  <w:left w:val="nil"/>
                  <w:bottom w:val="nil"/>
                  <w:right w:val="nil"/>
                </w:tcBorders>
                <w:noWrap/>
                <w:hideMark/>
              </w:tcPr>
            </w:tcPrChange>
          </w:tcPr>
          <w:p w14:paraId="6F887C93" w14:textId="77777777" w:rsidR="000E71E2" w:rsidRPr="0022223D" w:rsidRDefault="000E71E2" w:rsidP="00535147">
            <w:pPr>
              <w:jc w:val="center"/>
              <w:rPr>
                <w:color w:val="000000"/>
                <w:sz w:val="20"/>
                <w:szCs w:val="20"/>
              </w:rPr>
            </w:pPr>
            <w:r w:rsidRPr="0022223D">
              <w:rPr>
                <w:color w:val="000000"/>
                <w:sz w:val="20"/>
                <w:szCs w:val="20"/>
              </w:rPr>
              <w:t>0.173 ***</w:t>
            </w:r>
          </w:p>
        </w:tc>
        <w:tc>
          <w:tcPr>
            <w:tcW w:w="1285" w:type="dxa"/>
            <w:tcBorders>
              <w:top w:val="nil"/>
              <w:left w:val="nil"/>
              <w:bottom w:val="nil"/>
              <w:right w:val="nil"/>
            </w:tcBorders>
            <w:tcPrChange w:id="2847" w:author="Dylan CHEN" w:date="2026-03-27T23:54:00Z" w16du:dateUtc="2026-03-27T15:54:00Z">
              <w:tcPr>
                <w:tcW w:w="1766" w:type="dxa"/>
                <w:tcBorders>
                  <w:top w:val="nil"/>
                  <w:left w:val="nil"/>
                  <w:bottom w:val="nil"/>
                  <w:right w:val="nil"/>
                </w:tcBorders>
              </w:tcPr>
            </w:tcPrChange>
          </w:tcPr>
          <w:p w14:paraId="621FF5C8" w14:textId="77777777" w:rsidR="000E71E2" w:rsidRPr="0022223D" w:rsidRDefault="000E71E2" w:rsidP="00535147">
            <w:pPr>
              <w:jc w:val="center"/>
              <w:rPr>
                <w:color w:val="000000"/>
                <w:sz w:val="20"/>
                <w:szCs w:val="20"/>
              </w:rPr>
            </w:pPr>
          </w:p>
        </w:tc>
        <w:tc>
          <w:tcPr>
            <w:tcW w:w="1285" w:type="dxa"/>
            <w:tcBorders>
              <w:top w:val="nil"/>
              <w:left w:val="nil"/>
              <w:bottom w:val="nil"/>
              <w:right w:val="nil"/>
            </w:tcBorders>
            <w:tcPrChange w:id="2848" w:author="Dylan CHEN" w:date="2026-03-27T23:54:00Z" w16du:dateUtc="2026-03-27T15:54:00Z">
              <w:tcPr>
                <w:tcW w:w="1766" w:type="dxa"/>
                <w:tcBorders>
                  <w:top w:val="nil"/>
                  <w:left w:val="nil"/>
                  <w:bottom w:val="nil"/>
                  <w:right w:val="nil"/>
                </w:tcBorders>
              </w:tcPr>
            </w:tcPrChange>
          </w:tcPr>
          <w:p w14:paraId="7F24E686" w14:textId="77777777" w:rsidR="000E71E2" w:rsidRPr="0022223D" w:rsidRDefault="000E71E2" w:rsidP="00535147">
            <w:pPr>
              <w:jc w:val="center"/>
              <w:rPr>
                <w:color w:val="000000"/>
                <w:sz w:val="20"/>
                <w:szCs w:val="20"/>
              </w:rPr>
            </w:pPr>
          </w:p>
        </w:tc>
      </w:tr>
      <w:tr w:rsidR="000E71E2" w:rsidRPr="0022223D" w14:paraId="0AFCCFD1" w14:textId="77777777" w:rsidTr="00535147">
        <w:trPr>
          <w:trHeight w:val="260"/>
          <w:jc w:val="center"/>
          <w:trPrChange w:id="2849" w:author="Dylan CHEN" w:date="2026-03-27T23:54:00Z" w16du:dateUtc="2026-03-27T15:54:00Z">
            <w:trPr>
              <w:trHeight w:val="260"/>
              <w:jc w:val="center"/>
            </w:trPr>
          </w:trPrChange>
        </w:trPr>
        <w:tc>
          <w:tcPr>
            <w:tcW w:w="2173" w:type="dxa"/>
            <w:vMerge/>
            <w:tcBorders>
              <w:top w:val="nil"/>
              <w:left w:val="nil"/>
              <w:right w:val="nil"/>
            </w:tcBorders>
            <w:hideMark/>
            <w:tcPrChange w:id="2850" w:author="Dylan CHEN" w:date="2026-03-27T23:54:00Z" w16du:dateUtc="2026-03-27T15:54:00Z">
              <w:tcPr>
                <w:tcW w:w="3002" w:type="dxa"/>
                <w:gridSpan w:val="2"/>
                <w:vMerge/>
                <w:tcBorders>
                  <w:top w:val="nil"/>
                  <w:left w:val="nil"/>
                  <w:bottom w:val="single" w:sz="4" w:space="0" w:color="auto"/>
                  <w:right w:val="nil"/>
                </w:tcBorders>
                <w:hideMark/>
              </w:tcPr>
            </w:tcPrChange>
          </w:tcPr>
          <w:p w14:paraId="0A816ED2" w14:textId="77777777" w:rsidR="000E71E2" w:rsidRPr="0022223D" w:rsidRDefault="000E71E2" w:rsidP="00535147">
            <w:pPr>
              <w:rPr>
                <w:i/>
                <w:iCs/>
                <w:sz w:val="20"/>
                <w:szCs w:val="20"/>
              </w:rPr>
            </w:pPr>
          </w:p>
        </w:tc>
        <w:tc>
          <w:tcPr>
            <w:tcW w:w="1284" w:type="dxa"/>
            <w:tcBorders>
              <w:top w:val="nil"/>
              <w:left w:val="nil"/>
              <w:right w:val="nil"/>
            </w:tcBorders>
            <w:noWrap/>
            <w:hideMark/>
            <w:tcPrChange w:id="2851" w:author="Dylan CHEN" w:date="2026-03-27T23:54:00Z" w16du:dateUtc="2026-03-27T15:54:00Z">
              <w:tcPr>
                <w:tcW w:w="1766" w:type="dxa"/>
                <w:gridSpan w:val="2"/>
                <w:tcBorders>
                  <w:top w:val="nil"/>
                  <w:left w:val="nil"/>
                  <w:bottom w:val="single" w:sz="4" w:space="0" w:color="auto"/>
                  <w:right w:val="nil"/>
                </w:tcBorders>
                <w:noWrap/>
                <w:hideMark/>
              </w:tcPr>
            </w:tcPrChange>
          </w:tcPr>
          <w:p w14:paraId="22852896" w14:textId="77777777" w:rsidR="000E71E2" w:rsidRPr="0022223D" w:rsidRDefault="000E71E2" w:rsidP="00535147">
            <w:pPr>
              <w:jc w:val="center"/>
              <w:rPr>
                <w:sz w:val="20"/>
                <w:szCs w:val="20"/>
              </w:rPr>
            </w:pPr>
          </w:p>
        </w:tc>
        <w:tc>
          <w:tcPr>
            <w:tcW w:w="2048" w:type="dxa"/>
            <w:tcBorders>
              <w:top w:val="nil"/>
              <w:left w:val="nil"/>
              <w:right w:val="nil"/>
            </w:tcBorders>
            <w:noWrap/>
            <w:hideMark/>
            <w:tcPrChange w:id="2852" w:author="Dylan CHEN" w:date="2026-03-27T23:54:00Z" w16du:dateUtc="2026-03-27T15:54:00Z">
              <w:tcPr>
                <w:tcW w:w="2826" w:type="dxa"/>
                <w:gridSpan w:val="3"/>
                <w:tcBorders>
                  <w:top w:val="nil"/>
                  <w:left w:val="nil"/>
                  <w:bottom w:val="single" w:sz="4" w:space="0" w:color="auto"/>
                  <w:right w:val="nil"/>
                </w:tcBorders>
                <w:noWrap/>
                <w:hideMark/>
              </w:tcPr>
            </w:tcPrChange>
          </w:tcPr>
          <w:p w14:paraId="6972C21B" w14:textId="77777777" w:rsidR="000E71E2" w:rsidRPr="0022223D" w:rsidRDefault="000E71E2" w:rsidP="00535147">
            <w:pPr>
              <w:jc w:val="center"/>
              <w:rPr>
                <w:sz w:val="20"/>
                <w:szCs w:val="20"/>
              </w:rPr>
            </w:pPr>
          </w:p>
        </w:tc>
        <w:tc>
          <w:tcPr>
            <w:tcW w:w="1285" w:type="dxa"/>
            <w:tcBorders>
              <w:top w:val="nil"/>
              <w:left w:val="nil"/>
              <w:right w:val="nil"/>
            </w:tcBorders>
            <w:noWrap/>
            <w:hideMark/>
            <w:tcPrChange w:id="2853" w:author="Dylan CHEN" w:date="2026-03-27T23:54:00Z" w16du:dateUtc="2026-03-27T15:54:00Z">
              <w:tcPr>
                <w:tcW w:w="1766" w:type="dxa"/>
                <w:gridSpan w:val="2"/>
                <w:tcBorders>
                  <w:top w:val="nil"/>
                  <w:left w:val="nil"/>
                  <w:bottom w:val="single" w:sz="4" w:space="0" w:color="auto"/>
                  <w:right w:val="nil"/>
                </w:tcBorders>
                <w:noWrap/>
                <w:hideMark/>
              </w:tcPr>
            </w:tcPrChange>
          </w:tcPr>
          <w:p w14:paraId="728D67D0" w14:textId="77777777" w:rsidR="000E71E2" w:rsidRPr="0022223D" w:rsidRDefault="000E71E2" w:rsidP="00535147">
            <w:pPr>
              <w:jc w:val="center"/>
              <w:rPr>
                <w:color w:val="000000"/>
                <w:sz w:val="20"/>
                <w:szCs w:val="20"/>
              </w:rPr>
            </w:pPr>
            <w:r w:rsidRPr="0022223D">
              <w:rPr>
                <w:color w:val="000000"/>
                <w:sz w:val="20"/>
                <w:szCs w:val="20"/>
              </w:rPr>
              <w:t>(0.010)</w:t>
            </w:r>
          </w:p>
        </w:tc>
        <w:tc>
          <w:tcPr>
            <w:tcW w:w="1285" w:type="dxa"/>
            <w:tcBorders>
              <w:top w:val="nil"/>
              <w:left w:val="nil"/>
              <w:right w:val="nil"/>
            </w:tcBorders>
            <w:tcPrChange w:id="2854" w:author="Dylan CHEN" w:date="2026-03-27T23:54:00Z" w16du:dateUtc="2026-03-27T15:54:00Z">
              <w:tcPr>
                <w:tcW w:w="1766" w:type="dxa"/>
                <w:tcBorders>
                  <w:top w:val="nil"/>
                  <w:left w:val="nil"/>
                  <w:bottom w:val="single" w:sz="4" w:space="0" w:color="auto"/>
                  <w:right w:val="nil"/>
                </w:tcBorders>
              </w:tcPr>
            </w:tcPrChange>
          </w:tcPr>
          <w:p w14:paraId="35D486E2" w14:textId="77777777" w:rsidR="000E71E2" w:rsidRPr="0022223D" w:rsidRDefault="000E71E2" w:rsidP="00535147">
            <w:pPr>
              <w:jc w:val="center"/>
              <w:rPr>
                <w:color w:val="000000"/>
                <w:sz w:val="20"/>
                <w:szCs w:val="20"/>
              </w:rPr>
            </w:pPr>
          </w:p>
        </w:tc>
        <w:tc>
          <w:tcPr>
            <w:tcW w:w="1285" w:type="dxa"/>
            <w:tcBorders>
              <w:top w:val="nil"/>
              <w:left w:val="nil"/>
              <w:right w:val="nil"/>
            </w:tcBorders>
            <w:tcPrChange w:id="2855" w:author="Dylan CHEN" w:date="2026-03-27T23:54:00Z" w16du:dateUtc="2026-03-27T15:54:00Z">
              <w:tcPr>
                <w:tcW w:w="1766" w:type="dxa"/>
                <w:tcBorders>
                  <w:top w:val="nil"/>
                  <w:left w:val="nil"/>
                  <w:bottom w:val="single" w:sz="4" w:space="0" w:color="auto"/>
                  <w:right w:val="nil"/>
                </w:tcBorders>
              </w:tcPr>
            </w:tcPrChange>
          </w:tcPr>
          <w:p w14:paraId="35474A5E" w14:textId="77777777" w:rsidR="000E71E2" w:rsidRPr="0022223D" w:rsidRDefault="000E71E2" w:rsidP="00535147">
            <w:pPr>
              <w:jc w:val="center"/>
              <w:rPr>
                <w:color w:val="000000"/>
                <w:sz w:val="20"/>
                <w:szCs w:val="20"/>
              </w:rPr>
            </w:pPr>
          </w:p>
        </w:tc>
      </w:tr>
      <w:tr w:rsidR="000E71E2" w:rsidRPr="0022223D" w14:paraId="4833E364" w14:textId="77777777" w:rsidTr="00535147">
        <w:trPr>
          <w:trHeight w:val="260"/>
          <w:jc w:val="center"/>
          <w:ins w:id="2856" w:author="Dylan CHEN" w:date="2026-03-27T23:54:00Z"/>
        </w:trPr>
        <w:tc>
          <w:tcPr>
            <w:tcW w:w="2173" w:type="dxa"/>
            <w:vMerge w:val="restart"/>
            <w:tcBorders>
              <w:top w:val="nil"/>
              <w:left w:val="nil"/>
              <w:right w:val="nil"/>
            </w:tcBorders>
          </w:tcPr>
          <w:p w14:paraId="1FBD4C56" w14:textId="77777777" w:rsidR="000E71E2" w:rsidRPr="0022223D" w:rsidRDefault="000E71E2" w:rsidP="00535147">
            <w:pPr>
              <w:rPr>
                <w:ins w:id="2857" w:author="Dylan CHEN" w:date="2026-03-27T23:54:00Z" w16du:dateUtc="2026-03-27T15:54:00Z"/>
                <w:i/>
                <w:iCs/>
                <w:sz w:val="20"/>
                <w:szCs w:val="20"/>
              </w:rPr>
            </w:pPr>
            <w:ins w:id="2858" w:author="Dylan CHEN" w:date="2026-03-28T00:03:00Z" w16du:dateUtc="2026-03-27T16:03:00Z">
              <w:r w:rsidRPr="0022223D">
                <w:rPr>
                  <w:i/>
                  <w:iCs/>
                  <w:color w:val="000000"/>
                  <w:sz w:val="20"/>
                  <w:szCs w:val="20"/>
                </w:rPr>
                <w:t>firstPosition</w:t>
              </w:r>
            </w:ins>
            <w:ins w:id="2859" w:author="Dylan CHEN" w:date="2026-03-28T00:04:00Z" w16du:dateUtc="2026-03-27T16:04:00Z">
              <w:r w:rsidRPr="0022223D">
                <w:rPr>
                  <w:i/>
                  <w:iCs/>
                  <w:color w:val="000000"/>
                  <w:sz w:val="20"/>
                  <w:szCs w:val="20"/>
                </w:rPr>
                <w:br/>
              </w:r>
            </w:ins>
            <w:ins w:id="2860" w:author="Dylan CHEN" w:date="2026-03-28T00:03:00Z" w16du:dateUtc="2026-03-27T16:03:00Z">
              <w:r w:rsidRPr="0022223D">
                <w:rPr>
                  <w:i/>
                  <w:iCs/>
                  <w:color w:val="000000"/>
                  <w:sz w:val="20"/>
                  <w:szCs w:val="20"/>
                </w:rPr>
                <w:t>SeekerNum</w:t>
              </w:r>
              <w:r w:rsidRPr="0022223D">
                <w:rPr>
                  <w:i/>
                  <w:iCs/>
                  <w:color w:val="000000"/>
                  <w:sz w:val="20"/>
                  <w:szCs w:val="20"/>
                  <w:vertAlign w:val="subscript"/>
                </w:rPr>
                <w:t>i</w:t>
              </w:r>
            </w:ins>
          </w:p>
        </w:tc>
        <w:tc>
          <w:tcPr>
            <w:tcW w:w="1284" w:type="dxa"/>
            <w:tcBorders>
              <w:top w:val="nil"/>
              <w:left w:val="nil"/>
              <w:right w:val="nil"/>
            </w:tcBorders>
            <w:noWrap/>
          </w:tcPr>
          <w:p w14:paraId="3C2636B1" w14:textId="77777777" w:rsidR="000E71E2" w:rsidRPr="0022223D" w:rsidRDefault="000E71E2" w:rsidP="00535147">
            <w:pPr>
              <w:jc w:val="center"/>
              <w:rPr>
                <w:ins w:id="2861" w:author="Dylan CHEN" w:date="2026-03-27T23:54:00Z" w16du:dateUtc="2026-03-27T15:54:00Z"/>
                <w:sz w:val="20"/>
                <w:szCs w:val="20"/>
              </w:rPr>
            </w:pPr>
          </w:p>
        </w:tc>
        <w:tc>
          <w:tcPr>
            <w:tcW w:w="2048" w:type="dxa"/>
            <w:tcBorders>
              <w:top w:val="nil"/>
              <w:left w:val="nil"/>
              <w:right w:val="nil"/>
            </w:tcBorders>
            <w:noWrap/>
          </w:tcPr>
          <w:p w14:paraId="210CE7AA" w14:textId="77777777" w:rsidR="000E71E2" w:rsidRPr="0022223D" w:rsidRDefault="000E71E2" w:rsidP="00535147">
            <w:pPr>
              <w:jc w:val="center"/>
              <w:rPr>
                <w:ins w:id="2862" w:author="Dylan CHEN" w:date="2026-03-27T23:54:00Z" w16du:dateUtc="2026-03-27T15:54:00Z"/>
                <w:sz w:val="20"/>
                <w:szCs w:val="20"/>
              </w:rPr>
            </w:pPr>
          </w:p>
        </w:tc>
        <w:tc>
          <w:tcPr>
            <w:tcW w:w="1285" w:type="dxa"/>
            <w:tcBorders>
              <w:top w:val="nil"/>
              <w:left w:val="nil"/>
              <w:right w:val="nil"/>
            </w:tcBorders>
            <w:noWrap/>
          </w:tcPr>
          <w:p w14:paraId="0720238D" w14:textId="77777777" w:rsidR="000E71E2" w:rsidRPr="0022223D" w:rsidRDefault="000E71E2" w:rsidP="00535147">
            <w:pPr>
              <w:jc w:val="center"/>
              <w:rPr>
                <w:ins w:id="2863" w:author="Dylan CHEN" w:date="2026-03-27T23:54:00Z" w16du:dateUtc="2026-03-27T15:54:00Z"/>
                <w:color w:val="000000"/>
                <w:sz w:val="20"/>
                <w:szCs w:val="20"/>
              </w:rPr>
            </w:pPr>
          </w:p>
        </w:tc>
        <w:tc>
          <w:tcPr>
            <w:tcW w:w="1285" w:type="dxa"/>
            <w:tcBorders>
              <w:top w:val="nil"/>
              <w:left w:val="nil"/>
              <w:right w:val="nil"/>
            </w:tcBorders>
          </w:tcPr>
          <w:p w14:paraId="770093F0" w14:textId="77777777" w:rsidR="000E71E2" w:rsidRPr="0022223D" w:rsidRDefault="000E71E2" w:rsidP="00535147">
            <w:pPr>
              <w:jc w:val="center"/>
              <w:rPr>
                <w:ins w:id="2864" w:author="Dylan CHEN" w:date="2026-03-27T23:54:00Z" w16du:dateUtc="2026-03-27T15:54:00Z"/>
                <w:color w:val="000000"/>
                <w:sz w:val="20"/>
                <w:szCs w:val="20"/>
              </w:rPr>
            </w:pPr>
          </w:p>
        </w:tc>
        <w:tc>
          <w:tcPr>
            <w:tcW w:w="1285" w:type="dxa"/>
            <w:tcBorders>
              <w:top w:val="nil"/>
              <w:left w:val="nil"/>
              <w:right w:val="nil"/>
            </w:tcBorders>
          </w:tcPr>
          <w:p w14:paraId="6C385579" w14:textId="77777777" w:rsidR="000E71E2" w:rsidRPr="0022223D" w:rsidRDefault="000E71E2" w:rsidP="00535147">
            <w:pPr>
              <w:jc w:val="center"/>
              <w:rPr>
                <w:ins w:id="2865" w:author="Dylan CHEN" w:date="2026-03-27T23:54:00Z" w16du:dateUtc="2026-03-27T15:54:00Z"/>
                <w:color w:val="000000"/>
                <w:sz w:val="20"/>
                <w:szCs w:val="20"/>
              </w:rPr>
            </w:pPr>
            <w:ins w:id="2866" w:author="Dylan CHEN" w:date="2026-03-28T00:04:00Z" w16du:dateUtc="2026-03-27T16:04:00Z">
              <w:r w:rsidRPr="0022223D">
                <w:rPr>
                  <w:color w:val="000000"/>
                  <w:sz w:val="20"/>
                  <w:szCs w:val="20"/>
                </w:rPr>
                <w:t>0.257 ***</w:t>
              </w:r>
            </w:ins>
          </w:p>
        </w:tc>
      </w:tr>
      <w:tr w:rsidR="000E71E2" w:rsidRPr="0022223D" w14:paraId="2518BFBC" w14:textId="77777777" w:rsidTr="00535147">
        <w:trPr>
          <w:trHeight w:val="260"/>
          <w:jc w:val="center"/>
          <w:ins w:id="2867" w:author="Dylan CHEN" w:date="2026-03-27T23:54:00Z"/>
        </w:trPr>
        <w:tc>
          <w:tcPr>
            <w:tcW w:w="2173" w:type="dxa"/>
            <w:vMerge/>
            <w:tcBorders>
              <w:left w:val="nil"/>
              <w:bottom w:val="single" w:sz="4" w:space="0" w:color="auto"/>
              <w:right w:val="nil"/>
            </w:tcBorders>
          </w:tcPr>
          <w:p w14:paraId="09A7447B" w14:textId="77777777" w:rsidR="000E71E2" w:rsidRPr="0022223D" w:rsidRDefault="000E71E2" w:rsidP="00535147">
            <w:pPr>
              <w:rPr>
                <w:ins w:id="2868" w:author="Dylan CHEN" w:date="2026-03-27T23:54:00Z" w16du:dateUtc="2026-03-27T15:54:00Z"/>
                <w:i/>
                <w:iCs/>
                <w:sz w:val="20"/>
                <w:szCs w:val="20"/>
              </w:rPr>
            </w:pPr>
          </w:p>
        </w:tc>
        <w:tc>
          <w:tcPr>
            <w:tcW w:w="1284" w:type="dxa"/>
            <w:tcBorders>
              <w:top w:val="nil"/>
              <w:left w:val="nil"/>
              <w:bottom w:val="single" w:sz="4" w:space="0" w:color="auto"/>
              <w:right w:val="nil"/>
            </w:tcBorders>
            <w:noWrap/>
          </w:tcPr>
          <w:p w14:paraId="70FACB4B" w14:textId="77777777" w:rsidR="000E71E2" w:rsidRPr="0022223D" w:rsidRDefault="000E71E2" w:rsidP="00535147">
            <w:pPr>
              <w:jc w:val="center"/>
              <w:rPr>
                <w:ins w:id="2869" w:author="Dylan CHEN" w:date="2026-03-27T23:54:00Z" w16du:dateUtc="2026-03-27T15:54:00Z"/>
                <w:sz w:val="20"/>
                <w:szCs w:val="20"/>
              </w:rPr>
            </w:pPr>
          </w:p>
        </w:tc>
        <w:tc>
          <w:tcPr>
            <w:tcW w:w="2048" w:type="dxa"/>
            <w:tcBorders>
              <w:top w:val="nil"/>
              <w:left w:val="nil"/>
              <w:bottom w:val="single" w:sz="4" w:space="0" w:color="auto"/>
              <w:right w:val="nil"/>
            </w:tcBorders>
            <w:noWrap/>
          </w:tcPr>
          <w:p w14:paraId="6055E751" w14:textId="77777777" w:rsidR="000E71E2" w:rsidRPr="0022223D" w:rsidRDefault="000E71E2" w:rsidP="00535147">
            <w:pPr>
              <w:jc w:val="center"/>
              <w:rPr>
                <w:ins w:id="2870" w:author="Dylan CHEN" w:date="2026-03-27T23:54:00Z" w16du:dateUtc="2026-03-27T15:54:00Z"/>
                <w:sz w:val="20"/>
                <w:szCs w:val="20"/>
              </w:rPr>
            </w:pPr>
          </w:p>
        </w:tc>
        <w:tc>
          <w:tcPr>
            <w:tcW w:w="1285" w:type="dxa"/>
            <w:tcBorders>
              <w:top w:val="nil"/>
              <w:left w:val="nil"/>
              <w:bottom w:val="single" w:sz="4" w:space="0" w:color="auto"/>
              <w:right w:val="nil"/>
            </w:tcBorders>
            <w:noWrap/>
          </w:tcPr>
          <w:p w14:paraId="5A97FDFE" w14:textId="77777777" w:rsidR="000E71E2" w:rsidRPr="0022223D" w:rsidRDefault="000E71E2" w:rsidP="00535147">
            <w:pPr>
              <w:jc w:val="center"/>
              <w:rPr>
                <w:ins w:id="2871" w:author="Dylan CHEN" w:date="2026-03-27T23:54:00Z" w16du:dateUtc="2026-03-27T15:54:00Z"/>
                <w:color w:val="000000"/>
                <w:sz w:val="20"/>
                <w:szCs w:val="20"/>
              </w:rPr>
            </w:pPr>
          </w:p>
        </w:tc>
        <w:tc>
          <w:tcPr>
            <w:tcW w:w="1285" w:type="dxa"/>
            <w:tcBorders>
              <w:top w:val="nil"/>
              <w:left w:val="nil"/>
              <w:bottom w:val="single" w:sz="4" w:space="0" w:color="auto"/>
              <w:right w:val="nil"/>
            </w:tcBorders>
          </w:tcPr>
          <w:p w14:paraId="13F7E4E0" w14:textId="77777777" w:rsidR="000E71E2" w:rsidRPr="0022223D" w:rsidRDefault="000E71E2" w:rsidP="00535147">
            <w:pPr>
              <w:jc w:val="center"/>
              <w:rPr>
                <w:ins w:id="2872" w:author="Dylan CHEN" w:date="2026-03-27T23:54:00Z" w16du:dateUtc="2026-03-27T15:54:00Z"/>
                <w:color w:val="000000"/>
                <w:sz w:val="20"/>
                <w:szCs w:val="20"/>
              </w:rPr>
            </w:pPr>
          </w:p>
        </w:tc>
        <w:tc>
          <w:tcPr>
            <w:tcW w:w="1285" w:type="dxa"/>
            <w:tcBorders>
              <w:top w:val="nil"/>
              <w:left w:val="nil"/>
              <w:bottom w:val="single" w:sz="4" w:space="0" w:color="auto"/>
              <w:right w:val="nil"/>
            </w:tcBorders>
          </w:tcPr>
          <w:p w14:paraId="2814128F" w14:textId="77777777" w:rsidR="000E71E2" w:rsidRPr="0022223D" w:rsidRDefault="000E71E2" w:rsidP="00535147">
            <w:pPr>
              <w:jc w:val="center"/>
              <w:rPr>
                <w:ins w:id="2873" w:author="Dylan CHEN" w:date="2026-03-27T23:54:00Z" w16du:dateUtc="2026-03-27T15:54:00Z"/>
                <w:color w:val="000000"/>
                <w:sz w:val="20"/>
                <w:szCs w:val="20"/>
              </w:rPr>
            </w:pPr>
            <w:ins w:id="2874" w:author="Dylan CHEN" w:date="2026-03-28T00:04:00Z" w16du:dateUtc="2026-03-27T16:04:00Z">
              <w:r w:rsidRPr="0022223D">
                <w:rPr>
                  <w:color w:val="000000"/>
                  <w:sz w:val="20"/>
                  <w:szCs w:val="20"/>
                </w:rPr>
                <w:t>(0.005)</w:t>
              </w:r>
            </w:ins>
          </w:p>
        </w:tc>
      </w:tr>
      <w:tr w:rsidR="000E71E2" w:rsidRPr="0022223D" w14:paraId="26413EB7" w14:textId="77777777" w:rsidTr="00535147">
        <w:trPr>
          <w:trHeight w:val="260"/>
          <w:jc w:val="center"/>
          <w:trPrChange w:id="2875" w:author="Dylan CHEN" w:date="2026-03-27T23:54:00Z" w16du:dateUtc="2026-03-27T15:54:00Z">
            <w:trPr>
              <w:trHeight w:val="260"/>
              <w:jc w:val="center"/>
            </w:trPr>
          </w:trPrChange>
        </w:trPr>
        <w:tc>
          <w:tcPr>
            <w:tcW w:w="2173" w:type="dxa"/>
            <w:tcBorders>
              <w:top w:val="single" w:sz="4" w:space="0" w:color="auto"/>
              <w:left w:val="nil"/>
              <w:bottom w:val="nil"/>
              <w:right w:val="nil"/>
            </w:tcBorders>
            <w:noWrap/>
            <w:hideMark/>
            <w:tcPrChange w:id="2876" w:author="Dylan CHEN" w:date="2026-03-27T23:54:00Z" w16du:dateUtc="2026-03-27T15:54:00Z">
              <w:tcPr>
                <w:tcW w:w="3002" w:type="dxa"/>
                <w:gridSpan w:val="2"/>
                <w:tcBorders>
                  <w:top w:val="single" w:sz="4" w:space="0" w:color="auto"/>
                  <w:left w:val="nil"/>
                  <w:bottom w:val="nil"/>
                  <w:right w:val="nil"/>
                </w:tcBorders>
                <w:noWrap/>
                <w:hideMark/>
              </w:tcPr>
            </w:tcPrChange>
          </w:tcPr>
          <w:p w14:paraId="41804339" w14:textId="77777777" w:rsidR="000E71E2" w:rsidRPr="0022223D" w:rsidRDefault="000E71E2" w:rsidP="00535147">
            <w:pPr>
              <w:rPr>
                <w:sz w:val="20"/>
                <w:szCs w:val="20"/>
              </w:rPr>
            </w:pPr>
            <w:r w:rsidRPr="0022223D">
              <w:rPr>
                <w:sz w:val="20"/>
                <w:szCs w:val="20"/>
              </w:rPr>
              <w:t>question timing FE</w:t>
            </w:r>
          </w:p>
        </w:tc>
        <w:tc>
          <w:tcPr>
            <w:tcW w:w="1284" w:type="dxa"/>
            <w:tcBorders>
              <w:top w:val="single" w:sz="4" w:space="0" w:color="auto"/>
              <w:left w:val="nil"/>
              <w:bottom w:val="nil"/>
              <w:right w:val="nil"/>
            </w:tcBorders>
            <w:noWrap/>
            <w:hideMark/>
            <w:tcPrChange w:id="2877" w:author="Dylan CHEN" w:date="2026-03-27T23:54:00Z" w16du:dateUtc="2026-03-27T15:54:00Z">
              <w:tcPr>
                <w:tcW w:w="1766" w:type="dxa"/>
                <w:gridSpan w:val="2"/>
                <w:tcBorders>
                  <w:top w:val="single" w:sz="4" w:space="0" w:color="auto"/>
                  <w:left w:val="nil"/>
                  <w:bottom w:val="nil"/>
                  <w:right w:val="nil"/>
                </w:tcBorders>
                <w:noWrap/>
                <w:hideMark/>
              </w:tcPr>
            </w:tcPrChange>
          </w:tcPr>
          <w:p w14:paraId="709FB6D3" w14:textId="77777777" w:rsidR="000E71E2" w:rsidRPr="0022223D" w:rsidRDefault="000E71E2" w:rsidP="00535147">
            <w:pPr>
              <w:jc w:val="center"/>
              <w:rPr>
                <w:sz w:val="20"/>
                <w:szCs w:val="20"/>
              </w:rPr>
            </w:pPr>
            <w:r w:rsidRPr="0022223D">
              <w:rPr>
                <w:sz w:val="20"/>
                <w:szCs w:val="20"/>
              </w:rPr>
              <w:t>√</w:t>
            </w:r>
          </w:p>
        </w:tc>
        <w:tc>
          <w:tcPr>
            <w:tcW w:w="2048" w:type="dxa"/>
            <w:tcBorders>
              <w:top w:val="single" w:sz="4" w:space="0" w:color="auto"/>
              <w:left w:val="nil"/>
              <w:bottom w:val="nil"/>
              <w:right w:val="nil"/>
            </w:tcBorders>
            <w:noWrap/>
            <w:hideMark/>
            <w:tcPrChange w:id="2878" w:author="Dylan CHEN" w:date="2026-03-27T23:54:00Z" w16du:dateUtc="2026-03-27T15:54:00Z">
              <w:tcPr>
                <w:tcW w:w="2826" w:type="dxa"/>
                <w:gridSpan w:val="3"/>
                <w:tcBorders>
                  <w:top w:val="single" w:sz="4" w:space="0" w:color="auto"/>
                  <w:left w:val="nil"/>
                  <w:bottom w:val="nil"/>
                  <w:right w:val="nil"/>
                </w:tcBorders>
                <w:noWrap/>
                <w:hideMark/>
              </w:tcPr>
            </w:tcPrChange>
          </w:tcPr>
          <w:p w14:paraId="3A35A3AE" w14:textId="77777777" w:rsidR="000E71E2" w:rsidRPr="0022223D" w:rsidRDefault="000E71E2" w:rsidP="00535147">
            <w:pPr>
              <w:jc w:val="center"/>
              <w:rPr>
                <w:sz w:val="20"/>
                <w:szCs w:val="20"/>
              </w:rPr>
            </w:pPr>
            <w:r w:rsidRPr="0022223D">
              <w:rPr>
                <w:sz w:val="20"/>
                <w:szCs w:val="20"/>
              </w:rPr>
              <w:t>√</w:t>
            </w:r>
          </w:p>
        </w:tc>
        <w:tc>
          <w:tcPr>
            <w:tcW w:w="1285" w:type="dxa"/>
            <w:tcBorders>
              <w:top w:val="single" w:sz="4" w:space="0" w:color="auto"/>
              <w:left w:val="nil"/>
              <w:bottom w:val="nil"/>
              <w:right w:val="nil"/>
            </w:tcBorders>
            <w:noWrap/>
            <w:hideMark/>
            <w:tcPrChange w:id="2879" w:author="Dylan CHEN" w:date="2026-03-27T23:54:00Z" w16du:dateUtc="2026-03-27T15:54:00Z">
              <w:tcPr>
                <w:tcW w:w="1766" w:type="dxa"/>
                <w:gridSpan w:val="2"/>
                <w:tcBorders>
                  <w:top w:val="single" w:sz="4" w:space="0" w:color="auto"/>
                  <w:left w:val="nil"/>
                  <w:bottom w:val="nil"/>
                  <w:right w:val="nil"/>
                </w:tcBorders>
                <w:noWrap/>
                <w:hideMark/>
              </w:tcPr>
            </w:tcPrChange>
          </w:tcPr>
          <w:p w14:paraId="36D51AC2" w14:textId="77777777" w:rsidR="000E71E2" w:rsidRPr="0022223D" w:rsidRDefault="000E71E2" w:rsidP="00535147">
            <w:pPr>
              <w:jc w:val="center"/>
              <w:rPr>
                <w:sz w:val="20"/>
                <w:szCs w:val="20"/>
              </w:rPr>
            </w:pPr>
            <w:r w:rsidRPr="0022223D">
              <w:rPr>
                <w:sz w:val="20"/>
                <w:szCs w:val="20"/>
              </w:rPr>
              <w:t>√</w:t>
            </w:r>
          </w:p>
        </w:tc>
        <w:tc>
          <w:tcPr>
            <w:tcW w:w="1285" w:type="dxa"/>
            <w:tcBorders>
              <w:top w:val="single" w:sz="4" w:space="0" w:color="auto"/>
              <w:left w:val="nil"/>
              <w:bottom w:val="nil"/>
              <w:right w:val="nil"/>
            </w:tcBorders>
            <w:tcPrChange w:id="2880" w:author="Dylan CHEN" w:date="2026-03-27T23:54:00Z" w16du:dateUtc="2026-03-27T15:54:00Z">
              <w:tcPr>
                <w:tcW w:w="1766" w:type="dxa"/>
                <w:tcBorders>
                  <w:top w:val="single" w:sz="4" w:space="0" w:color="auto"/>
                  <w:left w:val="nil"/>
                  <w:bottom w:val="nil"/>
                  <w:right w:val="nil"/>
                </w:tcBorders>
              </w:tcPr>
            </w:tcPrChange>
          </w:tcPr>
          <w:p w14:paraId="2870686F" w14:textId="77777777" w:rsidR="000E71E2" w:rsidRPr="0022223D" w:rsidRDefault="000E71E2" w:rsidP="00535147">
            <w:pPr>
              <w:jc w:val="center"/>
              <w:rPr>
                <w:sz w:val="20"/>
                <w:szCs w:val="20"/>
              </w:rPr>
            </w:pPr>
            <w:ins w:id="2881" w:author="Dylan CHEN" w:date="2026-03-28T01:07:00Z" w16du:dateUtc="2026-03-27T17:07:00Z">
              <w:r w:rsidRPr="0022223D">
                <w:rPr>
                  <w:sz w:val="20"/>
                  <w:szCs w:val="20"/>
                </w:rPr>
                <w:t>√</w:t>
              </w:r>
            </w:ins>
          </w:p>
        </w:tc>
        <w:tc>
          <w:tcPr>
            <w:tcW w:w="1285" w:type="dxa"/>
            <w:tcBorders>
              <w:top w:val="single" w:sz="4" w:space="0" w:color="auto"/>
              <w:left w:val="nil"/>
              <w:bottom w:val="nil"/>
              <w:right w:val="nil"/>
            </w:tcBorders>
            <w:tcPrChange w:id="2882" w:author="Dylan CHEN" w:date="2026-03-27T23:54:00Z" w16du:dateUtc="2026-03-27T15:54:00Z">
              <w:tcPr>
                <w:tcW w:w="1766" w:type="dxa"/>
                <w:tcBorders>
                  <w:top w:val="single" w:sz="4" w:space="0" w:color="auto"/>
                  <w:left w:val="nil"/>
                  <w:bottom w:val="nil"/>
                  <w:right w:val="nil"/>
                </w:tcBorders>
              </w:tcPr>
            </w:tcPrChange>
          </w:tcPr>
          <w:p w14:paraId="7B6329A3" w14:textId="77777777" w:rsidR="000E71E2" w:rsidRPr="0022223D" w:rsidRDefault="000E71E2" w:rsidP="00535147">
            <w:pPr>
              <w:jc w:val="center"/>
              <w:rPr>
                <w:sz w:val="20"/>
                <w:szCs w:val="20"/>
              </w:rPr>
            </w:pPr>
            <w:ins w:id="2883" w:author="Dylan CHEN" w:date="2026-03-28T01:07:00Z" w16du:dateUtc="2026-03-27T17:07:00Z">
              <w:r w:rsidRPr="0022223D">
                <w:rPr>
                  <w:sz w:val="20"/>
                  <w:szCs w:val="20"/>
                </w:rPr>
                <w:t>√</w:t>
              </w:r>
            </w:ins>
          </w:p>
        </w:tc>
      </w:tr>
      <w:tr w:rsidR="000E71E2" w:rsidRPr="0022223D" w14:paraId="61204E68" w14:textId="77777777" w:rsidTr="00535147">
        <w:trPr>
          <w:trHeight w:val="260"/>
          <w:jc w:val="center"/>
          <w:trPrChange w:id="2884" w:author="Dylan CHEN" w:date="2026-03-27T23:54:00Z" w16du:dateUtc="2026-03-27T15:54:00Z">
            <w:trPr>
              <w:trHeight w:val="260"/>
              <w:jc w:val="center"/>
            </w:trPr>
          </w:trPrChange>
        </w:trPr>
        <w:tc>
          <w:tcPr>
            <w:tcW w:w="2173" w:type="dxa"/>
            <w:tcBorders>
              <w:top w:val="nil"/>
              <w:left w:val="nil"/>
              <w:bottom w:val="single" w:sz="4" w:space="0" w:color="auto"/>
              <w:right w:val="nil"/>
            </w:tcBorders>
            <w:noWrap/>
            <w:hideMark/>
            <w:tcPrChange w:id="2885" w:author="Dylan CHEN" w:date="2026-03-27T23:54:00Z" w16du:dateUtc="2026-03-27T15:54:00Z">
              <w:tcPr>
                <w:tcW w:w="3002" w:type="dxa"/>
                <w:gridSpan w:val="2"/>
                <w:tcBorders>
                  <w:top w:val="nil"/>
                  <w:left w:val="nil"/>
                  <w:bottom w:val="single" w:sz="4" w:space="0" w:color="auto"/>
                  <w:right w:val="nil"/>
                </w:tcBorders>
                <w:noWrap/>
                <w:hideMark/>
              </w:tcPr>
            </w:tcPrChange>
          </w:tcPr>
          <w:p w14:paraId="300FA68F" w14:textId="77777777" w:rsidR="000E71E2" w:rsidRPr="0022223D" w:rsidRDefault="000E71E2" w:rsidP="00535147">
            <w:pPr>
              <w:rPr>
                <w:sz w:val="20"/>
                <w:szCs w:val="20"/>
              </w:rPr>
            </w:pPr>
            <w:r w:rsidRPr="0022223D">
              <w:rPr>
                <w:sz w:val="20"/>
                <w:szCs w:val="20"/>
              </w:rPr>
              <w:t>other controls</w:t>
            </w:r>
          </w:p>
        </w:tc>
        <w:tc>
          <w:tcPr>
            <w:tcW w:w="1284" w:type="dxa"/>
            <w:tcBorders>
              <w:top w:val="nil"/>
              <w:left w:val="nil"/>
              <w:bottom w:val="single" w:sz="4" w:space="0" w:color="auto"/>
              <w:right w:val="nil"/>
            </w:tcBorders>
            <w:noWrap/>
            <w:hideMark/>
            <w:tcPrChange w:id="2886" w:author="Dylan CHEN" w:date="2026-03-27T23:54:00Z" w16du:dateUtc="2026-03-27T15:54:00Z">
              <w:tcPr>
                <w:tcW w:w="1766" w:type="dxa"/>
                <w:gridSpan w:val="2"/>
                <w:tcBorders>
                  <w:top w:val="nil"/>
                  <w:left w:val="nil"/>
                  <w:bottom w:val="single" w:sz="4" w:space="0" w:color="auto"/>
                  <w:right w:val="nil"/>
                </w:tcBorders>
                <w:noWrap/>
                <w:hideMark/>
              </w:tcPr>
            </w:tcPrChange>
          </w:tcPr>
          <w:p w14:paraId="637578A4" w14:textId="77777777" w:rsidR="000E71E2" w:rsidRPr="0022223D" w:rsidRDefault="000E71E2" w:rsidP="00535147">
            <w:pPr>
              <w:jc w:val="center"/>
              <w:rPr>
                <w:sz w:val="20"/>
                <w:szCs w:val="20"/>
              </w:rPr>
            </w:pPr>
            <w:r w:rsidRPr="0022223D">
              <w:rPr>
                <w:sz w:val="20"/>
                <w:szCs w:val="20"/>
              </w:rPr>
              <w:t>√</w:t>
            </w:r>
          </w:p>
        </w:tc>
        <w:tc>
          <w:tcPr>
            <w:tcW w:w="2048" w:type="dxa"/>
            <w:tcBorders>
              <w:top w:val="nil"/>
              <w:left w:val="nil"/>
              <w:bottom w:val="single" w:sz="4" w:space="0" w:color="auto"/>
              <w:right w:val="nil"/>
            </w:tcBorders>
            <w:noWrap/>
            <w:hideMark/>
            <w:tcPrChange w:id="2887" w:author="Dylan CHEN" w:date="2026-03-27T23:54:00Z" w16du:dateUtc="2026-03-27T15:54:00Z">
              <w:tcPr>
                <w:tcW w:w="2826" w:type="dxa"/>
                <w:gridSpan w:val="3"/>
                <w:tcBorders>
                  <w:top w:val="nil"/>
                  <w:left w:val="nil"/>
                  <w:bottom w:val="single" w:sz="4" w:space="0" w:color="auto"/>
                  <w:right w:val="nil"/>
                </w:tcBorders>
                <w:noWrap/>
                <w:hideMark/>
              </w:tcPr>
            </w:tcPrChange>
          </w:tcPr>
          <w:p w14:paraId="2CA20A5D" w14:textId="77777777" w:rsidR="000E71E2" w:rsidRPr="0022223D" w:rsidRDefault="000E71E2" w:rsidP="00535147">
            <w:pPr>
              <w:jc w:val="center"/>
              <w:rPr>
                <w:sz w:val="20"/>
                <w:szCs w:val="20"/>
              </w:rPr>
            </w:pPr>
            <w:r w:rsidRPr="0022223D">
              <w:rPr>
                <w:sz w:val="20"/>
                <w:szCs w:val="20"/>
              </w:rPr>
              <w:t>√</w:t>
            </w:r>
          </w:p>
        </w:tc>
        <w:tc>
          <w:tcPr>
            <w:tcW w:w="1285" w:type="dxa"/>
            <w:tcBorders>
              <w:top w:val="nil"/>
              <w:left w:val="nil"/>
              <w:bottom w:val="single" w:sz="4" w:space="0" w:color="auto"/>
              <w:right w:val="nil"/>
            </w:tcBorders>
            <w:noWrap/>
            <w:hideMark/>
            <w:tcPrChange w:id="2888" w:author="Dylan CHEN" w:date="2026-03-27T23:54:00Z" w16du:dateUtc="2026-03-27T15:54:00Z">
              <w:tcPr>
                <w:tcW w:w="1766" w:type="dxa"/>
                <w:gridSpan w:val="2"/>
                <w:tcBorders>
                  <w:top w:val="nil"/>
                  <w:left w:val="nil"/>
                  <w:bottom w:val="single" w:sz="4" w:space="0" w:color="auto"/>
                  <w:right w:val="nil"/>
                </w:tcBorders>
                <w:noWrap/>
                <w:hideMark/>
              </w:tcPr>
            </w:tcPrChange>
          </w:tcPr>
          <w:p w14:paraId="5F746301" w14:textId="77777777" w:rsidR="000E71E2" w:rsidRPr="0022223D" w:rsidRDefault="000E71E2" w:rsidP="00535147">
            <w:pPr>
              <w:jc w:val="center"/>
              <w:rPr>
                <w:sz w:val="20"/>
                <w:szCs w:val="20"/>
              </w:rPr>
            </w:pPr>
            <w:r w:rsidRPr="0022223D">
              <w:rPr>
                <w:sz w:val="20"/>
                <w:szCs w:val="20"/>
              </w:rPr>
              <w:t>√</w:t>
            </w:r>
          </w:p>
        </w:tc>
        <w:tc>
          <w:tcPr>
            <w:tcW w:w="1285" w:type="dxa"/>
            <w:tcBorders>
              <w:top w:val="nil"/>
              <w:left w:val="nil"/>
              <w:bottom w:val="single" w:sz="4" w:space="0" w:color="auto"/>
              <w:right w:val="nil"/>
            </w:tcBorders>
            <w:tcPrChange w:id="2889" w:author="Dylan CHEN" w:date="2026-03-27T23:54:00Z" w16du:dateUtc="2026-03-27T15:54:00Z">
              <w:tcPr>
                <w:tcW w:w="1766" w:type="dxa"/>
                <w:tcBorders>
                  <w:top w:val="nil"/>
                  <w:left w:val="nil"/>
                  <w:bottom w:val="single" w:sz="4" w:space="0" w:color="auto"/>
                  <w:right w:val="nil"/>
                </w:tcBorders>
              </w:tcPr>
            </w:tcPrChange>
          </w:tcPr>
          <w:p w14:paraId="0F0719AC" w14:textId="77777777" w:rsidR="000E71E2" w:rsidRPr="0022223D" w:rsidRDefault="000E71E2" w:rsidP="00535147">
            <w:pPr>
              <w:jc w:val="center"/>
              <w:rPr>
                <w:sz w:val="20"/>
                <w:szCs w:val="20"/>
              </w:rPr>
            </w:pPr>
            <w:ins w:id="2890" w:author="Dylan CHEN" w:date="2026-03-28T01:07:00Z" w16du:dateUtc="2026-03-27T17:07:00Z">
              <w:r w:rsidRPr="0022223D">
                <w:rPr>
                  <w:sz w:val="20"/>
                  <w:szCs w:val="20"/>
                </w:rPr>
                <w:t>√</w:t>
              </w:r>
            </w:ins>
          </w:p>
        </w:tc>
        <w:tc>
          <w:tcPr>
            <w:tcW w:w="1285" w:type="dxa"/>
            <w:tcBorders>
              <w:top w:val="nil"/>
              <w:left w:val="nil"/>
              <w:bottom w:val="single" w:sz="4" w:space="0" w:color="auto"/>
              <w:right w:val="nil"/>
            </w:tcBorders>
            <w:tcPrChange w:id="2891" w:author="Dylan CHEN" w:date="2026-03-27T23:54:00Z" w16du:dateUtc="2026-03-27T15:54:00Z">
              <w:tcPr>
                <w:tcW w:w="1766" w:type="dxa"/>
                <w:tcBorders>
                  <w:top w:val="nil"/>
                  <w:left w:val="nil"/>
                  <w:bottom w:val="single" w:sz="4" w:space="0" w:color="auto"/>
                  <w:right w:val="nil"/>
                </w:tcBorders>
              </w:tcPr>
            </w:tcPrChange>
          </w:tcPr>
          <w:p w14:paraId="1E709C13" w14:textId="77777777" w:rsidR="000E71E2" w:rsidRPr="0022223D" w:rsidRDefault="000E71E2" w:rsidP="00535147">
            <w:pPr>
              <w:jc w:val="center"/>
              <w:rPr>
                <w:sz w:val="20"/>
                <w:szCs w:val="20"/>
              </w:rPr>
            </w:pPr>
            <w:ins w:id="2892" w:author="Dylan CHEN" w:date="2026-03-28T01:07:00Z" w16du:dateUtc="2026-03-27T17:07:00Z">
              <w:r w:rsidRPr="0022223D">
                <w:rPr>
                  <w:sz w:val="20"/>
                  <w:szCs w:val="20"/>
                </w:rPr>
                <w:t>√</w:t>
              </w:r>
            </w:ins>
          </w:p>
        </w:tc>
      </w:tr>
      <w:tr w:rsidR="000E71E2" w:rsidRPr="0022223D" w14:paraId="3713F429" w14:textId="77777777" w:rsidTr="00535147">
        <w:trPr>
          <w:trHeight w:val="260"/>
          <w:jc w:val="center"/>
          <w:trPrChange w:id="2893" w:author="Dylan CHEN" w:date="2026-03-27T23:54:00Z" w16du:dateUtc="2026-03-27T15:54:00Z">
            <w:trPr>
              <w:trHeight w:val="260"/>
              <w:jc w:val="center"/>
            </w:trPr>
          </w:trPrChange>
        </w:trPr>
        <w:tc>
          <w:tcPr>
            <w:tcW w:w="2173" w:type="dxa"/>
            <w:tcBorders>
              <w:top w:val="nil"/>
              <w:left w:val="nil"/>
              <w:bottom w:val="single" w:sz="4" w:space="0" w:color="auto"/>
              <w:right w:val="nil"/>
            </w:tcBorders>
            <w:noWrap/>
            <w:hideMark/>
            <w:tcPrChange w:id="2894" w:author="Dylan CHEN" w:date="2026-03-27T23:54:00Z" w16du:dateUtc="2026-03-27T15:54:00Z">
              <w:tcPr>
                <w:tcW w:w="3002" w:type="dxa"/>
                <w:gridSpan w:val="2"/>
                <w:tcBorders>
                  <w:top w:val="nil"/>
                  <w:left w:val="nil"/>
                  <w:bottom w:val="single" w:sz="4" w:space="0" w:color="auto"/>
                  <w:right w:val="nil"/>
                </w:tcBorders>
                <w:noWrap/>
                <w:hideMark/>
              </w:tcPr>
            </w:tcPrChange>
          </w:tcPr>
          <w:p w14:paraId="2F6CCCE4" w14:textId="77777777" w:rsidR="000E71E2" w:rsidRPr="0022223D" w:rsidRDefault="000E71E2" w:rsidP="00535147">
            <w:pPr>
              <w:rPr>
                <w:color w:val="000000"/>
                <w:sz w:val="20"/>
                <w:szCs w:val="20"/>
              </w:rPr>
            </w:pPr>
            <w:r w:rsidRPr="0022223D">
              <w:rPr>
                <w:color w:val="000000"/>
                <w:sz w:val="20"/>
                <w:szCs w:val="20"/>
              </w:rPr>
              <w:t>N</w:t>
            </w:r>
          </w:p>
        </w:tc>
        <w:tc>
          <w:tcPr>
            <w:tcW w:w="1284" w:type="dxa"/>
            <w:tcBorders>
              <w:top w:val="nil"/>
              <w:left w:val="nil"/>
              <w:bottom w:val="single" w:sz="4" w:space="0" w:color="auto"/>
              <w:right w:val="nil"/>
            </w:tcBorders>
            <w:noWrap/>
            <w:hideMark/>
            <w:tcPrChange w:id="2895" w:author="Dylan CHEN" w:date="2026-03-27T23:54:00Z" w16du:dateUtc="2026-03-27T15:54:00Z">
              <w:tcPr>
                <w:tcW w:w="1766" w:type="dxa"/>
                <w:gridSpan w:val="2"/>
                <w:tcBorders>
                  <w:top w:val="nil"/>
                  <w:left w:val="nil"/>
                  <w:bottom w:val="single" w:sz="4" w:space="0" w:color="auto"/>
                  <w:right w:val="nil"/>
                </w:tcBorders>
                <w:noWrap/>
                <w:hideMark/>
              </w:tcPr>
            </w:tcPrChange>
          </w:tcPr>
          <w:p w14:paraId="7BFD09E3" w14:textId="77777777" w:rsidR="000E71E2" w:rsidRPr="0022223D" w:rsidRDefault="000E71E2" w:rsidP="00535147">
            <w:pPr>
              <w:jc w:val="center"/>
              <w:rPr>
                <w:color w:val="000000"/>
                <w:sz w:val="20"/>
                <w:szCs w:val="20"/>
              </w:rPr>
            </w:pPr>
            <w:r w:rsidRPr="0022223D">
              <w:rPr>
                <w:color w:val="000000"/>
                <w:sz w:val="20"/>
                <w:szCs w:val="20"/>
              </w:rPr>
              <w:t>3,235</w:t>
            </w:r>
          </w:p>
        </w:tc>
        <w:tc>
          <w:tcPr>
            <w:tcW w:w="2048" w:type="dxa"/>
            <w:tcBorders>
              <w:top w:val="nil"/>
              <w:left w:val="nil"/>
              <w:bottom w:val="single" w:sz="4" w:space="0" w:color="auto"/>
              <w:right w:val="nil"/>
            </w:tcBorders>
            <w:noWrap/>
            <w:hideMark/>
            <w:tcPrChange w:id="2896" w:author="Dylan CHEN" w:date="2026-03-27T23:54:00Z" w16du:dateUtc="2026-03-27T15:54:00Z">
              <w:tcPr>
                <w:tcW w:w="2826" w:type="dxa"/>
                <w:gridSpan w:val="3"/>
                <w:tcBorders>
                  <w:top w:val="nil"/>
                  <w:left w:val="nil"/>
                  <w:bottom w:val="single" w:sz="4" w:space="0" w:color="auto"/>
                  <w:right w:val="nil"/>
                </w:tcBorders>
                <w:noWrap/>
                <w:hideMark/>
              </w:tcPr>
            </w:tcPrChange>
          </w:tcPr>
          <w:p w14:paraId="3571391C" w14:textId="77777777" w:rsidR="000E71E2" w:rsidRPr="0022223D" w:rsidRDefault="000E71E2" w:rsidP="00535147">
            <w:pPr>
              <w:jc w:val="center"/>
              <w:rPr>
                <w:color w:val="000000"/>
                <w:sz w:val="20"/>
                <w:szCs w:val="20"/>
              </w:rPr>
            </w:pPr>
            <w:r w:rsidRPr="0022223D">
              <w:rPr>
                <w:color w:val="000000"/>
                <w:sz w:val="20"/>
                <w:szCs w:val="20"/>
              </w:rPr>
              <w:t>3,235</w:t>
            </w:r>
          </w:p>
        </w:tc>
        <w:tc>
          <w:tcPr>
            <w:tcW w:w="1285" w:type="dxa"/>
            <w:tcBorders>
              <w:top w:val="nil"/>
              <w:left w:val="nil"/>
              <w:bottom w:val="single" w:sz="4" w:space="0" w:color="auto"/>
              <w:right w:val="nil"/>
            </w:tcBorders>
            <w:noWrap/>
            <w:hideMark/>
            <w:tcPrChange w:id="2897" w:author="Dylan CHEN" w:date="2026-03-27T23:54:00Z" w16du:dateUtc="2026-03-27T15:54:00Z">
              <w:tcPr>
                <w:tcW w:w="1766" w:type="dxa"/>
                <w:gridSpan w:val="2"/>
                <w:tcBorders>
                  <w:top w:val="nil"/>
                  <w:left w:val="nil"/>
                  <w:bottom w:val="single" w:sz="4" w:space="0" w:color="auto"/>
                  <w:right w:val="nil"/>
                </w:tcBorders>
                <w:noWrap/>
                <w:hideMark/>
              </w:tcPr>
            </w:tcPrChange>
          </w:tcPr>
          <w:p w14:paraId="53A8B386" w14:textId="77777777" w:rsidR="000E71E2" w:rsidRPr="0022223D" w:rsidRDefault="000E71E2" w:rsidP="00535147">
            <w:pPr>
              <w:jc w:val="center"/>
              <w:rPr>
                <w:color w:val="000000"/>
                <w:sz w:val="20"/>
                <w:szCs w:val="20"/>
              </w:rPr>
            </w:pPr>
            <w:r w:rsidRPr="0022223D">
              <w:rPr>
                <w:color w:val="000000"/>
                <w:sz w:val="20"/>
                <w:szCs w:val="20"/>
              </w:rPr>
              <w:t>3,235</w:t>
            </w:r>
          </w:p>
        </w:tc>
        <w:tc>
          <w:tcPr>
            <w:tcW w:w="1285" w:type="dxa"/>
            <w:tcBorders>
              <w:top w:val="nil"/>
              <w:left w:val="nil"/>
              <w:bottom w:val="single" w:sz="4" w:space="0" w:color="auto"/>
              <w:right w:val="nil"/>
            </w:tcBorders>
            <w:tcPrChange w:id="2898" w:author="Dylan CHEN" w:date="2026-03-27T23:54:00Z" w16du:dateUtc="2026-03-27T15:54:00Z">
              <w:tcPr>
                <w:tcW w:w="1766" w:type="dxa"/>
                <w:tcBorders>
                  <w:top w:val="nil"/>
                  <w:left w:val="nil"/>
                  <w:bottom w:val="single" w:sz="4" w:space="0" w:color="auto"/>
                  <w:right w:val="nil"/>
                </w:tcBorders>
              </w:tcPr>
            </w:tcPrChange>
          </w:tcPr>
          <w:p w14:paraId="09FBF90B" w14:textId="77777777" w:rsidR="000E71E2" w:rsidRPr="0022223D" w:rsidRDefault="000E71E2" w:rsidP="00535147">
            <w:pPr>
              <w:jc w:val="center"/>
              <w:rPr>
                <w:color w:val="000000"/>
                <w:sz w:val="20"/>
                <w:szCs w:val="20"/>
              </w:rPr>
            </w:pPr>
            <w:ins w:id="2899" w:author="Dylan CHEN" w:date="2026-03-28T01:07:00Z" w16du:dateUtc="2026-03-27T17:07:00Z">
              <w:r w:rsidRPr="0022223D">
                <w:rPr>
                  <w:color w:val="000000"/>
                  <w:sz w:val="20"/>
                  <w:szCs w:val="20"/>
                </w:rPr>
                <w:t>3,235</w:t>
              </w:r>
            </w:ins>
          </w:p>
        </w:tc>
        <w:tc>
          <w:tcPr>
            <w:tcW w:w="1285" w:type="dxa"/>
            <w:tcBorders>
              <w:top w:val="nil"/>
              <w:left w:val="nil"/>
              <w:bottom w:val="single" w:sz="4" w:space="0" w:color="auto"/>
              <w:right w:val="nil"/>
            </w:tcBorders>
            <w:tcPrChange w:id="2900" w:author="Dylan CHEN" w:date="2026-03-27T23:54:00Z" w16du:dateUtc="2026-03-27T15:54:00Z">
              <w:tcPr>
                <w:tcW w:w="1766" w:type="dxa"/>
                <w:tcBorders>
                  <w:top w:val="nil"/>
                  <w:left w:val="nil"/>
                  <w:bottom w:val="single" w:sz="4" w:space="0" w:color="auto"/>
                  <w:right w:val="nil"/>
                </w:tcBorders>
              </w:tcPr>
            </w:tcPrChange>
          </w:tcPr>
          <w:p w14:paraId="228DDAE9" w14:textId="77777777" w:rsidR="000E71E2" w:rsidRPr="0022223D" w:rsidRDefault="000E71E2" w:rsidP="00535147">
            <w:pPr>
              <w:jc w:val="center"/>
              <w:rPr>
                <w:color w:val="000000"/>
                <w:sz w:val="20"/>
                <w:szCs w:val="20"/>
              </w:rPr>
            </w:pPr>
            <w:ins w:id="2901" w:author="Dylan CHEN" w:date="2026-03-28T01:07:00Z" w16du:dateUtc="2026-03-27T17:07:00Z">
              <w:r w:rsidRPr="0022223D">
                <w:rPr>
                  <w:color w:val="000000"/>
                  <w:sz w:val="20"/>
                  <w:szCs w:val="20"/>
                </w:rPr>
                <w:t>3,235</w:t>
              </w:r>
            </w:ins>
          </w:p>
        </w:tc>
      </w:tr>
    </w:tbl>
    <w:p w14:paraId="138AA8BB" w14:textId="77777777" w:rsidR="000E71E2" w:rsidRPr="0022223D" w:rsidRDefault="000E71E2" w:rsidP="000E71E2">
      <w:pPr>
        <w:pStyle w:val="Notes"/>
        <w:rPr>
          <w:ins w:id="2902" w:author="Dylan CHEN" w:date="2026-03-28T00:04:00Z" w16du:dateUtc="2026-03-27T16:04:00Z"/>
        </w:rPr>
      </w:pPr>
      <w:r w:rsidRPr="0022223D">
        <w:t>Notes: 1. ***p&lt;0.001; **p&lt;0.01; *p&lt;0.05.</w:t>
      </w:r>
      <w:r w:rsidRPr="0022223D" w:rsidDel="00F26025">
        <w:t xml:space="preserve"> </w:t>
      </w:r>
      <w:r w:rsidRPr="0022223D">
        <w:br/>
        <w:t>2. Question timing FE indicates the date on which the question was posted.</w:t>
      </w:r>
      <w:ins w:id="2903" w:author="Dylan CHEN" w:date="2026-03-20T14:31:00Z" w16du:dateUtc="2026-03-20T06:31:00Z">
        <w:r w:rsidRPr="0022223D">
          <w:br/>
        </w:r>
        <w:commentRangeStart w:id="2904"/>
        <w:r w:rsidRPr="0022223D">
          <w:t>3</w:t>
        </w:r>
      </w:ins>
      <w:commentRangeEnd w:id="2904"/>
      <w:r w:rsidRPr="0022223D">
        <w:rPr>
          <w:rStyle w:val="CommentReference"/>
          <w:sz w:val="20"/>
        </w:rPr>
        <w:commentReference w:id="2904"/>
      </w:r>
      <w:ins w:id="2905" w:author="Dylan CHEN" w:date="2026-03-20T14:31:00Z" w16du:dateUtc="2026-03-20T06:31:00Z">
        <w:r w:rsidRPr="0022223D">
          <w:t>. Results remain unchanged using a new mediator variable that counts the number of “first-position seekers” among all answerers to each question.</w:t>
        </w:r>
      </w:ins>
    </w:p>
    <w:p w14:paraId="4977CD9F" w14:textId="77777777" w:rsidR="000E71E2" w:rsidRPr="0022223D" w:rsidRDefault="000E71E2" w:rsidP="000E71E2">
      <w:pPr>
        <w:pStyle w:val="Paragraph0"/>
        <w:rPr>
          <w:ins w:id="2906" w:author="Dylan CHEN" w:date="2026-03-28T00:20:00Z" w16du:dateUtc="2026-03-27T16:20:00Z"/>
        </w:rPr>
      </w:pPr>
      <w:ins w:id="2907" w:author="Dylan CHEN" w:date="2026-03-28T00:20:00Z" w16du:dateUtc="2026-03-27T16:20:00Z">
        <w:r w:rsidRPr="0022223D">
          <w:lastRenderedPageBreak/>
          <w:t>To further validate the position effect mechanism, we construct an alternative mediator that captures the overall contribution of “first position seekers” rather than only their presence as initial responders. Specifically, we count the number of answers provided by “first position seekers” to each question (</w:t>
        </w:r>
        <w:r w:rsidRPr="0022223D">
          <w:rPr>
            <w:i/>
            <w:iCs/>
            <w:rPrChange w:id="2908" w:author="Dylan CHEN" w:date="2026-03-28T00:20:00Z" w16du:dateUtc="2026-03-27T16:20:00Z">
              <w:rPr/>
            </w:rPrChange>
          </w:rPr>
          <w:t>firstPositionSeekerNum</w:t>
        </w:r>
        <w:r w:rsidRPr="0022223D">
          <w:rPr>
            <w:i/>
            <w:iCs/>
            <w:vertAlign w:val="subscript"/>
            <w:rPrChange w:id="2909" w:author="Dylan CHEN" w:date="2026-03-28T00:20:00Z" w16du:dateUtc="2026-03-27T16:20:00Z">
              <w:rPr/>
            </w:rPrChange>
          </w:rPr>
          <w:t>i</w:t>
        </w:r>
        <w:r w:rsidRPr="0022223D">
          <w:t>). This variable directly measures whether AI reduces the total participation of users who value first-responder status, providing a more comprehensive test of our theoretical prediction.</w:t>
        </w:r>
      </w:ins>
    </w:p>
    <w:p w14:paraId="141835BD" w14:textId="77777777" w:rsidR="000E71E2" w:rsidRPr="0022223D" w:rsidRDefault="000E71E2">
      <w:pPr>
        <w:pStyle w:val="Paragraph0"/>
        <w:pPrChange w:id="2910" w:author="Dylan CHEN" w:date="2026-03-28T00:04:00Z" w16du:dateUtc="2026-03-27T16:04:00Z">
          <w:pPr>
            <w:pStyle w:val="Notes"/>
          </w:pPr>
        </w:pPrChange>
      </w:pPr>
      <w:ins w:id="2911" w:author="Dylan CHEN" w:date="2026-03-28T00:20:00Z" w16du:dateUtc="2026-03-27T16:20:00Z">
        <w:r w:rsidRPr="0022223D">
          <w:t xml:space="preserve">Column 4 shows that AI treatment substantially reduces the number of answers </w:t>
        </w:r>
      </w:ins>
      <w:ins w:id="2912" w:author="Dylan CHEN" w:date="2026-03-28T00:21:00Z" w16du:dateUtc="2026-03-27T16:21:00Z">
        <w:r w:rsidRPr="0022223D">
          <w:t xml:space="preserve">“first position seekers” </w:t>
        </w:r>
      </w:ins>
      <w:ins w:id="2913" w:author="Dylan CHEN" w:date="2026-03-28T00:20:00Z" w16du:dateUtc="2026-03-27T16:20:00Z">
        <w:r w:rsidRPr="0022223D">
          <w:t>(</w:t>
        </w:r>
        <w:r w:rsidRPr="0022223D">
          <w:rPr>
            <w:i/>
            <w:iCs/>
            <w:rPrChange w:id="2914" w:author="Dylan CHEN" w:date="2026-03-28T00:20:00Z" w16du:dateUtc="2026-03-27T16:20:00Z">
              <w:rPr/>
            </w:rPrChange>
          </w:rPr>
          <w:t>β</w:t>
        </w:r>
        <w:r w:rsidRPr="0022223D">
          <w:t xml:space="preserve"> = -0.261, p &lt; 0.001). This effect is notably larger than the effect on overall answer count, suggesting that </w:t>
        </w:r>
      </w:ins>
      <w:ins w:id="2915" w:author="Dylan CHEN" w:date="2026-03-28T00:21:00Z" w16du:dateUtc="2026-03-27T16:21:00Z">
        <w:r w:rsidRPr="0022223D">
          <w:t xml:space="preserve">“first position seekers” </w:t>
        </w:r>
      </w:ins>
      <w:ins w:id="2916" w:author="Dylan CHEN" w:date="2026-03-28T00:20:00Z" w16du:dateUtc="2026-03-27T16:20:00Z">
        <w:r w:rsidRPr="0022223D">
          <w:t xml:space="preserve">are disproportionately deterred by AI presence. Column 5 includes this mediator in the main regression. The coefficient on </w:t>
        </w:r>
        <w:r w:rsidRPr="0022223D">
          <w:rPr>
            <w:i/>
            <w:iCs/>
            <w:rPrChange w:id="2917" w:author="Dylan CHEN" w:date="2026-03-28T00:21:00Z" w16du:dateUtc="2026-03-27T16:21:00Z">
              <w:rPr/>
            </w:rPrChange>
          </w:rPr>
          <w:t>firstPositionSeekerNum</w:t>
        </w:r>
        <w:r w:rsidRPr="0022223D">
          <w:rPr>
            <w:i/>
            <w:iCs/>
            <w:vertAlign w:val="subscript"/>
            <w:rPrChange w:id="2918" w:author="Dylan CHEN" w:date="2026-03-28T00:21:00Z" w16du:dateUtc="2026-03-27T16:21:00Z">
              <w:rPr/>
            </w:rPrChange>
          </w:rPr>
          <w:t>i</w:t>
        </w:r>
        <w:r w:rsidRPr="0022223D">
          <w:t xml:space="preserve"> is positive and highly significant (</w:t>
        </w:r>
        <w:r w:rsidRPr="0022223D">
          <w:rPr>
            <w:i/>
            <w:iCs/>
            <w:rPrChange w:id="2919" w:author="Dylan CHEN" w:date="2026-03-28T00:20:00Z" w16du:dateUtc="2026-03-27T16:20:00Z">
              <w:rPr/>
            </w:rPrChange>
          </w:rPr>
          <w:t>β</w:t>
        </w:r>
        <w:r w:rsidRPr="0022223D">
          <w:t xml:space="preserve"> = 0.257, p &lt; 0.001), indicating that each additional answer from a </w:t>
        </w:r>
      </w:ins>
      <w:ins w:id="2920" w:author="Dylan CHEN" w:date="2026-03-28T00:21:00Z" w16du:dateUtc="2026-03-27T16:21:00Z">
        <w:r w:rsidRPr="0022223D">
          <w:t xml:space="preserve">“first position seekers” </w:t>
        </w:r>
      </w:ins>
      <w:ins w:id="2921" w:author="Dylan CHEN" w:date="2026-03-28T00:20:00Z" w16du:dateUtc="2026-03-27T16:20:00Z">
        <w:r w:rsidRPr="0022223D">
          <w:t xml:space="preserve">is associated with greater overall participation. More importantly, controlling for this mediator reduces the AI coefficient from -0.153 to -0.086, a reduction of approximately 44%. This larger reduction compared to our original specification (Column 3) confirms that the position effect operates through discouraging the overall contribution of </w:t>
        </w:r>
      </w:ins>
      <w:ins w:id="2922" w:author="Dylan CHEN" w:date="2026-03-28T00:21:00Z" w16du:dateUtc="2026-03-27T16:21:00Z">
        <w:r w:rsidRPr="0022223D">
          <w:t xml:space="preserve">“first position seekers,” </w:t>
        </w:r>
      </w:ins>
      <w:ins w:id="2923" w:author="Dylan CHEN" w:date="2026-03-28T00:20:00Z" w16du:dateUtc="2026-03-27T16:20:00Z">
        <w:r w:rsidRPr="0022223D">
          <w:t xml:space="preserve"> not merely their likelihood of providing the first human answer. The AI coefficient remains significant (p &lt; 0.001), consistent with our expectation that position effect represents one of multiple mechanisms through which AI deters human participation.</w:t>
        </w:r>
      </w:ins>
    </w:p>
    <w:p w14:paraId="704EDD32" w14:textId="77777777" w:rsidR="004B749A" w:rsidRPr="0022223D" w:rsidRDefault="004B749A" w:rsidP="004B749A">
      <w:pPr>
        <w:pStyle w:val="Heading3"/>
      </w:pPr>
      <w:r w:rsidRPr="0022223D">
        <w:t xml:space="preserve">Attention Diversion </w:t>
      </w:r>
    </w:p>
    <w:p w14:paraId="1C88B2FD" w14:textId="77777777" w:rsidR="004B749A" w:rsidRPr="0022223D" w:rsidRDefault="004B749A" w:rsidP="004B749A">
      <w:pPr>
        <w:pStyle w:val="Paragraph0"/>
      </w:pPr>
      <w:r w:rsidRPr="0022223D">
        <w:t xml:space="preserve">AI-generated answers may reduce recognition of human contributions by absorbing viewer attention, limiting the audience available to evaluate human answers. Drawing from attention economics research, human attention is a scarce resource allocated selectively among competing </w:t>
      </w:r>
      <w:r w:rsidRPr="0022223D">
        <w:lastRenderedPageBreak/>
        <w:t xml:space="preserve">information sources </w:t>
      </w:r>
      <w:r w:rsidRPr="0022223D">
        <w:fldChar w:fldCharType="begin"/>
      </w:r>
      <w:r>
        <w:instrText xml:space="preserve"> ADDIN ZOTERO_ITEM CSL_CITATION {"citationID":"Z6KxBZEo","properties":{"formattedCitation":"(Greenberger, 1971; Simon, 1996)","plainCitation":"(Greenberger, 1971; Simon, 1996)","noteIndex":0},"citationItems":[{"id":"xILCbqsa/4tHYTmJI","uris":["http://zotero.org/users/8905122/items/5HX49T9W"],"itemData":{"id":31823,"type":"article-journal","container-title":"(No Title)","language":"en","note":"</w:instrText>
      </w:r>
      <w:r>
        <w:rPr>
          <w:rFonts w:ascii="Segoe UI Emoji" w:hAnsi="Segoe UI Emoji" w:cs="Segoe UI Emoji"/>
        </w:rPr>
        <w:instrText>🏷️</w:instrText>
      </w:r>
      <w:r>
        <w:instrText xml:space="preserve"> /unread","source":"Google Scholar","title":"Computers, communications, and the public interest","URL":"https://cir.nii.ac.jp/crid/1130000795331084928","author":[{"family":"Greenberger","given":"Martin"}],"accessed":{"date-parts":[["2025",11,15]]},"issued":{"date-parts":[["1971"]]}},"label":"page"},{"id":"xILCbqsa/u1mNhBR5","uris":["http://zotero.org/users/8905122/items/Z9D3L75K"],"itemData":{"id":31824,"type":"article-journal","container-title":"International Library of Critical Writings in Economics","language":"en","note":"</w:instrText>
      </w:r>
      <w:r>
        <w:rPr>
          <w:rFonts w:ascii="Segoe UI Emoji" w:hAnsi="Segoe UI Emoji" w:cs="Segoe UI Emoji"/>
        </w:rPr>
        <w:instrText>🏷️</w:instrText>
      </w:r>
      <w:r>
        <w:instrText xml:space="preserve"> /unread","page":"187–202","source":"Google Scholar","title":"Designing organizations for an information-rich world","volume":"70","author":[{"family":"Simon","given":"Herbert A."}],"issued":{"date-parts":[["1996"]]}}}],"schema":"https://github.com/citation-style-language/schema/raw/master/csl-citation.json"} </w:instrText>
      </w:r>
      <w:r w:rsidRPr="0022223D">
        <w:fldChar w:fldCharType="separate"/>
      </w:r>
      <w:r w:rsidRPr="00FB59A6">
        <w:t>(Greenberger, 1971; Simon, 1996)</w:t>
      </w:r>
      <w:r w:rsidRPr="0022223D">
        <w:fldChar w:fldCharType="end"/>
      </w:r>
      <w:r w:rsidRPr="0022223D">
        <w:t>. When AI answers appear prominently at the top of the answer area, they attract and retain viewer attention, reducing the attention available for human answers positioned below. This mechanism impacts recognition through reduced exposure. Users cannot upvote content they never see. When viewers focus on AI answers, they may not scroll down to view human contributions, reducing the pool of potential upvoters. Consequently, decreased recognition for human answers stems from reduced audience reach rather than diminished quality perceptions.</w:t>
      </w:r>
    </w:p>
    <w:p w14:paraId="3D93C9C8" w14:textId="77777777" w:rsidR="004B749A" w:rsidRPr="0022223D" w:rsidRDefault="004B749A" w:rsidP="004B749A">
      <w:pPr>
        <w:pStyle w:val="Heading4"/>
        <w:rPr>
          <w:lang w:val="en-US"/>
        </w:rPr>
      </w:pPr>
      <w:r w:rsidRPr="0022223D">
        <w:rPr>
          <w:lang w:val="en-US"/>
        </w:rPr>
        <w:t>Attention Diversion Mechanism</w:t>
      </w:r>
    </w:p>
    <w:p w14:paraId="69B0D5EB" w14:textId="77777777" w:rsidR="004B749A" w:rsidRPr="0022223D" w:rsidRDefault="004B749A" w:rsidP="004B749A">
      <w:pPr>
        <w:pStyle w:val="Paragraph0"/>
      </w:pPr>
      <w:r w:rsidRPr="0022223D">
        <w:t>The attention diversion mechanism posits that AI-generated answers draw users’ focus away from human answers, regardless of the human answers’ quality. If users concentrate their engagement on AI responses, subsequent human contributions receive less attention. Crucially, if this mechanism drives our findings, we should observe reduced engagement across all attention-dependent behaviors on human answers—not just fewer likes, but also fewer comments, since both activities require users to read and engage with human answers.</w:t>
      </w:r>
    </w:p>
    <w:p w14:paraId="400B9786" w14:textId="77777777" w:rsidR="004B749A" w:rsidRPr="0022223D" w:rsidRDefault="004B749A" w:rsidP="004B749A">
      <w:pPr>
        <w:pStyle w:val="Paragraph0"/>
      </w:pPr>
      <w:r w:rsidRPr="0022223D">
        <w:t>To test this mechanism, we examine whether AI-generated answers reduce commenting on human answers using the following specification:</w:t>
      </w:r>
    </w:p>
    <w:p w14:paraId="17C0D2E3" w14:textId="77777777" w:rsidR="004B749A" w:rsidRPr="0022223D" w:rsidRDefault="004B749A" w:rsidP="004B749A">
      <w:pPr>
        <w:pStyle w:val="Paragraph0"/>
        <w:ind w:left="1440" w:firstLine="720"/>
        <w:rPr>
          <w:rFonts w:eastAsia="SimSun"/>
          <w:szCs w:val="24"/>
        </w:rPr>
      </w:pPr>
      <w:r w:rsidRPr="0022223D">
        <w:rPr>
          <w:i/>
          <w:iCs/>
        </w:rPr>
        <w:t>nComment</w:t>
      </w:r>
      <w:r w:rsidRPr="0022223D">
        <w:rPr>
          <w:i/>
          <w:iCs/>
          <w:szCs w:val="24"/>
          <w:vertAlign w:val="subscript"/>
        </w:rPr>
        <w:t>ij</w:t>
      </w:r>
      <w:r w:rsidRPr="0022223D">
        <w:rPr>
          <w:rFonts w:eastAsia="SimSun"/>
          <w:i/>
          <w:iCs/>
          <w:szCs w:val="24"/>
        </w:rPr>
        <w:t xml:space="preserve"> = </w:t>
      </w:r>
      <w:r w:rsidRPr="0022223D">
        <w:rPr>
          <w:rFonts w:ascii="Symbol" w:eastAsia="Symbol" w:hAnsi="Symbol" w:cs="Symbol"/>
          <w:i/>
          <w:iCs/>
          <w:szCs w:val="24"/>
        </w:rPr>
        <w:t></w:t>
      </w:r>
      <w:r w:rsidRPr="0022223D">
        <w:rPr>
          <w:rFonts w:eastAsia="SimSun"/>
          <w:i/>
          <w:iCs/>
          <w:szCs w:val="24"/>
          <w:vertAlign w:val="subscript"/>
        </w:rPr>
        <w:t>0</w:t>
      </w:r>
      <w:r w:rsidRPr="0022223D">
        <w:rPr>
          <w:rFonts w:eastAsia="SimSun"/>
          <w:i/>
          <w:iCs/>
          <w:szCs w:val="24"/>
        </w:rPr>
        <w:t xml:space="preserve"> + </w:t>
      </w:r>
      <w:r w:rsidRPr="0022223D">
        <w:rPr>
          <w:rFonts w:ascii="Symbol" w:eastAsia="Symbol" w:hAnsi="Symbol" w:cs="Symbol"/>
          <w:i/>
          <w:iCs/>
          <w:szCs w:val="24"/>
        </w:rPr>
        <w:t></w:t>
      </w:r>
      <w:r w:rsidRPr="0022223D">
        <w:rPr>
          <w:rFonts w:eastAsia="SimSun"/>
          <w:i/>
          <w:iCs/>
          <w:szCs w:val="24"/>
          <w:vertAlign w:val="subscript"/>
        </w:rPr>
        <w:t xml:space="preserve">1 </w:t>
      </w:r>
      <w:r w:rsidRPr="0022223D">
        <w:rPr>
          <w:rFonts w:eastAsia="SimSun"/>
          <w:i/>
          <w:iCs/>
          <w:szCs w:val="24"/>
        </w:rPr>
        <w:t>AI</w:t>
      </w:r>
      <w:r w:rsidRPr="0022223D">
        <w:rPr>
          <w:rFonts w:eastAsia="SimSun"/>
          <w:i/>
          <w:iCs/>
          <w:szCs w:val="24"/>
          <w:vertAlign w:val="subscript"/>
        </w:rPr>
        <w:t>i</w:t>
      </w:r>
      <w:r w:rsidRPr="0022223D">
        <w:rPr>
          <w:rFonts w:eastAsia="SimSun"/>
          <w:i/>
          <w:iCs/>
          <w:szCs w:val="24"/>
        </w:rPr>
        <w:t xml:space="preserve"> </w:t>
      </w:r>
      <w:r w:rsidRPr="0022223D">
        <w:rPr>
          <w:rFonts w:eastAsia="SimSun"/>
          <w:i/>
          <w:iCs/>
        </w:rPr>
        <w:t xml:space="preserve">+ </w:t>
      </w:r>
      <w:r w:rsidRPr="0022223D">
        <w:rPr>
          <w:i/>
          <w:iCs/>
        </w:rPr>
        <w:t>answerTiming</w:t>
      </w:r>
      <w:r w:rsidRPr="0022223D">
        <w:rPr>
          <w:i/>
          <w:iCs/>
          <w:vertAlign w:val="subscript"/>
        </w:rPr>
        <w:t>j</w:t>
      </w:r>
      <w:r w:rsidRPr="0022223D">
        <w:rPr>
          <w:i/>
          <w:iCs/>
        </w:rPr>
        <w:t xml:space="preserve"> </w:t>
      </w:r>
      <w:r w:rsidRPr="0022223D">
        <w:rPr>
          <w:rFonts w:eastAsia="SimSun"/>
          <w:i/>
          <w:iCs/>
        </w:rPr>
        <w:t>+ X</w:t>
      </w:r>
      <w:r w:rsidRPr="0022223D">
        <w:rPr>
          <w:rFonts w:eastAsia="SimSun"/>
          <w:i/>
          <w:iCs/>
          <w:vertAlign w:val="subscript"/>
        </w:rPr>
        <w:t>i</w:t>
      </w:r>
      <w:r w:rsidRPr="0022223D">
        <w:rPr>
          <w:rFonts w:ascii="Symbol" w:eastAsia="Symbol" w:hAnsi="Symbol" w:cs="Symbol"/>
          <w:i/>
          <w:iCs/>
        </w:rPr>
        <w:t></w:t>
      </w:r>
      <w:r w:rsidRPr="0022223D">
        <w:rPr>
          <w:rFonts w:eastAsia="SimSun"/>
          <w:i/>
          <w:iCs/>
        </w:rPr>
        <w:t xml:space="preserve"> +</w:t>
      </w:r>
      <w:r w:rsidRPr="0022223D">
        <w:rPr>
          <w:rFonts w:ascii="Symbol" w:eastAsia="Symbol" w:hAnsi="Symbol" w:cs="Symbol"/>
          <w:i/>
          <w:iCs/>
        </w:rPr>
        <w:t></w:t>
      </w:r>
      <w:r w:rsidRPr="0022223D">
        <w:rPr>
          <w:rFonts w:eastAsia="SimSun"/>
          <w:i/>
          <w:iCs/>
          <w:vertAlign w:val="subscript"/>
        </w:rPr>
        <w:t>ij</w:t>
      </w:r>
      <w:r w:rsidRPr="0022223D">
        <w:rPr>
          <w:rFonts w:eastAsia="SimSun"/>
          <w:szCs w:val="24"/>
          <w:vertAlign w:val="subscript"/>
        </w:rPr>
        <w:tab/>
        <w:t xml:space="preserve">   </w:t>
      </w:r>
      <w:r w:rsidRPr="0022223D">
        <w:rPr>
          <w:rFonts w:eastAsia="SimSun"/>
          <w:szCs w:val="24"/>
          <w:vertAlign w:val="subscript"/>
        </w:rPr>
        <w:tab/>
        <w:t xml:space="preserve"> </w:t>
      </w:r>
      <w:r w:rsidRPr="0022223D">
        <w:rPr>
          <w:rFonts w:eastAsia="SimSun"/>
          <w:szCs w:val="24"/>
        </w:rPr>
        <w:t>(3)</w:t>
      </w:r>
    </w:p>
    <w:p w14:paraId="5B6714D2" w14:textId="77777777" w:rsidR="004B749A" w:rsidRPr="0022223D" w:rsidRDefault="004B749A" w:rsidP="004B749A">
      <w:pPr>
        <w:pStyle w:val="Paragraph0"/>
        <w:ind w:firstLine="0"/>
      </w:pPr>
      <w:r w:rsidRPr="0022223D">
        <w:t xml:space="preserve">where </w:t>
      </w:r>
      <w:r w:rsidRPr="0022223D">
        <w:rPr>
          <w:i/>
          <w:iCs/>
        </w:rPr>
        <w:t>nComment</w:t>
      </w:r>
      <w:r w:rsidRPr="0022223D">
        <w:rPr>
          <w:i/>
          <w:iCs/>
          <w:vertAlign w:val="subscript"/>
        </w:rPr>
        <w:t>ij</w:t>
      </w:r>
      <w:r w:rsidRPr="0022223D">
        <w:t xml:space="preserve"> counts comments on the </w:t>
      </w:r>
      <w:r w:rsidRPr="0022223D">
        <w:rPr>
          <w:i/>
          <w:iCs/>
        </w:rPr>
        <w:t>j</w:t>
      </w:r>
      <w:r w:rsidRPr="0022223D">
        <w:rPr>
          <w:vertAlign w:val="superscript"/>
        </w:rPr>
        <w:t>th</w:t>
      </w:r>
      <w:r w:rsidRPr="0022223D">
        <w:t xml:space="preserve"> answer to question </w:t>
      </w:r>
      <w:r w:rsidRPr="0022223D">
        <w:rPr>
          <w:i/>
          <w:iCs/>
        </w:rPr>
        <w:t>i.</w:t>
      </w:r>
      <w:r w:rsidRPr="0022223D">
        <w:t xml:space="preserve"> </w:t>
      </w:r>
      <w:r w:rsidRPr="0022223D">
        <w:rPr>
          <w:rFonts w:eastAsia="SimSun"/>
          <w:i/>
          <w:iCs/>
          <w:szCs w:val="24"/>
        </w:rPr>
        <w:t>answerTiming</w:t>
      </w:r>
      <w:r w:rsidRPr="0022223D">
        <w:rPr>
          <w:rFonts w:eastAsia="SimSun"/>
          <w:i/>
          <w:iCs/>
          <w:szCs w:val="24"/>
          <w:vertAlign w:val="subscript"/>
        </w:rPr>
        <w:t>j</w:t>
      </w:r>
      <w:r w:rsidRPr="0022223D">
        <w:t xml:space="preserve"> captures the answer posting date fixed effects, and </w:t>
      </w:r>
      <w:r w:rsidRPr="0022223D">
        <w:rPr>
          <w:i/>
          <w:iCs/>
        </w:rPr>
        <w:t>X</w:t>
      </w:r>
      <w:r w:rsidRPr="0022223D">
        <w:rPr>
          <w:i/>
          <w:iCs/>
          <w:vertAlign w:val="subscript"/>
        </w:rPr>
        <w:t>i</w:t>
      </w:r>
      <w:r w:rsidRPr="0022223D">
        <w:t xml:space="preserve"> contains control variables. The coefficient </w:t>
      </w:r>
      <w:r w:rsidRPr="0022223D">
        <w:rPr>
          <w:i/>
          <w:iCs/>
        </w:rPr>
        <w:t>β</w:t>
      </w:r>
      <w:r w:rsidRPr="0022223D">
        <w:rPr>
          <w:i/>
          <w:iCs/>
          <w:vertAlign w:val="subscript"/>
        </w:rPr>
        <w:t>1</w:t>
      </w:r>
      <w:r w:rsidRPr="0022223D">
        <w:t xml:space="preserve"> captures whether human answers in the treatment group receive fewer comments than those in the control group.</w:t>
      </w:r>
    </w:p>
    <w:p w14:paraId="1C96ABA3" w14:textId="77777777" w:rsidR="004B749A" w:rsidRPr="0022223D" w:rsidRDefault="004B749A" w:rsidP="004B749A">
      <w:pPr>
        <w:pStyle w:val="Paragraph0"/>
        <w:ind w:firstLine="533"/>
      </w:pPr>
      <w:r w:rsidRPr="0022223D">
        <w:t>Table 1</w:t>
      </w:r>
      <w:ins w:id="2924" w:author="Dylan CHEN" w:date="2026-03-20T16:22:00Z" w16du:dateUtc="2026-03-20T08:22:00Z">
        <w:r w:rsidRPr="0022223D">
          <w:t>3</w:t>
        </w:r>
      </w:ins>
      <w:del w:id="2925" w:author="Dylan CHEN" w:date="2026-03-20T16:22:00Z" w16du:dateUtc="2026-03-20T08:22:00Z">
        <w:r w:rsidRPr="0022223D" w:rsidDel="006576DB">
          <w:delText>2</w:delText>
        </w:r>
      </w:del>
      <w:r w:rsidRPr="0022223D">
        <w:t>, Column 1 shows no significant association between AI presence and commenting activity (</w:t>
      </w:r>
      <w:r w:rsidRPr="0022223D">
        <w:rPr>
          <w:i/>
          <w:iCs/>
        </w:rPr>
        <w:t>β</w:t>
      </w:r>
      <w:r w:rsidRPr="0022223D">
        <w:t xml:space="preserve"> = -0.057, p = 0.215). Since commenting requires reading and attention just as liking </w:t>
      </w:r>
      <w:r w:rsidRPr="0022223D">
        <w:lastRenderedPageBreak/>
        <w:t xml:space="preserve">does, the results that commenting remains unaffected while liking decreases rule out attention diversion as the primary mechanism. </w:t>
      </w:r>
    </w:p>
    <w:p w14:paraId="5B433C8B" w14:textId="77777777" w:rsidR="004B749A" w:rsidRPr="0022223D" w:rsidRDefault="004B749A" w:rsidP="004B749A">
      <w:pPr>
        <w:pStyle w:val="TableFiguretitle"/>
      </w:pPr>
      <w:r w:rsidRPr="0022223D">
        <w:t xml:space="preserve">Table </w:t>
      </w:r>
      <w:fldSimple w:instr=" SEQ Table \* ARABIC ">
        <w:ins w:id="2926" w:author="Dylan CHEN" w:date="2026-03-20T16:22:00Z" w16du:dateUtc="2026-03-20T08:22:00Z">
          <w:r w:rsidRPr="0022223D">
            <w:t>13</w:t>
          </w:r>
        </w:ins>
        <w:del w:id="2927" w:author="Dylan CHEN" w:date="2026-03-20T16:22:00Z" w16du:dateUtc="2026-03-20T08:22:00Z">
          <w:r w:rsidRPr="0022223D" w:rsidDel="006576DB">
            <w:delText>12</w:delText>
          </w:r>
        </w:del>
      </w:fldSimple>
      <w:r w:rsidRPr="0022223D">
        <w:t>. Test for the attention diversion mechanism and the quality degradation mechanism</w:t>
      </w:r>
    </w:p>
    <w:tbl>
      <w:tblPr>
        <w:tblW w:w="5000" w:type="pct"/>
        <w:jc w:val="center"/>
        <w:tblBorders>
          <w:top w:val="single" w:sz="4" w:space="0" w:color="auto"/>
          <w:bottom w:val="single" w:sz="4" w:space="0" w:color="auto"/>
        </w:tblBorders>
        <w:tblLayout w:type="fixed"/>
        <w:tblLook w:val="04A0" w:firstRow="1" w:lastRow="0" w:firstColumn="1" w:lastColumn="0" w:noHBand="0" w:noVBand="1"/>
      </w:tblPr>
      <w:tblGrid>
        <w:gridCol w:w="1710"/>
        <w:gridCol w:w="2054"/>
        <w:gridCol w:w="2246"/>
        <w:gridCol w:w="1829"/>
        <w:gridCol w:w="1521"/>
      </w:tblGrid>
      <w:tr w:rsidR="004B749A" w:rsidRPr="0022223D" w14:paraId="2AB18A0C" w14:textId="77777777" w:rsidTr="0045570F">
        <w:trPr>
          <w:trHeight w:val="270"/>
          <w:jc w:val="center"/>
        </w:trPr>
        <w:tc>
          <w:tcPr>
            <w:tcW w:w="1710" w:type="dxa"/>
            <w:noWrap/>
            <w:hideMark/>
          </w:tcPr>
          <w:p w14:paraId="3D768068" w14:textId="77777777" w:rsidR="004B749A" w:rsidRPr="0022223D" w:rsidRDefault="004B749A" w:rsidP="0045570F">
            <w:pPr>
              <w:jc w:val="center"/>
              <w:rPr>
                <w:rFonts w:eastAsia="DengXian"/>
                <w:sz w:val="20"/>
                <w:szCs w:val="20"/>
              </w:rPr>
            </w:pPr>
            <w:r w:rsidRPr="0022223D">
              <w:rPr>
                <w:rFonts w:eastAsia="DengXian"/>
                <w:sz w:val="20"/>
                <w:szCs w:val="20"/>
              </w:rPr>
              <w:t xml:space="preserve">　</w:t>
            </w:r>
          </w:p>
        </w:tc>
        <w:tc>
          <w:tcPr>
            <w:tcW w:w="2054" w:type="dxa"/>
          </w:tcPr>
          <w:p w14:paraId="0628DC71" w14:textId="77777777" w:rsidR="004B749A" w:rsidRPr="0022223D" w:rsidRDefault="004B749A" w:rsidP="0045570F">
            <w:pPr>
              <w:jc w:val="center"/>
              <w:rPr>
                <w:rFonts w:eastAsia="DengXian"/>
                <w:sz w:val="20"/>
                <w:szCs w:val="20"/>
              </w:rPr>
            </w:pPr>
            <w:r w:rsidRPr="0022223D">
              <w:rPr>
                <w:rFonts w:eastAsia="DengXian"/>
                <w:sz w:val="20"/>
                <w:szCs w:val="20"/>
              </w:rPr>
              <w:t>(1)</w:t>
            </w:r>
          </w:p>
        </w:tc>
        <w:tc>
          <w:tcPr>
            <w:tcW w:w="2246" w:type="dxa"/>
            <w:noWrap/>
            <w:hideMark/>
          </w:tcPr>
          <w:p w14:paraId="689D998A" w14:textId="77777777" w:rsidR="004B749A" w:rsidRPr="0022223D" w:rsidRDefault="004B749A" w:rsidP="0045570F">
            <w:pPr>
              <w:jc w:val="center"/>
              <w:rPr>
                <w:rFonts w:eastAsia="DengXian"/>
                <w:sz w:val="20"/>
                <w:szCs w:val="20"/>
              </w:rPr>
            </w:pPr>
            <w:r w:rsidRPr="0022223D">
              <w:rPr>
                <w:rFonts w:eastAsia="DengXian"/>
                <w:sz w:val="20"/>
                <w:szCs w:val="20"/>
              </w:rPr>
              <w:t>(2)</w:t>
            </w:r>
          </w:p>
        </w:tc>
        <w:tc>
          <w:tcPr>
            <w:tcW w:w="1829" w:type="dxa"/>
            <w:noWrap/>
            <w:hideMark/>
          </w:tcPr>
          <w:p w14:paraId="01182FB5" w14:textId="77777777" w:rsidR="004B749A" w:rsidRPr="0022223D" w:rsidRDefault="004B749A" w:rsidP="0045570F">
            <w:pPr>
              <w:jc w:val="center"/>
              <w:rPr>
                <w:rFonts w:eastAsia="DengXian"/>
                <w:sz w:val="20"/>
                <w:szCs w:val="20"/>
              </w:rPr>
            </w:pPr>
            <w:r w:rsidRPr="0022223D">
              <w:rPr>
                <w:rFonts w:eastAsia="DengXian"/>
                <w:sz w:val="20"/>
                <w:szCs w:val="20"/>
              </w:rPr>
              <w:t>(3)</w:t>
            </w:r>
          </w:p>
        </w:tc>
        <w:tc>
          <w:tcPr>
            <w:tcW w:w="1521" w:type="dxa"/>
          </w:tcPr>
          <w:p w14:paraId="17EAEDCD" w14:textId="77777777" w:rsidR="004B749A" w:rsidRPr="0022223D" w:rsidRDefault="004B749A" w:rsidP="0045570F">
            <w:pPr>
              <w:jc w:val="center"/>
              <w:rPr>
                <w:rFonts w:eastAsia="DengXian"/>
                <w:sz w:val="20"/>
                <w:szCs w:val="20"/>
              </w:rPr>
            </w:pPr>
            <w:r w:rsidRPr="0022223D">
              <w:rPr>
                <w:rFonts w:eastAsia="DengXian"/>
                <w:sz w:val="20"/>
                <w:szCs w:val="20"/>
              </w:rPr>
              <w:t>(4)</w:t>
            </w:r>
          </w:p>
        </w:tc>
      </w:tr>
      <w:tr w:rsidR="004B749A" w:rsidRPr="0022223D" w14:paraId="293414EC" w14:textId="77777777" w:rsidTr="0045570F">
        <w:trPr>
          <w:trHeight w:val="270"/>
          <w:jc w:val="center"/>
        </w:trPr>
        <w:tc>
          <w:tcPr>
            <w:tcW w:w="1710" w:type="dxa"/>
            <w:noWrap/>
            <w:hideMark/>
          </w:tcPr>
          <w:p w14:paraId="7809B2A7" w14:textId="77777777" w:rsidR="004B749A" w:rsidRPr="0022223D" w:rsidRDefault="004B749A" w:rsidP="0045570F">
            <w:pPr>
              <w:jc w:val="center"/>
              <w:rPr>
                <w:rFonts w:eastAsia="DengXian"/>
                <w:sz w:val="20"/>
                <w:szCs w:val="20"/>
              </w:rPr>
            </w:pPr>
          </w:p>
        </w:tc>
        <w:tc>
          <w:tcPr>
            <w:tcW w:w="2054" w:type="dxa"/>
          </w:tcPr>
          <w:p w14:paraId="2717B362" w14:textId="77777777" w:rsidR="004B749A" w:rsidRPr="0022223D" w:rsidRDefault="004B749A" w:rsidP="0045570F">
            <w:pPr>
              <w:jc w:val="center"/>
              <w:rPr>
                <w:rFonts w:eastAsia="DengXian"/>
                <w:color w:val="000000"/>
                <w:sz w:val="20"/>
                <w:szCs w:val="20"/>
              </w:rPr>
            </w:pPr>
            <w:r w:rsidRPr="0022223D">
              <w:rPr>
                <w:rFonts w:eastAsia="DengXian"/>
                <w:color w:val="000000"/>
                <w:sz w:val="20"/>
                <w:szCs w:val="20"/>
              </w:rPr>
              <w:t xml:space="preserve">DV: </w:t>
            </w:r>
            <w:r w:rsidRPr="0022223D">
              <w:rPr>
                <w:rFonts w:eastAsia="DengXian"/>
                <w:sz w:val="20"/>
                <w:szCs w:val="20"/>
              </w:rPr>
              <w:t>the number of</w:t>
            </w:r>
            <w:r w:rsidRPr="0022223D">
              <w:rPr>
                <w:rFonts w:eastAsia="DengXian"/>
                <w:color w:val="000000"/>
                <w:sz w:val="20"/>
                <w:szCs w:val="20"/>
              </w:rPr>
              <w:t xml:space="preserve"> comments on the </w:t>
            </w:r>
            <w:r w:rsidRPr="0022223D">
              <w:rPr>
                <w:rFonts w:eastAsia="DengXian"/>
                <w:i/>
                <w:iCs/>
                <w:color w:val="000000"/>
                <w:sz w:val="20"/>
                <w:szCs w:val="20"/>
              </w:rPr>
              <w:t>j</w:t>
            </w:r>
            <w:r w:rsidRPr="0022223D">
              <w:rPr>
                <w:rFonts w:eastAsia="DengXian"/>
                <w:i/>
                <w:iCs/>
                <w:color w:val="000000"/>
                <w:sz w:val="20"/>
                <w:szCs w:val="20"/>
                <w:vertAlign w:val="superscript"/>
              </w:rPr>
              <w:t>th</w:t>
            </w:r>
            <w:r w:rsidRPr="0022223D">
              <w:rPr>
                <w:rFonts w:eastAsia="DengXian"/>
                <w:color w:val="000000"/>
                <w:sz w:val="20"/>
                <w:szCs w:val="20"/>
              </w:rPr>
              <w:t xml:space="preserve"> answer (</w:t>
            </w:r>
            <w:r w:rsidRPr="0022223D">
              <w:rPr>
                <w:rFonts w:eastAsia="DengXian"/>
                <w:i/>
                <w:iCs/>
                <w:color w:val="000000"/>
                <w:sz w:val="20"/>
                <w:szCs w:val="20"/>
              </w:rPr>
              <w:t>nComment</w:t>
            </w:r>
            <w:r w:rsidRPr="0022223D">
              <w:rPr>
                <w:rFonts w:eastAsia="DengXian"/>
                <w:i/>
                <w:iCs/>
                <w:color w:val="000000"/>
                <w:sz w:val="20"/>
                <w:szCs w:val="20"/>
                <w:vertAlign w:val="subscript"/>
              </w:rPr>
              <w:t>j</w:t>
            </w:r>
            <w:r w:rsidRPr="0022223D">
              <w:rPr>
                <w:rFonts w:eastAsia="DengXian"/>
                <w:color w:val="000000"/>
                <w:sz w:val="20"/>
                <w:szCs w:val="20"/>
              </w:rPr>
              <w:t>)</w:t>
            </w:r>
          </w:p>
        </w:tc>
        <w:tc>
          <w:tcPr>
            <w:tcW w:w="2246" w:type="dxa"/>
            <w:noWrap/>
            <w:hideMark/>
          </w:tcPr>
          <w:p w14:paraId="53497876" w14:textId="77777777" w:rsidR="004B749A" w:rsidRPr="0022223D" w:rsidRDefault="004B749A" w:rsidP="0045570F">
            <w:pPr>
              <w:jc w:val="center"/>
              <w:rPr>
                <w:rFonts w:eastAsia="DengXian"/>
                <w:color w:val="000000"/>
                <w:sz w:val="20"/>
                <w:szCs w:val="20"/>
              </w:rPr>
            </w:pPr>
            <w:r w:rsidRPr="0022223D">
              <w:rPr>
                <w:rFonts w:eastAsia="DengXian"/>
                <w:color w:val="000000"/>
                <w:sz w:val="20"/>
                <w:szCs w:val="20"/>
              </w:rPr>
              <w:t xml:space="preserve">DV: expertise score of the answerer who contributes the </w:t>
            </w:r>
            <w:r w:rsidRPr="0022223D">
              <w:rPr>
                <w:rFonts w:eastAsia="DengXian"/>
                <w:i/>
                <w:iCs/>
                <w:color w:val="000000"/>
                <w:sz w:val="20"/>
                <w:szCs w:val="20"/>
              </w:rPr>
              <w:t>j</w:t>
            </w:r>
            <w:r w:rsidRPr="0022223D">
              <w:rPr>
                <w:rFonts w:eastAsia="DengXian"/>
                <w:i/>
                <w:iCs/>
                <w:color w:val="000000"/>
                <w:sz w:val="20"/>
                <w:szCs w:val="20"/>
                <w:vertAlign w:val="superscript"/>
              </w:rPr>
              <w:t>th</w:t>
            </w:r>
            <w:r w:rsidRPr="0022223D">
              <w:rPr>
                <w:rFonts w:eastAsia="DengXian"/>
                <w:color w:val="000000"/>
                <w:sz w:val="20"/>
                <w:szCs w:val="20"/>
              </w:rPr>
              <w:t xml:space="preserve"> answer</w:t>
            </w:r>
            <w:r w:rsidRPr="0022223D">
              <w:rPr>
                <w:rFonts w:eastAsia="DengXian"/>
                <w:i/>
                <w:iCs/>
                <w:color w:val="000000"/>
                <w:sz w:val="20"/>
                <w:szCs w:val="20"/>
              </w:rPr>
              <w:t xml:space="preserve"> </w:t>
            </w:r>
            <w:r w:rsidRPr="0022223D">
              <w:rPr>
                <w:rFonts w:eastAsia="DengXian"/>
                <w:color w:val="000000"/>
                <w:sz w:val="20"/>
                <w:szCs w:val="20"/>
              </w:rPr>
              <w:t>(</w:t>
            </w:r>
            <w:r w:rsidRPr="0022223D">
              <w:rPr>
                <w:rFonts w:eastAsia="DengXian"/>
                <w:i/>
                <w:iCs/>
                <w:color w:val="000000"/>
                <w:sz w:val="20"/>
                <w:szCs w:val="20"/>
              </w:rPr>
              <w:t>expertise</w:t>
            </w:r>
            <w:r w:rsidRPr="0022223D">
              <w:rPr>
                <w:rFonts w:eastAsia="DengXian"/>
                <w:i/>
                <w:iCs/>
                <w:color w:val="000000"/>
                <w:sz w:val="20"/>
                <w:szCs w:val="20"/>
                <w:vertAlign w:val="subscript"/>
              </w:rPr>
              <w:t>j</w:t>
            </w:r>
            <w:r w:rsidRPr="0022223D">
              <w:rPr>
                <w:rFonts w:eastAsia="DengXian"/>
                <w:color w:val="000000"/>
                <w:sz w:val="20"/>
                <w:szCs w:val="20"/>
              </w:rPr>
              <w:t>)</w:t>
            </w:r>
          </w:p>
        </w:tc>
        <w:tc>
          <w:tcPr>
            <w:tcW w:w="1829" w:type="dxa"/>
            <w:noWrap/>
            <w:hideMark/>
          </w:tcPr>
          <w:p w14:paraId="449F3A1B" w14:textId="77777777" w:rsidR="004B749A" w:rsidRPr="0022223D" w:rsidRDefault="004B749A" w:rsidP="0045570F">
            <w:pPr>
              <w:jc w:val="center"/>
              <w:rPr>
                <w:rFonts w:eastAsia="DengXian"/>
                <w:color w:val="000000"/>
                <w:sz w:val="20"/>
                <w:szCs w:val="20"/>
              </w:rPr>
            </w:pPr>
            <w:r w:rsidRPr="0022223D">
              <w:rPr>
                <w:rFonts w:eastAsia="DengXian"/>
                <w:color w:val="000000"/>
                <w:sz w:val="20"/>
                <w:szCs w:val="20"/>
              </w:rPr>
              <w:t xml:space="preserve">DV: LLM-enabled content quality ratings of the </w:t>
            </w:r>
            <w:r w:rsidRPr="0022223D">
              <w:rPr>
                <w:rFonts w:eastAsia="DengXian"/>
                <w:i/>
                <w:iCs/>
                <w:color w:val="000000"/>
                <w:sz w:val="20"/>
                <w:szCs w:val="20"/>
              </w:rPr>
              <w:t>j</w:t>
            </w:r>
            <w:r w:rsidRPr="0022223D">
              <w:rPr>
                <w:rFonts w:eastAsia="DengXian"/>
                <w:i/>
                <w:iCs/>
                <w:color w:val="000000"/>
                <w:sz w:val="20"/>
                <w:szCs w:val="20"/>
                <w:vertAlign w:val="superscript"/>
              </w:rPr>
              <w:t>th</w:t>
            </w:r>
            <w:r w:rsidRPr="0022223D">
              <w:rPr>
                <w:rFonts w:eastAsia="DengXian"/>
                <w:color w:val="000000"/>
                <w:sz w:val="20"/>
                <w:szCs w:val="20"/>
              </w:rPr>
              <w:t xml:space="preserve"> answer (</w:t>
            </w:r>
            <w:r w:rsidRPr="0022223D">
              <w:rPr>
                <w:rFonts w:eastAsia="DengXian"/>
                <w:i/>
                <w:iCs/>
                <w:color w:val="000000"/>
                <w:sz w:val="20"/>
                <w:szCs w:val="20"/>
              </w:rPr>
              <w:t>AIRating</w:t>
            </w:r>
            <w:r w:rsidRPr="0022223D">
              <w:rPr>
                <w:rFonts w:eastAsia="DengXian"/>
                <w:i/>
                <w:iCs/>
                <w:color w:val="000000"/>
                <w:sz w:val="20"/>
                <w:szCs w:val="20"/>
                <w:vertAlign w:val="subscript"/>
              </w:rPr>
              <w:t>j</w:t>
            </w:r>
            <w:r w:rsidRPr="0022223D">
              <w:rPr>
                <w:rFonts w:eastAsia="DengXian"/>
                <w:color w:val="000000"/>
                <w:sz w:val="20"/>
                <w:szCs w:val="20"/>
              </w:rPr>
              <w:t>)</w:t>
            </w:r>
          </w:p>
        </w:tc>
        <w:tc>
          <w:tcPr>
            <w:tcW w:w="1521" w:type="dxa"/>
          </w:tcPr>
          <w:p w14:paraId="2B850596" w14:textId="77777777" w:rsidR="004B749A" w:rsidRPr="0022223D" w:rsidRDefault="004B749A" w:rsidP="0045570F">
            <w:pPr>
              <w:jc w:val="center"/>
              <w:rPr>
                <w:rFonts w:eastAsia="DengXian"/>
                <w:color w:val="000000"/>
                <w:sz w:val="20"/>
                <w:szCs w:val="20"/>
              </w:rPr>
            </w:pPr>
            <w:r w:rsidRPr="0022223D">
              <w:rPr>
                <w:rFonts w:eastAsia="DengXian"/>
                <w:color w:val="000000"/>
                <w:sz w:val="20"/>
                <w:szCs w:val="20"/>
              </w:rPr>
              <w:t xml:space="preserve">DV: </w:t>
            </w:r>
            <w:r w:rsidRPr="0022223D">
              <w:rPr>
                <w:rFonts w:eastAsia="DengXian"/>
                <w:sz w:val="20"/>
                <w:szCs w:val="20"/>
              </w:rPr>
              <w:t>the logarithm of</w:t>
            </w:r>
            <w:r w:rsidRPr="0022223D">
              <w:rPr>
                <w:rFonts w:eastAsia="DengXian"/>
                <w:color w:val="000000"/>
                <w:sz w:val="20"/>
                <w:szCs w:val="20"/>
              </w:rPr>
              <w:t xml:space="preserve"> the length of the </w:t>
            </w:r>
            <w:r w:rsidRPr="0022223D">
              <w:rPr>
                <w:rFonts w:eastAsia="DengXian"/>
                <w:i/>
                <w:iCs/>
                <w:color w:val="000000"/>
                <w:sz w:val="20"/>
                <w:szCs w:val="20"/>
              </w:rPr>
              <w:t>j</w:t>
            </w:r>
            <w:r w:rsidRPr="0022223D">
              <w:rPr>
                <w:rFonts w:eastAsia="DengXian"/>
                <w:i/>
                <w:iCs/>
                <w:color w:val="000000"/>
                <w:sz w:val="20"/>
                <w:szCs w:val="20"/>
                <w:vertAlign w:val="superscript"/>
              </w:rPr>
              <w:t>th</w:t>
            </w:r>
            <w:r w:rsidRPr="0022223D">
              <w:rPr>
                <w:rFonts w:eastAsia="DengXian"/>
                <w:color w:val="000000"/>
                <w:sz w:val="20"/>
                <w:szCs w:val="20"/>
              </w:rPr>
              <w:t xml:space="preserve"> answer (</w:t>
            </w:r>
            <w:r w:rsidRPr="0022223D">
              <w:rPr>
                <w:rFonts w:eastAsia="DengXian"/>
                <w:i/>
                <w:iCs/>
                <w:color w:val="000000"/>
                <w:sz w:val="20"/>
                <w:szCs w:val="20"/>
              </w:rPr>
              <w:t>length</w:t>
            </w:r>
            <w:r w:rsidRPr="0022223D">
              <w:rPr>
                <w:rFonts w:eastAsia="DengXian"/>
                <w:i/>
                <w:iCs/>
                <w:color w:val="000000"/>
                <w:sz w:val="20"/>
                <w:szCs w:val="20"/>
                <w:vertAlign w:val="subscript"/>
              </w:rPr>
              <w:t>j</w:t>
            </w:r>
            <w:r w:rsidRPr="0022223D">
              <w:rPr>
                <w:rFonts w:eastAsia="DengXian"/>
                <w:color w:val="000000"/>
                <w:sz w:val="20"/>
                <w:szCs w:val="20"/>
              </w:rPr>
              <w:t>)</w:t>
            </w:r>
          </w:p>
        </w:tc>
      </w:tr>
      <w:tr w:rsidR="004B749A" w:rsidRPr="0022223D" w14:paraId="66A85BB8" w14:textId="77777777" w:rsidTr="0045570F">
        <w:trPr>
          <w:trHeight w:val="270"/>
          <w:jc w:val="center"/>
        </w:trPr>
        <w:tc>
          <w:tcPr>
            <w:tcW w:w="1710" w:type="dxa"/>
            <w:vMerge w:val="restart"/>
            <w:noWrap/>
            <w:hideMark/>
          </w:tcPr>
          <w:p w14:paraId="4E137BDF" w14:textId="77777777" w:rsidR="004B749A" w:rsidRPr="0022223D" w:rsidRDefault="004B749A" w:rsidP="0045570F">
            <w:pPr>
              <w:rPr>
                <w:rFonts w:eastAsia="DengXian"/>
                <w:i/>
                <w:iCs/>
                <w:sz w:val="20"/>
                <w:szCs w:val="20"/>
              </w:rPr>
            </w:pPr>
            <w:r w:rsidRPr="0022223D">
              <w:rPr>
                <w:rFonts w:eastAsia="DengXian"/>
                <w:i/>
                <w:iCs/>
                <w:sz w:val="20"/>
                <w:szCs w:val="20"/>
              </w:rPr>
              <w:t>AI</w:t>
            </w:r>
            <w:r w:rsidRPr="0022223D">
              <w:rPr>
                <w:rFonts w:eastAsia="DengXian"/>
                <w:i/>
                <w:iCs/>
                <w:sz w:val="20"/>
                <w:szCs w:val="20"/>
                <w:vertAlign w:val="subscript"/>
              </w:rPr>
              <w:t>i</w:t>
            </w:r>
          </w:p>
        </w:tc>
        <w:tc>
          <w:tcPr>
            <w:tcW w:w="2054" w:type="dxa"/>
          </w:tcPr>
          <w:p w14:paraId="5C84078E" w14:textId="77777777" w:rsidR="004B749A" w:rsidRPr="0022223D" w:rsidRDefault="004B749A" w:rsidP="0045570F">
            <w:pPr>
              <w:jc w:val="center"/>
              <w:rPr>
                <w:color w:val="000000"/>
                <w:sz w:val="20"/>
                <w:szCs w:val="20"/>
              </w:rPr>
            </w:pPr>
            <w:r w:rsidRPr="0022223D">
              <w:rPr>
                <w:rFonts w:eastAsia="DengXian"/>
                <w:sz w:val="20"/>
                <w:szCs w:val="20"/>
              </w:rPr>
              <w:t>-0.057</w:t>
            </w:r>
          </w:p>
        </w:tc>
        <w:tc>
          <w:tcPr>
            <w:tcW w:w="2246" w:type="dxa"/>
            <w:noWrap/>
            <w:hideMark/>
          </w:tcPr>
          <w:p w14:paraId="5022C1DB" w14:textId="77777777" w:rsidR="004B749A" w:rsidRPr="0022223D" w:rsidRDefault="004B749A" w:rsidP="0045570F">
            <w:pPr>
              <w:jc w:val="center"/>
              <w:rPr>
                <w:rFonts w:eastAsia="DengXian"/>
                <w:sz w:val="20"/>
                <w:szCs w:val="20"/>
              </w:rPr>
            </w:pPr>
            <w:r w:rsidRPr="0022223D">
              <w:rPr>
                <w:color w:val="000000"/>
                <w:sz w:val="20"/>
                <w:szCs w:val="20"/>
              </w:rPr>
              <w:t>0.067</w:t>
            </w:r>
          </w:p>
        </w:tc>
        <w:tc>
          <w:tcPr>
            <w:tcW w:w="1829" w:type="dxa"/>
            <w:noWrap/>
            <w:hideMark/>
          </w:tcPr>
          <w:p w14:paraId="6073BE48" w14:textId="77777777" w:rsidR="004B749A" w:rsidRPr="0022223D" w:rsidRDefault="004B749A" w:rsidP="0045570F">
            <w:pPr>
              <w:jc w:val="center"/>
              <w:rPr>
                <w:rFonts w:eastAsia="DengXian"/>
                <w:sz w:val="20"/>
                <w:szCs w:val="20"/>
              </w:rPr>
            </w:pPr>
            <w:r w:rsidRPr="0022223D">
              <w:rPr>
                <w:rFonts w:eastAsia="DengXian"/>
                <w:sz w:val="20"/>
                <w:szCs w:val="20"/>
              </w:rPr>
              <w:t>-0.002</w:t>
            </w:r>
          </w:p>
        </w:tc>
        <w:tc>
          <w:tcPr>
            <w:tcW w:w="1521" w:type="dxa"/>
          </w:tcPr>
          <w:p w14:paraId="5357B42F" w14:textId="77777777" w:rsidR="004B749A" w:rsidRPr="0022223D" w:rsidRDefault="004B749A" w:rsidP="0045570F">
            <w:pPr>
              <w:jc w:val="center"/>
              <w:rPr>
                <w:rFonts w:eastAsia="DengXian"/>
                <w:sz w:val="20"/>
                <w:szCs w:val="20"/>
              </w:rPr>
            </w:pPr>
            <w:r w:rsidRPr="0022223D">
              <w:rPr>
                <w:rFonts w:eastAsia="DengXian"/>
                <w:sz w:val="20"/>
                <w:szCs w:val="20"/>
              </w:rPr>
              <w:t>0.076</w:t>
            </w:r>
          </w:p>
        </w:tc>
      </w:tr>
      <w:tr w:rsidR="004B749A" w:rsidRPr="0022223D" w14:paraId="746AADDD" w14:textId="77777777" w:rsidTr="0045570F">
        <w:trPr>
          <w:trHeight w:val="270"/>
          <w:jc w:val="center"/>
        </w:trPr>
        <w:tc>
          <w:tcPr>
            <w:tcW w:w="1710" w:type="dxa"/>
            <w:vMerge/>
            <w:noWrap/>
            <w:hideMark/>
          </w:tcPr>
          <w:p w14:paraId="63D38A38" w14:textId="77777777" w:rsidR="004B749A" w:rsidRPr="0022223D" w:rsidRDefault="004B749A" w:rsidP="0045570F">
            <w:pPr>
              <w:rPr>
                <w:rFonts w:eastAsia="DengXian"/>
                <w:i/>
                <w:iCs/>
                <w:sz w:val="20"/>
                <w:szCs w:val="20"/>
              </w:rPr>
            </w:pPr>
          </w:p>
        </w:tc>
        <w:tc>
          <w:tcPr>
            <w:tcW w:w="2054" w:type="dxa"/>
          </w:tcPr>
          <w:p w14:paraId="456A6128" w14:textId="77777777" w:rsidR="004B749A" w:rsidRPr="0022223D" w:rsidRDefault="004B749A" w:rsidP="0045570F">
            <w:pPr>
              <w:jc w:val="center"/>
              <w:rPr>
                <w:color w:val="000000"/>
                <w:sz w:val="20"/>
                <w:szCs w:val="20"/>
              </w:rPr>
            </w:pPr>
            <w:r w:rsidRPr="0022223D">
              <w:rPr>
                <w:rFonts w:eastAsia="DengXian"/>
                <w:sz w:val="20"/>
                <w:szCs w:val="20"/>
              </w:rPr>
              <w:t>(0.046)</w:t>
            </w:r>
          </w:p>
        </w:tc>
        <w:tc>
          <w:tcPr>
            <w:tcW w:w="2246" w:type="dxa"/>
            <w:noWrap/>
            <w:hideMark/>
          </w:tcPr>
          <w:p w14:paraId="1D1E1B11" w14:textId="77777777" w:rsidR="004B749A" w:rsidRPr="0022223D" w:rsidRDefault="004B749A" w:rsidP="0045570F">
            <w:pPr>
              <w:jc w:val="center"/>
              <w:rPr>
                <w:rFonts w:eastAsia="DengXian"/>
                <w:sz w:val="20"/>
                <w:szCs w:val="20"/>
              </w:rPr>
            </w:pPr>
            <w:r w:rsidRPr="0022223D">
              <w:rPr>
                <w:color w:val="000000"/>
                <w:sz w:val="20"/>
                <w:szCs w:val="20"/>
              </w:rPr>
              <w:t>(0.057)</w:t>
            </w:r>
          </w:p>
        </w:tc>
        <w:tc>
          <w:tcPr>
            <w:tcW w:w="1829" w:type="dxa"/>
            <w:noWrap/>
            <w:hideMark/>
          </w:tcPr>
          <w:p w14:paraId="2701255B" w14:textId="77777777" w:rsidR="004B749A" w:rsidRPr="0022223D" w:rsidRDefault="004B749A" w:rsidP="0045570F">
            <w:pPr>
              <w:jc w:val="center"/>
              <w:rPr>
                <w:rFonts w:eastAsia="DengXian"/>
                <w:sz w:val="20"/>
                <w:szCs w:val="20"/>
              </w:rPr>
            </w:pPr>
            <w:r w:rsidRPr="0022223D">
              <w:rPr>
                <w:rFonts w:eastAsia="DengXian"/>
                <w:sz w:val="20"/>
                <w:szCs w:val="20"/>
              </w:rPr>
              <w:t>(0.068)</w:t>
            </w:r>
          </w:p>
        </w:tc>
        <w:tc>
          <w:tcPr>
            <w:tcW w:w="1521" w:type="dxa"/>
          </w:tcPr>
          <w:p w14:paraId="7202E727" w14:textId="77777777" w:rsidR="004B749A" w:rsidRPr="0022223D" w:rsidRDefault="004B749A" w:rsidP="0045570F">
            <w:pPr>
              <w:jc w:val="center"/>
              <w:rPr>
                <w:rFonts w:eastAsia="DengXian"/>
                <w:sz w:val="20"/>
                <w:szCs w:val="20"/>
              </w:rPr>
            </w:pPr>
            <w:r w:rsidRPr="0022223D">
              <w:rPr>
                <w:rFonts w:eastAsia="DengXian"/>
                <w:sz w:val="20"/>
                <w:szCs w:val="20"/>
              </w:rPr>
              <w:t>(0.042)</w:t>
            </w:r>
          </w:p>
        </w:tc>
      </w:tr>
      <w:tr w:rsidR="004B749A" w:rsidRPr="0022223D" w14:paraId="07B5B791" w14:textId="77777777" w:rsidTr="0045570F">
        <w:trPr>
          <w:trHeight w:val="260"/>
          <w:jc w:val="center"/>
        </w:trPr>
        <w:tc>
          <w:tcPr>
            <w:tcW w:w="1710" w:type="dxa"/>
            <w:noWrap/>
            <w:hideMark/>
          </w:tcPr>
          <w:p w14:paraId="3B9CEA4D" w14:textId="77777777" w:rsidR="004B749A" w:rsidRPr="0022223D" w:rsidRDefault="004B749A" w:rsidP="0045570F">
            <w:pPr>
              <w:rPr>
                <w:rFonts w:eastAsia="DengXian"/>
                <w:color w:val="000000"/>
                <w:sz w:val="20"/>
                <w:szCs w:val="20"/>
              </w:rPr>
            </w:pPr>
            <w:r w:rsidRPr="0022223D">
              <w:rPr>
                <w:rFonts w:eastAsia="DengXian"/>
                <w:color w:val="000000"/>
                <w:sz w:val="20"/>
                <w:szCs w:val="20"/>
              </w:rPr>
              <w:t>answer timing FE</w:t>
            </w:r>
          </w:p>
        </w:tc>
        <w:tc>
          <w:tcPr>
            <w:tcW w:w="2054" w:type="dxa"/>
          </w:tcPr>
          <w:p w14:paraId="0DD55EEC"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2246" w:type="dxa"/>
            <w:noWrap/>
            <w:hideMark/>
          </w:tcPr>
          <w:p w14:paraId="4DA73A22"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1829" w:type="dxa"/>
            <w:noWrap/>
            <w:hideMark/>
          </w:tcPr>
          <w:p w14:paraId="236DFF3F"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1521" w:type="dxa"/>
          </w:tcPr>
          <w:p w14:paraId="4DE5E602" w14:textId="77777777" w:rsidR="004B749A" w:rsidRPr="0022223D" w:rsidRDefault="004B749A" w:rsidP="0045570F">
            <w:pPr>
              <w:jc w:val="center"/>
              <w:rPr>
                <w:rFonts w:eastAsia="DengXian"/>
                <w:sz w:val="20"/>
                <w:szCs w:val="20"/>
              </w:rPr>
            </w:pPr>
            <w:r w:rsidRPr="0022223D">
              <w:rPr>
                <w:rFonts w:eastAsia="DengXian"/>
                <w:sz w:val="20"/>
                <w:szCs w:val="20"/>
              </w:rPr>
              <w:t>√</w:t>
            </w:r>
          </w:p>
        </w:tc>
      </w:tr>
      <w:tr w:rsidR="004B749A" w:rsidRPr="0022223D" w14:paraId="25DA8097" w14:textId="77777777" w:rsidTr="0045570F">
        <w:trPr>
          <w:trHeight w:val="270"/>
          <w:jc w:val="center"/>
        </w:trPr>
        <w:tc>
          <w:tcPr>
            <w:tcW w:w="1710" w:type="dxa"/>
            <w:noWrap/>
            <w:hideMark/>
          </w:tcPr>
          <w:p w14:paraId="614FEB2C" w14:textId="77777777" w:rsidR="004B749A" w:rsidRPr="0022223D" w:rsidRDefault="004B749A" w:rsidP="0045570F">
            <w:pPr>
              <w:rPr>
                <w:rFonts w:eastAsia="DengXian"/>
                <w:color w:val="000000"/>
                <w:sz w:val="20"/>
                <w:szCs w:val="20"/>
              </w:rPr>
            </w:pPr>
            <w:r w:rsidRPr="0022223D">
              <w:rPr>
                <w:rFonts w:eastAsia="DengXian"/>
                <w:color w:val="000000"/>
                <w:sz w:val="20"/>
                <w:szCs w:val="20"/>
              </w:rPr>
              <w:t>other controls</w:t>
            </w:r>
          </w:p>
        </w:tc>
        <w:tc>
          <w:tcPr>
            <w:tcW w:w="2054" w:type="dxa"/>
          </w:tcPr>
          <w:p w14:paraId="51FDEB59" w14:textId="77777777" w:rsidR="004B749A" w:rsidRPr="0022223D" w:rsidRDefault="004B749A" w:rsidP="0045570F">
            <w:pPr>
              <w:jc w:val="center"/>
              <w:rPr>
                <w:rFonts w:eastAsia="DengXian"/>
                <w:sz w:val="20"/>
                <w:szCs w:val="20"/>
              </w:rPr>
            </w:pPr>
            <w:r w:rsidRPr="0022223D">
              <w:rPr>
                <w:rFonts w:eastAsia="DengXian"/>
                <w:i/>
                <w:iCs/>
                <w:sz w:val="20"/>
                <w:szCs w:val="20"/>
              </w:rPr>
              <w:t>√</w:t>
            </w:r>
          </w:p>
        </w:tc>
        <w:tc>
          <w:tcPr>
            <w:tcW w:w="2246" w:type="dxa"/>
            <w:noWrap/>
            <w:hideMark/>
          </w:tcPr>
          <w:p w14:paraId="153A928C"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1829" w:type="dxa"/>
            <w:noWrap/>
            <w:hideMark/>
          </w:tcPr>
          <w:p w14:paraId="0314B6D7"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1521" w:type="dxa"/>
          </w:tcPr>
          <w:p w14:paraId="4CB70F80" w14:textId="77777777" w:rsidR="004B749A" w:rsidRPr="0022223D" w:rsidRDefault="004B749A" w:rsidP="0045570F">
            <w:pPr>
              <w:jc w:val="center"/>
              <w:rPr>
                <w:rFonts w:eastAsia="DengXian"/>
                <w:i/>
                <w:iCs/>
                <w:sz w:val="20"/>
                <w:szCs w:val="20"/>
              </w:rPr>
            </w:pPr>
            <w:r w:rsidRPr="0022223D">
              <w:rPr>
                <w:rFonts w:eastAsia="DengXian"/>
                <w:i/>
                <w:iCs/>
                <w:sz w:val="20"/>
                <w:szCs w:val="20"/>
              </w:rPr>
              <w:t>√</w:t>
            </w:r>
          </w:p>
        </w:tc>
      </w:tr>
      <w:tr w:rsidR="004B749A" w:rsidRPr="0022223D" w14:paraId="44E18AE8" w14:textId="77777777" w:rsidTr="0045570F">
        <w:trPr>
          <w:trHeight w:val="283"/>
          <w:jc w:val="center"/>
        </w:trPr>
        <w:tc>
          <w:tcPr>
            <w:tcW w:w="1710" w:type="dxa"/>
            <w:noWrap/>
            <w:hideMark/>
          </w:tcPr>
          <w:p w14:paraId="4A83D83A" w14:textId="77777777" w:rsidR="004B749A" w:rsidRPr="0022223D" w:rsidRDefault="004B749A" w:rsidP="0045570F">
            <w:pPr>
              <w:rPr>
                <w:rFonts w:eastAsia="DengXian"/>
                <w:sz w:val="20"/>
                <w:szCs w:val="20"/>
              </w:rPr>
            </w:pPr>
            <w:r w:rsidRPr="0022223D">
              <w:rPr>
                <w:rFonts w:eastAsia="DengXian"/>
                <w:sz w:val="20"/>
                <w:szCs w:val="20"/>
              </w:rPr>
              <w:t>N</w:t>
            </w:r>
          </w:p>
        </w:tc>
        <w:tc>
          <w:tcPr>
            <w:tcW w:w="2054" w:type="dxa"/>
          </w:tcPr>
          <w:p w14:paraId="3F0B0BD4" w14:textId="77777777" w:rsidR="004B749A" w:rsidRPr="0022223D" w:rsidRDefault="004B749A" w:rsidP="0045570F">
            <w:pPr>
              <w:jc w:val="center"/>
              <w:rPr>
                <w:rFonts w:eastAsia="DengXian"/>
                <w:sz w:val="20"/>
                <w:szCs w:val="20"/>
              </w:rPr>
            </w:pPr>
            <w:r w:rsidRPr="0022223D">
              <w:rPr>
                <w:rFonts w:eastAsia="DengXian"/>
                <w:sz w:val="20"/>
                <w:szCs w:val="20"/>
              </w:rPr>
              <w:t>4,670</w:t>
            </w:r>
          </w:p>
        </w:tc>
        <w:tc>
          <w:tcPr>
            <w:tcW w:w="2246" w:type="dxa"/>
            <w:noWrap/>
            <w:hideMark/>
          </w:tcPr>
          <w:p w14:paraId="25D186EE" w14:textId="77777777" w:rsidR="004B749A" w:rsidRPr="0022223D" w:rsidRDefault="004B749A" w:rsidP="0045570F">
            <w:pPr>
              <w:jc w:val="center"/>
              <w:rPr>
                <w:rFonts w:eastAsia="DengXian"/>
                <w:sz w:val="20"/>
                <w:szCs w:val="20"/>
              </w:rPr>
            </w:pPr>
            <w:r w:rsidRPr="0022223D">
              <w:rPr>
                <w:rFonts w:eastAsia="DengXian"/>
                <w:sz w:val="20"/>
                <w:szCs w:val="20"/>
              </w:rPr>
              <w:t>4,670</w:t>
            </w:r>
          </w:p>
        </w:tc>
        <w:tc>
          <w:tcPr>
            <w:tcW w:w="1829" w:type="dxa"/>
            <w:noWrap/>
            <w:hideMark/>
          </w:tcPr>
          <w:p w14:paraId="723213CD" w14:textId="77777777" w:rsidR="004B749A" w:rsidRPr="0022223D" w:rsidRDefault="004B749A" w:rsidP="0045570F">
            <w:pPr>
              <w:jc w:val="center"/>
              <w:rPr>
                <w:rFonts w:eastAsia="DengXian"/>
                <w:sz w:val="20"/>
                <w:szCs w:val="20"/>
              </w:rPr>
            </w:pPr>
            <w:r w:rsidRPr="0022223D">
              <w:rPr>
                <w:rFonts w:eastAsia="DengXian"/>
                <w:sz w:val="20"/>
                <w:szCs w:val="20"/>
              </w:rPr>
              <w:t>4,631</w:t>
            </w:r>
          </w:p>
        </w:tc>
        <w:tc>
          <w:tcPr>
            <w:tcW w:w="1521" w:type="dxa"/>
          </w:tcPr>
          <w:p w14:paraId="062E9A49" w14:textId="77777777" w:rsidR="004B749A" w:rsidRPr="0022223D" w:rsidRDefault="004B749A" w:rsidP="0045570F">
            <w:pPr>
              <w:jc w:val="center"/>
              <w:rPr>
                <w:rFonts w:eastAsia="DengXian"/>
                <w:sz w:val="20"/>
                <w:szCs w:val="20"/>
              </w:rPr>
            </w:pPr>
            <w:r w:rsidRPr="0022223D">
              <w:rPr>
                <w:rFonts w:eastAsia="DengXian"/>
                <w:sz w:val="20"/>
                <w:szCs w:val="20"/>
              </w:rPr>
              <w:t>4,670</w:t>
            </w:r>
          </w:p>
        </w:tc>
      </w:tr>
    </w:tbl>
    <w:p w14:paraId="1B9ABC74" w14:textId="77777777" w:rsidR="004B749A" w:rsidRPr="0022223D" w:rsidRDefault="004B749A" w:rsidP="004B749A">
      <w:pPr>
        <w:pStyle w:val="Notes"/>
      </w:pPr>
      <w:r w:rsidRPr="0022223D">
        <w:t xml:space="preserve">Notes: </w:t>
      </w:r>
      <w:r w:rsidRPr="0022223D">
        <w:rPr>
          <w:rFonts w:eastAsia="DengXian"/>
        </w:rPr>
        <w:t>1. ***p&lt;0.001; **p&lt;0.01; *p&lt;0.05.</w:t>
      </w:r>
      <w:r w:rsidRPr="0022223D" w:rsidDel="001D6B2B">
        <w:rPr>
          <w:rFonts w:eastAsia="DengXian"/>
        </w:rPr>
        <w:t xml:space="preserve"> </w:t>
      </w:r>
      <w:r w:rsidRPr="0022223D">
        <w:br/>
        <w:t>2. Answer timing FE indicates the date on which the answer was posted.</w:t>
      </w:r>
    </w:p>
    <w:p w14:paraId="4E10C07E" w14:textId="77777777" w:rsidR="007F3A7B" w:rsidRPr="0022223D" w:rsidRDefault="007F3A7B" w:rsidP="007F3A7B">
      <w:pPr>
        <w:pStyle w:val="Heading3"/>
      </w:pPr>
      <w:r w:rsidRPr="0022223D">
        <w:t xml:space="preserve">Quality Degradation </w:t>
      </w:r>
    </w:p>
    <w:p w14:paraId="73B58B45" w14:textId="77777777" w:rsidR="007F3A7B" w:rsidRPr="0022223D" w:rsidRDefault="007F3A7B" w:rsidP="007F3A7B">
      <w:pPr>
        <w:pStyle w:val="Paragraph0"/>
      </w:pPr>
      <w:r w:rsidRPr="0022223D">
        <w:t>The second mechanism posits that AI-generated answers lead to a decline in the actual quality of subsequent human answers through two pathways.</w:t>
      </w:r>
    </w:p>
    <w:p w14:paraId="16ACCCAE" w14:textId="77777777" w:rsidR="007F3A7B" w:rsidRPr="0022223D" w:rsidRDefault="007F3A7B" w:rsidP="007F3A7B">
      <w:pPr>
        <w:pStyle w:val="Paragraph0"/>
      </w:pPr>
      <w:r w:rsidRPr="0022223D">
        <w:rPr>
          <w:b/>
          <w:bCs/>
        </w:rPr>
        <w:t>Expertise Composition Shift</w:t>
      </w:r>
      <w:r w:rsidRPr="0022223D">
        <w:t xml:space="preserve">: AI answers may disproportionately discourage expert participation while minimally impacting non-experts. Experts in online Q&amp;A technical communities strategically allocate attention to unsolved challenging questions where their expertise can be distinctively demonstrated </w:t>
      </w:r>
      <w:r w:rsidRPr="0022223D">
        <w:fldChar w:fldCharType="begin"/>
      </w:r>
      <w:r>
        <w:instrText xml:space="preserve"> ADDIN ZOTERO_ITEM CSL_CITATION {"citationID":"qe8xXFY5","properties":{"formattedCitation":"(Raymond, 2014)","plainCitation":"(Raymond, 2014)","noteIndex":0},"citationItems":[{"id":"xILCbqsa/firkYX0Z","uris":["http://zotero.org/users/8905122/items/5GC87A77"],"itemData":{"id":31456,"type":"book","language":"en","note":"</w:instrText>
      </w:r>
      <w:r>
        <w:rPr>
          <w:rFonts w:ascii="Segoe UI Emoji" w:hAnsi="Segoe UI Emoji" w:cs="Segoe UI Emoji"/>
        </w:rPr>
        <w:instrText>🏷️</w:instrText>
      </w:r>
      <w:r>
        <w:instrText xml:space="preserve"> /unread","publisher":"Eric S. Raymond","source":"Google Scholar","title":"How to ask questions the smart way","URL":"https://forum.kicad.info/uploads/short-url/j5N5lgcgoPTq9KeJRF9WqKYRzus.pdf","author":[{"family":"Raymond","given":"Eric Steven"}],"accessed":{"date-parts":[["2025",10,30]]},"issued":{"date-parts":[["2014"]]}}}],"schema":"https://github.com/citation-style-language/schema/raw/master/csl-citation.json"} </w:instrText>
      </w:r>
      <w:r w:rsidRPr="0022223D">
        <w:fldChar w:fldCharType="separate"/>
      </w:r>
      <w:r w:rsidRPr="00FB59A6">
        <w:t>(Raymond, 2014)</w:t>
      </w:r>
      <w:r w:rsidRPr="0022223D">
        <w:fldChar w:fldCharType="end"/>
      </w:r>
      <w:r w:rsidRPr="0022223D">
        <w:t xml:space="preserve">. When AI provides comprehensive answers, experts perceive that their contributions will have diminished marginal utility. They redirect efforts to questions explicitly requiring specialized knowledge </w:t>
      </w:r>
      <w:r w:rsidRPr="0022223D">
        <w:fldChar w:fldCharType="begin"/>
      </w:r>
      <w:r>
        <w:instrText xml:space="preserve"> ADDIN ZOTERO_ITEM CSL_CITATION {"citationID":"8cR5iUrh","properties":{"formattedCitation":"(Khansa et al., 2015)","plainCitation":"(Khansa et al., 2015)","noteIndex":0},"citationItems":[{"id":"xILCbqsa/qm5K4RQ1","uris":["http://zotero.org/users/8905122/items/4RIXSSFP"],"itemData":{"id":26537,"type":"article-journal","abstract":"Abstract Community-based question-and-answer (Q&amp;A) websites have become increasingly popular in recent years as an alternative to general-purpose Web search engines for open-ended complex questions. Despite their unique contextual characteristics, only a handful of Q&amp;A websites have been successful in sustaining members’ active participation that, unlike lurking, consists of not only posting questions but also answering others’ inquiries. Because the specific design of the information technology artifacts on Q&amp;A websites can influence their level of success, studying leading Q&amp;A communities such as Yahoo! Answers (YA) provides insights into more effective design mechanisms. We tested a goal-oriented action framework using data from 2,920 YA users, and found that active online participation is largely driven by artifacts (e.g., incentives), membership (e.g., levels of membership and tenure), and habit (e.g., past behavior). This study contributes to the information systems literature by showing that active participation can be understood as the setting, pursuit, and automatic activation of goals.","archive_location":"146 </w:instrText>
      </w:r>
      <w:r>
        <w:rPr>
          <w:rFonts w:ascii="Segoe UI Emoji" w:hAnsi="Segoe UI Emoji" w:cs="Segoe UI Emoji"/>
        </w:rPr>
        <w:instrText>📊</w:instrText>
      </w:r>
      <w:r>
        <w:instrText>","call-number":"2","container-title":"Journal of Management Information Systems","DOI":"10.1080/07421222.2015.1063293","ISSN":"0742-1222","issue":"2","journalAbbreviation":"Journal of Management Information Systems","language":"en","note":"</w:instrText>
      </w:r>
      <w:r>
        <w:rPr>
          <w:rFonts w:ascii="Segoe UI Emoji" w:hAnsi="Segoe UI Emoji" w:cs="Segoe UI Emoji"/>
        </w:rPr>
        <w:instrText>🏷️</w:instrText>
      </w:r>
      <w:r>
        <w:instrText xml:space="preserve"> /reading","page":"162-203","source":"5.9 (Q1)","title":"Understanding Members’ Active Participation in Online Question-and-Answer Communities: A Theory and Empirical Analysis","title-short":"Understanding Members’ Active Participation in Online Question-and-Answer Communities","volume":"32","author":[{"family":"Khansa","given":"Lara"},{"family":"Ma","given":"Xiao"},{"family":"Liginlal","given":"Divakaran"},{"family":"Kim","given":"Sung S."}],"issued":{"date-parts":[["2015",4,3]]}}}],"schema":"https://github.com/citation-style-language/schema/raw/master/csl-citation.json"} </w:instrText>
      </w:r>
      <w:r w:rsidRPr="0022223D">
        <w:fldChar w:fldCharType="separate"/>
      </w:r>
      <w:r w:rsidRPr="00FB59A6">
        <w:t>(Khansa et al., 2015)</w:t>
      </w:r>
      <w:r w:rsidRPr="0022223D">
        <w:fldChar w:fldCharType="end"/>
      </w:r>
      <w:r w:rsidRPr="0022223D">
        <w:t>, resulting in a compositional shift toward non-experts and in reduced quality of human answers.</w:t>
      </w:r>
    </w:p>
    <w:p w14:paraId="7E34F75D" w14:textId="77777777" w:rsidR="007F3A7B" w:rsidRPr="0022223D" w:rsidRDefault="007F3A7B" w:rsidP="007F3A7B">
      <w:pPr>
        <w:pStyle w:val="Paragraph0"/>
      </w:pPr>
      <w:r w:rsidRPr="0022223D">
        <w:rPr>
          <w:b/>
          <w:bCs/>
        </w:rPr>
        <w:t>Reduced Effort Investment</w:t>
      </w:r>
      <w:r w:rsidRPr="0022223D">
        <w:t xml:space="preserve">: AI answers may decrease quality by affecting contributors’ effort allocation. Contributors strategically invest effort based on perceived recognition opportunities </w:t>
      </w:r>
      <w:r w:rsidRPr="0022223D">
        <w:fldChar w:fldCharType="begin"/>
      </w:r>
      <w:r>
        <w:instrText xml:space="preserve"> ADDIN ZOTERO_ITEM CSL_CITATION {"citationID":"v1WIsEaW","properties":{"formattedCitation":"(Anderson et al., 2012)","plainCitation":"(Anderson et al., 2012)","noteIndex":0},"citationItems":[{"id":"xILCbqsa/rbJA03jV","uris":["http://zotero.org/users/8905122/items/WIQLEI39"],"itemData":{"id":26517,"type":"paper-conference","abstract":"Question answering (Q&amp;amp;A) websites are now large repositories of valuable knowledge. While most Q&amp;amp;A sites were initially aimed at providing useful answers to the question asker, there has been a marked shift towards question answering as a community-driven knowledge creation process whose end product can be of enduring value to a broad audience. As part of this shift, specific expertise and deep knowledge of the subject at hand have become increasingly important, and many Q&amp;amp;A sites employ voting and reputation mechanisms as centerpieces of their design to help users identify the trustworthiness and accuracy of the content.To better understand this shift in focus from one-off answers to a group knowledge-creation process, we consider a question together with its entire set of corresponding answers as our fundamental unit of analysis, in contrast with the focus on individual question-answer pairs that characterized previous work. Our investigation considers the dynamics of the community activity that shapes the set of answers, both how answers and voters arrive over time and how this influences the eventual outcome. For example, we observe significant assortativity in the reputations of co-answerers, relationships between reputation and answer speed, and that the probability of an answer being chosen as the best one strongly depends on temporal characteristics of answer arrivals. We then show that our understanding of such properties is naturally applicable to predicting several important quantities, including the long-term value of the question and its answers, as well as whether a question requires a better answer. Finally, we discuss the implications of these resu</w:instrText>
      </w:r>
      <w:r>
        <w:rPr>
          <w:rFonts w:hint="eastAsia"/>
        </w:rPr>
        <w:instrText>lts for the design of Q&amp;amp;A sites.\n\n</w:instrText>
      </w:r>
      <w:r>
        <w:rPr>
          <w:rFonts w:hint="eastAsia"/>
        </w:rPr>
        <w:instrText>【摘要翻译】问答网站现在是宝贵知识的大型仓库。虽然大多数问答网站最初的目的是为提问者提供有用的答案，但是已经有了明显的转变，将问答作为一种社区驱动的知识创造过程，其最终产品可以对广大受众具有持久的价值。作为这种转变的一部分，具体的专业知识和深入的知识已经变得越来越重要，许多问答网站采用投票和声誉机制作为他们设计的核心，以帮助用户识别内容的可信度和准确性。为了更好地理解这种从一次性答案到群体知识创造过程的转变，我们考虑一个问题连同它的整套相应的答案作为我们的基本分析单元，与以前的工作特点的个别问题</w:instrText>
      </w:r>
      <w:r>
        <w:rPr>
          <w:rFonts w:hint="eastAsia"/>
        </w:rPr>
        <w:instrText xml:space="preserve"> - </w:instrText>
      </w:r>
      <w:r>
        <w:rPr>
          <w:rFonts w:hint="eastAsia"/>
        </w:rPr>
        <w:instrText>答案对的关注形成对比。我们的调查考虑了形成一系列答案的社区活动的动态，包括答案和选民如何随着时间的推移到达，以及这如何影响最终结果。例如，我们观察到共同回答者的声誉，声誉和回答速度之间的关系，以及被选为最佳答案的概率强烈依赖于回答到达的时间特征。然后，我们展示了我们对这些性质的理解自然适用于预测几个重要的量，包括问题及其答案的长期价值，以及一个问题是否需要更好的答案。最后，我们讨论了这些结果对问答网站设计的启示。</w:instrText>
      </w:r>
      <w:r>
        <w:rPr>
          <w:rFonts w:hint="eastAsia"/>
        </w:rPr>
        <w:instrText>","archiv</w:instrText>
      </w:r>
      <w:r>
        <w:instrText xml:space="preserve">e_location":"391 </w:instrText>
      </w:r>
      <w:r>
        <w:rPr>
          <w:rFonts w:ascii="Segoe UI Emoji" w:hAnsi="Segoe UI Emoji" w:cs="Segoe UI Emoji"/>
        </w:rPr>
        <w:instrText>📊</w:instrText>
      </w:r>
      <w:r>
        <w:instrText>","collection-title":"KDD '12","container-title":"Proceedings of the 18th ACM SIGKDD international conference on Knowledge discovery and data mining","DOI":"10.1145/2339530.2339665","event-place":"New York, NY, USA","ISBN":"978-1-4503-1462-6","language":"en","note":"</w:instrText>
      </w:r>
      <w:r>
        <w:rPr>
          <w:rFonts w:ascii="Segoe UI Emoji" w:hAnsi="Segoe UI Emoji" w:cs="Segoe UI Emoji"/>
        </w:rPr>
        <w:instrText>🏷️</w:instrText>
      </w:r>
      <w:r>
        <w:instrText xml:space="preserve"> /reading","page":"850–858","publisher":"Association for Computing Machinery","publisher-place":"New York, NY, USA","source":"ACM Digital Library","title":"Discovering value from community activity on focused question answering sites","title-short":"Discovering value from community activity on focused question answering sites","URL":"https://dl.acm.org/doi/10.1145/2339530.2339665","author":[{"family":"Anderson","given":"Ashton"},{"family":"Huttenlocher","given":"Daniel"},{"family":"Kleinberg","given":"Jon"},{"family":"Leskovec","given":"Jure"}],"accessed":{"date-parts":[["2025",4,2]]},"issued":{"date-parts":[["2012",8,12]]}}}],"schema":"https://github.com/citation-style-language/schema/raw/master/csl-citation.json"} </w:instrText>
      </w:r>
      <w:r w:rsidRPr="0022223D">
        <w:fldChar w:fldCharType="separate"/>
      </w:r>
      <w:r w:rsidRPr="00FB59A6">
        <w:t>(Anderson et al., 2012)</w:t>
      </w:r>
      <w:r w:rsidRPr="0022223D">
        <w:fldChar w:fldCharType="end"/>
      </w:r>
      <w:r w:rsidRPr="0022223D">
        <w:t>. When AI offers comprehensive answers, contributors may conclude that significant effort would yield only marginal improvements in answer quality and may therefore decrease their investment.</w:t>
      </w:r>
    </w:p>
    <w:p w14:paraId="5102A7EA" w14:textId="77777777" w:rsidR="007F3A7B" w:rsidRPr="0022223D" w:rsidRDefault="007F3A7B" w:rsidP="007F3A7B">
      <w:pPr>
        <w:pStyle w:val="Paragraph0"/>
      </w:pPr>
      <w:r w:rsidRPr="0022223D">
        <w:lastRenderedPageBreak/>
        <w:t>Both pathways result in lower-quality human answers and consequently fewer upvotes, operating through actual changes in contribution substance rather than changes in evaluation standards.</w:t>
      </w:r>
    </w:p>
    <w:p w14:paraId="63EC1B07" w14:textId="77777777" w:rsidR="007F3A7B" w:rsidRPr="0022223D" w:rsidRDefault="007F3A7B" w:rsidP="007F3A7B">
      <w:pPr>
        <w:pStyle w:val="Heading4"/>
        <w:rPr>
          <w:lang w:val="en-US"/>
        </w:rPr>
      </w:pPr>
      <w:r w:rsidRPr="0022223D">
        <w:rPr>
          <w:lang w:val="en-US"/>
        </w:rPr>
        <w:t>Quality Degradation Mechanism</w:t>
      </w:r>
    </w:p>
    <w:p w14:paraId="73D5CB68" w14:textId="77777777" w:rsidR="007F3A7B" w:rsidRPr="0022223D" w:rsidRDefault="007F3A7B" w:rsidP="007F3A7B">
      <w:pPr>
        <w:pStyle w:val="Paragraph0"/>
      </w:pPr>
      <w:r w:rsidRPr="0022223D">
        <w:t>We posit that quality degradation could occur through compositional shift (fewer expert answerers) or reduced effort investment. We test both pathways.</w:t>
      </w:r>
    </w:p>
    <w:p w14:paraId="6BE95C40" w14:textId="77777777" w:rsidR="007F3A7B" w:rsidRPr="0022223D" w:rsidRDefault="007F3A7B" w:rsidP="007F3A7B">
      <w:pPr>
        <w:pStyle w:val="Paragraph0"/>
      </w:pPr>
      <w:r w:rsidRPr="0022223D">
        <w:t>We first test whether AI deters expert participation. We measure expertise using each answerer’s prior track record—specifically, their count of previously accepted answers within the question’s tag area. This metric reflects demonstrated domain competence. If AI discourages expert participation (perhaps because experts view AI responses as making their contributions redundant), we should observe lower average expertise scores among human answerers in treated versus control questions.</w:t>
      </w:r>
    </w:p>
    <w:p w14:paraId="7284ECAC" w14:textId="77777777" w:rsidR="007F3A7B" w:rsidRPr="0022223D" w:rsidRDefault="007F3A7B" w:rsidP="007F3A7B">
      <w:pPr>
        <w:pStyle w:val="Paragraph0"/>
      </w:pPr>
      <w:r w:rsidRPr="0022223D">
        <w:t>Table 1</w:t>
      </w:r>
      <w:ins w:id="2928" w:author="Dylan CHEN" w:date="2026-03-20T16:22:00Z" w16du:dateUtc="2026-03-20T08:22:00Z">
        <w:r w:rsidRPr="0022223D">
          <w:t>3</w:t>
        </w:r>
      </w:ins>
      <w:del w:id="2929" w:author="Dylan CHEN" w:date="2026-03-20T16:22:00Z" w16du:dateUtc="2026-03-20T08:22:00Z">
        <w:r w:rsidRPr="0022223D" w:rsidDel="006576DB">
          <w:delText>2</w:delText>
        </w:r>
      </w:del>
      <w:r w:rsidRPr="0022223D">
        <w:t>, Column 2 tests this prediction. We find no evidence that AI reduces answerer expertise (</w:t>
      </w:r>
      <w:r w:rsidRPr="0022223D">
        <w:rPr>
          <w:i/>
          <w:iCs/>
        </w:rPr>
        <w:t>β</w:t>
      </w:r>
      <w:r w:rsidRPr="0022223D">
        <w:t xml:space="preserve"> = 0.067, p = 0.241). The positive but insignificant coefficient suggests expert answerers remain equally or perhaps slightly more willing to participate when AI answers are present. This rules out compositional shift as an explanation for reduced recognition.</w:t>
      </w:r>
    </w:p>
    <w:p w14:paraId="70787233" w14:textId="77777777" w:rsidR="007F3A7B" w:rsidRPr="0022223D" w:rsidRDefault="007F3A7B" w:rsidP="007F3A7B">
      <w:pPr>
        <w:pStyle w:val="Paragraph0"/>
      </w:pPr>
      <w:r w:rsidRPr="0022223D">
        <w:t>We next examine whether AI reduces effort investment, leading to lower answer quality. We regress LLM-generated quality ratings of human answers on the AI treatment indicator. If AI reduces quality, we should observe lower ratings when AI is present.</w:t>
      </w:r>
    </w:p>
    <w:p w14:paraId="57C20823" w14:textId="77777777" w:rsidR="007F3A7B" w:rsidRPr="0022223D" w:rsidRDefault="007F3A7B" w:rsidP="007F3A7B">
      <w:pPr>
        <w:pStyle w:val="Paragraph0"/>
      </w:pPr>
      <w:r w:rsidRPr="0022223D">
        <w:t>Table 1</w:t>
      </w:r>
      <w:ins w:id="2930" w:author="Dylan CHEN" w:date="2026-03-20T16:22:00Z" w16du:dateUtc="2026-03-20T08:22:00Z">
        <w:r w:rsidRPr="0022223D">
          <w:t>3</w:t>
        </w:r>
      </w:ins>
      <w:del w:id="2931" w:author="Dylan CHEN" w:date="2026-03-20T16:22:00Z" w16du:dateUtc="2026-03-20T08:22:00Z">
        <w:r w:rsidRPr="0022223D" w:rsidDel="006576DB">
          <w:delText>2</w:delText>
        </w:r>
      </w:del>
      <w:r w:rsidRPr="0022223D">
        <w:t>, Column 3 shows no association between AI presence and quality ratings (</w:t>
      </w:r>
      <w:r w:rsidRPr="0022223D">
        <w:rPr>
          <w:i/>
          <w:iCs/>
          <w:rPrChange w:id="2932" w:author="Dylan CHEN" w:date="2026-03-20T16:22:00Z" w16du:dateUtc="2026-03-20T08:22:00Z">
            <w:rPr/>
          </w:rPrChange>
        </w:rPr>
        <w:t>β</w:t>
      </w:r>
      <w:r w:rsidRPr="0022223D">
        <w:t xml:space="preserve"> = -0.002, p = 0.975). As a robustness check, we use answer length as an alternative quality proxy, since longer answers tend to be more comprehensive. Column 4 shows human answers are slightly longer with AI present, though not significantly (</w:t>
      </w:r>
      <w:r w:rsidRPr="0022223D">
        <w:rPr>
          <w:i/>
          <w:iCs/>
        </w:rPr>
        <w:t>β</w:t>
      </w:r>
      <w:r w:rsidRPr="0022223D">
        <w:t xml:space="preserve"> = 0.076, p = 0.072).</w:t>
      </w:r>
    </w:p>
    <w:p w14:paraId="49BEF910" w14:textId="77777777" w:rsidR="007F3A7B" w:rsidRPr="0022223D" w:rsidRDefault="007F3A7B" w:rsidP="007F3A7B">
      <w:pPr>
        <w:pStyle w:val="Paragraph0"/>
      </w:pPr>
      <w:r w:rsidRPr="0022223D">
        <w:lastRenderedPageBreak/>
        <w:t>These findings provide no support for the quality degradation mechanism. AI-generated answers do not reduce human answer quality through compositional shifts or reduced effort.</w:t>
      </w:r>
    </w:p>
    <w:p w14:paraId="102C93D6" w14:textId="1233142F" w:rsidR="000935D6" w:rsidRPr="0022223D" w:rsidRDefault="00AB308E" w:rsidP="0057336B">
      <w:pPr>
        <w:pStyle w:val="Heading1"/>
      </w:pPr>
      <w:r w:rsidRPr="0022223D">
        <w:t>Conclusion</w:t>
      </w:r>
    </w:p>
    <w:p w14:paraId="0668B3B6" w14:textId="77777777" w:rsidR="00AB308E" w:rsidRPr="0022223D" w:rsidRDefault="00AB308E" w:rsidP="00E93697">
      <w:pPr>
        <w:pStyle w:val="Heading2"/>
        <w:rPr>
          <w:rFonts w:eastAsiaTheme="minorEastAsia"/>
        </w:rPr>
      </w:pPr>
      <w:r w:rsidRPr="0022223D">
        <w:rPr>
          <w:rFonts w:eastAsiaTheme="minorEastAsia"/>
        </w:rPr>
        <w:t>Main Finding</w:t>
      </w:r>
      <w:r w:rsidRPr="0022223D">
        <w:t>s</w:t>
      </w:r>
    </w:p>
    <w:p w14:paraId="79C305E9" w14:textId="349F9C35" w:rsidR="00AB308E" w:rsidRPr="0022223D" w:rsidRDefault="00AB308E" w:rsidP="00046178">
      <w:pPr>
        <w:pStyle w:val="Paragraph0"/>
      </w:pPr>
      <w:r w:rsidRPr="0022223D">
        <w:t>Our study investigates the impact</w:t>
      </w:r>
      <w:r w:rsidR="00C23832" w:rsidRPr="0022223D">
        <w:t>s</w:t>
      </w:r>
      <w:r w:rsidRPr="0022223D">
        <w:t xml:space="preserve"> of platform-specific internal </w:t>
      </w:r>
      <w:r w:rsidR="00C55514" w:rsidRPr="0022223D">
        <w:t>G</w:t>
      </w:r>
      <w:r w:rsidR="00A915A2" w:rsidRPr="0022223D">
        <w:t>en</w:t>
      </w:r>
      <w:r w:rsidR="00C55514" w:rsidRPr="0022223D">
        <w:t>AI</w:t>
      </w:r>
      <w:r w:rsidRPr="0022223D">
        <w:t xml:space="preserve"> on user behavior in online Q&amp;A communities</w:t>
      </w:r>
      <w:r w:rsidR="00D1059C" w:rsidRPr="0022223D">
        <w:t>,</w:t>
      </w:r>
      <w:r w:rsidR="00261E78" w:rsidRPr="0022223D">
        <w:t xml:space="preserve"> in addition to </w:t>
      </w:r>
      <w:r w:rsidR="0088677E" w:rsidRPr="0022223D">
        <w:t xml:space="preserve">the influence of </w:t>
      </w:r>
      <w:r w:rsidR="00261E78" w:rsidRPr="0022223D">
        <w:t>external GenAI</w:t>
      </w:r>
      <w:r w:rsidR="0088677E" w:rsidRPr="0022223D">
        <w:t xml:space="preserve"> tools</w:t>
      </w:r>
      <w:r w:rsidRPr="0022223D">
        <w:t xml:space="preserve">. </w:t>
      </w:r>
      <w:r w:rsidR="00C23832" w:rsidRPr="0022223D">
        <w:t xml:space="preserve">We show that AI-generated answers significantly reduce both </w:t>
      </w:r>
      <w:r w:rsidR="0005430E" w:rsidRPr="0022223D">
        <w:rPr>
          <w:i/>
          <w:iCs/>
        </w:rPr>
        <w:t>human answer supply</w:t>
      </w:r>
      <w:r w:rsidR="0005430E" w:rsidRPr="0022223D">
        <w:t xml:space="preserve"> and </w:t>
      </w:r>
      <w:r w:rsidR="0005430E" w:rsidRPr="0022223D">
        <w:rPr>
          <w:i/>
          <w:iCs/>
        </w:rPr>
        <w:t xml:space="preserve">viewer recognition </w:t>
      </w:r>
      <w:r w:rsidR="0005430E" w:rsidRPr="0022223D">
        <w:t xml:space="preserve">(of human answers) </w:t>
      </w:r>
      <w:r w:rsidR="00C23832" w:rsidRPr="0022223D">
        <w:t>as measured by net votes.</w:t>
      </w:r>
      <w:r w:rsidR="0005430E" w:rsidRPr="0022223D">
        <w:t xml:space="preserve"> </w:t>
      </w:r>
      <w:r w:rsidRPr="0022223D">
        <w:t>However, receiving AI-generated answers does not significantly impact questioners</w:t>
      </w:r>
      <w:r w:rsidR="00144466" w:rsidRPr="0022223D">
        <w:t>’</w:t>
      </w:r>
      <w:r w:rsidRPr="0022223D">
        <w:t xml:space="preserve"> subsequent activities, including posting new questions or providing comments. Question viewership also remains unaffected by the presence of AI-generated answers.</w:t>
      </w:r>
    </w:p>
    <w:p w14:paraId="00D704B4" w14:textId="0F8755A3" w:rsidR="00C23832" w:rsidRPr="0022223D" w:rsidRDefault="00AB308E" w:rsidP="007852CA">
      <w:pPr>
        <w:pStyle w:val="Paragraph0"/>
      </w:pPr>
      <w:r w:rsidRPr="0022223D">
        <w:t xml:space="preserve">We identify </w:t>
      </w:r>
      <w:r w:rsidR="002D7723" w:rsidRPr="0022223D">
        <w:t xml:space="preserve">three </w:t>
      </w:r>
      <w:r w:rsidRPr="0022223D">
        <w:t xml:space="preserve">mechanisms underlying the negative impact on answer supply: the </w:t>
      </w:r>
      <w:r w:rsidRPr="0022223D">
        <w:rPr>
          <w:i/>
          <w:iCs/>
        </w:rPr>
        <w:t>content effect</w:t>
      </w:r>
      <w:r w:rsidRPr="0022223D">
        <w:t>, stemming from the quality of AI-generated content</w:t>
      </w:r>
      <w:r w:rsidR="002D7723" w:rsidRPr="0022223D">
        <w:t>;</w:t>
      </w:r>
      <w:r w:rsidRPr="0022223D">
        <w:t xml:space="preserve"> </w:t>
      </w:r>
      <w:r w:rsidR="007852CA" w:rsidRPr="0022223D">
        <w:t xml:space="preserve">the </w:t>
      </w:r>
      <w:r w:rsidR="007852CA" w:rsidRPr="0022223D">
        <w:rPr>
          <w:i/>
          <w:iCs/>
        </w:rPr>
        <w:t>source effect</w:t>
      </w:r>
      <w:r w:rsidR="007852CA" w:rsidRPr="0022223D">
        <w:t xml:space="preserve">, arising from the mere fact that the information source is an AI system; and </w:t>
      </w:r>
      <w:r w:rsidR="002D7723" w:rsidRPr="0022223D">
        <w:t xml:space="preserve">the </w:t>
      </w:r>
      <w:r w:rsidR="002D7723" w:rsidRPr="0022223D">
        <w:rPr>
          <w:i/>
          <w:iCs/>
        </w:rPr>
        <w:t>position effect</w:t>
      </w:r>
      <w:r w:rsidR="002D7723" w:rsidRPr="0022223D">
        <w:t xml:space="preserve">, </w:t>
      </w:r>
      <w:r w:rsidR="00C23832" w:rsidRPr="0022223D">
        <w:t>resulting from AI-generated answers appearing almost instantaneously, occupying the first position in answer sequences and consequently demotivating human contribution</w:t>
      </w:r>
      <w:r w:rsidRPr="0022223D">
        <w:t xml:space="preserve">. </w:t>
      </w:r>
      <w:r w:rsidR="00C23832" w:rsidRPr="0022223D">
        <w:t>Notably, our comparison of AI with high-reputation human answerers reveals that the source effect is unique to AI-generated answers—even the most reputable human answerers do not produce a similar deterrent effect.</w:t>
      </w:r>
      <w:r w:rsidRPr="0022223D">
        <w:t xml:space="preserve"> </w:t>
      </w:r>
    </w:p>
    <w:p w14:paraId="2009CAB1" w14:textId="37D59E3C" w:rsidR="007402DD" w:rsidRPr="0022223D" w:rsidRDefault="00C23832" w:rsidP="00472493">
      <w:pPr>
        <w:pStyle w:val="Paragraph0"/>
      </w:pPr>
      <w:r w:rsidRPr="0022223D">
        <w:t xml:space="preserve">The observed decrease in </w:t>
      </w:r>
      <w:r w:rsidR="00816FA5" w:rsidRPr="0022223D">
        <w:t xml:space="preserve">viewer </w:t>
      </w:r>
      <w:r w:rsidRPr="0022223D">
        <w:t xml:space="preserve">recognition </w:t>
      </w:r>
      <w:r w:rsidR="002C29E2" w:rsidRPr="0022223D">
        <w:t xml:space="preserve">of </w:t>
      </w:r>
      <w:r w:rsidRPr="0022223D">
        <w:t>human answers cannot be attributed to</w:t>
      </w:r>
      <w:r w:rsidR="00FD4BBD" w:rsidRPr="0022223D">
        <w:t xml:space="preserve"> viewers’</w:t>
      </w:r>
      <w:r w:rsidRPr="0022223D">
        <w:t xml:space="preserve"> </w:t>
      </w:r>
      <w:r w:rsidR="00816FA5" w:rsidRPr="0022223D">
        <w:t>distract</w:t>
      </w:r>
      <w:r w:rsidR="00FD4BBD" w:rsidRPr="0022223D">
        <w:t xml:space="preserve">ion from </w:t>
      </w:r>
      <w:r w:rsidR="00816FA5" w:rsidRPr="0022223D">
        <w:t xml:space="preserve">human answers or </w:t>
      </w:r>
      <w:r w:rsidR="00A83A8C" w:rsidRPr="0022223D">
        <w:t xml:space="preserve">to </w:t>
      </w:r>
      <w:r w:rsidR="00816FA5" w:rsidRPr="0022223D">
        <w:t>degraded human answer quality</w:t>
      </w:r>
      <w:r w:rsidRPr="0022223D">
        <w:t>. Rather, our analysis suggests that internal GenAI elevates viewers</w:t>
      </w:r>
      <w:r w:rsidR="00144466" w:rsidRPr="0022223D">
        <w:t>’</w:t>
      </w:r>
      <w:r w:rsidRPr="0022223D">
        <w:t xml:space="preserve"> quality expectations, creating a more demanding standard against which human contributions are evaluated.</w:t>
      </w:r>
    </w:p>
    <w:p w14:paraId="16E81CD7" w14:textId="77777777" w:rsidR="00AB308E" w:rsidRPr="0022223D" w:rsidRDefault="00AB308E" w:rsidP="00E93697">
      <w:pPr>
        <w:pStyle w:val="Heading2"/>
      </w:pPr>
      <w:r w:rsidRPr="0022223D">
        <w:t>Theoretical Contributions</w:t>
      </w:r>
    </w:p>
    <w:p w14:paraId="6A54B01F" w14:textId="77777777" w:rsidR="00261E78" w:rsidRPr="0022223D" w:rsidRDefault="00C4181C" w:rsidP="00633022">
      <w:pPr>
        <w:pStyle w:val="Paragraph0"/>
      </w:pPr>
      <w:r w:rsidRPr="0022223D">
        <w:lastRenderedPageBreak/>
        <w:t>Our study contributes to the emerging literature on generative AI</w:t>
      </w:r>
      <w:r w:rsidR="00144466" w:rsidRPr="0022223D">
        <w:t>’</w:t>
      </w:r>
      <w:r w:rsidRPr="0022223D">
        <w:t xml:space="preserve">s impact on online communities in several important ways. First, we extend research beyond external </w:t>
      </w:r>
      <w:r w:rsidR="002C29E2" w:rsidRPr="0022223D">
        <w:t>general-</w:t>
      </w:r>
      <w:r w:rsidRPr="0022223D">
        <w:t>purpose GenAI tools to platform-</w:t>
      </w:r>
      <w:r w:rsidR="002C29E2" w:rsidRPr="0022223D">
        <w:t xml:space="preserve">specific </w:t>
      </w:r>
      <w:r w:rsidRPr="0022223D">
        <w:t>internal GenAI systems. Our study offers unique insights into the challenges and opportunities platforms face when developing their own AI capabilities. We document a complex relationship between GenAI and human participation, which is especially relevant as more online platforms develop proprietary AI solutions in response to the proliferation of external GenAI tools.</w:t>
      </w:r>
      <w:r w:rsidR="00735E45" w:rsidRPr="0022223D">
        <w:t xml:space="preserve"> </w:t>
      </w:r>
    </w:p>
    <w:p w14:paraId="4ADEAE78" w14:textId="00F8AEAA" w:rsidR="00C4181C" w:rsidRPr="0022223D" w:rsidRDefault="00735E45" w:rsidP="00633022">
      <w:pPr>
        <w:pStyle w:val="Paragraph0"/>
      </w:pPr>
      <w:r w:rsidRPr="0022223D">
        <w:t xml:space="preserve">Specifically, our findings, when compared with </w:t>
      </w:r>
      <w:r w:rsidR="009F4982" w:rsidRPr="0022223D">
        <w:t xml:space="preserve">those of </w:t>
      </w:r>
      <w:r w:rsidRPr="0022223D">
        <w:t>Su et al. (2023), reveal that AI</w:t>
      </w:r>
      <w:r w:rsidR="00144466" w:rsidRPr="0022223D">
        <w:t>’</w:t>
      </w:r>
      <w:r w:rsidRPr="0022223D">
        <w:t>s impact on human knowledge sharing is highly context-dependent. While Su et al.</w:t>
      </w:r>
      <w:r w:rsidR="00A657F3" w:rsidRPr="0022223D">
        <w:t xml:space="preserve"> (2023)</w:t>
      </w:r>
      <w:r w:rsidRPr="0022223D">
        <w:t xml:space="preserve"> find positive effects in Quora</w:t>
      </w:r>
      <w:r w:rsidR="00144466" w:rsidRPr="0022223D">
        <w:t>’</w:t>
      </w:r>
      <w:r w:rsidRPr="0022223D">
        <w:t xml:space="preserve">s diverse content ecosystem with delayed AI implementation, we demonstrate negative effects in specialized technical communities with immediate AI responses. This contrast may </w:t>
      </w:r>
      <w:r w:rsidR="00D1059C" w:rsidRPr="0022223D">
        <w:t xml:space="preserve">be </w:t>
      </w:r>
      <w:r w:rsidR="00A00ECC" w:rsidRPr="0022223D">
        <w:t xml:space="preserve">attributable </w:t>
      </w:r>
      <w:r w:rsidR="00261E78" w:rsidRPr="0022223D">
        <w:t>to multiple reasons</w:t>
      </w:r>
      <w:r w:rsidRPr="0022223D">
        <w:t xml:space="preserve">: </w:t>
      </w:r>
      <w:r w:rsidRPr="0022223D">
        <w:rPr>
          <w:b/>
          <w:bCs/>
        </w:rPr>
        <w:t xml:space="preserve">(a) </w:t>
      </w:r>
      <w:r w:rsidR="009F4982" w:rsidRPr="0022223D">
        <w:rPr>
          <w:b/>
          <w:bCs/>
        </w:rPr>
        <w:t>P</w:t>
      </w:r>
      <w:r w:rsidRPr="0022223D">
        <w:rPr>
          <w:b/>
          <w:bCs/>
        </w:rPr>
        <w:t>latform specialization:</w:t>
      </w:r>
      <w:r w:rsidRPr="0022223D">
        <w:t xml:space="preserve"> AI may stimulate participation on general-interest platforms </w:t>
      </w:r>
      <w:r w:rsidR="00A1067E" w:rsidRPr="0022223D">
        <w:t xml:space="preserve">where AI answers can serve as collaborative “starting points” for users to build upon </w:t>
      </w:r>
      <w:r w:rsidR="00612C6B" w:rsidRPr="0022223D">
        <w:t>(e.g., brainstorming context</w:t>
      </w:r>
      <w:r w:rsidR="00EB4B15" w:rsidRPr="0022223D">
        <w:t>s</w:t>
      </w:r>
      <w:r w:rsidR="00612C6B" w:rsidRPr="0022223D">
        <w:t xml:space="preserve"> </w:t>
      </w:r>
      <w:r w:rsidR="006468F1" w:rsidRPr="0022223D">
        <w:rPr>
          <w:rFonts w:eastAsia="Times New Roman"/>
          <w:szCs w:val="24"/>
        </w:rPr>
        <w:t>where initial ideas are meant to spark further elaboration</w:t>
      </w:r>
      <w:r w:rsidR="00612C6B" w:rsidRPr="0022223D">
        <w:t>)</w:t>
      </w:r>
      <w:r w:rsidR="00261E78" w:rsidRPr="0022223D">
        <w:t>. However, in professional</w:t>
      </w:r>
      <w:r w:rsidR="00EB4B15" w:rsidRPr="0022223D">
        <w:t xml:space="preserve"> contexts like </w:t>
      </w:r>
      <w:r w:rsidR="00D12240" w:rsidRPr="0022223D">
        <w:t>SegmentFault</w:t>
      </w:r>
      <w:r w:rsidR="00EB4B15" w:rsidRPr="0022223D">
        <w:t xml:space="preserve">, </w:t>
      </w:r>
      <w:r w:rsidR="00261E78" w:rsidRPr="0022223D">
        <w:t xml:space="preserve">AI </w:t>
      </w:r>
      <w:r w:rsidR="00EB4B15" w:rsidRPr="0022223D">
        <w:t xml:space="preserve">answers </w:t>
      </w:r>
      <w:r w:rsidR="00261E78" w:rsidRPr="0022223D">
        <w:t xml:space="preserve">may </w:t>
      </w:r>
      <w:r w:rsidRPr="0022223D">
        <w:t>directly compete with human expertise</w:t>
      </w:r>
      <w:r w:rsidR="00261E78" w:rsidRPr="0022223D">
        <w:t xml:space="preserve"> </w:t>
      </w:r>
      <w:r w:rsidR="00EB4B15" w:rsidRPr="0022223D">
        <w:t>for</w:t>
      </w:r>
      <w:r w:rsidR="00261E78" w:rsidRPr="0022223D">
        <w:t xml:space="preserve"> user attention</w:t>
      </w:r>
      <w:r w:rsidRPr="0022223D">
        <w:t>.</w:t>
      </w:r>
      <w:r w:rsidRPr="0022223D">
        <w:rPr>
          <w:b/>
          <w:bCs/>
        </w:rPr>
        <w:t xml:space="preserve"> (b) </w:t>
      </w:r>
      <w:r w:rsidR="009F4982" w:rsidRPr="0022223D">
        <w:rPr>
          <w:b/>
          <w:bCs/>
        </w:rPr>
        <w:t>T</w:t>
      </w:r>
      <w:r w:rsidRPr="0022223D">
        <w:rPr>
          <w:b/>
          <w:bCs/>
        </w:rPr>
        <w:t xml:space="preserve">iming of intervention: </w:t>
      </w:r>
      <w:r w:rsidRPr="0022223D">
        <w:t>Late-arriving AI</w:t>
      </w:r>
      <w:r w:rsidR="00D1059C" w:rsidRPr="0022223D">
        <w:t>,</w:t>
      </w:r>
      <w:r w:rsidRPr="0022223D">
        <w:t xml:space="preserve"> </w:t>
      </w:r>
      <w:r w:rsidR="00261E78" w:rsidRPr="0022223D">
        <w:t xml:space="preserve">as examined </w:t>
      </w:r>
      <w:r w:rsidR="00EB4B15" w:rsidRPr="0022223D">
        <w:t>in</w:t>
      </w:r>
      <w:r w:rsidR="00D1059C" w:rsidRPr="0022223D">
        <w:t xml:space="preserve"> </w:t>
      </w:r>
      <w:r w:rsidR="00261E78" w:rsidRPr="0022223D">
        <w:t xml:space="preserve">Su et al. (2023), </w:t>
      </w:r>
      <w:r w:rsidRPr="0022223D">
        <w:t xml:space="preserve">may complement existing discussions, while immediate AI responses may preempt human contributions. </w:t>
      </w:r>
      <w:r w:rsidRPr="0022223D">
        <w:rPr>
          <w:b/>
          <w:bCs/>
        </w:rPr>
        <w:t xml:space="preserve">(c) </w:t>
      </w:r>
      <w:r w:rsidR="009F4982" w:rsidRPr="0022223D">
        <w:rPr>
          <w:b/>
          <w:bCs/>
        </w:rPr>
        <w:t>I</w:t>
      </w:r>
      <w:r w:rsidRPr="0022223D">
        <w:rPr>
          <w:b/>
          <w:bCs/>
        </w:rPr>
        <w:t>ntegration strategy:</w:t>
      </w:r>
      <w:r w:rsidRPr="0022223D">
        <w:t xml:space="preserve"> Platform-controlled AI integration</w:t>
      </w:r>
      <w:r w:rsidR="00D1059C" w:rsidRPr="0022223D">
        <w:t>,</w:t>
      </w:r>
      <w:r w:rsidRPr="0022223D">
        <w:t xml:space="preserve"> </w:t>
      </w:r>
      <w:r w:rsidR="00261E78" w:rsidRPr="0022223D">
        <w:t xml:space="preserve">as </w:t>
      </w:r>
      <w:r w:rsidR="00D1059C" w:rsidRPr="0022223D">
        <w:t xml:space="preserve">in </w:t>
      </w:r>
      <w:r w:rsidR="00261E78" w:rsidRPr="0022223D">
        <w:t>our study</w:t>
      </w:r>
      <w:r w:rsidR="00D1059C" w:rsidRPr="0022223D">
        <w:t>,</w:t>
      </w:r>
      <w:r w:rsidR="00261E78" w:rsidRPr="0022223D">
        <w:t xml:space="preserve"> </w:t>
      </w:r>
      <w:r w:rsidRPr="0022223D">
        <w:t>creates different dynamics than user-initiated external AI adoption. These insights advance theory by demonstrating that understanding AI</w:t>
      </w:r>
      <w:r w:rsidR="00144466" w:rsidRPr="0022223D">
        <w:t>’</w:t>
      </w:r>
      <w:r w:rsidRPr="0022223D">
        <w:t>s transformative effects requires careful attention to the sociotechnical configuration within which AI operates.</w:t>
      </w:r>
    </w:p>
    <w:p w14:paraId="1DD719C6" w14:textId="5B812F65" w:rsidR="00FE3EAE" w:rsidRPr="0022223D" w:rsidRDefault="00AB308E" w:rsidP="00EB4B15">
      <w:pPr>
        <w:pStyle w:val="Paragraph0"/>
        <w:widowControl w:val="0"/>
        <w:ind w:firstLine="533"/>
      </w:pPr>
      <w:r w:rsidRPr="0022223D">
        <w:t xml:space="preserve">Second, our study advances the theoretical understanding of the mechanisms through which </w:t>
      </w:r>
      <w:r w:rsidR="00C55514" w:rsidRPr="0022223D">
        <w:lastRenderedPageBreak/>
        <w:t>G</w:t>
      </w:r>
      <w:r w:rsidR="00FE3EAE" w:rsidRPr="0022223D">
        <w:t>en</w:t>
      </w:r>
      <w:r w:rsidR="00C55514" w:rsidRPr="0022223D">
        <w:t>AI</w:t>
      </w:r>
      <w:r w:rsidRPr="0022223D">
        <w:t xml:space="preserve"> influences user behaviors in online communities. We demonstrate the importance of examining </w:t>
      </w:r>
      <w:r w:rsidR="00C55514" w:rsidRPr="0022223D">
        <w:t>G</w:t>
      </w:r>
      <w:r w:rsidR="00FE3EAE" w:rsidRPr="0022223D">
        <w:t>en</w:t>
      </w:r>
      <w:r w:rsidR="00C55514" w:rsidRPr="0022223D">
        <w:t>AI</w:t>
      </w:r>
      <w:r w:rsidR="00144466" w:rsidRPr="0022223D">
        <w:t>’</w:t>
      </w:r>
      <w:r w:rsidRPr="0022223D">
        <w:t xml:space="preserve">s impacts through multiple theoretical lenses. Our </w:t>
      </w:r>
      <w:r w:rsidR="00C14468" w:rsidRPr="0022223D">
        <w:t>study</w:t>
      </w:r>
      <w:r w:rsidRPr="0022223D">
        <w:t xml:space="preserve"> identifies multiple underlying channels through the lens of </w:t>
      </w:r>
      <w:r w:rsidR="00C14468" w:rsidRPr="0022223D">
        <w:t xml:space="preserve">dual-system theories </w:t>
      </w:r>
      <w:r w:rsidR="004E16E6" w:rsidRPr="0022223D">
        <w:fldChar w:fldCharType="begin"/>
      </w:r>
      <w:r w:rsidR="00FB59A6">
        <w:instrText xml:space="preserve"> ADDIN ZOTERO_ITEM CSL_CITATION {"citationID":"SWLHGb20","properties":{"formattedCitation":"(Chaiken, 1980)","plainCitation":"(Chaiken, 1980)","noteIndex":0},"citationItems":[{"id":2861,"uris":["http://www.mendeley.com/documents/?uuid=c5708871-6903-4fca-bccd-68d84149e31a","http://zotero.org/users/8905122/items/KCCSK5CM","http://zotero.org/users/local/bVGy23C0/items/KYY28BZT"],"itemData":{"id":2861,"type":"article-journal","abstract":"In Experiment 1, subjects read a persuasive message from a likable or unlikable communicator who presented six or two arguments concerning one of two topics. High response involvement subjects anticipated discussing the message topic at a future experimental session, whereas low involvement subjects anticipated discussing a different topic. For high involvement subjects, opinion change was significantly greater given six arguments but was unaffected by communicator likability. For low involvement subjects, opinion change was significantly greater given a likable communicator but was unaffected by the arguments manipulation. In Experiment 2, high issue involvement subjects showed slightly greater opinion change when exposed to five arguments from an unlikable (vs. one argument from a likable) communicator, whereas low involvement subjects exhibited significantly greater persuasion in response to one argument from a likable (vs. five arguments from an unlikable) communicator. These findings support the idea that high involvement leads message recipients to employ a systematic information processing strategy in which message-based cognitions mediate persuasion, whereas low involvement leads recipients to use a heuristic processing strategy in which simple decision rules mediate persuasion. Support was also obtained for the hypot</w:instrText>
      </w:r>
      <w:r w:rsidR="00FB59A6">
        <w:rPr>
          <w:rFonts w:hint="eastAsia"/>
        </w:rPr>
        <w:instrText>hesis that content-mediated (vs. source-mediated) opinion change would shower greater persistence.\n\n</w:instrText>
      </w:r>
      <w:r w:rsidR="00FB59A6">
        <w:rPr>
          <w:rFonts w:hint="eastAsia"/>
        </w:rPr>
        <w:instrText>【摘要翻译】在实验</w:instrText>
      </w:r>
      <w:r w:rsidR="00FB59A6">
        <w:rPr>
          <w:rFonts w:hint="eastAsia"/>
        </w:rPr>
        <w:instrText>1</w:instrText>
      </w:r>
      <w:r w:rsidR="00FB59A6">
        <w:rPr>
          <w:rFonts w:hint="eastAsia"/>
        </w:rPr>
        <w:instrText>中，受试者阅读了来自一个讨人喜欢或不讨人喜欢的沟通者的有说服力的信息，该沟通者就两个主题中的一个提出了六到两个论点。高反应参与受试者期望在未来的实验会议上讨论该信息主题，而低参与受试者期望讨论不同的主题。对于高参与受试者，在给出六个论点的情况下，意见变化明显更大，但不受沟通者好感度的影响。对于低参与受试者，在给出一个讨人喜欢的沟通者的情况下，意见变化明显更大，但不受论点操纵的影响。在实验</w:instrText>
      </w:r>
      <w:r w:rsidR="00FB59A6">
        <w:rPr>
          <w:rFonts w:hint="eastAsia"/>
        </w:rPr>
        <w:instrText>2</w:instrText>
      </w:r>
      <w:r w:rsidR="00FB59A6">
        <w:rPr>
          <w:rFonts w:hint="eastAsia"/>
        </w:rPr>
        <w:instrText>中，高问题参与受试者在面对来自一个不讨人喜欢的沟通者的五个论点（</w:instrText>
      </w:r>
      <w:r w:rsidR="00FB59A6">
        <w:rPr>
          <w:rFonts w:hint="eastAsia"/>
        </w:rPr>
        <w:instrText>vs.</w:instrText>
      </w:r>
      <w:r w:rsidR="00FB59A6">
        <w:rPr>
          <w:rFonts w:hint="eastAsia"/>
        </w:rPr>
        <w:instrText>这些发现支持这样的观点，即高参与导致消息接收者采用系统的信息处理策略，其中基于消息的认知介导说服，而低参与导致接收者使用启发式处理策略，其中简单的决策规则介导说服。内容介导（</w:instrText>
      </w:r>
      <w:r w:rsidR="00FB59A6">
        <w:rPr>
          <w:rFonts w:hint="eastAsia"/>
        </w:rPr>
        <w:instrText>vs.","container-title":"Journal of Personality and Social Psychology","DOI":"10.</w:instrText>
      </w:r>
      <w:r w:rsidR="00FB59A6">
        <w:instrText xml:space="preserve">1037/0022-3514.39.5.752","ISSN":"1939-1315","issue":"5","language":"en","page":"752-766","title":"Heuristic versus systematic information processing and the use of source versus message cues in persuasion.","volume":"39","author":[{"family":"Chaiken","given":"Shelly"}],"issued":{"date-parts":[["1980"]]}}}],"schema":"https://github.com/citation-style-language/schema/raw/master/csl-citation.json"} </w:instrText>
      </w:r>
      <w:r w:rsidR="004E16E6" w:rsidRPr="0022223D">
        <w:fldChar w:fldCharType="separate"/>
      </w:r>
      <w:r w:rsidR="00FB59A6" w:rsidRPr="00FB59A6">
        <w:t>(Chaiken, 1980)</w:t>
      </w:r>
      <w:r w:rsidR="004E16E6" w:rsidRPr="0022223D">
        <w:fldChar w:fldCharType="end"/>
      </w:r>
      <w:r w:rsidR="00C14468" w:rsidRPr="0022223D">
        <w:t xml:space="preserve"> and expectation disconfirmation theory </w:t>
      </w:r>
      <w:r w:rsidR="007B05F6" w:rsidRPr="0022223D">
        <w:fldChar w:fldCharType="begin"/>
      </w:r>
      <w:r w:rsidR="00FB59A6">
        <w:instrText xml:space="preserve"> ADDIN ZOTERO_ITEM CSL_CITATION {"citationID":"ZO6zSHtF","properties":{"formattedCitation":"(Oliver, 1980)","plainCitation":"(Oliver, 1980)","noteIndex":0},"citationItems":[{"id":2842,"uris":["http://www.mendeley.com/documents/?uuid=12ee6a93-0408-45e4-b4dc-f33e4730c69c","http://zotero.org/users/8905122/items/RFX7SZJ9","http://zotero.org/users/local/bVGy23C0/items/JLG8TC83"],"itemData":{"id":2842,"type":"article-journal","abstract":"Proposes a model that expresses consumer satisfaction as a function of expectation and expectancy disconfirmation. Satisfaction, in turn, is believed to influence attitude change and purchase intention. Results from a 2-stage field study with 604 Ss support the scheme for consumers and nonconsumers of a flu inoculation. (50 ref</w:instrText>
      </w:r>
      <w:r w:rsidR="00FB59A6">
        <w:rPr>
          <w:rFonts w:hint="eastAsia"/>
        </w:rPr>
        <w:instrText>) (PsycInfo Database Record (c) 2020 APA, all rights reserved)\n\n</w:instrText>
      </w:r>
      <w:r w:rsidR="00FB59A6">
        <w:rPr>
          <w:rFonts w:hint="eastAsia"/>
        </w:rPr>
        <w:instrText>【摘要翻译】提出了一个模型，将消费者满意度表示为期望和期望不确定的函数。满意度反过来被认为会影响态度变化和购买意愿。来自</w:instrText>
      </w:r>
      <w:r w:rsidR="00FB59A6">
        <w:rPr>
          <w:rFonts w:hint="eastAsia"/>
        </w:rPr>
        <w:instrText>604</w:instrText>
      </w:r>
      <w:r w:rsidR="00FB59A6">
        <w:rPr>
          <w:rFonts w:hint="eastAsia"/>
        </w:rPr>
        <w:instrText>个</w:instrText>
      </w:r>
      <w:r w:rsidR="00FB59A6">
        <w:rPr>
          <w:rFonts w:hint="eastAsia"/>
        </w:rPr>
        <w:instrText>Ss</w:instrText>
      </w:r>
      <w:r w:rsidR="00FB59A6">
        <w:rPr>
          <w:rFonts w:hint="eastAsia"/>
        </w:rPr>
        <w:instrText>的两阶段实地研究的结果支持流感接种消费者和非消费者的计划。（</w:instrText>
      </w:r>
      <w:r w:rsidR="00FB59A6">
        <w:rPr>
          <w:rFonts w:hint="eastAsia"/>
        </w:rPr>
        <w:instrText>50</w:instrText>
      </w:r>
      <w:r w:rsidR="00FB59A6">
        <w:rPr>
          <w:rFonts w:hint="eastAsia"/>
        </w:rPr>
        <w:instrText>参考）（精神信息数据库记录（</w:instrText>
      </w:r>
      <w:r w:rsidR="00FB59A6">
        <w:rPr>
          <w:rFonts w:hint="eastAsia"/>
        </w:rPr>
        <w:instrText>c</w:instrText>
      </w:r>
      <w:r w:rsidR="00FB59A6">
        <w:rPr>
          <w:rFonts w:hint="eastAsia"/>
        </w:rPr>
        <w:instrText>）</w:instrText>
      </w:r>
      <w:r w:rsidR="00FB59A6">
        <w:rPr>
          <w:rFonts w:hint="eastAsia"/>
        </w:rPr>
        <w:instrText>2020 APA</w:instrText>
      </w:r>
      <w:r w:rsidR="00FB59A6">
        <w:rPr>
          <w:rFonts w:hint="eastAsia"/>
        </w:rPr>
        <w:instrText>，保留所有权利）</w:instrText>
      </w:r>
      <w:r w:rsidR="00FB59A6">
        <w:rPr>
          <w:rFonts w:hint="eastAsia"/>
        </w:rPr>
        <w:instrText>","container-title":"Journal of Marketing Research","DOI":"</w:instrText>
      </w:r>
      <w:r w:rsidR="00FB59A6">
        <w:instrText xml:space="preserve">10.2307/3150499","ISSN":"0022-2437","issue":"4","language":"en","page":"460","title":"A cognitive model of the antecedents and consequences of satisfaction decisions","volume":"17","author":[{"family":"Oliver","given":"Richard L."}],"issued":{"date-parts":[["1980",11]]}}}],"schema":"https://github.com/citation-style-language/schema/raw/master/csl-citation.json"} </w:instrText>
      </w:r>
      <w:r w:rsidR="007B05F6" w:rsidRPr="0022223D">
        <w:fldChar w:fldCharType="separate"/>
      </w:r>
      <w:r w:rsidR="00FB59A6" w:rsidRPr="00FB59A6">
        <w:t>(Oliver, 1980)</w:t>
      </w:r>
      <w:r w:rsidR="007B05F6" w:rsidRPr="0022223D">
        <w:fldChar w:fldCharType="end"/>
      </w:r>
      <w:r w:rsidRPr="0022223D">
        <w:t xml:space="preserve">. The integration of these diverse theoretical perspectives enables a deeper understanding and more accurate interpretation of </w:t>
      </w:r>
      <w:r w:rsidR="00C14468" w:rsidRPr="0022223D">
        <w:t>internal GenAI</w:t>
      </w:r>
      <w:r w:rsidR="00144466" w:rsidRPr="0022223D">
        <w:t>’</w:t>
      </w:r>
      <w:r w:rsidR="00C14468" w:rsidRPr="0022223D">
        <w:t>s effects</w:t>
      </w:r>
      <w:r w:rsidRPr="0022223D">
        <w:t xml:space="preserve">. For example, while our initial </w:t>
      </w:r>
      <w:r w:rsidR="00C14468" w:rsidRPr="0022223D">
        <w:t>results</w:t>
      </w:r>
      <w:r w:rsidRPr="0022223D">
        <w:t xml:space="preserve"> indicate negative effects on answer supply and recognition, our mechanism analysis reveals that there is no reduction in the proportion of expert answers or </w:t>
      </w:r>
      <w:r w:rsidR="002C29E2" w:rsidRPr="0022223D">
        <w:t xml:space="preserve">a </w:t>
      </w:r>
      <w:r w:rsidRPr="0022223D">
        <w:t xml:space="preserve">decline in the underlying quality of human contributions. This insight is critically important for platforms seeking to develop a more </w:t>
      </w:r>
      <w:r w:rsidR="00047C8D" w:rsidRPr="0022223D">
        <w:t xml:space="preserve">comprehensive </w:t>
      </w:r>
      <w:r w:rsidRPr="0022223D">
        <w:t xml:space="preserve">understanding of internal </w:t>
      </w:r>
      <w:r w:rsidR="00C55514" w:rsidRPr="0022223D">
        <w:t>G</w:t>
      </w:r>
      <w:r w:rsidR="00FE3EAE" w:rsidRPr="0022223D">
        <w:t>enAI</w:t>
      </w:r>
      <w:r w:rsidR="00144466" w:rsidRPr="0022223D">
        <w:t>’</w:t>
      </w:r>
      <w:r w:rsidRPr="0022223D">
        <w:t>s effects.</w:t>
      </w:r>
    </w:p>
    <w:p w14:paraId="122FD5E9" w14:textId="0F928BF4" w:rsidR="00C14468" w:rsidRPr="0022223D" w:rsidRDefault="00C14468" w:rsidP="00633022">
      <w:pPr>
        <w:pStyle w:val="Paragraph0"/>
      </w:pPr>
      <w:r w:rsidRPr="0022223D">
        <w:t xml:space="preserve">Third, our findings about the source effect of AI-generated answers align with research that suggests AI can signal authority </w:t>
      </w:r>
      <w:r w:rsidR="00833EB1" w:rsidRPr="0022223D">
        <w:fldChar w:fldCharType="begin"/>
      </w:r>
      <w:r w:rsidR="006E796B">
        <w:instrText xml:space="preserve"> ADDIN ZOTERO_ITEM CSL_CITATION {"citationID":"lPXWAFjf","properties":{"formattedCitation":"(Logg et al., 2019; Pakarinen &amp; Huising, 2023)","plainCitation":"(Logg et al., 2019; Pakarinen &amp; Huising, 2023)","noteIndex":0},"citationItems":[{"id":"xILCbqsa/5UpBoVRd","uris":["http://zotero.org/users/8905122/items/TJJKJPHP"],"itemData":{"id":3692,"type":"article-journal","abstract":"Even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w:instrText>
      </w:r>
      <w:r w:rsidR="006E796B">
        <w:rPr>
          <w:rFonts w:hint="eastAsia"/>
        </w:rPr>
        <w:instrText xml:space="preserve"> advice over advice from people and have implications for the use of </w:instrText>
      </w:r>
      <w:r w:rsidR="006E796B">
        <w:rPr>
          <w:rFonts w:hint="eastAsia"/>
        </w:rPr>
        <w:instrText>“</w:instrText>
      </w:r>
      <w:r w:rsidR="006E796B">
        <w:rPr>
          <w:rFonts w:hint="eastAsia"/>
        </w:rPr>
        <w:instrText>big data</w:instrText>
      </w:r>
      <w:r w:rsidR="006E796B">
        <w:rPr>
          <w:rFonts w:hint="eastAsia"/>
        </w:rPr>
        <w:instrText>”</w:instrText>
      </w:r>
      <w:r w:rsidR="006E796B">
        <w:rPr>
          <w:rFonts w:hint="eastAsia"/>
        </w:rPr>
        <w:instrText xml:space="preserve"> and algorithmic advice it generates.\n\n</w:instrText>
      </w:r>
      <w:r w:rsidR="006E796B">
        <w:rPr>
          <w:rFonts w:hint="eastAsia"/>
        </w:rPr>
        <w:instrText>【摘要翻译】尽管计算算法经常优于人类的判断，但公认的智慧表明，人们可能会对依赖它们持怀疑态度（</w:instrText>
      </w:r>
      <w:r w:rsidR="006E796B">
        <w:rPr>
          <w:rFonts w:hint="eastAsia"/>
        </w:rPr>
        <w:instrText>Dawes,1979</w:instrText>
      </w:r>
      <w:r w:rsidR="006E796B">
        <w:rPr>
          <w:rFonts w:hint="eastAsia"/>
        </w:rPr>
        <w:instrText>）。与这种观点相反，六个实验的结果表明，当外行人认为建议来自算法而不是来自个人时，他们会更坚持建议。当人们对视觉刺激进行数值估计（实验</w:instrText>
      </w:r>
      <w:r w:rsidR="006E796B">
        <w:rPr>
          <w:rFonts w:hint="eastAsia"/>
        </w:rPr>
        <w:instrText>1A</w:instrText>
      </w:r>
      <w:r w:rsidR="006E796B">
        <w:rPr>
          <w:rFonts w:hint="eastAsia"/>
        </w:rPr>
        <w:instrText>）和预测歌曲的受欢迎程度和浪漫吸引力（实验</w:instrText>
      </w:r>
      <w:r w:rsidR="006E796B">
        <w:rPr>
          <w:rFonts w:hint="eastAsia"/>
        </w:rPr>
        <w:instrText>1B</w:instrText>
      </w:r>
      <w:r w:rsidR="006E796B">
        <w:rPr>
          <w:rFonts w:hint="eastAsia"/>
        </w:rPr>
        <w:instrText>和</w:instrText>
      </w:r>
      <w:r w:rsidR="006E796B">
        <w:rPr>
          <w:rFonts w:hint="eastAsia"/>
        </w:rPr>
        <w:instrText>1C</w:instrText>
      </w:r>
      <w:r w:rsidR="006E796B">
        <w:rPr>
          <w:rFonts w:hint="eastAsia"/>
        </w:rPr>
        <w:instrText>）时，他们表现出了这种效应，我们称之为算法欣赏。然而，研究人员预测了相反的结果（实验</w:instrText>
      </w:r>
      <w:r w:rsidR="006E796B">
        <w:rPr>
          <w:rFonts w:hint="eastAsia"/>
        </w:rPr>
        <w:instrText>1D</w:instrText>
      </w:r>
      <w:r w:rsidR="006E796B">
        <w:rPr>
          <w:rFonts w:hint="eastAsia"/>
        </w:rPr>
        <w:instrText>）。当建议共同或单独出现时，算法欣赏持续存在（实验</w:instrText>
      </w:r>
      <w:r w:rsidR="006E796B">
        <w:rPr>
          <w:rFonts w:hint="eastAsia"/>
        </w:rPr>
        <w:instrText>2</w:instrText>
      </w:r>
      <w:r w:rsidR="006E796B">
        <w:rPr>
          <w:rFonts w:hint="eastAsia"/>
        </w:rPr>
        <w:instrText>）。然而，当人们在算法的估计和他们自己的估计之间做出选择（相对于外部顾问的；实验</w:instrText>
      </w:r>
      <w:r w:rsidR="006E796B">
        <w:rPr>
          <w:rFonts w:hint="eastAsia"/>
        </w:rPr>
        <w:instrText>3</w:instrText>
      </w:r>
      <w:r w:rsidR="006E796B">
        <w:rPr>
          <w:rFonts w:hint="eastAsia"/>
        </w:rPr>
        <w:instrText>）并且他们有预测方面的专业知识（实验</w:instrText>
      </w:r>
      <w:r w:rsidR="006E796B">
        <w:rPr>
          <w:rFonts w:hint="eastAsia"/>
        </w:rPr>
        <w:instrText>4</w:instrText>
      </w:r>
      <w:r w:rsidR="006E796B">
        <w:rPr>
          <w:rFonts w:hint="eastAsia"/>
        </w:rPr>
        <w:instrText>）。矛盾的是，定期进行预测的经验丰富的专业人士比外行人更少依赖算法建议，这损害了他们的准确性。这些结果揭示了一个重要问题，即人们何时依赖算法建议而不是来自人类的建议，并对“大数据”及其生成的算法建议的使用产生了影响。</w:instrText>
      </w:r>
      <w:r w:rsidR="006E796B">
        <w:instrText>","call-number":"2","container-title":"Organizational Behavior and Human Decision Processes","DOI":"10.1016/j.obhdp.2018.12.005","ISSN":"0749-5978","journalAbbreviation":"Organ. Behav. Hum. Decis. Process.","note":"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Algorithms</w:instrText>
      </w:r>
      <w:r w:rsidR="006E796B">
        <w:rPr>
          <w:rFonts w:hint="eastAsia"/>
        </w:rPr>
        <w:instrText>、</w:instrText>
      </w:r>
      <w:r w:rsidR="006E796B">
        <w:instrText>Accuracy</w:instrText>
      </w:r>
      <w:r w:rsidR="006E796B">
        <w:rPr>
          <w:rFonts w:hint="eastAsia"/>
        </w:rPr>
        <w:instrText>、</w:instrText>
      </w:r>
      <w:r w:rsidR="006E796B">
        <w:instrText>Advice-t</w:instrText>
      </w:r>
      <w:r w:rsidR="006E796B">
        <w:rPr>
          <w:rFonts w:hint="eastAsia"/>
        </w:rPr>
        <w:instrText>aking</w:instrText>
      </w:r>
      <w:r w:rsidR="006E796B">
        <w:rPr>
          <w:rFonts w:hint="eastAsia"/>
        </w:rPr>
        <w:instrText>、</w:instrText>
      </w:r>
      <w:r w:rsidR="006E796B">
        <w:rPr>
          <w:rFonts w:hint="eastAsia"/>
        </w:rPr>
        <w:instrText>Decision-making</w:instrText>
      </w:r>
      <w:r w:rsidR="006E796B">
        <w:rPr>
          <w:rFonts w:hint="eastAsia"/>
        </w:rPr>
        <w:instrText>、</w:instrText>
      </w:r>
      <w:r w:rsidR="006E796B">
        <w:rPr>
          <w:rFonts w:hint="eastAsia"/>
        </w:rPr>
        <w:instrText>Forecasting</w:instrText>
      </w:r>
      <w:r w:rsidR="006E796B">
        <w:rPr>
          <w:rFonts w:hint="eastAsia"/>
        </w:rPr>
        <w:instrText>、</w:instrText>
      </w:r>
      <w:r w:rsidR="006E796B">
        <w:rPr>
          <w:rFonts w:hint="eastAsia"/>
        </w:rPr>
        <w:instrText>Theory of machine","page":"90-103","source":"4.6 (Q1)","title":"Algorithm appreciation: People prefer algorithmic to human judgment","title-short":"Algorithm appreciation: People prefer algorithmic to human judgment</w:instrText>
      </w:r>
      <w:r w:rsidR="006E796B">
        <w:rPr>
          <w:rFonts w:hint="eastAsia"/>
        </w:rPr>
        <w:instrText>算法欣赏：人们更喜欢算法而不是人类判断</w:instrText>
      </w:r>
      <w:r w:rsidR="006E796B">
        <w:rPr>
          <w:rFonts w:hint="eastAsia"/>
        </w:rPr>
        <w:instrText>","volume":"151","author":[{"family":"Logg","given":"Jennifer M."},{"family":"Minson","given":"Julia A."},{"family":"Moore","given":"Don A."}],"issued":{"date-parts":[["2019",3,1]]}},"label":"page"},{"id":"xILCbqsa/OAXd0k8p","uris":["http://z</w:instrText>
      </w:r>
      <w:r w:rsidR="006E796B">
        <w:instrText>otero.org/users/8905122/items/A36VY4LB"],"itemData":{"id":152,"type":"article-journal","abstract":"Professions continue to be the primary means through which societies institutionalize expertise. Recent analyses and narratives predict that artificial intelligence (AI) will make meaningful inroads into non-routine reasoning about complex cases, threatening the authority of professions. These predictions, we argue, draw on substantialist understandings of expertise as an intellectual possession, a mental achievement, or a cognitive state performed - by humans or machines - to achieve effects. A synthesis of empirical studies shows that expertise is more accurately conceptualized as relationally constituted - generated, applied, and recognized - through interactions. Relational expertise creates challenges of opacity, translation, and accountability for the development and deployment of AI technologies in the context of professional work. A relational understanding of expertise disrupts notions that professi</w:instrText>
      </w:r>
      <w:r w:rsidR="006E796B">
        <w:rPr>
          <w:rFonts w:hint="eastAsia"/>
        </w:rPr>
        <w:instrText>ons may be augmented with, subordinated to, or dismantled by AI technologies. Instead, AI technologies are embedded in the network of interactions through which the relational expertise of professions is constituted.\n\n</w:instrText>
      </w:r>
      <w:r w:rsidR="006E796B">
        <w:rPr>
          <w:rFonts w:hint="eastAsia"/>
        </w:rPr>
        <w:instrText>【摘要翻译】职业仍然是社会将专业知识制度化的主要手段。最近的分析和叙述预测，人工智能（</w:instrText>
      </w:r>
      <w:r w:rsidR="006E796B">
        <w:rPr>
          <w:rFonts w:hint="eastAsia"/>
        </w:rPr>
        <w:instrText>AI</w:instrText>
      </w:r>
      <w:r w:rsidR="006E796B">
        <w:rPr>
          <w:rFonts w:hint="eastAsia"/>
        </w:rPr>
        <w:instrText>）将对复杂案件的非常规推理产生有意义的影响，威胁到专业的权威。我们认为，这些预测借鉴了实体主义对专业知识的理解，即专业知识是一种智力资产、一种精神成就或一种认知状态——由人类或机器——以达到效果。实证研究的综合表明，专业知识被更准确地概念化为通过互动关系构成的——产生、应用和认可。在专业工作的背景下，关系专业知识为人工智能技术的开发和部署带来了不透明、翻译和责任的挑战。对专业知识的关系理解打破了专业可能被人工智能技术增强、从属于或瓦解的观念。相反，人工智能技术嵌入在互动网络中，通过互动网络构成了职业的关系专业知识。</w:instrText>
      </w:r>
      <w:r w:rsidR="006E796B">
        <w:instrText>","call-number":"1","container-title":"Journal of Management Studies","DOI":"10.1111/joms.12915","ISSN":"0022-2380","journalAbbreviation":"J. Manage. Stud.","language":"en","note":"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technology</w:instrText>
      </w:r>
      <w:r w:rsidR="006E796B">
        <w:rPr>
          <w:rFonts w:hint="eastAsia"/>
        </w:rPr>
        <w:instrText>、</w:instrText>
      </w:r>
      <w:r w:rsidR="006E796B">
        <w:instrText>work</w:instrText>
      </w:r>
      <w:r w:rsidR="006E796B">
        <w:rPr>
          <w:rFonts w:hint="eastAsia"/>
        </w:rPr>
        <w:instrText>、</w:instrText>
      </w:r>
      <w:r w:rsidR="006E796B">
        <w:instrText>artificial intelligence</w:instrText>
      </w:r>
      <w:r w:rsidR="006E796B">
        <w:rPr>
          <w:rFonts w:hint="eastAsia"/>
        </w:rPr>
        <w:instrText>、</w:instrText>
      </w:r>
      <w:r w:rsidR="006E796B">
        <w:instrText>SCIENCE</w:instrText>
      </w:r>
      <w:r w:rsidR="006E796B">
        <w:rPr>
          <w:rFonts w:hint="eastAsia"/>
        </w:rPr>
        <w:instrText>、</w:instrText>
      </w:r>
      <w:r w:rsidR="006E796B">
        <w:rPr>
          <w:rFonts w:hint="eastAsia"/>
        </w:rPr>
        <w:instrText>ARTIFICIAL-INTELLIGENCE</w:instrText>
      </w:r>
      <w:r w:rsidR="006E796B">
        <w:rPr>
          <w:rFonts w:hint="eastAsia"/>
        </w:rPr>
        <w:instrText>、</w:instrText>
      </w:r>
      <w:r w:rsidR="006E796B">
        <w:rPr>
          <w:rFonts w:hint="eastAsia"/>
        </w:rPr>
        <w:instrText>expertise</w:instrText>
      </w:r>
      <w:r w:rsidR="006E796B">
        <w:rPr>
          <w:rFonts w:hint="eastAsia"/>
        </w:rPr>
        <w:instrText>、</w:instrText>
      </w:r>
      <w:r w:rsidR="006E796B">
        <w:rPr>
          <w:rFonts w:hint="eastAsia"/>
        </w:rPr>
        <w:instrText>BOUNDARY OBJECTS</w:instrText>
      </w:r>
      <w:r w:rsidR="006E796B">
        <w:rPr>
          <w:rFonts w:hint="eastAsia"/>
        </w:rPr>
        <w:instrText>、</w:instrText>
      </w:r>
      <w:r w:rsidR="006E796B">
        <w:rPr>
          <w:rFonts w:hint="eastAsia"/>
        </w:rPr>
        <w:instrText>EARNINGS INEQUALITY</w:instrText>
      </w:r>
      <w:r w:rsidR="006E796B">
        <w:rPr>
          <w:rFonts w:hint="eastAsia"/>
        </w:rPr>
        <w:instrText>、</w:instrText>
      </w:r>
      <w:r w:rsidR="006E796B">
        <w:rPr>
          <w:rFonts w:hint="eastAsia"/>
        </w:rPr>
        <w:instrText>KNOWLEDGE MANAGEMENT</w:instrText>
      </w:r>
      <w:r w:rsidR="006E796B">
        <w:rPr>
          <w:rFonts w:hint="eastAsia"/>
        </w:rPr>
        <w:instrText>、</w:instrText>
      </w:r>
      <w:r w:rsidR="006E796B">
        <w:rPr>
          <w:rFonts w:hint="eastAsia"/>
        </w:rPr>
        <w:instrText>PROFESSIONAL CONSTRUCTION</w:instrText>
      </w:r>
      <w:r w:rsidR="006E796B">
        <w:rPr>
          <w:rFonts w:hint="eastAsia"/>
        </w:rPr>
        <w:instrText>、</w:instrText>
      </w:r>
      <w:r w:rsidR="006E796B">
        <w:rPr>
          <w:rFonts w:hint="eastAsia"/>
        </w:rPr>
        <w:instrText>professions</w:instrText>
      </w:r>
      <w:r w:rsidR="006E796B">
        <w:rPr>
          <w:rFonts w:hint="eastAsia"/>
        </w:rPr>
        <w:instrText>、</w:instrText>
      </w:r>
      <w:r w:rsidR="006E796B">
        <w:rPr>
          <w:rFonts w:hint="eastAsia"/>
        </w:rPr>
        <w:instrText>relationality</w:instrText>
      </w:r>
      <w:r w:rsidR="006E796B">
        <w:rPr>
          <w:rFonts w:hint="eastAsia"/>
        </w:rPr>
        <w:instrText>、</w:instrText>
      </w:r>
      <w:r w:rsidR="006E796B">
        <w:rPr>
          <w:rFonts w:hint="eastAsia"/>
        </w:rPr>
        <w:instrText>SOCIOLOGY</w:instrText>
      </w:r>
      <w:r w:rsidR="006E796B">
        <w:rPr>
          <w:rFonts w:hint="eastAsia"/>
        </w:rPr>
        <w:instrText>、</w:instrText>
      </w:r>
      <w:r w:rsidR="006E796B">
        <w:rPr>
          <w:rFonts w:hint="eastAsia"/>
        </w:rPr>
        <w:instrText>TECHNOLOGICAL-CHANGE</w:instrText>
      </w:r>
      <w:r w:rsidR="006E796B">
        <w:rPr>
          <w:rFonts w:hint="eastAsia"/>
        </w:rPr>
        <w:instrText>、</w:instrText>
      </w:r>
      <w:r w:rsidR="006E796B">
        <w:rPr>
          <w:rFonts w:hint="eastAsia"/>
        </w:rPr>
        <w:instrText>US</w:instrText>
      </w:r>
      <w:r w:rsidR="006E796B">
        <w:rPr>
          <w:rFonts w:hint="eastAsia"/>
        </w:rPr>
        <w:instrText>、</w:instrText>
      </w:r>
      <w:r w:rsidR="006E796B">
        <w:rPr>
          <w:rFonts w:hint="eastAsia"/>
        </w:rPr>
        <w:instrText>WORK","source":"10.5 (Q1)","title":"Relational expertise: What machines can'</w:instrText>
      </w:r>
      <w:r w:rsidR="006E796B">
        <w:instrText xml:space="preserve">t know","title-short":"Relational expertise","URL":"https://onlinelibrary.wiley.com/doi/10.1111/joms.12915","volume":"ePub ahead of print","author":[{"family":"Pakarinen","given":"Pauli"},{"family":"Huising","given":"Ruthanne"}],"accessed":{"date-parts":[["2024",6,3]]},"issued":{"date-parts":[["2023",3,25]]}},"label":"page"}],"schema":"https://github.com/citation-style-language/schema/raw/master/csl-citation.json"} </w:instrText>
      </w:r>
      <w:r w:rsidR="00833EB1" w:rsidRPr="0022223D">
        <w:fldChar w:fldCharType="separate"/>
      </w:r>
      <w:r w:rsidR="00FB59A6" w:rsidRPr="00FB59A6">
        <w:t>(Logg et al., 2019; Pakarinen &amp; Huising, 2023)</w:t>
      </w:r>
      <w:r w:rsidR="00833EB1" w:rsidRPr="0022223D">
        <w:fldChar w:fldCharType="end"/>
      </w:r>
      <w:r w:rsidRPr="0022223D">
        <w:t xml:space="preserve">. This authority signaling occurs for multiple reasons. AI systems may appear to possess vast databases and computational power, which creates a perception of comprehensive and reliable answers. We show that in </w:t>
      </w:r>
      <w:r w:rsidR="000F0C8D" w:rsidRPr="0022223D">
        <w:t xml:space="preserve">online </w:t>
      </w:r>
      <w:r w:rsidRPr="0022223D">
        <w:t xml:space="preserve">technical Q&amp;A communities, this source effect exists only for AI and not for human answerers—even highly reputable ones who produce comparable quality answers. Users appear to attribute unwarranted authority to AI systems. This insight has significant implications for human-AI interactions in </w:t>
      </w:r>
      <w:r w:rsidR="002C29E2" w:rsidRPr="0022223D">
        <w:t xml:space="preserve">online </w:t>
      </w:r>
      <w:r w:rsidR="00E30040" w:rsidRPr="0022223D">
        <w:t>Q&amp;A</w:t>
      </w:r>
      <w:r w:rsidRPr="0022223D">
        <w:t xml:space="preserve"> platforms and raises concerns about </w:t>
      </w:r>
      <w:r w:rsidR="002C29E2" w:rsidRPr="0022223D">
        <w:t xml:space="preserve">the </w:t>
      </w:r>
      <w:r w:rsidRPr="0022223D">
        <w:t>potential over-recognition of AI in specific contexts.</w:t>
      </w:r>
    </w:p>
    <w:p w14:paraId="7AFC94E8" w14:textId="2F86634B" w:rsidR="00C14468" w:rsidRPr="0022223D" w:rsidRDefault="00C14468" w:rsidP="00633022">
      <w:pPr>
        <w:pStyle w:val="Paragraph0"/>
      </w:pPr>
      <w:r w:rsidRPr="0022223D">
        <w:t>Fourth, our analysis reveals that human answerers respond to AI-generated content by differentiating their contributions through unique, experience-based insights that AI cannot replicate. This finding contributes to ongoing discussions about AI</w:t>
      </w:r>
      <w:r w:rsidR="00144466" w:rsidRPr="0022223D">
        <w:t>’</w:t>
      </w:r>
      <w:r w:rsidRPr="0022223D">
        <w:t xml:space="preserve">s role in human-AI interactions </w:t>
      </w:r>
      <w:r w:rsidR="005C4A57" w:rsidRPr="0022223D">
        <w:fldChar w:fldCharType="begin"/>
      </w:r>
      <w:r w:rsidR="006E796B">
        <w:instrText xml:space="preserve"> ADDIN ZOTERO_ITEM CSL_CITATION {"citationID":"tBzpNSAS","properties":{"formattedCitation":"(Bayer &amp; Renou, 2024; Law &amp; Shen, 2024; W. Wang et al., 2024)","plainCitation":"(Bayer &amp; Renou, 2024; Law &amp; Shen, 2024; W. Wang et al., 2024)","dontUpdate":true,"noteIndex":0},"citationItems":[{"id":"xILCbqsa/9PBWmQMe","uris":["http://zotero.org/users/8905122/items/MYCHZVJA"],"itemData":{"id":148,"type":"article-journal","abstract":"The resolution of complex problems is widely seen as the next challenge for hybrid human–artificial intelligence (AI) teams. This paper uses experiments to assess whether there is a difference in the quality of human reasoning depending on whether the humans interact with humans or algorithms. For this purpose, we design an interactive reasoning task and compare the performance of humans when paired with other humans and AI. Varying the difficulty of the task (i.e., steps of counterfactual reasoning required), we find that, for simple tasks, subjects perform much better if they play with other humans, whereas the opposite is true for difficult problems. Additional experiments in which subjects play with human experts show that the differences are driven by the knowledge that AI reasons correctly rather than that it is nonhuman. This pap</w:instrText>
      </w:r>
      <w:r w:rsidR="006E796B">
        <w:rPr>
          <w:rFonts w:hint="eastAsia"/>
        </w:rPr>
        <w:instrText>er was accepted by Elena Katok, special issue on the human-algorithm connection. Supplemental Material: The data files are available at https://doi.org/10.1287/mnsc.2023.03315 .\n\n</w:instrText>
      </w:r>
      <w:r w:rsidR="006E796B">
        <w:rPr>
          <w:rFonts w:hint="eastAsia"/>
        </w:rPr>
        <w:instrText>【摘要翻译】解决复杂问题被广泛视为混合人类</w:instrText>
      </w:r>
      <w:r w:rsidR="006E796B">
        <w:rPr>
          <w:rFonts w:hint="eastAsia"/>
        </w:rPr>
        <w:instrText>-</w:instrText>
      </w:r>
      <w:r w:rsidR="006E796B">
        <w:rPr>
          <w:rFonts w:hint="eastAsia"/>
        </w:rPr>
        <w:instrText>人工智能（</w:instrText>
      </w:r>
      <w:r w:rsidR="006E796B">
        <w:rPr>
          <w:rFonts w:hint="eastAsia"/>
        </w:rPr>
        <w:instrText>AI</w:instrText>
      </w:r>
      <w:r w:rsidR="006E796B">
        <w:rPr>
          <w:rFonts w:hint="eastAsia"/>
        </w:rPr>
        <w:instrText>）团队的下一个挑战。本文使用实验来评估人类推理的质量是否存在差异，这取决于人类是与人类还是与算法交互。为此，我们设计了一个交互式推理任务，并比较了人类与其他人类和</w:instrText>
      </w:r>
      <w:r w:rsidR="006E796B">
        <w:rPr>
          <w:rFonts w:hint="eastAsia"/>
        </w:rPr>
        <w:instrText>AI</w:instrText>
      </w:r>
      <w:r w:rsidR="006E796B">
        <w:rPr>
          <w:rFonts w:hint="eastAsia"/>
        </w:rPr>
        <w:instrText>配对时的表现。改变任务的难度（即需要反事实推理的步骤），我们发现，对于简单的任务，如果受试者与其他人一起玩，他们的表现会好得多，而对于困难的问题，情况正好相反。受试者与人类专家一起玩的其他实验表明，差异是由人工智能正确推理的知识而不是它是非人类的知识驱动的。这篇论文被</w:instrText>
      </w:r>
      <w:r w:rsidR="006E796B">
        <w:rPr>
          <w:rFonts w:hint="eastAsia"/>
        </w:rPr>
        <w:instrText>Elena Katok</w:instrText>
      </w:r>
      <w:r w:rsidR="006E796B">
        <w:rPr>
          <w:rFonts w:hint="eastAsia"/>
        </w:rPr>
        <w:instrText>接受，关于人与算法联系的特刊。补充材料：数据文件可在</w:instrText>
      </w:r>
      <w:r w:rsidR="006E796B">
        <w:rPr>
          <w:rFonts w:hint="eastAsia"/>
        </w:rPr>
        <w:instrText>https://doi.org/10.1287/mnsc.2023.03315</w:instrText>
      </w:r>
      <w:r w:rsidR="006E796B">
        <w:rPr>
          <w:rFonts w:hint="eastAsia"/>
        </w:rPr>
        <w:instrText>获得。</w:instrText>
      </w:r>
      <w:r w:rsidR="006E796B">
        <w:rPr>
          <w:rFonts w:hint="eastAsia"/>
        </w:rPr>
        <w:instrText>","c</w:instrText>
      </w:r>
      <w:r w:rsidR="006E796B">
        <w:instrText>all-number":"1","container-title":"Management Science","DOI":"10.1287/mnsc.2023.03315","ISSN":"0025-1909","journalAbbreviation":"Manage. Sci.","language":"en","note":"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Human–AI interaction</w:instrText>
      </w:r>
      <w:r w:rsidR="006E796B">
        <w:rPr>
          <w:rFonts w:hint="eastAsia"/>
        </w:rPr>
        <w:instrText>、</w:instrText>
      </w:r>
      <w:r w:rsidR="006E796B">
        <w:instrText>joint problem solving</w:instrText>
      </w:r>
      <w:r w:rsidR="006E796B">
        <w:rPr>
          <w:rFonts w:hint="eastAsia"/>
        </w:rPr>
        <w:instrText>、</w:instrText>
      </w:r>
      <w:r w:rsidR="006E796B">
        <w:instrText>reasoning quality","source":"5.4 (Q1)","title":"Interacting with man or machine: When do humans reason better?","title-short":"Interacting with man or machine","URL":"https://pubsonline.informs.org/doi/10.1287/mnsc.2023.03315","volume":"ePub ahead of print","author":[{"family":"Bayer","given":"Ralph-Christopher"},{"family":"Renou","given":"Ludovic"}],"accessed":{"date-parts":[["2024",9,12]]},"issued":{"date-parts":[["2024",7,3]]}},"label":"page"},{"id":"xILCbqsa/c56pzEhl","uris":["http://zotero.org/users/8905122/items/JGHUSYFH"],"itemData":{"id":149,"type":"article-journal","abstract":"Does artificial intelligence (AI) displace auditors? We exploit the staggered hiring of AI employees at audit office locations across the United States as a proxy for the use of AI at local audit offices. The main findings are as follows. First, relative to audit offices that do not yet hire AI employees, those that do hire AI employees have a 4.3% increase in the number of auditor jobs, particularly among junior and midlevel auditors. Second, using AI is associated with an increased demand for soft skills (e.g., cognitive skills) in auditor jobs. Third, audit offices that use AI have more accurate going concern and internal control opinions. Semistructured interviews of 11 seasoned audit partners confirm that investment in AI is centralized at the national level, but the decision to deploy it often resides at the local audit office level. Notably, none of the partners believe that AI has replaced or will replace human auditors. Overall, our study—comprisi</w:instrText>
      </w:r>
      <w:r w:rsidR="006E796B">
        <w:rPr>
          <w:rFonts w:hint="eastAsia"/>
        </w:rPr>
        <w:instrText>ng both empirical and qualitative data</w:instrText>
      </w:r>
      <w:r w:rsidR="006E796B">
        <w:rPr>
          <w:rFonts w:hint="eastAsia"/>
        </w:rPr>
        <w:instrText>—</w:instrText>
      </w:r>
      <w:r w:rsidR="006E796B">
        <w:rPr>
          <w:rFonts w:hint="eastAsia"/>
        </w:rPr>
        <w:instrText>suggests that using AI does not replace auditors, but rather changes the skills required for these jobs and improves audit quality.</w:instrText>
      </w:r>
      <w:r w:rsidR="006E796B">
        <w:rPr>
          <w:rFonts w:hint="eastAsia"/>
        </w:rPr>
        <w:instrText>人工智能</w:instrText>
      </w:r>
      <w:r w:rsidR="006E796B">
        <w:rPr>
          <w:rFonts w:hint="eastAsia"/>
        </w:rPr>
        <w:instrText xml:space="preserve"> (AI) </w:instrText>
      </w:r>
      <w:r w:rsidR="006E796B">
        <w:rPr>
          <w:rFonts w:hint="eastAsia"/>
        </w:rPr>
        <w:instrText>会取代审计员吗？我们利用美国各地审计办公室交错雇用人工智能员工的情况来作为当地审计办公室使用人工智能的代表。主要发现如下。首先，相对于尚未雇用人工智能员工的审计办公室，那些雇用人工智能员工的审计办公室的审计职位数量增加了</w:instrText>
      </w:r>
      <w:r w:rsidR="006E796B">
        <w:rPr>
          <w:rFonts w:hint="eastAsia"/>
        </w:rPr>
        <w:instrText xml:space="preserve"> 4.3%</w:instrText>
      </w:r>
      <w:r w:rsidR="006E796B">
        <w:rPr>
          <w:rFonts w:hint="eastAsia"/>
        </w:rPr>
        <w:instrText>，尤其是初级和中级审计师。其次，使用人工智能与审计师工作中对软技能（例如认知技能）的需求增加相关。第三，使用人工智能的审计机构拥有更准确的持续经营和内部控制意见。对</w:instrText>
      </w:r>
      <w:r w:rsidR="006E796B">
        <w:rPr>
          <w:rFonts w:hint="eastAsia"/>
        </w:rPr>
        <w:instrText xml:space="preserve"> 11 </w:instrText>
      </w:r>
      <w:r w:rsidR="006E796B">
        <w:rPr>
          <w:rFonts w:hint="eastAsia"/>
        </w:rPr>
        <w:instrText>名经验丰富的审计合作伙伴的半结构化访谈证实，人工智能的投资集中在国家层面，但部署人工智能的决定往往属于地方审计办公室层面。值得注意的是，没有一个合作伙伴相信人工智能已经或将会取代人类审计员。总体而言，我们的研究（包括实证数据和定性数据）表明，使用人工智能并不会取代审计员，而是改变这些工作所需的技能并提高审计质量。</w:instrText>
      </w:r>
      <w:r w:rsidR="006E796B">
        <w:rPr>
          <w:rFonts w:hint="eastAsia"/>
        </w:rPr>
        <w:instrText xml:space="preserve"> This paper was accepted by Suraj Srinivasan, accounting.</w:instrText>
      </w:r>
      <w:r w:rsidR="006E796B">
        <w:rPr>
          <w:rFonts w:hint="eastAsia"/>
        </w:rPr>
        <w:instrText>这篇论文被会计人员</w:instrText>
      </w:r>
      <w:r w:rsidR="006E796B">
        <w:rPr>
          <w:rFonts w:hint="eastAsia"/>
        </w:rPr>
        <w:instrText xml:space="preserve"> Suraj Srinivasan </w:instrText>
      </w:r>
      <w:r w:rsidR="006E796B">
        <w:rPr>
          <w:rFonts w:hint="eastAsia"/>
        </w:rPr>
        <w:instrText>接受。</w:instrText>
      </w:r>
      <w:r w:rsidR="006E796B">
        <w:rPr>
          <w:rFonts w:hint="eastAsia"/>
        </w:rPr>
        <w:instrText xml:space="preserve"> Funding: K. K. F. Law</w:instrText>
      </w:r>
      <w:r w:rsidR="006E796B">
        <w:rPr>
          <w:rFonts w:hint="eastAsia"/>
        </w:rPr>
        <w:instrText>’</w:instrText>
      </w:r>
      <w:r w:rsidR="006E796B">
        <w:rPr>
          <w:rFonts w:hint="eastAsia"/>
        </w:rPr>
        <w:instrText>s research is supported by the Start-Up Grant from Nanyang Technological University and the Ministry of Education (MO</w:instrText>
      </w:r>
      <w:r w:rsidR="006E796B">
        <w:instrText>E), Singapore, under its Academic Research Fund Tier 1 [Grant RG128/20]. M. Shen’s research is supported by the Start-Up Grant from the National University of Singapore [Grant A-0003914-00-00] and the MOE under its Academic Research Fund Tier 1 [Grant A-8</w:instrText>
      </w:r>
      <w:r w:rsidR="006E796B">
        <w:rPr>
          <w:rFonts w:hint="eastAsia"/>
        </w:rPr>
        <w:instrText>000098-00-00].</w:instrText>
      </w:r>
      <w:r w:rsidR="006E796B">
        <w:rPr>
          <w:rFonts w:hint="eastAsia"/>
        </w:rPr>
        <w:instrText>资助：</w:instrText>
      </w:r>
      <w:r w:rsidR="006E796B">
        <w:rPr>
          <w:rFonts w:hint="eastAsia"/>
        </w:rPr>
        <w:instrText xml:space="preserve"> KKF Law </w:instrText>
      </w:r>
      <w:r w:rsidR="006E796B">
        <w:rPr>
          <w:rFonts w:hint="eastAsia"/>
        </w:rPr>
        <w:instrText>的研究得到了南洋理工大学和新加坡教育部</w:instrText>
      </w:r>
      <w:r w:rsidR="006E796B">
        <w:rPr>
          <w:rFonts w:hint="eastAsia"/>
        </w:rPr>
        <w:instrText xml:space="preserve"> (MOE) </w:instrText>
      </w:r>
      <w:r w:rsidR="006E796B">
        <w:rPr>
          <w:rFonts w:hint="eastAsia"/>
        </w:rPr>
        <w:instrText>学术研究基金第</w:instrText>
      </w:r>
      <w:r w:rsidR="006E796B">
        <w:rPr>
          <w:rFonts w:hint="eastAsia"/>
        </w:rPr>
        <w:instrText xml:space="preserve"> 1 </w:instrText>
      </w:r>
      <w:r w:rsidR="006E796B">
        <w:rPr>
          <w:rFonts w:hint="eastAsia"/>
        </w:rPr>
        <w:instrText>级</w:instrText>
      </w:r>
      <w:r w:rsidR="006E796B">
        <w:rPr>
          <w:rFonts w:hint="eastAsia"/>
        </w:rPr>
        <w:instrText xml:space="preserve"> [Grant RG128/20] </w:instrText>
      </w:r>
      <w:r w:rsidR="006E796B">
        <w:rPr>
          <w:rFonts w:hint="eastAsia"/>
        </w:rPr>
        <w:instrText>的启动补助金的支持。</w:instrText>
      </w:r>
      <w:r w:rsidR="006E796B">
        <w:rPr>
          <w:rFonts w:hint="eastAsia"/>
        </w:rPr>
        <w:instrText xml:space="preserve"> M. Shen </w:instrText>
      </w:r>
      <w:r w:rsidR="006E796B">
        <w:rPr>
          <w:rFonts w:hint="eastAsia"/>
        </w:rPr>
        <w:instrText>的研究得到了新加坡国立大学的启动补助金</w:instrText>
      </w:r>
      <w:r w:rsidR="006E796B">
        <w:rPr>
          <w:rFonts w:hint="eastAsia"/>
        </w:rPr>
        <w:instrText xml:space="preserve"> [Grant A-0003914-00-00] </w:instrText>
      </w:r>
      <w:r w:rsidR="006E796B">
        <w:rPr>
          <w:rFonts w:hint="eastAsia"/>
        </w:rPr>
        <w:instrText>和教育部学术研究基金一级</w:instrText>
      </w:r>
      <w:r w:rsidR="006E796B">
        <w:rPr>
          <w:rFonts w:hint="eastAsia"/>
        </w:rPr>
        <w:instrText xml:space="preserve"> [Grant A-8000098-00-00] </w:instrText>
      </w:r>
      <w:r w:rsidR="006E796B">
        <w:rPr>
          <w:rFonts w:hint="eastAsia"/>
        </w:rPr>
        <w:instrText>的支持。</w:instrText>
      </w:r>
      <w:r w:rsidR="006E796B">
        <w:rPr>
          <w:rFonts w:hint="eastAsia"/>
        </w:rPr>
        <w:instrText xml:space="preserve"> Supplemental Material: The online appendix and data files are available at https://doi-org.ezproxy.cityu.edu.hk/10.1287/mnsc.2022.04040.</w:instrText>
      </w:r>
      <w:r w:rsidR="006E796B">
        <w:rPr>
          <w:rFonts w:hint="eastAsia"/>
        </w:rPr>
        <w:instrText>补充材料：在线附录和数据文件可在</w:instrText>
      </w:r>
      <w:r w:rsidR="006E796B">
        <w:rPr>
          <w:rFonts w:hint="eastAsia"/>
        </w:rPr>
        <w:instrText>https://doi-org.ezproxy.cityu.edu.hk/10.1287/mnsc.2022.04040</w:instrText>
      </w:r>
      <w:r w:rsidR="006E796B">
        <w:rPr>
          <w:rFonts w:hint="eastAsia"/>
        </w:rPr>
        <w:instrText>获取。</w:instrText>
      </w:r>
      <w:r w:rsidR="006E796B">
        <w:rPr>
          <w:rFonts w:hint="eastAsia"/>
        </w:rPr>
        <w:instrText>\n\n</w:instrText>
      </w:r>
      <w:r w:rsidR="006E796B">
        <w:rPr>
          <w:rFonts w:hint="eastAsia"/>
        </w:rPr>
        <w:instrText>【摘要翻译】人工智能（</w:instrText>
      </w:r>
      <w:r w:rsidR="006E796B">
        <w:rPr>
          <w:rFonts w:hint="eastAsia"/>
        </w:rPr>
        <w:instrText>AI</w:instrText>
      </w:r>
      <w:r w:rsidR="006E796B">
        <w:rPr>
          <w:rFonts w:hint="eastAsia"/>
        </w:rPr>
        <w:instrText>）会取代审计师吗？我们利用美国各地审计办公室错开雇用人工智能员工的方式，作为当地审计办公室使用人工智能的代理。主要发现如下。首先，相对于尚未雇用人工智能员工的审计办公室，那些雇用人工智能员工的审计办公室的审计员职位数量增加了</w:instrText>
      </w:r>
      <w:r w:rsidR="006E796B">
        <w:rPr>
          <w:rFonts w:hint="eastAsia"/>
        </w:rPr>
        <w:instrText>4.3%</w:instrText>
      </w:r>
      <w:r w:rsidR="006E796B">
        <w:rPr>
          <w:rFonts w:hint="eastAsia"/>
        </w:rPr>
        <w:instrText>，特别是在初级和中级审计员中。其次，使用人工智能与审计师工作中对软技能（如认知技能）的需求增加有关。第三，使用</w:instrText>
      </w:r>
      <w:r w:rsidR="006E796B">
        <w:rPr>
          <w:rFonts w:hint="eastAsia"/>
        </w:rPr>
        <w:instrText>AI</w:instrText>
      </w:r>
      <w:r w:rsidR="006E796B">
        <w:rPr>
          <w:rFonts w:hint="eastAsia"/>
        </w:rPr>
        <w:instrText>的审计事务所有更准确的持续经营和内部控制意见。对</w:instrText>
      </w:r>
      <w:r w:rsidR="006E796B">
        <w:rPr>
          <w:rFonts w:hint="eastAsia"/>
        </w:rPr>
        <w:instrText>11</w:instrText>
      </w:r>
      <w:r w:rsidR="006E796B">
        <w:rPr>
          <w:rFonts w:hint="eastAsia"/>
        </w:rPr>
        <w:instrText>名经验丰富的审计合作伙伴的半结构化访谈证实，对人工智能的投资集中在国家层面，但部署人工智能的决定往往在当地审计办公室层面。值得注意的是，没有一个合作伙伴认为人工智能已经或将取代人类审计员。总体而言，我们的研究（包括实证和定性数据）表明，使用人工智能不会取代审计师，而是改变这些工作所需的技能并提高审计质量。人工智能</w:instrText>
      </w:r>
      <w:r w:rsidR="006E796B">
        <w:rPr>
          <w:rFonts w:hint="eastAsia"/>
        </w:rPr>
        <w:instrText xml:space="preserve"> (AI) </w:instrText>
      </w:r>
      <w:r w:rsidR="006E796B">
        <w:rPr>
          <w:rFonts w:hint="eastAsia"/>
        </w:rPr>
        <w:instrText>会取代审计员吗？我们利用美国各地审计办公室交错雇用人工智能员工的情况来作为当地审计办公室使用人工智能的代表。主要发现如下。首先，相对于尚未雇用人工智能员工的审计办公室，那些雇用人工智能员工的审计办公室的审计职位数量增加了</w:instrText>
      </w:r>
      <w:r w:rsidR="006E796B">
        <w:rPr>
          <w:rFonts w:hint="eastAsia"/>
        </w:rPr>
        <w:instrText xml:space="preserve"> 4.3%</w:instrText>
      </w:r>
      <w:r w:rsidR="006E796B">
        <w:rPr>
          <w:rFonts w:hint="eastAsia"/>
        </w:rPr>
        <w:instrText>，尤其是初级和中级审计师。其次，使用人工智能与审计师工作中对软技能（例如认知技能）的需求增加相关。第三，使用人工智能的审计机构拥有更准确的持续经营和内部控制意见。对</w:instrText>
      </w:r>
      <w:r w:rsidR="006E796B">
        <w:rPr>
          <w:rFonts w:hint="eastAsia"/>
        </w:rPr>
        <w:instrText xml:space="preserve"> 11 </w:instrText>
      </w:r>
      <w:r w:rsidR="006E796B">
        <w:rPr>
          <w:rFonts w:hint="eastAsia"/>
        </w:rPr>
        <w:instrText>名经验丰富的审计合作伙伴的半结构化访谈证实，人工智能的投资集中在国家层面，但部署人工智能的决定往往属于地方审计办公室层面。值得注意的是，没有一个合作伙伴相信人工智能已经或将会取代人类审计员。总体而言，我们的研究（包括实证数据和定性数据）表明，使用人工智能并不会取代审计员，而是改变这些工作所需的技能并提高审计质量。</w:instrText>
      </w:r>
      <w:r w:rsidR="006E796B">
        <w:rPr>
          <w:rFonts w:hint="eastAsia"/>
        </w:rPr>
        <w:instrText>This paper was accepted by Suraj Srinivasan, accounting.</w:instrText>
      </w:r>
      <w:r w:rsidR="006E796B">
        <w:rPr>
          <w:rFonts w:hint="eastAsia"/>
        </w:rPr>
        <w:instrText>这篇论文被会计人员</w:instrText>
      </w:r>
      <w:r w:rsidR="006E796B">
        <w:rPr>
          <w:rFonts w:hint="eastAsia"/>
        </w:rPr>
        <w:instrText xml:space="preserve"> Suraj Srinivasan </w:instrText>
      </w:r>
      <w:r w:rsidR="006E796B">
        <w:rPr>
          <w:rFonts w:hint="eastAsia"/>
        </w:rPr>
        <w:instrText>接受。资助：</w:instrText>
      </w:r>
      <w:r w:rsidR="006E796B">
        <w:rPr>
          <w:rFonts w:hint="eastAsia"/>
        </w:rPr>
        <w:instrText>K.K.F.Law</w:instrText>
      </w:r>
      <w:r w:rsidR="006E796B">
        <w:rPr>
          <w:rFonts w:hint="eastAsia"/>
        </w:rPr>
        <w:instrText>的研究得到了南洋理工大学和新加坡教育部（</w:instrText>
      </w:r>
      <w:r w:rsidR="006E796B">
        <w:rPr>
          <w:rFonts w:hint="eastAsia"/>
        </w:rPr>
        <w:instrText>MOE</w:instrText>
      </w:r>
      <w:r w:rsidR="006E796B">
        <w:rPr>
          <w:rFonts w:hint="eastAsia"/>
        </w:rPr>
        <w:instrText>）学术研究基金一级【赠款</w:instrText>
      </w:r>
      <w:r w:rsidR="006E796B">
        <w:rPr>
          <w:rFonts w:hint="eastAsia"/>
        </w:rPr>
        <w:instrText>RG128/20</w:instrText>
      </w:r>
      <w:r w:rsidR="006E796B">
        <w:rPr>
          <w:rFonts w:hint="eastAsia"/>
        </w:rPr>
        <w:instrText>】的启动赠款的支持。米（</w:instrText>
      </w:r>
      <w:r w:rsidR="006E796B">
        <w:rPr>
          <w:rFonts w:hint="eastAsia"/>
        </w:rPr>
        <w:instrText>meter</w:instrText>
      </w:r>
      <w:r w:rsidR="006E796B">
        <w:rPr>
          <w:rFonts w:hint="eastAsia"/>
        </w:rPr>
        <w:instrText>的缩写））沈的研究得到了新加坡国立大学的启动资助【赠款</w:instrText>
      </w:r>
      <w:r w:rsidR="006E796B">
        <w:rPr>
          <w:rFonts w:hint="eastAsia"/>
        </w:rPr>
        <w:instrText>A-0003914-00-00</w:instrText>
      </w:r>
      <w:r w:rsidR="006E796B">
        <w:rPr>
          <w:rFonts w:hint="eastAsia"/>
        </w:rPr>
        <w:instrText>】和教育部一级学术研究基金【赠款</w:instrText>
      </w:r>
      <w:r w:rsidR="006E796B">
        <w:rPr>
          <w:rFonts w:hint="eastAsia"/>
        </w:rPr>
        <w:instrText>A-8000098-00-00</w:instrText>
      </w:r>
      <w:r w:rsidR="006E796B">
        <w:rPr>
          <w:rFonts w:hint="eastAsia"/>
        </w:rPr>
        <w:instrText>】的支持。资助：</w:instrText>
      </w:r>
      <w:r w:rsidR="006E796B">
        <w:rPr>
          <w:rFonts w:hint="eastAsia"/>
        </w:rPr>
        <w:instrText xml:space="preserve"> KKF Law </w:instrText>
      </w:r>
      <w:r w:rsidR="006E796B">
        <w:rPr>
          <w:rFonts w:hint="eastAsia"/>
        </w:rPr>
        <w:instrText>的研究得到了南洋理工大学和新加坡教育部</w:instrText>
      </w:r>
      <w:r w:rsidR="006E796B">
        <w:rPr>
          <w:rFonts w:hint="eastAsia"/>
        </w:rPr>
        <w:instrText xml:space="preserve"> (MOE) </w:instrText>
      </w:r>
      <w:r w:rsidR="006E796B">
        <w:rPr>
          <w:rFonts w:hint="eastAsia"/>
        </w:rPr>
        <w:instrText>学术研究基金第</w:instrText>
      </w:r>
      <w:r w:rsidR="006E796B">
        <w:rPr>
          <w:rFonts w:hint="eastAsia"/>
        </w:rPr>
        <w:instrText xml:space="preserve"> 1 </w:instrText>
      </w:r>
      <w:r w:rsidR="006E796B">
        <w:rPr>
          <w:rFonts w:hint="eastAsia"/>
        </w:rPr>
        <w:instrText>级</w:instrText>
      </w:r>
      <w:r w:rsidR="006E796B">
        <w:rPr>
          <w:rFonts w:hint="eastAsia"/>
        </w:rPr>
        <w:instrText xml:space="preserve"> [Grant RG128/20] </w:instrText>
      </w:r>
      <w:r w:rsidR="006E796B">
        <w:rPr>
          <w:rFonts w:hint="eastAsia"/>
        </w:rPr>
        <w:instrText>的启动补助金的支持。</w:instrText>
      </w:r>
      <w:r w:rsidR="006E796B">
        <w:rPr>
          <w:rFonts w:hint="eastAsia"/>
        </w:rPr>
        <w:instrText xml:space="preserve">M. Shen </w:instrText>
      </w:r>
      <w:r w:rsidR="006E796B">
        <w:rPr>
          <w:rFonts w:hint="eastAsia"/>
        </w:rPr>
        <w:instrText>的研究得到了新加坡国立大学的启动补助金</w:instrText>
      </w:r>
      <w:r w:rsidR="006E796B">
        <w:rPr>
          <w:rFonts w:hint="eastAsia"/>
        </w:rPr>
        <w:instrText xml:space="preserve"> [Grant A-0003914-00-00] </w:instrText>
      </w:r>
      <w:r w:rsidR="006E796B">
        <w:rPr>
          <w:rFonts w:hint="eastAsia"/>
        </w:rPr>
        <w:instrText>和教育部学术研究基金一级</w:instrText>
      </w:r>
      <w:r w:rsidR="006E796B">
        <w:rPr>
          <w:rFonts w:hint="eastAsia"/>
        </w:rPr>
        <w:instrText xml:space="preserve"> [Grant A-8000098-00-00] </w:instrText>
      </w:r>
      <w:r w:rsidR="006E796B">
        <w:rPr>
          <w:rFonts w:hint="eastAsia"/>
        </w:rPr>
        <w:instrText>的支持。补充材料：在线附录和数据文件可在</w:instrText>
      </w:r>
      <w:r w:rsidR="006E796B">
        <w:rPr>
          <w:rFonts w:hint="eastAsia"/>
        </w:rPr>
        <w:instrText>https://doi-org.ezproxy.cityu.edu.hk/10.1287/mnsc.2022.04040</w:instrText>
      </w:r>
      <w:r w:rsidR="006E796B">
        <w:rPr>
          <w:rFonts w:hint="eastAsia"/>
        </w:rPr>
        <w:instrText>获得。补充材料：在线附录和数据文件可在</w:instrText>
      </w:r>
      <w:r w:rsidR="006E796B">
        <w:rPr>
          <w:rFonts w:hint="eastAsia"/>
        </w:rPr>
        <w:instrText>https://doi-org.ezproxy.cityu.edu.hk/10.1287/mnsc.2022.04040</w:instrText>
      </w:r>
      <w:r w:rsidR="006E796B">
        <w:rPr>
          <w:rFonts w:hint="eastAsia"/>
        </w:rPr>
        <w:instrText>获取。</w:instrText>
      </w:r>
      <w:r w:rsidR="006E796B">
        <w:rPr>
          <w:rFonts w:hint="eastAsia"/>
        </w:rPr>
        <w:instrText>","call-number":"1","container-title":"Management Science","DOI":"10.1287/mnsc.2022</w:instrText>
      </w:r>
      <w:r w:rsidR="006E796B">
        <w:instrText>.04040","ISSN":"0025-1909","journalAbbreviation":"Manage. Sci.","language":"en","note":"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artificial intelligence</w:instrText>
      </w:r>
      <w:r w:rsidR="006E796B">
        <w:rPr>
          <w:rFonts w:hint="eastAsia"/>
        </w:rPr>
        <w:instrText>、</w:instrText>
      </w:r>
      <w:r w:rsidR="006E796B">
        <w:instrText>audit offices</w:instrText>
      </w:r>
      <w:r w:rsidR="006E796B">
        <w:rPr>
          <w:rFonts w:hint="eastAsia"/>
        </w:rPr>
        <w:instrText>、</w:instrText>
      </w:r>
      <w:r w:rsidR="006E796B">
        <w:instrText>audit quality</w:instrText>
      </w:r>
      <w:r w:rsidR="006E796B">
        <w:rPr>
          <w:rFonts w:hint="eastAsia"/>
        </w:rPr>
        <w:instrText>、</w:instrText>
      </w:r>
      <w:r w:rsidR="006E796B">
        <w:instrText>auditor skills</w:instrText>
      </w:r>
      <w:r w:rsidR="006E796B">
        <w:rPr>
          <w:rFonts w:hint="eastAsia"/>
        </w:rPr>
        <w:instrText>、</w:instrText>
      </w:r>
      <w:r w:rsidR="006E796B">
        <w:instrText xml:space="preserve">auditors","source":"5.4 (Q1)","title":"How does artificial intelligence shape audit firms?","URL":"https://pubsonline.informs.org/doi/10.1287/mnsc.2022.04040","volume":"ePub ahead of print","author":[{"family":"Law","given":"Kelvin K. F."},{"family":"Shen","given":"Michael"}],"accessed":{"date-parts":[["2024",9,12]]},"issued":{"date-parts":[["2024",8,29]]}},"label":"page"},{"id":"xILCbqsa/HGUJr3fK","uris":["http://zotero.org/users/8905122/items/UJEPTV8S"],"itemData":{"id":259,"type":"article-journal","abstract":"As artificial intelligence (AI) applications become more pervasive, it is critical to understand how knowledge workers with different levels and types of experience can team with AI for productivity gains. We focus on the influence of two major types of human work experience (narrow experience based on the specific task volume and broad experience based on seniority) on the human-AI team dynamics. We developed an AI solution for medical chart coding in a publicly traded company and conducted a field study among the knowledge workers. Based on a detailed analysis performed at the medical chart level, we find evidence that AI benefits workers with greater task-based experience, but senior workers gain less from AI than their junior colleagues. Further investigation reveals that the relatively lower productivity lift from AI is not a result of seniority per se but lower trust in AI, likely triggered by the senior workers’ broader job responsibilities. This study provides new empirical insights into the differential roles of worker experience in the collaborative dynamics between AI and </w:instrText>
      </w:r>
      <w:r w:rsidR="006E796B">
        <w:rPr>
          <w:rFonts w:hint="eastAsia"/>
        </w:rPr>
        <w:instrText>knowledge workers, which have important societal and business implications.</w:instrText>
      </w:r>
      <w:r w:rsidR="006E796B">
        <w:rPr>
          <w:rFonts w:hint="eastAsia"/>
        </w:rPr>
        <w:instrText>随着人工智能</w:instrText>
      </w:r>
      <w:r w:rsidR="006E796B">
        <w:rPr>
          <w:rFonts w:hint="eastAsia"/>
        </w:rPr>
        <w:instrText xml:space="preserve"> (AI) </w:instrText>
      </w:r>
      <w:r w:rsidR="006E796B">
        <w:rPr>
          <w:rFonts w:hint="eastAsia"/>
        </w:rPr>
        <w:instrText>应用变得越来越普遍，了解具有不同水平和类型经验的知识工作者如何与人工智能合作以提高生产力至关重要。我们重点研究两种主要类型的人类工作经验（基于特定任务量的狭义经验和基于资历的广泛经验）对人类</w:instrText>
      </w:r>
      <w:r w:rsidR="006E796B">
        <w:rPr>
          <w:rFonts w:hint="eastAsia"/>
        </w:rPr>
        <w:instrText>-</w:instrText>
      </w:r>
      <w:r w:rsidR="006E796B">
        <w:rPr>
          <w:rFonts w:hint="eastAsia"/>
        </w:rPr>
        <w:instrText>人工智能团队动态的影响。我们为一家上市公司开发了用于医疗图表编码的人工智能解决方案，并对知识工作者进行了实地研究。根据在医疗图表层面进行的详细分析，我们发现证据表明人工智能有利于具有更多基于任务的经验的员工，但高级员工从人工智能中获得的收益少于初级同事。进一步的调查显示，人工智能带来的生产力提升相对较低并不是资历本身的结果，而是对人工智能信任度较低的结果，这可能是由高级员工更广泛的工作职责引发的。这项研究为人工智能和知识工作者之间的协作动态中员工体验的不同作用提供了新的实证见解，这具有重要的社会和商业影响。</w:instrText>
      </w:r>
      <w:r w:rsidR="006E796B">
        <w:rPr>
          <w:rFonts w:hint="eastAsia"/>
        </w:rPr>
        <w:instrText xml:space="preserve"> This paper was accepted by Kartik Hosanagar, information systems.</w:instrText>
      </w:r>
      <w:r w:rsidR="006E796B">
        <w:rPr>
          <w:rFonts w:hint="eastAsia"/>
        </w:rPr>
        <w:instrText>这篇论文被信息系统</w:instrText>
      </w:r>
      <w:r w:rsidR="006E796B">
        <w:rPr>
          <w:rFonts w:hint="eastAsia"/>
        </w:rPr>
        <w:instrText xml:space="preserve"> Kartik Hosanagar </w:instrText>
      </w:r>
      <w:r w:rsidR="006E796B">
        <w:rPr>
          <w:rFonts w:hint="eastAsia"/>
        </w:rPr>
        <w:instrText>接受。</w:instrText>
      </w:r>
      <w:r w:rsidR="006E796B">
        <w:rPr>
          <w:rFonts w:hint="eastAsia"/>
        </w:rPr>
        <w:instrText xml:space="preserve"> Funding: This work was supported by Inovalon [Sponsor of the Health Insights AI Laboratory].</w:instrText>
      </w:r>
      <w:r w:rsidR="006E796B">
        <w:rPr>
          <w:rFonts w:hint="eastAsia"/>
        </w:rPr>
        <w:instrText>资助：这项工作得到了</w:instrText>
      </w:r>
      <w:r w:rsidR="006E796B">
        <w:rPr>
          <w:rFonts w:hint="eastAsia"/>
        </w:rPr>
        <w:instrText xml:space="preserve"> Inovalon [Health Insights AI </w:instrText>
      </w:r>
      <w:r w:rsidR="006E796B">
        <w:rPr>
          <w:rFonts w:hint="eastAsia"/>
        </w:rPr>
        <w:instrText>实验室的赞助商</w:instrText>
      </w:r>
      <w:r w:rsidR="006E796B">
        <w:rPr>
          <w:rFonts w:hint="eastAsia"/>
        </w:rPr>
        <w:instrText xml:space="preserve">] </w:instrText>
      </w:r>
      <w:r w:rsidR="006E796B">
        <w:rPr>
          <w:rFonts w:hint="eastAsia"/>
        </w:rPr>
        <w:instrText>的支持。</w:instrText>
      </w:r>
      <w:r w:rsidR="006E796B">
        <w:rPr>
          <w:rFonts w:hint="eastAsia"/>
        </w:rPr>
        <w:instrText xml:space="preserve"> Supplemental Material: The data files and online appendix are available at https://doi.org/10.1287/mnsc.2021.00588.</w:instrText>
      </w:r>
      <w:r w:rsidR="006E796B">
        <w:rPr>
          <w:rFonts w:hint="eastAsia"/>
        </w:rPr>
        <w:instrText>补充材料：数据文件和在线附录可在</w:instrText>
      </w:r>
      <w:r w:rsidR="006E796B">
        <w:rPr>
          <w:rFonts w:hint="eastAsia"/>
        </w:rPr>
        <w:instrText>https://doi.org/10.1287/mnsc.2021.00588</w:instrText>
      </w:r>
      <w:r w:rsidR="006E796B">
        <w:rPr>
          <w:rFonts w:hint="eastAsia"/>
        </w:rPr>
        <w:instrText>上获取。</w:instrText>
      </w:r>
      <w:r w:rsidR="006E796B">
        <w:rPr>
          <w:rFonts w:hint="eastAsia"/>
        </w:rPr>
        <w:instrText>\n\n</w:instrText>
      </w:r>
      <w:r w:rsidR="006E796B">
        <w:rPr>
          <w:rFonts w:hint="eastAsia"/>
        </w:rPr>
        <w:instrText>【摘要翻译】随着人工智能（</w:instrText>
      </w:r>
      <w:r w:rsidR="006E796B">
        <w:rPr>
          <w:rFonts w:hint="eastAsia"/>
        </w:rPr>
        <w:instrText>AI</w:instrText>
      </w:r>
      <w:r w:rsidR="006E796B">
        <w:rPr>
          <w:rFonts w:hint="eastAsia"/>
        </w:rPr>
        <w:instrText>）应用变得越来越普遍，了解具有不同水平和类型经验的知识工作者如何与人工智能合作以提高生产力至关重要。我们关注两种主要类型的人类工作经验（基于特定任务量的狭义经验和基于资历的广义经验）对人类</w:instrText>
      </w:r>
      <w:r w:rsidR="006E796B">
        <w:rPr>
          <w:rFonts w:hint="eastAsia"/>
        </w:rPr>
        <w:instrText>-</w:instrText>
      </w:r>
      <w:r w:rsidR="006E796B">
        <w:rPr>
          <w:rFonts w:hint="eastAsia"/>
        </w:rPr>
        <w:instrText>人工智能团队动态的影响。我们为一家上市公司的医疗图表编码开发了人工智能解决方案，并在知识工作者中进行了实地研究。基于在医疗图表层面进行的详细分析，我们发现有证据表明，人工智能使具有更多基于任务的经验的员工受益，但高级员工从人工智能中获得的收益低于初级同事。进一步调查显示，人工智能相对较低的生产率提升并不是资历本身的结果，而是对人工智能信任度较低的结果，这可能是由高级工人更广泛的工作职责引发的。这项研究为工人经验在人工智能和知识工作者之间的协作动态中的不同作用提供了新的实证见解，这具有重要的社会和商业意义。随着人工智能</w:instrText>
      </w:r>
      <w:r w:rsidR="006E796B">
        <w:rPr>
          <w:rFonts w:hint="eastAsia"/>
        </w:rPr>
        <w:instrText xml:space="preserve"> (AI) </w:instrText>
      </w:r>
      <w:r w:rsidR="006E796B">
        <w:rPr>
          <w:rFonts w:hint="eastAsia"/>
        </w:rPr>
        <w:instrText>应用变得越来越普遍，了解具有不同水平和类型经验的知识工作者如何与人工智能合作以提高生产力至关重要。我们重点研究两种主要类型的人类工作经验（基于特定任务量的狭义经验和基于资历的广泛经验）对人类</w:instrText>
      </w:r>
      <w:r w:rsidR="006E796B">
        <w:rPr>
          <w:rFonts w:hint="eastAsia"/>
        </w:rPr>
        <w:instrText>-</w:instrText>
      </w:r>
      <w:r w:rsidR="006E796B">
        <w:rPr>
          <w:rFonts w:hint="eastAsia"/>
        </w:rPr>
        <w:instrText>人工智能团队动态的影响。我们为一家上市公司开发了用于医疗图表编码的人工智能解决方案，并对知识工作者进行了实地研究。根据在医疗图表层面进行的详细分析，我们发现证据表明人工智能有利于具有更多基于任务的经验的员工，但高级员工从人工智能中获得的收益少于初级同事。进一步的调查显示，人工智能带来的生产力提升相对较低并不是资历本身的结果，而是对人工智能信任度较低的结果，这可能是由高级员工更广泛的工作职责引发的。这项研究为人工智能和知识工作者之间的协作动态中员工体验的不同作用提供了新的实证见解，这具有重要的社会和商业影响。</w:instrText>
      </w:r>
      <w:r w:rsidR="006E796B">
        <w:rPr>
          <w:rFonts w:hint="eastAsia"/>
        </w:rPr>
        <w:instrText>This paper was accepted by Kartik Hosanagar, information systems.</w:instrText>
      </w:r>
      <w:r w:rsidR="006E796B">
        <w:rPr>
          <w:rFonts w:hint="eastAsia"/>
        </w:rPr>
        <w:instrText>这篇论文被信息系统</w:instrText>
      </w:r>
      <w:r w:rsidR="006E796B">
        <w:rPr>
          <w:rFonts w:hint="eastAsia"/>
        </w:rPr>
        <w:instrText xml:space="preserve"> Kartik Hosanagar </w:instrText>
      </w:r>
      <w:r w:rsidR="006E796B">
        <w:rPr>
          <w:rFonts w:hint="eastAsia"/>
        </w:rPr>
        <w:instrText>接受。资助：这项工作得到了</w:instrText>
      </w:r>
      <w:r w:rsidR="006E796B">
        <w:rPr>
          <w:rFonts w:hint="eastAsia"/>
        </w:rPr>
        <w:instrText>Inovalon</w:instrText>
      </w:r>
      <w:r w:rsidR="006E796B">
        <w:rPr>
          <w:rFonts w:hint="eastAsia"/>
        </w:rPr>
        <w:instrText>【健康洞察人工智能实验室的赞助商】的支持。资助：这项工作得到了</w:instrText>
      </w:r>
      <w:r w:rsidR="006E796B">
        <w:rPr>
          <w:rFonts w:hint="eastAsia"/>
        </w:rPr>
        <w:instrText xml:space="preserve"> Inovalon [Health Insights AI </w:instrText>
      </w:r>
      <w:r w:rsidR="006E796B">
        <w:rPr>
          <w:rFonts w:hint="eastAsia"/>
        </w:rPr>
        <w:instrText>实验室的赞助商</w:instrText>
      </w:r>
      <w:r w:rsidR="006E796B">
        <w:rPr>
          <w:rFonts w:hint="eastAsia"/>
        </w:rPr>
        <w:instrText xml:space="preserve">] </w:instrText>
      </w:r>
      <w:r w:rsidR="006E796B">
        <w:rPr>
          <w:rFonts w:hint="eastAsia"/>
        </w:rPr>
        <w:instrText>的支持。补充材料：数据文件和在线附录可在</w:instrText>
      </w:r>
      <w:r w:rsidR="006E796B">
        <w:rPr>
          <w:rFonts w:hint="eastAsia"/>
        </w:rPr>
        <w:instrText>https://doi.org/10.1287/mnsc.201.00588</w:instrText>
      </w:r>
      <w:r w:rsidR="006E796B">
        <w:rPr>
          <w:rFonts w:hint="eastAsia"/>
        </w:rPr>
        <w:instrText>获得。补充材料：数据文件和在线附录可在</w:instrText>
      </w:r>
      <w:r w:rsidR="006E796B">
        <w:rPr>
          <w:rFonts w:hint="eastAsia"/>
        </w:rPr>
        <w:instrText>https://doi.org/10.1287/mnsc.2021.00588</w:instrText>
      </w:r>
      <w:r w:rsidR="006E796B">
        <w:rPr>
          <w:rFonts w:hint="eastAsia"/>
        </w:rPr>
        <w:instrText>上获取。</w:instrText>
      </w:r>
      <w:r w:rsidR="006E796B">
        <w:rPr>
          <w:rFonts w:hint="eastAsia"/>
        </w:rPr>
        <w:instrText xml:space="preserve">","archive_location":"13 </w:instrText>
      </w:r>
      <w:r w:rsidR="006E796B">
        <w:rPr>
          <w:rFonts w:ascii="Segoe UI Emoji" w:hAnsi="Segoe UI Emoji" w:cs="Segoe UI Emoji"/>
        </w:rPr>
        <w:instrText>📊</w:instrText>
      </w:r>
      <w:r w:rsidR="006E796B">
        <w:rPr>
          <w:rFonts w:hint="eastAsia"/>
        </w:rPr>
        <w:instrText>","call-number":"1","container-title":"Management Science","DOI":"10.1287/mnsc.2021.00588","ISSN":"0025-1909","issue":"9"</w:instrText>
      </w:r>
      <w:r w:rsidR="006E796B">
        <w:instrText>,"journalAbbreviation":"Manage. Sci.","language":"en","note":"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healthcare</w:instrText>
      </w:r>
      <w:r w:rsidR="006E796B">
        <w:rPr>
          <w:rFonts w:hint="eastAsia"/>
        </w:rPr>
        <w:instrText>、</w:instrText>
      </w:r>
      <w:r w:rsidR="006E796B">
        <w:instrText>artificial intelligence</w:instrText>
      </w:r>
      <w:r w:rsidR="006E796B">
        <w:rPr>
          <w:rFonts w:hint="eastAsia"/>
        </w:rPr>
        <w:instrText>、</w:instrText>
      </w:r>
      <w:r w:rsidR="006E796B">
        <w:instrText>human-AI teaming</w:instrText>
      </w:r>
      <w:r w:rsidR="006E796B">
        <w:rPr>
          <w:rFonts w:hint="eastAsia"/>
        </w:rPr>
        <w:instrText>、</w:instrText>
      </w:r>
      <w:r w:rsidR="006E796B">
        <w:instrText>medical coding</w:instrText>
      </w:r>
      <w:r w:rsidR="006E796B">
        <w:rPr>
          <w:rFonts w:hint="eastAsia"/>
        </w:rPr>
        <w:instrText>、</w:instrText>
      </w:r>
      <w:r w:rsidR="006E796B">
        <w:instrText>productivity</w:instrText>
      </w:r>
      <w:r w:rsidR="006E796B">
        <w:rPr>
          <w:rFonts w:hint="eastAsia"/>
        </w:rPr>
        <w:instrText>、</w:instrText>
      </w:r>
      <w:r w:rsidR="006E796B">
        <w:instrText xml:space="preserve">worker experience","page":"5753-5775","source":"5.4 (Q1)","title":"Friend or foe? Teaming between artificial intelligence and workers with variation in experience","title-short":"Friend or foe?","volume":"70","author":[{"family":"Wang","given":"Weiguang"},{"family":"Gao","given":"Guodong (Gordon)"},{"family":"Agarwal","given":"Ritu"}],"issued":{"date-parts":[["2024",9]]}},"label":"page"}],"schema":"https://github.com/citation-style-language/schema/raw/master/csl-citation.json"} </w:instrText>
      </w:r>
      <w:r w:rsidR="005C4A57" w:rsidRPr="0022223D">
        <w:fldChar w:fldCharType="separate"/>
      </w:r>
      <w:r w:rsidR="005C4A57" w:rsidRPr="0022223D">
        <w:t>(Bayer &amp; Renou, 2024; Law &amp; Shen, 2024; Wang et al., 2024)</w:t>
      </w:r>
      <w:r w:rsidR="005C4A57" w:rsidRPr="0022223D">
        <w:fldChar w:fldCharType="end"/>
      </w:r>
      <w:r w:rsidRPr="0022223D">
        <w:t xml:space="preserve">. Unlike </w:t>
      </w:r>
      <w:r w:rsidR="00F919C6" w:rsidRPr="0022223D">
        <w:fldChar w:fldCharType="begin"/>
      </w:r>
      <w:r w:rsidR="006E796B">
        <w:instrText xml:space="preserve"> ADDIN ZOTERO_ITEM CSL_CITATION {"citationID":"Zuxugwqo","properties":{"formattedCitation":"(Z. Chen &amp; Chan, 2023)","plainCitation":"(Z. Chen &amp; Chan, 2023)","dontUpdate":true,"noteIndex":0},"citationItems":[{"id":"xILCbqsa/qlCUZyTZ","uris":["http://zotero.org/users/8905122/items/HYWC6HWA"],"itemData":{"id":367,"type":"article","abstract":"Since the launch of ChatGPT in Dec 2022, Large Language Models (LLMs) are rapidly adopted by businesses to assist users in a wide range of open-ended tasks, including creative work. While the versatility of LLM has unlocked new ways of human-AI collaboration, it remains uncertain how LLMs should be used to enhance business outcomes. To examine the effects of human-LLM collaboration on business outcomes, we conducted an experiment where we tasked expert and non-expert users to write an ad copy with and without the assistance of LLMs. Here, we investigate and compare two ways of working with LLMs: (1) using LLMs as \"ghostwriters,\" which assume the main role of content generation task and (2) using LLMs as \"sounding boards,\" to provide feedback on human-created content. We measure the quality of the ads using the number of clicks generated by the created ads on major social media platforms. Our results show that different collaboration modalities can result in very different outcomes for different user types. Using LLMs as sounding boards enhances the quality of the resultant ad copies for non-experts. However, using LLMs as ghostwriters did not provide significant benefits and is in fact detrimental to expert users. We rely on textual analyses to understand the mechanisms and learned that using LLMs as ghostwriters produces an anchoring effect which leads to lower-quality ads. On the other hand, using LLMs as sounding </w:instrText>
      </w:r>
      <w:r w:rsidR="006E796B">
        <w:rPr>
          <w:rFonts w:hint="eastAsia"/>
        </w:rPr>
        <w:instrText>boards helped non-experts achieve ad content with low semantic divergence to content produced by experts, thereby closing the gap between the two types of users.\n\n</w:instrText>
      </w:r>
      <w:r w:rsidR="006E796B">
        <w:rPr>
          <w:rFonts w:hint="eastAsia"/>
        </w:rPr>
        <w:instrText>【摘要翻译】自</w:instrText>
      </w:r>
      <w:r w:rsidR="006E796B">
        <w:rPr>
          <w:rFonts w:hint="eastAsia"/>
        </w:rPr>
        <w:instrText>2022</w:instrText>
      </w:r>
      <w:r w:rsidR="006E796B">
        <w:rPr>
          <w:rFonts w:hint="eastAsia"/>
        </w:rPr>
        <w:instrText>年</w:instrText>
      </w:r>
      <w:r w:rsidR="006E796B">
        <w:rPr>
          <w:rFonts w:hint="eastAsia"/>
        </w:rPr>
        <w:instrText>12</w:instrText>
      </w:r>
      <w:r w:rsidR="006E796B">
        <w:rPr>
          <w:rFonts w:hint="eastAsia"/>
        </w:rPr>
        <w:instrText>月推出</w:instrText>
      </w:r>
      <w:r w:rsidR="006E796B">
        <w:rPr>
          <w:rFonts w:hint="eastAsia"/>
        </w:rPr>
        <w:instrText>ChatGPT</w:instrText>
      </w:r>
      <w:r w:rsidR="006E796B">
        <w:rPr>
          <w:rFonts w:hint="eastAsia"/>
        </w:rPr>
        <w:instrText>以来，大型语言模型（</w:instrText>
      </w:r>
      <w:r w:rsidR="006E796B">
        <w:rPr>
          <w:rFonts w:hint="eastAsia"/>
        </w:rPr>
        <w:instrText>LLM</w:instrText>
      </w:r>
      <w:r w:rsidR="006E796B">
        <w:rPr>
          <w:rFonts w:hint="eastAsia"/>
        </w:rPr>
        <w:instrText>）迅速被企业采用，以帮助用户完成广泛的开放式任务，包括创造性工作。虽然</w:instrText>
      </w:r>
      <w:r w:rsidR="006E796B">
        <w:rPr>
          <w:rFonts w:hint="eastAsia"/>
        </w:rPr>
        <w:instrText>LLM</w:instrText>
      </w:r>
      <w:r w:rsidR="006E796B">
        <w:rPr>
          <w:rFonts w:hint="eastAsia"/>
        </w:rPr>
        <w:instrText>的多功能性开启了人类与人工智能协作的新方式，但仍不确定</w:instrText>
      </w:r>
      <w:r w:rsidR="006E796B">
        <w:rPr>
          <w:rFonts w:hint="eastAsia"/>
        </w:rPr>
        <w:instrText>LLM</w:instrText>
      </w:r>
      <w:r w:rsidR="006E796B">
        <w:rPr>
          <w:rFonts w:hint="eastAsia"/>
        </w:rPr>
        <w:instrText>应该如何用于提高业务成果。为了检验人类与法学硕士合作对业务成果的影响，我们进行了一项实验，让专家和非专家用户在有和没有法学硕士帮助的情况下撰写广告文案。在这里，我们调查并比较了与法学硕士合作的两种方式：（</w:instrText>
      </w:r>
      <w:r w:rsidR="006E796B">
        <w:rPr>
          <w:rFonts w:hint="eastAsia"/>
        </w:rPr>
        <w:instrText>1</w:instrText>
      </w:r>
      <w:r w:rsidR="006E796B">
        <w:rPr>
          <w:rFonts w:hint="eastAsia"/>
        </w:rPr>
        <w:instrText>）使用法学硕士作为“代笔人”，承担内容生成任务的主要角色，以及（</w:instrText>
      </w:r>
      <w:r w:rsidR="006E796B">
        <w:rPr>
          <w:rFonts w:hint="eastAsia"/>
        </w:rPr>
        <w:instrText>2</w:instrText>
      </w:r>
      <w:r w:rsidR="006E796B">
        <w:rPr>
          <w:rFonts w:hint="eastAsia"/>
        </w:rPr>
        <w:instrText>）使用法学硕士作为“共鸣板”，为人类创建的内容提供反馈。我们使用主要社交媒体平台上创建的广告产生的点击量来衡量广告的质量。我们的结果表明，对于不同的用户类型，不同的协作模式会导致非常不同的结果。对于非专家来说，使用法学硕士作为共鸣板可以提高广告文案的质量。然而，使用法学硕士作为代笔人并没有提供显著的好处，事实上对专家用户是有害的。我们依靠文本分析来理解其中的机制，并了解到使用法学硕士作为代笔人会产生锚定效应，从而导致广告质量较低。另一方面，使用</w:instrText>
      </w:r>
      <w:r w:rsidR="006E796B">
        <w:rPr>
          <w:rFonts w:hint="eastAsia"/>
        </w:rPr>
        <w:instrText>LLM</w:instrText>
      </w:r>
      <w:r w:rsidR="006E796B">
        <w:rPr>
          <w:rFonts w:hint="eastAsia"/>
        </w:rPr>
        <w:instrText>作为共鸣板帮助非专家实现了与专家制作的内容语义差异较小的广告内容，从而缩小了两类用户之间的差距。</w:instrText>
      </w:r>
      <w:r w:rsidR="006E796B">
        <w:rPr>
          <w:rFonts w:hint="eastAsia"/>
        </w:rPr>
        <w:instrText>","DOI":"10.2139/ssrn.4575598","event-place":"Rochester, NY","genre":"SSRN Scholarly</w:instrText>
      </w:r>
      <w:r w:rsidR="006E796B">
        <w:instrText xml:space="preserve"> Paper","language":"en","note":"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Creativity</w:instrText>
      </w:r>
      <w:r w:rsidR="006E796B">
        <w:rPr>
          <w:rFonts w:hint="eastAsia"/>
        </w:rPr>
        <w:instrText>、</w:instrText>
      </w:r>
      <w:r w:rsidR="006E796B">
        <w:instrText>Generative AI</w:instrText>
      </w:r>
      <w:r w:rsidR="006E796B">
        <w:rPr>
          <w:rFonts w:hint="eastAsia"/>
        </w:rPr>
        <w:instrText>、</w:instrText>
      </w:r>
      <w:r w:rsidR="006E796B">
        <w:instrText>Advertising</w:instrText>
      </w:r>
      <w:r w:rsidR="006E796B">
        <w:rPr>
          <w:rFonts w:hint="eastAsia"/>
        </w:rPr>
        <w:instrText>、</w:instrText>
      </w:r>
      <w:r w:rsidR="006E796B">
        <w:instrText>Human-AI Collaboration</w:instrText>
      </w:r>
      <w:r w:rsidR="006E796B">
        <w:rPr>
          <w:rFonts w:hint="eastAsia"/>
        </w:rPr>
        <w:instrText>、</w:instrText>
      </w:r>
      <w:r w:rsidR="006E796B">
        <w:instrText xml:space="preserve">Large Language Model","number":"4575598","publisher-place":"Rochester, NY","source":"Social Science Research Network","title":"Large language model in creative work: The role of collaboration modality and user expertise","title-short":"Large language model in creative work","URL":"https://papers.ssrn.com/abstract=4575598","author":[{"family":"Chen","given":"Zenan"},{"family":"Chan","given":"Jason"}],"accessed":{"date-parts":[["2024",9,12]]},"issued":{"date-parts":[["2023",9,19]]}}}],"schema":"https://github.com/citation-style-language/schema/raw/master/csl-citation.json"} </w:instrText>
      </w:r>
      <w:r w:rsidR="00F919C6" w:rsidRPr="0022223D">
        <w:fldChar w:fldCharType="separate"/>
      </w:r>
      <w:r w:rsidR="00F919C6" w:rsidRPr="0022223D">
        <w:t>Chen and Chan</w:t>
      </w:r>
      <w:r w:rsidR="00144466" w:rsidRPr="0022223D">
        <w:t>’</w:t>
      </w:r>
      <w:r w:rsidR="00F919C6" w:rsidRPr="0022223D">
        <w:t>s (2023)</w:t>
      </w:r>
      <w:r w:rsidR="00F919C6" w:rsidRPr="0022223D">
        <w:fldChar w:fldCharType="end"/>
      </w:r>
      <w:r w:rsidR="00F919C6" w:rsidRPr="0022223D">
        <w:t xml:space="preserve"> </w:t>
      </w:r>
      <w:r w:rsidRPr="0022223D">
        <w:t xml:space="preserve">findings of an anchoring effect in creative tasks, our study suggests that AI </w:t>
      </w:r>
      <w:r w:rsidRPr="0022223D">
        <w:lastRenderedPageBreak/>
        <w:t>integration might stimulate human creativity and diverse thinking in certain contexts. This observation creates opportunities for future research on optimizing complementarity between AI and human contributions in online communities.</w:t>
      </w:r>
    </w:p>
    <w:p w14:paraId="63DEDFD1" w14:textId="77777777" w:rsidR="00AB308E" w:rsidRPr="0022223D" w:rsidRDefault="00AB308E" w:rsidP="00E93697">
      <w:pPr>
        <w:pStyle w:val="Heading2"/>
        <w:rPr>
          <w:rFonts w:eastAsiaTheme="minorEastAsia"/>
        </w:rPr>
      </w:pPr>
      <w:r w:rsidRPr="0022223D">
        <w:rPr>
          <w:rFonts w:eastAsiaTheme="minorEastAsia"/>
        </w:rPr>
        <w:t>Practical Implications</w:t>
      </w:r>
    </w:p>
    <w:p w14:paraId="75DDAC8E" w14:textId="6F071B80" w:rsidR="00551CFA" w:rsidRPr="0022223D" w:rsidRDefault="00551CFA" w:rsidP="00633022">
      <w:pPr>
        <w:pStyle w:val="Paragraph0"/>
      </w:pPr>
      <w:r w:rsidRPr="0022223D">
        <w:t>Our findings provide actionable insights for platform designers and community participants who navigate GenAI integration in technical Q&amp;A communities. For platforms with a conservative approach, it may be prudent to delay GenAI deployment due to the observed negative effects on answer supply and recognition. This cautious approach allows platforms to maintain community dynamics while monitoring GenAI</w:t>
      </w:r>
      <w:r w:rsidR="00144466" w:rsidRPr="0022223D">
        <w:t>’</w:t>
      </w:r>
      <w:r w:rsidRPr="0022223D">
        <w:t>s evolving impacts.</w:t>
      </w:r>
    </w:p>
    <w:p w14:paraId="1605AAB0" w14:textId="48F12506" w:rsidR="00551CFA" w:rsidRPr="0022223D" w:rsidRDefault="00551CFA" w:rsidP="00633022">
      <w:pPr>
        <w:pStyle w:val="Paragraph0"/>
      </w:pPr>
      <w:r w:rsidRPr="0022223D">
        <w:t>Platforms that commit to GenAI implementation may consider targeted mitigation strategies. These include providing warnings about AI-generated answers</w:t>
      </w:r>
      <w:r w:rsidR="00144466" w:rsidRPr="0022223D">
        <w:t>’</w:t>
      </w:r>
      <w:r w:rsidRPr="0022223D">
        <w:t xml:space="preserve"> limitations, which can promote realistic user expectations. Additionally, platforms could introduce temporal delays in AI-generated answers, which would leverage position effects to encourage human contributions before AI responses appear.</w:t>
      </w:r>
    </w:p>
    <w:p w14:paraId="384E6F35" w14:textId="31B5BDD0" w:rsidR="00551CFA" w:rsidRPr="0022223D" w:rsidRDefault="00551CFA" w:rsidP="00551CFA">
      <w:pPr>
        <w:pStyle w:val="Paragraph0"/>
      </w:pPr>
      <w:r w:rsidRPr="0022223D">
        <w:t>For community members, our research highlights the importance of strategic differentiation when they contribute alongside AI. While GenAI excels at rapid, factual responses, human participants should emphasize their distinctive strengths in contextual understanding, experiential knowledge, and creative problem-solving. They can focus on areas where human cognition remains superior—such as real-world applications, nuanced interpretations, and innovative alternatives—to maintain their relevance and visibility.</w:t>
      </w:r>
    </w:p>
    <w:p w14:paraId="43EC70BA" w14:textId="5F515A2A" w:rsidR="00551CFA" w:rsidRPr="0022223D" w:rsidRDefault="00551CFA" w:rsidP="00633022">
      <w:pPr>
        <w:pStyle w:val="Paragraph0"/>
      </w:pPr>
      <w:r w:rsidRPr="0022223D">
        <w:t xml:space="preserve">This approach </w:t>
      </w:r>
      <w:r w:rsidR="00305E4B" w:rsidRPr="0022223D">
        <w:t xml:space="preserve">to complementarity </w:t>
      </w:r>
      <w:r w:rsidRPr="0022223D">
        <w:t xml:space="preserve">between AI capabilities and human expertise preserves individual contributor value and enhances the collective knowledge ecosystem. Community </w:t>
      </w:r>
      <w:r w:rsidRPr="0022223D">
        <w:lastRenderedPageBreak/>
        <w:t>members who take this differentiation approach can help sustain the vibrant exchange of specialized knowledge that defines successful technical Q&amp;A platforms.</w:t>
      </w:r>
    </w:p>
    <w:p w14:paraId="7091EC38" w14:textId="77777777" w:rsidR="00AB308E" w:rsidRPr="0022223D" w:rsidRDefault="00AB308E" w:rsidP="00E93697">
      <w:pPr>
        <w:pStyle w:val="Heading2"/>
      </w:pPr>
      <w:r w:rsidRPr="0022223D">
        <w:t>Limitations</w:t>
      </w:r>
    </w:p>
    <w:p w14:paraId="29201A41" w14:textId="2B0CAF38" w:rsidR="00AB308E" w:rsidRPr="0022223D" w:rsidRDefault="00F04147" w:rsidP="00271162">
      <w:pPr>
        <w:pStyle w:val="Paragraph0"/>
      </w:pPr>
      <w:r w:rsidRPr="0022223D">
        <w:t>W</w:t>
      </w:r>
      <w:r w:rsidR="00AB308E" w:rsidRPr="0022223D">
        <w:t xml:space="preserve">hile </w:t>
      </w:r>
      <w:r w:rsidRPr="0022223D">
        <w:t xml:space="preserve">our work </w:t>
      </w:r>
      <w:r w:rsidR="00AB308E" w:rsidRPr="0022223D">
        <w:t>offer</w:t>
      </w:r>
      <w:r w:rsidRPr="0022223D">
        <w:t>s</w:t>
      </w:r>
      <w:r w:rsidR="00AB308E" w:rsidRPr="0022223D">
        <w:t xml:space="preserve"> useful insights into the impact of </w:t>
      </w:r>
      <w:r w:rsidR="00C55514" w:rsidRPr="0022223D">
        <w:t>G</w:t>
      </w:r>
      <w:r w:rsidR="005344A1" w:rsidRPr="0022223D">
        <w:t>en</w:t>
      </w:r>
      <w:r w:rsidR="00C55514" w:rsidRPr="0022223D">
        <w:t>AI</w:t>
      </w:r>
      <w:r w:rsidR="00AB308E" w:rsidRPr="0022223D">
        <w:t xml:space="preserve"> on online technical Q&amp;A communities, </w:t>
      </w:r>
      <w:r w:rsidRPr="0022223D">
        <w:t xml:space="preserve">we </w:t>
      </w:r>
      <w:r w:rsidR="00AB308E" w:rsidRPr="0022223D">
        <w:t xml:space="preserve">acknowledge several limitations that present opportunities for future research. First, our study focuses on a technical Q&amp;A community, where questions often have specific answers. The generalizability of our findings to non-technical settings, such as Quora, remains an open question. While existing literature has explored differences between social-oriented and technique-oriented platforms </w:t>
      </w:r>
      <w:r w:rsidR="00994D74" w:rsidRPr="0022223D">
        <w:fldChar w:fldCharType="begin" w:fldLock="1"/>
      </w:r>
      <w:r w:rsidR="00FB59A6">
        <w:instrText xml:space="preserve"> ADDIN ZOTERO_ITEM CSL_CITATION {"citationID":"GCCRNRS7","properties":{"formattedCitation":"[1]","plainCitation":"[1]","dontUpdate":true,"noteIndex":0},"citationItems":[{"id":2856,"uris":["http://www.mendeley.com/documents/?uuid=82e51bf4-72a6-40da-a2fd-8aaccc666873","http://zotero.org/users/8905122/items/YNBIUESJ","http://www.mendeley.com/documents/?uuid=e2028d96-de10-4bbc-ad76-f99d34834a12","http://zotero.org/users/local/bVGy23C0/items/QT6UG8XJ"],"itemData":{"id":2856,"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w:instrText>
      </w:r>
      <w:r w:rsidR="00FB59A6">
        <w:rPr>
          <w:rFonts w:hint="eastAsia"/>
        </w:rPr>
        <w:instrText>he community. We find that average answer quality has declined significantly, primarily due to user exit. We discuss implications for the management of online knowledge communities.\n\n</w:instrText>
      </w:r>
      <w:r w:rsidR="00FB59A6">
        <w:rPr>
          <w:rFonts w:hint="eastAsia"/>
        </w:rPr>
        <w:instrText>【摘要翻译】像</w:instrText>
      </w:r>
      <w:r w:rsidR="00FB59A6">
        <w:rPr>
          <w:rFonts w:hint="eastAsia"/>
        </w:rPr>
        <w:instrText>ChatGPT</w:instrText>
      </w:r>
      <w:r w:rsidR="00FB59A6">
        <w:rPr>
          <w:rFonts w:hint="eastAsia"/>
        </w:rPr>
        <w:instrText>这样的生成式人工智能技术正在改变人们在各个领域创建、共享和消费内容的方式。尽管这些技术有可能使信息访问民主化并简化内容生产，但它们也可能对在线知识社区的健康和可持续性产生意想不到的后果，特别是那些专注于信息交换且缺乏强大的社会依恋机制的社区。我们提供了这方面的初步证据，研究了</w:instrText>
      </w:r>
      <w:r w:rsidR="00FB59A6">
        <w:rPr>
          <w:rFonts w:hint="eastAsia"/>
        </w:rPr>
        <w:instrText>ChatGPT</w:instrText>
      </w:r>
      <w:r w:rsidR="00FB59A6">
        <w:rPr>
          <w:rFonts w:hint="eastAsia"/>
        </w:rPr>
        <w:instrText>对</w:instrText>
      </w:r>
      <w:r w:rsidR="00FB59A6">
        <w:rPr>
          <w:rFonts w:hint="eastAsia"/>
        </w:rPr>
        <w:instrText>StackOverflow</w:instrText>
      </w:r>
      <w:r w:rsidR="00FB59A6">
        <w:rPr>
          <w:rFonts w:hint="eastAsia"/>
        </w:rPr>
        <w:instrText>用户活动的影响，并与</w:instrText>
      </w:r>
      <w:r w:rsidR="00FB59A6">
        <w:rPr>
          <w:rFonts w:hint="eastAsia"/>
        </w:rPr>
        <w:instrText>Reddit</w:instrText>
      </w:r>
      <w:r w:rsidR="00FB59A6">
        <w:rPr>
          <w:rFonts w:hint="eastAsia"/>
        </w:rPr>
        <w:instrText>的用户活动进行了对比。我们分析了</w:instrText>
      </w:r>
      <w:r w:rsidR="00FB59A6">
        <w:rPr>
          <w:rFonts w:hint="eastAsia"/>
        </w:rPr>
        <w:instrText>2021</w:instrText>
      </w:r>
      <w:r w:rsidR="00FB59A6">
        <w:rPr>
          <w:rFonts w:hint="eastAsia"/>
        </w:rPr>
        <w:instrText>年</w:instrText>
      </w:r>
      <w:r w:rsidR="00FB59A6">
        <w:rPr>
          <w:rFonts w:hint="eastAsia"/>
        </w:rPr>
        <w:instrText>10</w:instrText>
      </w:r>
      <w:r w:rsidR="00FB59A6">
        <w:rPr>
          <w:rFonts w:hint="eastAsia"/>
        </w:rPr>
        <w:instrText>月和</w:instrText>
      </w:r>
      <w:r w:rsidR="00FB59A6">
        <w:rPr>
          <w:rFonts w:hint="eastAsia"/>
        </w:rPr>
        <w:instrText>2023</w:instrText>
      </w:r>
      <w:r w:rsidR="00FB59A6">
        <w:rPr>
          <w:rFonts w:hint="eastAsia"/>
        </w:rPr>
        <w:instrText>年</w:instrText>
      </w:r>
      <w:r w:rsidR="00FB59A6">
        <w:rPr>
          <w:rFonts w:hint="eastAsia"/>
        </w:rPr>
        <w:instrText>3</w:instrText>
      </w:r>
      <w:r w:rsidR="00FB59A6">
        <w:rPr>
          <w:rFonts w:hint="eastAsia"/>
        </w:rPr>
        <w:instrText>月期间的大量数据样本，捕获发布到</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的与最受欢迎的</w:instrText>
      </w:r>
      <w:r w:rsidR="00FB59A6">
        <w:rPr>
          <w:rFonts w:hint="eastAsia"/>
        </w:rPr>
        <w:instrText>StackOverflow</w:instrText>
      </w:r>
      <w:r w:rsidR="00FB59A6">
        <w:rPr>
          <w:rFonts w:hint="eastAsia"/>
        </w:rPr>
        <w:instrText>主题相关的内容。我们发现，</w:instrText>
      </w:r>
      <w:r w:rsidR="00FB59A6">
        <w:rPr>
          <w:rFonts w:hint="eastAsia"/>
        </w:rPr>
        <w:instrText>ChatGPT</w:instrText>
      </w:r>
      <w:r w:rsidR="00FB59A6">
        <w:rPr>
          <w:rFonts w:hint="eastAsia"/>
        </w:rPr>
        <w:instrText>导致与这些主题相关的</w:instrText>
      </w:r>
      <w:r w:rsidR="00FB59A6">
        <w:rPr>
          <w:rFonts w:hint="eastAsia"/>
        </w:rPr>
        <w:instrText>StackOverflow</w:instrText>
      </w:r>
      <w:r w:rsidR="00FB59A6">
        <w:rPr>
          <w:rFonts w:hint="eastAsia"/>
        </w:rPr>
        <w:instrText>问题大幅下降，根据可用于培训的公共在线数据量，</w:instrText>
      </w:r>
      <w:r w:rsidR="00FB59A6">
        <w:rPr>
          <w:rFonts w:hint="eastAsia"/>
        </w:rPr>
        <w:instrText>ChatGPT</w:instrText>
      </w:r>
      <w:r w:rsidR="00FB59A6">
        <w:rPr>
          <w:rFonts w:hint="eastAsia"/>
        </w:rPr>
        <w:instrText>更有可能表现出色的主题的影响更大。相比之下，考虑到专注于相同主题的</w:instrText>
      </w:r>
      <w:r w:rsidR="00FB59A6">
        <w:rPr>
          <w:rFonts w:hint="eastAsia"/>
        </w:rPr>
        <w:instrText>Reddit</w:instrText>
      </w:r>
      <w:r w:rsidR="00FB59A6">
        <w:rPr>
          <w:rFonts w:hint="eastAsia"/>
        </w:rPr>
        <w:instrText>子社区，我们没有发现任何证据表明</w:instrText>
      </w:r>
      <w:r w:rsidR="00FB59A6">
        <w:rPr>
          <w:rFonts w:hint="eastAsia"/>
        </w:rPr>
        <w:instrText>ChatGPT</w:instrText>
      </w:r>
      <w:r w:rsidR="00FB59A6">
        <w:rPr>
          <w:rFonts w:hint="eastAsia"/>
        </w:rPr>
        <w:instrText>有任何影响，这表明在线知识社区中的社会依恋对社区生存的重要性。最后，我们考虑了</w:instrText>
      </w:r>
      <w:r w:rsidR="00FB59A6">
        <w:rPr>
          <w:rFonts w:hint="eastAsia"/>
        </w:rPr>
        <w:instrText>StackOverflow</w:instrText>
      </w:r>
      <w:r w:rsidR="00FB59A6">
        <w:rPr>
          <w:rFonts w:hint="eastAsia"/>
        </w:rPr>
        <w:instrText>提供的答案质量的潜在变化，考虑到用户在提供答案时对</w:instrText>
      </w:r>
      <w:r w:rsidR="00FB59A6">
        <w:rPr>
          <w:rFonts w:hint="eastAsia"/>
        </w:rPr>
        <w:instrText>ChatGPT</w:instrText>
      </w:r>
      <w:r w:rsidR="00FB59A6">
        <w:rPr>
          <w:rFonts w:hint="eastAsia"/>
        </w:rPr>
        <w:instrText>的潜在依赖，以及随着用户离开社区，集体专业知识的潜在下降。我们发现平均答案质量显著下降，主要是由于用户退出。我们讨论了对在线知识社区管理的影响。</w:instrText>
      </w:r>
      <w:r w:rsidR="00FB59A6">
        <w:rPr>
          <w:rFonts w:hint="eastAsia"/>
        </w:rPr>
        <w:instrText>","DOI":"10.</w:instrText>
      </w:r>
      <w:r w:rsidR="00FB59A6">
        <w:instrText xml:space="preserve">2139/ssrn.4521754","genre":"SSRN Scholarly Paper","language":"en","note":"publisher-place: Rochester, NY","title":"The consequences of generative AI for UGC and online community engagement","author":[{"family":"Burtch","given":"Gordon"},{"family":"Lee","given":"Dokyun"},{"family":"Chen","given":"Zhichen"}],"issued":{"date-parts":[["2023",5]]}}}],"schema":"https://github.com/citation-style-language/schema/raw/master/csl-citation.json"} </w:instrText>
      </w:r>
      <w:r w:rsidR="00994D74" w:rsidRPr="0022223D">
        <w:fldChar w:fldCharType="separate"/>
      </w:r>
      <w:r w:rsidR="009F4642" w:rsidRPr="0022223D">
        <w:t>(Burtch et al., 2023)</w:t>
      </w:r>
      <w:r w:rsidR="00994D74" w:rsidRPr="0022223D">
        <w:fldChar w:fldCharType="end"/>
      </w:r>
      <w:r w:rsidR="00AB308E" w:rsidRPr="0022223D">
        <w:t xml:space="preserve">, the specific impact of internal </w:t>
      </w:r>
      <w:r w:rsidR="00C55514" w:rsidRPr="0022223D">
        <w:t>G</w:t>
      </w:r>
      <w:r w:rsidR="005344A1" w:rsidRPr="0022223D">
        <w:t>en</w:t>
      </w:r>
      <w:r w:rsidR="00C55514" w:rsidRPr="0022223D">
        <w:t>AI</w:t>
      </w:r>
      <w:r w:rsidR="00AB308E" w:rsidRPr="0022223D">
        <w:t xml:space="preserve"> in these diverse contexts </w:t>
      </w:r>
      <w:r w:rsidR="0029011F" w:rsidRPr="0022223D">
        <w:t xml:space="preserve">and the boundary conditions that determine whether AI enhances or suppresses human contributions </w:t>
      </w:r>
      <w:r w:rsidR="00AB308E" w:rsidRPr="0022223D">
        <w:t>warrant further investigation.</w:t>
      </w:r>
    </w:p>
    <w:p w14:paraId="4F9BF778" w14:textId="77F4543C" w:rsidR="00AB308E" w:rsidRPr="0022223D" w:rsidRDefault="00AB308E" w:rsidP="00AB308E">
      <w:pPr>
        <w:pStyle w:val="Paragraph0"/>
      </w:pPr>
      <w:r w:rsidRPr="0022223D">
        <w:t xml:space="preserve">Second, our experimental design compares scenarios with and without internal </w:t>
      </w:r>
      <w:r w:rsidR="00C55514" w:rsidRPr="0022223D">
        <w:t>G</w:t>
      </w:r>
      <w:r w:rsidR="005344A1" w:rsidRPr="0022223D">
        <w:t>en</w:t>
      </w:r>
      <w:r w:rsidR="00C55514" w:rsidRPr="0022223D">
        <w:t>AI</w:t>
      </w:r>
      <w:r w:rsidRPr="0022223D">
        <w:t xml:space="preserve">-generated answers. Future research could explore </w:t>
      </w:r>
      <w:r w:rsidR="005344A1" w:rsidRPr="0022223D">
        <w:t xml:space="preserve">the effects of </w:t>
      </w:r>
      <w:r w:rsidRPr="0022223D">
        <w:t xml:space="preserve">varying levels of control over </w:t>
      </w:r>
      <w:r w:rsidR="00C55514" w:rsidRPr="0022223D">
        <w:t>G</w:t>
      </w:r>
      <w:r w:rsidR="005344A1" w:rsidRPr="0022223D">
        <w:t>en</w:t>
      </w:r>
      <w:r w:rsidR="00C55514" w:rsidRPr="0022223D">
        <w:t>AI</w:t>
      </w:r>
      <w:r w:rsidR="00144466" w:rsidRPr="0022223D">
        <w:t>’</w:t>
      </w:r>
      <w:r w:rsidRPr="0022223D">
        <w:t xml:space="preserve">s style and features. This would allow for a deeper understanding of how different </w:t>
      </w:r>
      <w:r w:rsidR="00C55514" w:rsidRPr="0022223D">
        <w:t>G</w:t>
      </w:r>
      <w:r w:rsidR="005344A1" w:rsidRPr="0022223D">
        <w:t>en</w:t>
      </w:r>
      <w:r w:rsidR="00C55514" w:rsidRPr="0022223D">
        <w:t>AI</w:t>
      </w:r>
      <w:r w:rsidRPr="0022223D">
        <w:t xml:space="preserve"> characteristics influence user behavior and community dynamics.</w:t>
      </w:r>
    </w:p>
    <w:p w14:paraId="2D7197DA" w14:textId="33E991E1" w:rsidR="00AB308E" w:rsidRPr="0022223D" w:rsidRDefault="00AB308E" w:rsidP="00AB308E">
      <w:pPr>
        <w:pStyle w:val="Paragraph0"/>
      </w:pPr>
      <w:r w:rsidRPr="0022223D">
        <w:t xml:space="preserve">Third, our analysis primarily focuses on </w:t>
      </w:r>
      <w:r w:rsidR="005344A1" w:rsidRPr="0022223D">
        <w:t>the</w:t>
      </w:r>
      <w:r w:rsidRPr="0022223D">
        <w:t xml:space="preserve"> effects within a 150-day window. Research exploring the dynamic nature of these effects over an extended period would be valuable, especially considering the likelihood of long</w:t>
      </w:r>
      <w:r w:rsidR="005344A1" w:rsidRPr="0022223D">
        <w:t>er</w:t>
      </w:r>
      <w:r w:rsidRPr="0022223D">
        <w:t xml:space="preserve">-term coexistence between </w:t>
      </w:r>
      <w:r w:rsidR="00C55514" w:rsidRPr="0022223D">
        <w:t>G</w:t>
      </w:r>
      <w:r w:rsidR="005344A1" w:rsidRPr="0022223D">
        <w:t>en</w:t>
      </w:r>
      <w:r w:rsidR="00C55514" w:rsidRPr="0022223D">
        <w:t>AI</w:t>
      </w:r>
      <w:r w:rsidRPr="0022223D">
        <w:t xml:space="preserve"> and human participants in online communities.</w:t>
      </w:r>
    </w:p>
    <w:p w14:paraId="00A00408" w14:textId="565B6195" w:rsidR="00AB308E" w:rsidRPr="0022223D" w:rsidRDefault="00AB308E" w:rsidP="00AB308E">
      <w:pPr>
        <w:pStyle w:val="Paragraph0"/>
      </w:pPr>
      <w:r w:rsidRPr="0022223D">
        <w:t xml:space="preserve">These limitations, rather than detracting from our findings, highlight promising avenues for future research. By addressing these areas, subsequent studies can build upon our work to provide a more comprehensive understanding of </w:t>
      </w:r>
      <w:r w:rsidR="00C55514" w:rsidRPr="0022223D">
        <w:t>G</w:t>
      </w:r>
      <w:r w:rsidR="005344A1" w:rsidRPr="0022223D">
        <w:t>en</w:t>
      </w:r>
      <w:r w:rsidR="00C55514" w:rsidRPr="0022223D">
        <w:t>AI</w:t>
      </w:r>
      <w:r w:rsidR="00144466" w:rsidRPr="0022223D">
        <w:t>’</w:t>
      </w:r>
      <w:r w:rsidRPr="0022223D">
        <w:t>s role in diverse online communities, its long-term impacts, and strategies for effective human-AI collaboration.</w:t>
      </w:r>
    </w:p>
    <w:p w14:paraId="6393CE77" w14:textId="77777777" w:rsidR="006833EA" w:rsidRPr="0022223D" w:rsidRDefault="006833EA" w:rsidP="0057336B">
      <w:pPr>
        <w:pStyle w:val="Heading1"/>
        <w:numPr>
          <w:ilvl w:val="0"/>
          <w:numId w:val="0"/>
        </w:numPr>
        <w:ind w:left="360"/>
      </w:pPr>
      <w:r w:rsidRPr="0022223D">
        <w:lastRenderedPageBreak/>
        <w:t>Reference</w:t>
      </w:r>
    </w:p>
    <w:p w14:paraId="5AD3CD11" w14:textId="77777777" w:rsidR="00397AD8" w:rsidRDefault="006833EA" w:rsidP="00397AD8">
      <w:pPr>
        <w:pStyle w:val="Bibliography"/>
      </w:pPr>
      <w:r w:rsidRPr="0022223D">
        <w:rPr>
          <w:sz w:val="24"/>
          <w:szCs w:val="24"/>
        </w:rPr>
        <w:fldChar w:fldCharType="begin"/>
      </w:r>
      <w:r w:rsidR="00397AD8">
        <w:rPr>
          <w:sz w:val="24"/>
          <w:szCs w:val="24"/>
        </w:rPr>
        <w:instrText xml:space="preserve"> ADDIN ZOTERO_BIBL {"uncited":[],"omitted":[],"custom":[]} CSL_BIBLIOGRAPHY </w:instrText>
      </w:r>
      <w:r w:rsidRPr="0022223D">
        <w:rPr>
          <w:sz w:val="24"/>
          <w:szCs w:val="24"/>
        </w:rPr>
        <w:fldChar w:fldCharType="separate"/>
      </w:r>
      <w:r w:rsidR="00397AD8">
        <w:t xml:space="preserve">Alesina, A., &amp; Zhuravskaya, E. (2011). Segregation and the Quality of Government in a Cross Section of Countries. </w:t>
      </w:r>
      <w:r w:rsidR="00397AD8">
        <w:rPr>
          <w:i/>
          <w:iCs/>
        </w:rPr>
        <w:t>American Economic Review</w:t>
      </w:r>
      <w:r w:rsidR="00397AD8">
        <w:t xml:space="preserve">, </w:t>
      </w:r>
      <w:r w:rsidR="00397AD8">
        <w:rPr>
          <w:i/>
          <w:iCs/>
        </w:rPr>
        <w:t>101</w:t>
      </w:r>
      <w:r w:rsidR="00397AD8">
        <w:t xml:space="preserve">(5), 1872–1911. (1 </w:t>
      </w:r>
      <w:r w:rsidR="00397AD8">
        <w:rPr>
          <w:rFonts w:ascii="Segoe UI Emoji" w:hAnsi="Segoe UI Emoji" w:cs="Segoe UI Emoji"/>
        </w:rPr>
        <w:t>📊</w:t>
      </w:r>
      <w:r w:rsidR="00397AD8">
        <w:t>). https://doi.org/10.1257/aer.101.5.1872</w:t>
      </w:r>
    </w:p>
    <w:p w14:paraId="0A6EEFF4" w14:textId="77777777" w:rsidR="00397AD8" w:rsidRDefault="00397AD8" w:rsidP="00397AD8">
      <w:pPr>
        <w:pStyle w:val="Bibliography"/>
      </w:pPr>
      <w:r>
        <w:t xml:space="preserve">Anderson, A., Huttenlocher, D., Kleinberg, J., &amp; Leskovec, J. (2012). Discovering value from community activity on focused question answering sites. </w:t>
      </w:r>
      <w:r>
        <w:rPr>
          <w:i/>
          <w:iCs/>
        </w:rPr>
        <w:t>Proceedings of the 18th ACM SIGKDD International Conference on Knowledge Discovery and Data Mining, KDD ’12</w:t>
      </w:r>
      <w:r>
        <w:t xml:space="preserve">, 850–858. (391 </w:t>
      </w:r>
      <w:r>
        <w:rPr>
          <w:rFonts w:ascii="Segoe UI Emoji" w:hAnsi="Segoe UI Emoji" w:cs="Segoe UI Emoji"/>
        </w:rPr>
        <w:t>📊</w:t>
      </w:r>
      <w:r>
        <w:t>). https://doi.org/10.1145/2339530.2339665</w:t>
      </w:r>
    </w:p>
    <w:p w14:paraId="5CF810E5" w14:textId="77777777" w:rsidR="00397AD8" w:rsidRDefault="00397AD8" w:rsidP="00397AD8">
      <w:pPr>
        <w:pStyle w:val="Bibliography"/>
      </w:pPr>
      <w:r>
        <w:t>Austin, P. C. (2009). Balance diagnostics for comparing the distribution of baseline covariates between treatment groups in propensity</w:t>
      </w:r>
      <w:r>
        <w:rPr>
          <w:rFonts w:ascii="Cambria Math" w:hAnsi="Cambria Math" w:cs="Cambria Math"/>
        </w:rPr>
        <w:t>‐</w:t>
      </w:r>
      <w:r>
        <w:t xml:space="preserve">score matched samples. </w:t>
      </w:r>
      <w:r>
        <w:rPr>
          <w:i/>
          <w:iCs/>
        </w:rPr>
        <w:t>Statistics in Medicine</w:t>
      </w:r>
      <w:r>
        <w:t xml:space="preserve">, </w:t>
      </w:r>
      <w:r>
        <w:rPr>
          <w:i/>
          <w:iCs/>
        </w:rPr>
        <w:t>28</w:t>
      </w:r>
      <w:r>
        <w:t xml:space="preserve">(25), 3083–3107. (1000 </w:t>
      </w:r>
      <w:r>
        <w:rPr>
          <w:rFonts w:ascii="Segoe UI Emoji" w:hAnsi="Segoe UI Emoji" w:cs="Segoe UI Emoji"/>
        </w:rPr>
        <w:t>📊</w:t>
      </w:r>
      <w:r>
        <w:t>). https://doi.org/10.1002/sim.3697</w:t>
      </w:r>
    </w:p>
    <w:p w14:paraId="33AD164E" w14:textId="77777777" w:rsidR="00397AD8" w:rsidRDefault="00397AD8" w:rsidP="00397AD8">
      <w:pPr>
        <w:pStyle w:val="Bibliography"/>
      </w:pPr>
      <w:r>
        <w:t xml:space="preserve">Bayer, R.-C., &amp; Renou, L. (2024). Interacting with man or machine: When do humans reason better? </w:t>
      </w:r>
      <w:r>
        <w:rPr>
          <w:i/>
          <w:iCs/>
        </w:rPr>
        <w:t>Management Science</w:t>
      </w:r>
      <w:r>
        <w:t xml:space="preserve">, </w:t>
      </w:r>
      <w:r>
        <w:rPr>
          <w:i/>
          <w:iCs/>
        </w:rPr>
        <w:t>ePub ahead of print</w:t>
      </w:r>
      <w:r>
        <w:t>. https://doi.org/10.1287/mnsc.2023.03315</w:t>
      </w:r>
    </w:p>
    <w:p w14:paraId="123D8482" w14:textId="77777777" w:rsidR="00397AD8" w:rsidRDefault="00397AD8" w:rsidP="00397AD8">
      <w:pPr>
        <w:pStyle w:val="Bibliography"/>
      </w:pPr>
      <w:r>
        <w:t xml:space="preserve">Berger, P., Hennig, P., Bocklisch, T., Herold, T., &amp; Meinel, C. (2016). A journey of bounty hunters: Analyzing the influence of reward systems on Stack Overflow question response times. </w:t>
      </w:r>
      <w:r>
        <w:rPr>
          <w:i/>
          <w:iCs/>
        </w:rPr>
        <w:t>Proc. IEEE/WIC/ACM International Conf. on Web Intelligence (WI) 2016</w:t>
      </w:r>
      <w:r>
        <w:t>, 644–649. https://doi.org/10.1109/WI.2016.0114</w:t>
      </w:r>
    </w:p>
    <w:p w14:paraId="5D111E5B" w14:textId="77777777" w:rsidR="00397AD8" w:rsidRDefault="00397AD8" w:rsidP="00397AD8">
      <w:pPr>
        <w:pStyle w:val="Bibliography"/>
      </w:pPr>
      <w:r>
        <w:t xml:space="preserve">Borwankar, S., Khern-am-nuai, W., &amp; Kannan, K. N. (2023). </w:t>
      </w:r>
      <w:r>
        <w:rPr>
          <w:i/>
          <w:iCs/>
        </w:rPr>
        <w:t>Unraveling the impact: An empirical investigation of ChatGPT’s exclusion from Stack Overflow</w:t>
      </w:r>
      <w:r>
        <w:t xml:space="preserve"> [SSRN Scholarly Paper].</w:t>
      </w:r>
    </w:p>
    <w:p w14:paraId="74C66C8F" w14:textId="77777777" w:rsidR="00397AD8" w:rsidRDefault="00397AD8" w:rsidP="00397AD8">
      <w:pPr>
        <w:pStyle w:val="Bibliography"/>
      </w:pPr>
      <w:r>
        <w:t xml:space="preserve">Brown, T. B., Mann, B., Ryder, N., Subbiah, M., Kaplan, J., Dhariwal, P., Neelakantan, A., Shyam, P., Sastry, G., Askell, A., Agarwal, S., Herbert-Voss, A., Krueger, G., Henighan, T., Child, R., Ramesh, A., Ziegler, D. M., Wu, J., Winter, C., … Amodei, D. (2020). Language models are few-shot learners. </w:t>
      </w:r>
      <w:r>
        <w:rPr>
          <w:i/>
          <w:iCs/>
        </w:rPr>
        <w:t>Proceedings of the 34th International Conference on Neural Information Processing Systems, NIPS ’20</w:t>
      </w:r>
      <w:r>
        <w:t>, 1877–1901.</w:t>
      </w:r>
    </w:p>
    <w:p w14:paraId="7B3FB28A" w14:textId="77777777" w:rsidR="00397AD8" w:rsidRDefault="00397AD8" w:rsidP="00397AD8">
      <w:pPr>
        <w:pStyle w:val="Bibliography"/>
      </w:pPr>
      <w:r>
        <w:t xml:space="preserve">Brynjolfsson, E., Li, D., &amp; Raymond, L. (2025). Generative AI at Work. </w:t>
      </w:r>
      <w:r>
        <w:rPr>
          <w:i/>
          <w:iCs/>
        </w:rPr>
        <w:t>The Quarterly Journal of Economics</w:t>
      </w:r>
      <w:r>
        <w:t>, qjae044. https://doi.org/10.1093/qje/qjae044</w:t>
      </w:r>
    </w:p>
    <w:p w14:paraId="55B15D6E" w14:textId="77777777" w:rsidR="00397AD8" w:rsidRDefault="00397AD8" w:rsidP="00397AD8">
      <w:pPr>
        <w:pStyle w:val="Bibliography"/>
      </w:pPr>
      <w:r>
        <w:lastRenderedPageBreak/>
        <w:t xml:space="preserve">Burke, M., Kraut, R., &amp; Joyce, E. (2010). Membership claims and requests: Conversation-level newcomer socialization strategies in online groups. </w:t>
      </w:r>
      <w:r>
        <w:rPr>
          <w:i/>
          <w:iCs/>
        </w:rPr>
        <w:t>Small Group Research</w:t>
      </w:r>
      <w:r>
        <w:t xml:space="preserve">, </w:t>
      </w:r>
      <w:r>
        <w:rPr>
          <w:i/>
          <w:iCs/>
        </w:rPr>
        <w:t>41</w:t>
      </w:r>
      <w:r>
        <w:t>(1), 4–40. https://doi.org/10.1177/1046496409351936</w:t>
      </w:r>
    </w:p>
    <w:p w14:paraId="105A2433" w14:textId="77777777" w:rsidR="00397AD8" w:rsidRDefault="00397AD8" w:rsidP="00397AD8">
      <w:pPr>
        <w:pStyle w:val="Bibliography"/>
      </w:pPr>
      <w:r>
        <w:t xml:space="preserve">Burtch, G., Lee, D., &amp; Chen, Z. (2023). </w:t>
      </w:r>
      <w:r>
        <w:rPr>
          <w:i/>
          <w:iCs/>
        </w:rPr>
        <w:t>The consequences of generative AI for UGC and online community engagement</w:t>
      </w:r>
      <w:r>
        <w:t xml:space="preserve"> [SSRN Scholarly Paper]. https://doi.org/10.2139/ssrn.4521754</w:t>
      </w:r>
    </w:p>
    <w:p w14:paraId="6D2B66D5" w14:textId="77777777" w:rsidR="00397AD8" w:rsidRDefault="00397AD8" w:rsidP="00397AD8">
      <w:pPr>
        <w:pStyle w:val="Bibliography"/>
      </w:pPr>
      <w:r>
        <w:t xml:space="preserve">Butler, B., Sproull, L., Kiesler, S., &amp; Kraut, R. (2007). Community effort in online groups: Who does the work and why? In </w:t>
      </w:r>
      <w:r>
        <w:rPr>
          <w:i/>
          <w:iCs/>
        </w:rPr>
        <w:t>Leadership at a distance: Research in technologically-supported work</w:t>
      </w:r>
      <w:r>
        <w:t xml:space="preserve"> (pp. 171–193). Lawrence Erlbaum Associates Publishers.</w:t>
      </w:r>
    </w:p>
    <w:p w14:paraId="3514DCF6" w14:textId="77777777" w:rsidR="00397AD8" w:rsidRDefault="00397AD8" w:rsidP="00397AD8">
      <w:pPr>
        <w:pStyle w:val="Bibliography"/>
      </w:pPr>
      <w:r>
        <w:t xml:space="preserve">Calefato, F., Lanubile, F., &amp; Novielli, N. (2018). How to ask for technical help? Evidence-based guidelines for writing questions on Stack Overflow. </w:t>
      </w:r>
      <w:r>
        <w:rPr>
          <w:i/>
          <w:iCs/>
        </w:rPr>
        <w:t>Information and Software Technology</w:t>
      </w:r>
      <w:r>
        <w:t xml:space="preserve">, </w:t>
      </w:r>
      <w:r>
        <w:rPr>
          <w:i/>
          <w:iCs/>
        </w:rPr>
        <w:t>94</w:t>
      </w:r>
      <w:r>
        <w:t>, 186–207. https://doi.org/10.1016/j.infsof.2017.10.009</w:t>
      </w:r>
    </w:p>
    <w:p w14:paraId="7C6D8C46" w14:textId="77777777" w:rsidR="00397AD8" w:rsidRDefault="00397AD8" w:rsidP="00397AD8">
      <w:pPr>
        <w:pStyle w:val="Bibliography"/>
      </w:pPr>
      <w:r>
        <w:t xml:space="preserve">Chaiken, S. (1980). Heuristic versus systematic information processing and the use of source versus message cues in persuasion. </w:t>
      </w:r>
      <w:r>
        <w:rPr>
          <w:i/>
          <w:iCs/>
        </w:rPr>
        <w:t>Journal of Personality and Social Psychology</w:t>
      </w:r>
      <w:r>
        <w:t xml:space="preserve">, </w:t>
      </w:r>
      <w:r>
        <w:rPr>
          <w:i/>
          <w:iCs/>
        </w:rPr>
        <w:t>39</w:t>
      </w:r>
      <w:r>
        <w:t>(5), 752–766. https://doi.org/10.1037/0022-3514.39.5.752</w:t>
      </w:r>
    </w:p>
    <w:p w14:paraId="11AB6181" w14:textId="77777777" w:rsidR="00397AD8" w:rsidRDefault="00397AD8" w:rsidP="00397AD8">
      <w:pPr>
        <w:pStyle w:val="Bibliography"/>
      </w:pPr>
      <w:r>
        <w:t xml:space="preserve">Chen, J., &amp; Roth, J. (2024). Logs with Zeros? Some Problems and Solutions. </w:t>
      </w:r>
      <w:r>
        <w:rPr>
          <w:i/>
          <w:iCs/>
        </w:rPr>
        <w:t>The Quarterly Journal of Economics</w:t>
      </w:r>
      <w:r>
        <w:t xml:space="preserve">, </w:t>
      </w:r>
      <w:r>
        <w:rPr>
          <w:i/>
          <w:iCs/>
        </w:rPr>
        <w:t>139</w:t>
      </w:r>
      <w:r>
        <w:t xml:space="preserve">(2), 891–936. (468 </w:t>
      </w:r>
      <w:r>
        <w:rPr>
          <w:rFonts w:ascii="Segoe UI Emoji" w:hAnsi="Segoe UI Emoji" w:cs="Segoe UI Emoji"/>
        </w:rPr>
        <w:t>📊</w:t>
      </w:r>
      <w:r>
        <w:t>). https://doi.org/10.1093/qje/qjad054</w:t>
      </w:r>
    </w:p>
    <w:p w14:paraId="76C83FF1" w14:textId="77777777" w:rsidR="00397AD8" w:rsidRDefault="00397AD8" w:rsidP="00397AD8">
      <w:pPr>
        <w:pStyle w:val="Bibliography"/>
      </w:pPr>
      <w:r>
        <w:t xml:space="preserve">Chen, L., Baird, A., &amp; Straub, D. (2022). The impact of hierarchical privilege levels and non-hierarchical incentives on continued contribution in online Q&amp;A communities: A motivational model of gamification goals. </w:t>
      </w:r>
      <w:r>
        <w:rPr>
          <w:i/>
          <w:iCs/>
        </w:rPr>
        <w:t>Decision Support Systems</w:t>
      </w:r>
      <w:r>
        <w:t xml:space="preserve">, </w:t>
      </w:r>
      <w:r>
        <w:rPr>
          <w:i/>
          <w:iCs/>
        </w:rPr>
        <w:t>153</w:t>
      </w:r>
      <w:r>
        <w:t>, 113667. https://doi.org/10.1016/j.dss.2021.113667</w:t>
      </w:r>
    </w:p>
    <w:p w14:paraId="7B49F596" w14:textId="77777777" w:rsidR="00397AD8" w:rsidRDefault="00397AD8" w:rsidP="00397AD8">
      <w:pPr>
        <w:pStyle w:val="Bibliography"/>
      </w:pPr>
      <w:r>
        <w:t xml:space="preserve">Chen, Z., &amp; Chan, J. (2023). </w:t>
      </w:r>
      <w:r>
        <w:rPr>
          <w:i/>
          <w:iCs/>
        </w:rPr>
        <w:t>Large language model in creative work: The role of collaboration modality and user expertise</w:t>
      </w:r>
      <w:r>
        <w:t xml:space="preserve"> (SSRN Scholarly Paper No. 4575598). https://doi.org/10.2139/ssrn.4575598</w:t>
      </w:r>
    </w:p>
    <w:p w14:paraId="5F5F7134" w14:textId="77777777" w:rsidR="00397AD8" w:rsidRDefault="00397AD8" w:rsidP="00397AD8">
      <w:pPr>
        <w:pStyle w:val="Bibliography"/>
      </w:pPr>
      <w:r>
        <w:t xml:space="preserve">del Rio-Chanona, M., Laurentsyeva, N., &amp; Wachs, J. (2023). </w:t>
      </w:r>
      <w:r>
        <w:rPr>
          <w:i/>
          <w:iCs/>
        </w:rPr>
        <w:t>Are large language models a threat to digital public goods? Evidence from activity on Stack Overflow</w:t>
      </w:r>
      <w:r>
        <w:t>. arXiv. https://doi.org/10.48550/arXiv.2307.07367</w:t>
      </w:r>
    </w:p>
    <w:p w14:paraId="6B86BF84" w14:textId="77777777" w:rsidR="00397AD8" w:rsidRDefault="00397AD8" w:rsidP="00397AD8">
      <w:pPr>
        <w:pStyle w:val="Bibliography"/>
      </w:pPr>
      <w:r>
        <w:t xml:space="preserve">Doshi, A. R., &amp; Hauser, O. P. (2024). Generative AI enhances individual creativity but reduces the collective diversity of novel content. </w:t>
      </w:r>
      <w:r>
        <w:rPr>
          <w:i/>
          <w:iCs/>
        </w:rPr>
        <w:t>Science Advances</w:t>
      </w:r>
      <w:r>
        <w:t xml:space="preserve">, </w:t>
      </w:r>
      <w:r>
        <w:rPr>
          <w:i/>
          <w:iCs/>
        </w:rPr>
        <w:t>10</w:t>
      </w:r>
      <w:r>
        <w:t xml:space="preserve">(28), eadn5290. (61 </w:t>
      </w:r>
      <w:r>
        <w:rPr>
          <w:rFonts w:ascii="Segoe UI Emoji" w:hAnsi="Segoe UI Emoji" w:cs="Segoe UI Emoji"/>
        </w:rPr>
        <w:t>📊</w:t>
      </w:r>
      <w:r>
        <w:t>). https://doi.org/10.1126/sciadv.adn5290</w:t>
      </w:r>
    </w:p>
    <w:p w14:paraId="2B6E0CD0" w14:textId="77777777" w:rsidR="00397AD8" w:rsidRDefault="00397AD8" w:rsidP="00397AD8">
      <w:pPr>
        <w:pStyle w:val="Bibliography"/>
      </w:pPr>
      <w:r>
        <w:lastRenderedPageBreak/>
        <w:t xml:space="preserve">Greenberger, M. (1971). Computers, communications, and the public interest. </w:t>
      </w:r>
      <w:r>
        <w:rPr>
          <w:i/>
          <w:iCs/>
        </w:rPr>
        <w:t>(No Title)</w:t>
      </w:r>
      <w:r>
        <w:t>. https://cir.nii.ac.jp/crid/1130000795331084928</w:t>
      </w:r>
    </w:p>
    <w:p w14:paraId="37EE43BB" w14:textId="77777777" w:rsidR="00397AD8" w:rsidRDefault="00397AD8" w:rsidP="00397AD8">
      <w:pPr>
        <w:pStyle w:val="Bibliography"/>
      </w:pPr>
      <w:r>
        <w:t xml:space="preserve">Hicks, R., &amp; Tingley, D. (2011). Causal Mediation Analysis. </w:t>
      </w:r>
      <w:r>
        <w:rPr>
          <w:i/>
          <w:iCs/>
        </w:rPr>
        <w:t>The Stata Journal: Promoting Communications on Statistics and Stata</w:t>
      </w:r>
      <w:r>
        <w:t xml:space="preserve">, </w:t>
      </w:r>
      <w:r>
        <w:rPr>
          <w:i/>
          <w:iCs/>
        </w:rPr>
        <w:t>11</w:t>
      </w:r>
      <w:r>
        <w:t xml:space="preserve">(4), 605–619. (700 </w:t>
      </w:r>
      <w:r>
        <w:rPr>
          <w:rFonts w:ascii="Segoe UI Emoji" w:hAnsi="Segoe UI Emoji" w:cs="Segoe UI Emoji"/>
        </w:rPr>
        <w:t>📊</w:t>
      </w:r>
      <w:r>
        <w:t>). https://doi.org/10.1177/1536867X1201100407</w:t>
      </w:r>
    </w:p>
    <w:p w14:paraId="4AA9314D" w14:textId="77777777" w:rsidR="00397AD8" w:rsidRDefault="00397AD8" w:rsidP="00397AD8">
      <w:pPr>
        <w:pStyle w:val="Bibliography"/>
      </w:pPr>
      <w:r>
        <w:t xml:space="preserve">Huang, H., Fu, R., &amp; Ghose, A. (2023). </w:t>
      </w:r>
      <w:r>
        <w:rPr>
          <w:i/>
          <w:iCs/>
        </w:rPr>
        <w:t>Generative AI and content-creator economy: Evidence from online content creation platforms</w:t>
      </w:r>
      <w:r>
        <w:t xml:space="preserve"> [SSRN Scholarly Paper]. https://doi.org/10.2139/ssrn.4670714</w:t>
      </w:r>
    </w:p>
    <w:p w14:paraId="57D5450B" w14:textId="77777777" w:rsidR="00397AD8" w:rsidRDefault="00397AD8" w:rsidP="00397AD8">
      <w:pPr>
        <w:pStyle w:val="Bibliography"/>
      </w:pPr>
      <w:r>
        <w:t xml:space="preserve">Iqbal, F., Pfarrer, M., Bundy, J. N., Akinola, M., Opie, T., Ho, G., Castel, S., Unzueta, M., Kristal, A., Stevens, F., Brief, A., Zambrotta, N. D., Li, J., Zhang, L. L., Mao, K., Kao, T.-W. (Daniel), Zhang, L., Shao, B. B. M., Choi, T. Y., … Meng, Q. (2024). Monetary income as opportunity cost: Exploring the negative effect on free knowledge contribution of knowledge suppliers. </w:t>
      </w:r>
      <w:r>
        <w:rPr>
          <w:i/>
          <w:iCs/>
        </w:rPr>
        <w:t>Journal of Knowledge Management</w:t>
      </w:r>
      <w:r>
        <w:t xml:space="preserve">, </w:t>
      </w:r>
      <w:r>
        <w:rPr>
          <w:i/>
          <w:iCs/>
        </w:rPr>
        <w:t>28</w:t>
      </w:r>
      <w:r>
        <w:t>(2), 440–462. https://doi.org/10.1108/JKM-09-2022-0694</w:t>
      </w:r>
    </w:p>
    <w:p w14:paraId="2BC68A51" w14:textId="77777777" w:rsidR="00397AD8" w:rsidRDefault="00397AD8" w:rsidP="00397AD8">
      <w:pPr>
        <w:pStyle w:val="Bibliography"/>
      </w:pPr>
      <w:r>
        <w:t xml:space="preserve">Jin, J., Li, Y., Zhong, X., &amp; Zhai, L. (2015). Why users contribute knowledge to online communities: An empirical study of an online social Q&amp;A community. </w:t>
      </w:r>
      <w:r>
        <w:rPr>
          <w:i/>
          <w:iCs/>
        </w:rPr>
        <w:t>Information &amp; Management</w:t>
      </w:r>
      <w:r>
        <w:t xml:space="preserve">, </w:t>
      </w:r>
      <w:r>
        <w:rPr>
          <w:i/>
          <w:iCs/>
        </w:rPr>
        <w:t>52</w:t>
      </w:r>
      <w:r>
        <w:t xml:space="preserve">(7), 840–849. (204 </w:t>
      </w:r>
      <w:r>
        <w:rPr>
          <w:rFonts w:ascii="Segoe UI Emoji" w:hAnsi="Segoe UI Emoji" w:cs="Segoe UI Emoji"/>
        </w:rPr>
        <w:t>📊</w:t>
      </w:r>
      <w:r>
        <w:t>). https://doi.org/10.1016/j.im.2015.07.005</w:t>
      </w:r>
    </w:p>
    <w:p w14:paraId="7AB51EAA" w14:textId="77777777" w:rsidR="00397AD8" w:rsidRDefault="00397AD8" w:rsidP="00397AD8">
      <w:pPr>
        <w:pStyle w:val="Bibliography"/>
      </w:pPr>
      <w:r>
        <w:t xml:space="preserve">Jussupow, E., Benbasat, I., &amp; Heinzl, A. (2020). Why are we averse towards algorithms? A comprehensive literature review on algorithm aversion. </w:t>
      </w:r>
      <w:r>
        <w:rPr>
          <w:i/>
          <w:iCs/>
        </w:rPr>
        <w:t>Proceedings of the 28th European Conference on Information Systems</w:t>
      </w:r>
      <w:r>
        <w:t>. https://aisel.aisnet.org/ecis2020_rp/168</w:t>
      </w:r>
    </w:p>
    <w:p w14:paraId="1166466A" w14:textId="77777777" w:rsidR="00397AD8" w:rsidRDefault="00397AD8" w:rsidP="00397AD8">
      <w:pPr>
        <w:pStyle w:val="Bibliography"/>
      </w:pPr>
      <w:r>
        <w:t xml:space="preserve">Jussupow, E., Benbasat, I., &amp; Heinzl, A. (2024). An Integrative Perspective on Algorithm Aversion and Appreciation in Decision-Making. </w:t>
      </w:r>
      <w:r>
        <w:rPr>
          <w:i/>
          <w:iCs/>
        </w:rPr>
        <w:t>MIS Quarterly</w:t>
      </w:r>
      <w:r>
        <w:t xml:space="preserve">, </w:t>
      </w:r>
      <w:r>
        <w:rPr>
          <w:i/>
          <w:iCs/>
        </w:rPr>
        <w:t>48</w:t>
      </w:r>
      <w:r>
        <w:t xml:space="preserve">(4), 1575–1590. (20 </w:t>
      </w:r>
      <w:r>
        <w:rPr>
          <w:rFonts w:ascii="Segoe UI Emoji" w:hAnsi="Segoe UI Emoji" w:cs="Segoe UI Emoji"/>
        </w:rPr>
        <w:t>📊</w:t>
      </w:r>
      <w:r>
        <w:t>). https://doi.org/10.25300/MISQ/2024/18512</w:t>
      </w:r>
    </w:p>
    <w:p w14:paraId="1BA7FE4B" w14:textId="77777777" w:rsidR="00397AD8" w:rsidRDefault="00397AD8" w:rsidP="00397AD8">
      <w:pPr>
        <w:pStyle w:val="Bibliography"/>
      </w:pPr>
      <w:r>
        <w:t xml:space="preserve">Khansa, L., Ma, X., Liginlal, D., &amp; Kim, S. S. (2015). Understanding Members’ Active Participation in Online Question-and-Answer Communities: A Theory and Empirical Analysis. </w:t>
      </w:r>
      <w:r>
        <w:rPr>
          <w:i/>
          <w:iCs/>
        </w:rPr>
        <w:t>Journal of Management Information Systems</w:t>
      </w:r>
      <w:r>
        <w:t xml:space="preserve">, </w:t>
      </w:r>
      <w:r>
        <w:rPr>
          <w:i/>
          <w:iCs/>
        </w:rPr>
        <w:t>32</w:t>
      </w:r>
      <w:r>
        <w:t xml:space="preserve">(2), 162–203. (146 </w:t>
      </w:r>
      <w:r>
        <w:rPr>
          <w:rFonts w:ascii="Segoe UI Emoji" w:hAnsi="Segoe UI Emoji" w:cs="Segoe UI Emoji"/>
        </w:rPr>
        <w:t>📊</w:t>
      </w:r>
      <w:r>
        <w:t>). https://doi.org/10.1080/07421222.2015.1063293</w:t>
      </w:r>
    </w:p>
    <w:p w14:paraId="16D3360D" w14:textId="77777777" w:rsidR="00397AD8" w:rsidRDefault="00397AD8" w:rsidP="00397AD8">
      <w:pPr>
        <w:pStyle w:val="Bibliography"/>
      </w:pPr>
      <w:r>
        <w:t xml:space="preserve">Law, K. K. F., &amp; Shen, M. (2024). How does artificial intelligence shape audit firms? </w:t>
      </w:r>
      <w:r>
        <w:rPr>
          <w:i/>
          <w:iCs/>
        </w:rPr>
        <w:t>Management Science</w:t>
      </w:r>
      <w:r>
        <w:t xml:space="preserve">, </w:t>
      </w:r>
      <w:r>
        <w:rPr>
          <w:i/>
          <w:iCs/>
        </w:rPr>
        <w:t>ePub ahead of print</w:t>
      </w:r>
      <w:r>
        <w:t>. https://doi.org/10.1287/mnsc.2022.04040</w:t>
      </w:r>
    </w:p>
    <w:p w14:paraId="3FCD4A0B" w14:textId="77777777" w:rsidR="00397AD8" w:rsidRDefault="00397AD8" w:rsidP="00397AD8">
      <w:pPr>
        <w:pStyle w:val="Bibliography"/>
      </w:pPr>
      <w:r>
        <w:lastRenderedPageBreak/>
        <w:t xml:space="preserve">Li, H., Shankar, R., &amp; Stallaert, J. (2020). Invested or indebted: Ex-ante and ex-post reciprocity in online knowledge sharing communities. </w:t>
      </w:r>
      <w:r>
        <w:rPr>
          <w:i/>
          <w:iCs/>
        </w:rPr>
        <w:t>ACM Transactions on Management Information Systems</w:t>
      </w:r>
      <w:r>
        <w:t xml:space="preserve">, </w:t>
      </w:r>
      <w:r>
        <w:rPr>
          <w:i/>
          <w:iCs/>
        </w:rPr>
        <w:t>11</w:t>
      </w:r>
      <w:r>
        <w:t>(1), 1–26. https://doi.org/10.1145/3371388</w:t>
      </w:r>
    </w:p>
    <w:p w14:paraId="419E601D" w14:textId="77777777" w:rsidR="00397AD8" w:rsidRDefault="00397AD8" w:rsidP="00397AD8">
      <w:pPr>
        <w:pStyle w:val="Bibliography"/>
      </w:pPr>
      <w:r>
        <w:t xml:space="preserve">Li, L., Li, A., Song, X., Li, X., Huang, K., &amp; Ye, E. M. (2023). Characterizing response quantity on academic social Q&amp;A sites: A multidiscipline comparison of linguistic characteristics of questions. </w:t>
      </w:r>
      <w:r>
        <w:rPr>
          <w:i/>
          <w:iCs/>
        </w:rPr>
        <w:t>Library Hi Tech</w:t>
      </w:r>
      <w:r>
        <w:t xml:space="preserve">, </w:t>
      </w:r>
      <w:r>
        <w:rPr>
          <w:i/>
          <w:iCs/>
        </w:rPr>
        <w:t>41</w:t>
      </w:r>
      <w:r>
        <w:t>(3), 921–938. https://doi.org/10.1108/LHT-05-2021-0161</w:t>
      </w:r>
    </w:p>
    <w:p w14:paraId="73DA0363" w14:textId="77777777" w:rsidR="00397AD8" w:rsidRDefault="00397AD8" w:rsidP="00397AD8">
      <w:pPr>
        <w:pStyle w:val="Bibliography"/>
      </w:pPr>
      <w:r>
        <w:t xml:space="preserve">Li, P., Castelo, N., Katona, Z., &amp; Sarvary, M. (2024). Frontiers: Determining the validity of large language models for automated perceptual analysis. </w:t>
      </w:r>
      <w:r>
        <w:rPr>
          <w:i/>
          <w:iCs/>
        </w:rPr>
        <w:t>Marketing Science</w:t>
      </w:r>
      <w:r>
        <w:t xml:space="preserve">, </w:t>
      </w:r>
      <w:r>
        <w:rPr>
          <w:i/>
          <w:iCs/>
        </w:rPr>
        <w:t>43</w:t>
      </w:r>
      <w:r>
        <w:t>(2), 254–266. https://doi.org/10.1287/mksc.2023.0454</w:t>
      </w:r>
    </w:p>
    <w:p w14:paraId="0DC0D86A" w14:textId="77777777" w:rsidR="00397AD8" w:rsidRDefault="00397AD8" w:rsidP="00397AD8">
      <w:pPr>
        <w:pStyle w:val="Bibliography"/>
      </w:pPr>
      <w:r>
        <w:t xml:space="preserve">Li, X., &amp; Kim, K. (2024). </w:t>
      </w:r>
      <w:r>
        <w:rPr>
          <w:i/>
          <w:iCs/>
        </w:rPr>
        <w:t>Unveiling the effects of LLMs: Shifting UGC contribution in an online coding community</w:t>
      </w:r>
      <w:r>
        <w:t xml:space="preserve"> [SSRN Scholarly Paper]. https://doi.org/10.2139/ssrn.4650025</w:t>
      </w:r>
    </w:p>
    <w:p w14:paraId="3A3B2044" w14:textId="77777777" w:rsidR="00397AD8" w:rsidRDefault="00397AD8" w:rsidP="00397AD8">
      <w:pPr>
        <w:pStyle w:val="Bibliography"/>
      </w:pPr>
      <w:r>
        <w:t xml:space="preserve">Logg, J. M., Minson, J. A., &amp; Moore, D. A. (2019). Algorithm appreciation: People prefer algorithmic to human judgment. </w:t>
      </w:r>
      <w:r>
        <w:rPr>
          <w:i/>
          <w:iCs/>
        </w:rPr>
        <w:t>Organizational Behavior and Human Decision Processes</w:t>
      </w:r>
      <w:r>
        <w:t xml:space="preserve">, </w:t>
      </w:r>
      <w:r>
        <w:rPr>
          <w:i/>
          <w:iCs/>
        </w:rPr>
        <w:t>151</w:t>
      </w:r>
      <w:r>
        <w:t>, 90–103. https://doi.org/10.1016/j.obhdp.2018.12.005</w:t>
      </w:r>
    </w:p>
    <w:p w14:paraId="0951AEAB" w14:textId="77777777" w:rsidR="00397AD8" w:rsidRDefault="00397AD8" w:rsidP="00397AD8">
      <w:pPr>
        <w:pStyle w:val="Bibliography"/>
      </w:pPr>
      <w:r>
        <w:t xml:space="preserve">Luo, L., Wang, Y., Duan, S., Shang, S., Ma, B., &amp; Zhou, X. (2024). Continuous knowledge contribution in social Q&amp;A communities: The moderation effects of self-presentation and motivational affordances. </w:t>
      </w:r>
      <w:r>
        <w:rPr>
          <w:i/>
          <w:iCs/>
        </w:rPr>
        <w:t>Information Technology &amp; People</w:t>
      </w:r>
      <w:r>
        <w:t xml:space="preserve">, </w:t>
      </w:r>
      <w:r>
        <w:rPr>
          <w:i/>
          <w:iCs/>
        </w:rPr>
        <w:t>37</w:t>
      </w:r>
      <w:r>
        <w:t>(5), 1950–1982. https://doi.org/10.1108/ITP-02-2022-0128</w:t>
      </w:r>
    </w:p>
    <w:p w14:paraId="1DA6810F" w14:textId="77777777" w:rsidR="00397AD8" w:rsidRDefault="00397AD8" w:rsidP="00397AD8">
      <w:pPr>
        <w:pStyle w:val="Bibliography"/>
      </w:pPr>
      <w:r>
        <w:t xml:space="preserve">Mamykina, L., Manoim, B., Mittal, M., Hripcsak, G., &amp; Hartmann, B. (2011). Design lessons from the fastest Q&amp;A site in the west. </w:t>
      </w:r>
      <w:r>
        <w:rPr>
          <w:i/>
          <w:iCs/>
        </w:rPr>
        <w:t>Proceedings of the SIGCHI Conference on Human Factors in Computing Systems, CHI ’11</w:t>
      </w:r>
      <w:r>
        <w:t xml:space="preserve">, 2857–2866. (619 </w:t>
      </w:r>
      <w:r>
        <w:rPr>
          <w:rFonts w:ascii="Segoe UI Emoji" w:hAnsi="Segoe UI Emoji" w:cs="Segoe UI Emoji"/>
        </w:rPr>
        <w:t>📊</w:t>
      </w:r>
      <w:r>
        <w:t>). https://doi.org/10.1145/1978942.1979366</w:t>
      </w:r>
    </w:p>
    <w:p w14:paraId="17B1D300" w14:textId="77777777" w:rsidR="00397AD8" w:rsidRDefault="00397AD8" w:rsidP="00397AD8">
      <w:pPr>
        <w:pStyle w:val="Bibliography"/>
      </w:pPr>
      <w:r>
        <w:t xml:space="preserve">Meng, X., Webster, S. A., &amp; Butler, B. S. (2013). Motivational effects of badge systems on participation in Stack Exchange social Q&amp;A online community. </w:t>
      </w:r>
      <w:r>
        <w:rPr>
          <w:i/>
          <w:iCs/>
        </w:rPr>
        <w:t>Proc. Americas Conf. on Information Systems (AMCIS) 2013</w:t>
      </w:r>
      <w:r>
        <w:t>.</w:t>
      </w:r>
    </w:p>
    <w:p w14:paraId="1BF86378" w14:textId="77777777" w:rsidR="00397AD8" w:rsidRDefault="00397AD8" w:rsidP="00397AD8">
      <w:pPr>
        <w:pStyle w:val="Bibliography"/>
      </w:pPr>
      <w:r>
        <w:t xml:space="preserve">Moon, J. Y., &amp; Sproull, L. S. (2008). The role of feedback in managing the internet-based volunteer work force. </w:t>
      </w:r>
      <w:r>
        <w:rPr>
          <w:i/>
          <w:iCs/>
        </w:rPr>
        <w:t>Information Systems Research</w:t>
      </w:r>
      <w:r>
        <w:t xml:space="preserve">, </w:t>
      </w:r>
      <w:r>
        <w:rPr>
          <w:i/>
          <w:iCs/>
        </w:rPr>
        <w:t>19</w:t>
      </w:r>
      <w:r>
        <w:t>(4), 494–515. https://doi.org/10.1287/isre.1080.0208</w:t>
      </w:r>
    </w:p>
    <w:p w14:paraId="230CBC7A" w14:textId="77777777" w:rsidR="00397AD8" w:rsidRDefault="00397AD8" w:rsidP="00397AD8">
      <w:pPr>
        <w:pStyle w:val="Bibliography"/>
      </w:pPr>
      <w:r>
        <w:t xml:space="preserve">Mosier, K. L., Skitka, L. J., Heers, S., &amp; Burdick, M. (2015). Automation Bias: Decision Making and Performance in High-Tech Cockpits. In </w:t>
      </w:r>
      <w:r>
        <w:rPr>
          <w:i/>
          <w:iCs/>
        </w:rPr>
        <w:t>Decision Making in Aviation</w:t>
      </w:r>
      <w:r>
        <w:t>. Routledge.</w:t>
      </w:r>
    </w:p>
    <w:p w14:paraId="3AA74B8B" w14:textId="77777777" w:rsidR="00397AD8" w:rsidRDefault="00397AD8" w:rsidP="00397AD8">
      <w:pPr>
        <w:pStyle w:val="Bibliography"/>
      </w:pPr>
      <w:r>
        <w:lastRenderedPageBreak/>
        <w:t xml:space="preserve">Noy, S., &amp; Zhang, W. (2023). Experimental evidence on the productivity effects of generative artificial intelligence. </w:t>
      </w:r>
      <w:r>
        <w:rPr>
          <w:i/>
          <w:iCs/>
        </w:rPr>
        <w:t>Science</w:t>
      </w:r>
      <w:r>
        <w:t xml:space="preserve">, </w:t>
      </w:r>
      <w:r>
        <w:rPr>
          <w:i/>
          <w:iCs/>
        </w:rPr>
        <w:t>381</w:t>
      </w:r>
      <w:r>
        <w:t xml:space="preserve">(6654), 187–192. (520 </w:t>
      </w:r>
      <w:r>
        <w:rPr>
          <w:rFonts w:ascii="Segoe UI Emoji" w:hAnsi="Segoe UI Emoji" w:cs="Segoe UI Emoji"/>
        </w:rPr>
        <w:t>📊</w:t>
      </w:r>
      <w:r>
        <w:t>). https://doi.org/10.1126/science.adh2586</w:t>
      </w:r>
    </w:p>
    <w:p w14:paraId="3F09E851" w14:textId="77777777" w:rsidR="00397AD8" w:rsidRDefault="00397AD8" w:rsidP="00397AD8">
      <w:pPr>
        <w:pStyle w:val="Bibliography"/>
      </w:pPr>
      <w:r>
        <w:t xml:space="preserve">Nunn, N., &amp; Wantchekon, L. (2011). The Slave Trade and the Origins of Mistrust in Africa. </w:t>
      </w:r>
      <w:r>
        <w:rPr>
          <w:i/>
          <w:iCs/>
        </w:rPr>
        <w:t>American Economic Review</w:t>
      </w:r>
      <w:r>
        <w:t xml:space="preserve">, </w:t>
      </w:r>
      <w:r>
        <w:rPr>
          <w:i/>
          <w:iCs/>
        </w:rPr>
        <w:t>101</w:t>
      </w:r>
      <w:r>
        <w:t xml:space="preserve">(7), 3221–3252. (1454 </w:t>
      </w:r>
      <w:r>
        <w:rPr>
          <w:rFonts w:ascii="Segoe UI Emoji" w:hAnsi="Segoe UI Emoji" w:cs="Segoe UI Emoji"/>
        </w:rPr>
        <w:t>📊</w:t>
      </w:r>
      <w:r>
        <w:t>). https://doi.org/10.1257/aer.101.7.3221</w:t>
      </w:r>
    </w:p>
    <w:p w14:paraId="7A223693" w14:textId="77777777" w:rsidR="00397AD8" w:rsidRDefault="00397AD8" w:rsidP="00397AD8">
      <w:pPr>
        <w:pStyle w:val="Bibliography"/>
      </w:pPr>
      <w:r>
        <w:t xml:space="preserve">Oliver, R. L. (1980). A cognitive model of the antecedents and consequences of satisfaction decisions. </w:t>
      </w:r>
      <w:r>
        <w:rPr>
          <w:i/>
          <w:iCs/>
        </w:rPr>
        <w:t>Journal of Marketing Research</w:t>
      </w:r>
      <w:r>
        <w:t xml:space="preserve">, </w:t>
      </w:r>
      <w:r>
        <w:rPr>
          <w:i/>
          <w:iCs/>
        </w:rPr>
        <w:t>17</w:t>
      </w:r>
      <w:r>
        <w:t>(4), 460. https://doi.org/10.2307/3150499</w:t>
      </w:r>
    </w:p>
    <w:p w14:paraId="0D94ACBA" w14:textId="77777777" w:rsidR="00397AD8" w:rsidRDefault="00397AD8" w:rsidP="00397AD8">
      <w:pPr>
        <w:pStyle w:val="Bibliography"/>
      </w:pPr>
      <w:r>
        <w:t xml:space="preserve">Oster, E. (2019). Unobservable selection and coefficient stability: Theory and evidence. </w:t>
      </w:r>
      <w:r>
        <w:rPr>
          <w:i/>
          <w:iCs/>
        </w:rPr>
        <w:t>Journal of Business &amp; Economic Statistics</w:t>
      </w:r>
      <w:r>
        <w:t xml:space="preserve">, </w:t>
      </w:r>
      <w:r>
        <w:rPr>
          <w:i/>
          <w:iCs/>
        </w:rPr>
        <w:t>37</w:t>
      </w:r>
      <w:r>
        <w:t>(2), 187–204. https://doi.org/10.1080/07350015.2016.1227711</w:t>
      </w:r>
    </w:p>
    <w:p w14:paraId="1BB310D9" w14:textId="77777777" w:rsidR="00397AD8" w:rsidRDefault="00397AD8" w:rsidP="00397AD8">
      <w:pPr>
        <w:pStyle w:val="Bibliography"/>
      </w:pPr>
      <w:r>
        <w:t xml:space="preserve">Pakarinen, P., &amp; Huising, R. (2023). Relational expertise: What machines can’t know. </w:t>
      </w:r>
      <w:r>
        <w:rPr>
          <w:i/>
          <w:iCs/>
        </w:rPr>
        <w:t>Journal of Management Studies</w:t>
      </w:r>
      <w:r>
        <w:t xml:space="preserve">, </w:t>
      </w:r>
      <w:r>
        <w:rPr>
          <w:i/>
          <w:iCs/>
        </w:rPr>
        <w:t>ePub ahead of print</w:t>
      </w:r>
      <w:r>
        <w:t>. https://doi.org/10.1111/joms.12915</w:t>
      </w:r>
    </w:p>
    <w:p w14:paraId="3F9A0DEE" w14:textId="77777777" w:rsidR="00397AD8" w:rsidRDefault="00397AD8" w:rsidP="00397AD8">
      <w:pPr>
        <w:pStyle w:val="Bibliography"/>
      </w:pPr>
      <w:r>
        <w:t xml:space="preserve">Petty, R. E., Cacioppo, J. T., Petty, R. E., &amp; Cacioppo, J. T. (1986). The elaboration likelihood model of persuasion. </w:t>
      </w:r>
      <w:r>
        <w:rPr>
          <w:i/>
          <w:iCs/>
        </w:rPr>
        <w:t>Advances in Experimental Social Psychology</w:t>
      </w:r>
      <w:r>
        <w:t xml:space="preserve">, </w:t>
      </w:r>
      <w:r>
        <w:rPr>
          <w:i/>
          <w:iCs/>
        </w:rPr>
        <w:t>19</w:t>
      </w:r>
      <w:r>
        <w:t>. https://doi.org/10.1016/S0065-2601(08)60214-2</w:t>
      </w:r>
    </w:p>
    <w:p w14:paraId="141526AD" w14:textId="77777777" w:rsidR="00397AD8" w:rsidRDefault="00397AD8" w:rsidP="00397AD8">
      <w:pPr>
        <w:pStyle w:val="Bibliography"/>
      </w:pPr>
      <w:r>
        <w:t xml:space="preserve">Quinn, M., &amp; Gutt, D. (2023). </w:t>
      </w:r>
      <w:r>
        <w:rPr>
          <w:i/>
          <w:iCs/>
        </w:rPr>
        <w:t>The effect of generative artificial intelligence on Q&amp;A platforms – Consequences for questions, answers, question readability, and novelty</w:t>
      </w:r>
      <w:r>
        <w:t xml:space="preserve"> [SSRN Scholarly Paper]. https://doi.org/10.2139/ssrn.4522386</w:t>
      </w:r>
    </w:p>
    <w:p w14:paraId="0A796BB4" w14:textId="77777777" w:rsidR="00397AD8" w:rsidRDefault="00397AD8" w:rsidP="00397AD8">
      <w:pPr>
        <w:pStyle w:val="Bibliography"/>
      </w:pPr>
      <w:r>
        <w:t xml:space="preserve">Raymond, E. S. (2014). </w:t>
      </w:r>
      <w:r>
        <w:rPr>
          <w:i/>
          <w:iCs/>
        </w:rPr>
        <w:t>How to ask questions the smart way</w:t>
      </w:r>
      <w:r>
        <w:t>. Eric S. Raymond. https://forum.kicad.info/uploads/short-url/j5N5lgcgoPTq9KeJRF9WqKYRzus.pdf</w:t>
      </w:r>
    </w:p>
    <w:p w14:paraId="6F259C59" w14:textId="77777777" w:rsidR="00397AD8" w:rsidRDefault="00397AD8" w:rsidP="00397AD8">
      <w:pPr>
        <w:pStyle w:val="Bibliography"/>
      </w:pPr>
      <w:r>
        <w:t xml:space="preserve">Reimers, N., &amp; Gurevych, I. (2019). </w:t>
      </w:r>
      <w:r>
        <w:rPr>
          <w:i/>
          <w:iCs/>
        </w:rPr>
        <w:t>Sentence-BERT: Sentence embeddings using siamese BERT-networks</w:t>
      </w:r>
      <w:r>
        <w:t xml:space="preserve"> (arXiv arXiv:1908.10084). arXiv. https://doi.org/10.48550/arXiv.1908.10084</w:t>
      </w:r>
    </w:p>
    <w:p w14:paraId="10EBF8DF" w14:textId="77777777" w:rsidR="00397AD8" w:rsidRDefault="00397AD8" w:rsidP="00397AD8">
      <w:pPr>
        <w:pStyle w:val="Bibliography"/>
      </w:pPr>
      <w:r>
        <w:t xml:space="preserve">Samuelson, P. A. (1938). The Empirical Implications of Utility Analysis. </w:t>
      </w:r>
      <w:r>
        <w:rPr>
          <w:i/>
          <w:iCs/>
        </w:rPr>
        <w:t>Econometrica</w:t>
      </w:r>
      <w:r>
        <w:t xml:space="preserve">, </w:t>
      </w:r>
      <w:r>
        <w:rPr>
          <w:i/>
          <w:iCs/>
        </w:rPr>
        <w:t>6</w:t>
      </w:r>
      <w:r>
        <w:t xml:space="preserve">(4), 344. (76 </w:t>
      </w:r>
      <w:r>
        <w:rPr>
          <w:rFonts w:ascii="Segoe UI Emoji" w:hAnsi="Segoe UI Emoji" w:cs="Segoe UI Emoji"/>
        </w:rPr>
        <w:t>📊</w:t>
      </w:r>
      <w:r>
        <w:t>). https://doi.org/10.2307/1905411</w:t>
      </w:r>
    </w:p>
    <w:p w14:paraId="47B74446" w14:textId="77777777" w:rsidR="00397AD8" w:rsidRDefault="00397AD8" w:rsidP="00397AD8">
      <w:pPr>
        <w:pStyle w:val="Bibliography"/>
      </w:pPr>
      <w:r>
        <w:t xml:space="preserve">Sanatizadeh, A., Lu, Y., Zhao, K., &amp; Hu, Y. (2023). </w:t>
      </w:r>
      <w:r>
        <w:rPr>
          <w:i/>
          <w:iCs/>
        </w:rPr>
        <w:t>Information foraging in the era of AI: Exploring the effect of ChatGPT on digital Q&amp;A platforms</w:t>
      </w:r>
      <w:r>
        <w:t xml:space="preserve"> [SSRN Scholarly Paper]. https://doi.org/10.2139/ssrn.4459729</w:t>
      </w:r>
    </w:p>
    <w:p w14:paraId="5CC31349" w14:textId="77777777" w:rsidR="00397AD8" w:rsidRDefault="00397AD8" w:rsidP="00397AD8">
      <w:pPr>
        <w:pStyle w:val="Bibliography"/>
      </w:pPr>
      <w:r>
        <w:t xml:space="preserve">Shan, G., &amp; Qiu, L. (2023). </w:t>
      </w:r>
      <w:r>
        <w:rPr>
          <w:i/>
          <w:iCs/>
        </w:rPr>
        <w:t>Examining the impact of generative AI on users’ voluntary knowledge contribution: Evidence from a natural experiment on Stack Overflow</w:t>
      </w:r>
      <w:r>
        <w:t xml:space="preserve"> (SSRN Scholarly Paper No. 4462976). (3 </w:t>
      </w:r>
      <w:r>
        <w:rPr>
          <w:rFonts w:ascii="Segoe UI Emoji" w:hAnsi="Segoe UI Emoji" w:cs="Segoe UI Emoji"/>
        </w:rPr>
        <w:t>📊</w:t>
      </w:r>
      <w:r>
        <w:t>). https://doi.org/10.2139/ssrn.4462976</w:t>
      </w:r>
    </w:p>
    <w:p w14:paraId="42C7B9E7" w14:textId="77777777" w:rsidR="00397AD8" w:rsidRDefault="00397AD8" w:rsidP="00397AD8">
      <w:pPr>
        <w:pStyle w:val="Bibliography"/>
      </w:pPr>
      <w:r>
        <w:lastRenderedPageBreak/>
        <w:t xml:space="preserve">Shi, C., Hu, P., Fan, W., &amp; Qiu, L. (2024). Competitive peer influence on knowledge contribution behaviors in online Q&amp;A communities: A social comparison perspective. </w:t>
      </w:r>
      <w:r>
        <w:rPr>
          <w:i/>
          <w:iCs/>
        </w:rPr>
        <w:t>Internet Research</w:t>
      </w:r>
      <w:r>
        <w:t xml:space="preserve">, </w:t>
      </w:r>
      <w:r>
        <w:rPr>
          <w:i/>
          <w:iCs/>
        </w:rPr>
        <w:t>34</w:t>
      </w:r>
      <w:r>
        <w:t>(5), 1577–1601. https://doi.org/10.1108/INTR-07-2022-0510</w:t>
      </w:r>
    </w:p>
    <w:p w14:paraId="0333995B" w14:textId="77777777" w:rsidR="00397AD8" w:rsidRDefault="00397AD8" w:rsidP="00397AD8">
      <w:pPr>
        <w:pStyle w:val="Bibliography"/>
      </w:pPr>
      <w:r>
        <w:t xml:space="preserve">Simon, H. A. (1996). Designing organizations for an information-rich world. </w:t>
      </w:r>
      <w:r>
        <w:rPr>
          <w:i/>
          <w:iCs/>
        </w:rPr>
        <w:t>International Library of Critical Writings in Economics</w:t>
      </w:r>
      <w:r>
        <w:t xml:space="preserve">, </w:t>
      </w:r>
      <w:r>
        <w:rPr>
          <w:i/>
          <w:iCs/>
        </w:rPr>
        <w:t>70</w:t>
      </w:r>
      <w:r>
        <w:t>, 187–202.</w:t>
      </w:r>
    </w:p>
    <w:p w14:paraId="6D8EE1A4" w14:textId="77777777" w:rsidR="00397AD8" w:rsidRDefault="00397AD8" w:rsidP="00397AD8">
      <w:pPr>
        <w:pStyle w:val="Bibliography"/>
      </w:pPr>
      <w:r>
        <w:t xml:space="preserve">Su, Y., Zhang, K., Wang, Q., &amp; Qiu, L. (2023). </w:t>
      </w:r>
      <w:r>
        <w:rPr>
          <w:i/>
          <w:iCs/>
        </w:rPr>
        <w:t>Generative AI and human knowledge sharing: Evidence from a natural experiment</w:t>
      </w:r>
      <w:r>
        <w:t xml:space="preserve"> (SSRN Scholarly Paper No. 4628786). https://doi.org/10.2139/ssrn.4628786</w:t>
      </w:r>
    </w:p>
    <w:p w14:paraId="1D734984" w14:textId="77777777" w:rsidR="00397AD8" w:rsidRDefault="00397AD8" w:rsidP="00397AD8">
      <w:pPr>
        <w:pStyle w:val="Bibliography"/>
      </w:pPr>
      <w:r>
        <w:t xml:space="preserve">Sundar, S. S. &amp; others. (2008). </w:t>
      </w:r>
      <w:r>
        <w:rPr>
          <w:i/>
          <w:iCs/>
        </w:rPr>
        <w:t>The MAIN model: A heuristic approach to understanding technology effects on credibility</w:t>
      </w:r>
      <w:r>
        <w:t>. MacArthur Foundation Digital Media and Learning Initiative Cambridge, MA.</w:t>
      </w:r>
    </w:p>
    <w:p w14:paraId="6AD81DF3" w14:textId="77777777" w:rsidR="00397AD8" w:rsidRDefault="00397AD8" w:rsidP="00397AD8">
      <w:pPr>
        <w:pStyle w:val="Bibliography"/>
      </w:pPr>
      <w:r>
        <w:t xml:space="preserve">Varian, H. R. (1982). The Nonparametric Approach to Demand Analysis. </w:t>
      </w:r>
      <w:r>
        <w:rPr>
          <w:i/>
          <w:iCs/>
        </w:rPr>
        <w:t>Econometrica</w:t>
      </w:r>
      <w:r>
        <w:t xml:space="preserve">, </w:t>
      </w:r>
      <w:r>
        <w:rPr>
          <w:i/>
          <w:iCs/>
        </w:rPr>
        <w:t>50</w:t>
      </w:r>
      <w:r>
        <w:t xml:space="preserve">(4), 945. (727 </w:t>
      </w:r>
      <w:r>
        <w:rPr>
          <w:rFonts w:ascii="Segoe UI Emoji" w:hAnsi="Segoe UI Emoji" w:cs="Segoe UI Emoji"/>
        </w:rPr>
        <w:t>📊</w:t>
      </w:r>
      <w:r>
        <w:t>). https://doi.org/10.2307/1912771</w:t>
      </w:r>
    </w:p>
    <w:p w14:paraId="0001DAAF" w14:textId="77777777" w:rsidR="00397AD8" w:rsidRDefault="00397AD8" w:rsidP="00397AD8">
      <w:pPr>
        <w:pStyle w:val="Bibliography"/>
      </w:pPr>
      <w:r>
        <w:t xml:space="preserve">Wang, N., Liu, Y., &amp; Xiao, S. (2022). Which feedback matters? The role of expressions and valence in continuous high-quality knowledge contribution in the online Q&amp;A community. </w:t>
      </w:r>
      <w:r>
        <w:rPr>
          <w:i/>
          <w:iCs/>
        </w:rPr>
        <w:t>Decision Support Systems</w:t>
      </w:r>
      <w:r>
        <w:t xml:space="preserve">, </w:t>
      </w:r>
      <w:r>
        <w:rPr>
          <w:i/>
          <w:iCs/>
        </w:rPr>
        <w:t>156</w:t>
      </w:r>
      <w:r>
        <w:t>, 113750. https://doi.org/10.1016/j.dss.2022.113750</w:t>
      </w:r>
    </w:p>
    <w:p w14:paraId="622F1229" w14:textId="77777777" w:rsidR="00397AD8" w:rsidRDefault="00397AD8" w:rsidP="00397AD8">
      <w:pPr>
        <w:pStyle w:val="Bibliography"/>
      </w:pPr>
      <w:r>
        <w:t xml:space="preserve">Wang, W., Gao, G. (Gordon), &amp; Agarwal, R. (2024). Friend or foe? Teaming between artificial intelligence and workers with variation in experience. </w:t>
      </w:r>
      <w:r>
        <w:rPr>
          <w:i/>
          <w:iCs/>
        </w:rPr>
        <w:t>Management Science</w:t>
      </w:r>
      <w:r>
        <w:t xml:space="preserve">, </w:t>
      </w:r>
      <w:r>
        <w:rPr>
          <w:i/>
          <w:iCs/>
        </w:rPr>
        <w:t>70</w:t>
      </w:r>
      <w:r>
        <w:t xml:space="preserve">(9), 5753–5775. (13 </w:t>
      </w:r>
      <w:r>
        <w:rPr>
          <w:rFonts w:ascii="Segoe UI Emoji" w:hAnsi="Segoe UI Emoji" w:cs="Segoe UI Emoji"/>
        </w:rPr>
        <w:t>📊</w:t>
      </w:r>
      <w:r>
        <w:t>). https://doi.org/10.1287/mnsc.2021.00588</w:t>
      </w:r>
    </w:p>
    <w:p w14:paraId="42D89DA4" w14:textId="77777777" w:rsidR="00397AD8" w:rsidRDefault="00397AD8" w:rsidP="00397AD8">
      <w:pPr>
        <w:pStyle w:val="Bibliography"/>
      </w:pPr>
      <w:r>
        <w:t xml:space="preserve">Wang, X. (Shawn), &amp; Zheng, J. (2024). </w:t>
      </w:r>
      <w:r>
        <w:rPr>
          <w:i/>
          <w:iCs/>
        </w:rPr>
        <w:t>Can banning AI-generated content save user-generated Q&amp;A platforms?</w:t>
      </w:r>
      <w:r>
        <w:t xml:space="preserve"> [SSRN Scholarly Paper]. https://doi.org/10.2139/ssrn.4750326</w:t>
      </w:r>
    </w:p>
    <w:p w14:paraId="0B246FC1" w14:textId="77777777" w:rsidR="00397AD8" w:rsidRDefault="00397AD8" w:rsidP="00397AD8">
      <w:pPr>
        <w:pStyle w:val="Bibliography"/>
      </w:pPr>
      <w:r>
        <w:t xml:space="preserve">Wasko, &amp; Faraj. (2005). Why Should I Share? Examining Social Capital and Knowledge Contribution in Electronic Networks of Practice. </w:t>
      </w:r>
      <w:r>
        <w:rPr>
          <w:i/>
          <w:iCs/>
        </w:rPr>
        <w:t>MIS Quarterly</w:t>
      </w:r>
      <w:r>
        <w:t xml:space="preserve">, </w:t>
      </w:r>
      <w:r>
        <w:rPr>
          <w:i/>
          <w:iCs/>
        </w:rPr>
        <w:t>29</w:t>
      </w:r>
      <w:r>
        <w:t xml:space="preserve">(1), 35. (5189 </w:t>
      </w:r>
      <w:r>
        <w:rPr>
          <w:rFonts w:ascii="Segoe UI Emoji" w:hAnsi="Segoe UI Emoji" w:cs="Segoe UI Emoji"/>
        </w:rPr>
        <w:t>📊</w:t>
      </w:r>
      <w:r>
        <w:t>). https://doi.org/10.2307/25148667</w:t>
      </w:r>
    </w:p>
    <w:p w14:paraId="0FDFE40E" w14:textId="77777777" w:rsidR="00397AD8" w:rsidRDefault="00397AD8" w:rsidP="00397AD8">
      <w:pPr>
        <w:pStyle w:val="Bibliography"/>
      </w:pPr>
      <w:r>
        <w:t xml:space="preserve">Wei, X., Chen, W., &amp; Zhu, K. (2015). Motivating user contributions in online knowledge communities: Virtual rewards and reputation. </w:t>
      </w:r>
      <w:r>
        <w:rPr>
          <w:i/>
          <w:iCs/>
        </w:rPr>
        <w:t>Proc. 48th Hawaii International Conf. on System Sciences (HICSS) 2015</w:t>
      </w:r>
      <w:r>
        <w:t>, 3760–3769. https://doi.org/10.1109/HICSS.2015.452</w:t>
      </w:r>
    </w:p>
    <w:p w14:paraId="1B3CB59E" w14:textId="77777777" w:rsidR="00397AD8" w:rsidRDefault="00397AD8" w:rsidP="00397AD8">
      <w:pPr>
        <w:pStyle w:val="Bibliography"/>
      </w:pPr>
      <w:r>
        <w:t xml:space="preserve">Wigfield, A., &amp; Eccles, J. S. (2000). Expectancy–Value Theory of Achievement Motivation. </w:t>
      </w:r>
      <w:r>
        <w:rPr>
          <w:i/>
          <w:iCs/>
        </w:rPr>
        <w:t>Contemporary Educational Psychology</w:t>
      </w:r>
      <w:r>
        <w:t xml:space="preserve">, </w:t>
      </w:r>
      <w:r>
        <w:rPr>
          <w:i/>
          <w:iCs/>
        </w:rPr>
        <w:t>25</w:t>
      </w:r>
      <w:r>
        <w:t xml:space="preserve">(1), 68–81. (6307 </w:t>
      </w:r>
      <w:r>
        <w:rPr>
          <w:rFonts w:ascii="Segoe UI Emoji" w:hAnsi="Segoe UI Emoji" w:cs="Segoe UI Emoji"/>
        </w:rPr>
        <w:t>📊</w:t>
      </w:r>
      <w:r>
        <w:t>). https://doi.org/10.1006/ceps.1999.1015</w:t>
      </w:r>
    </w:p>
    <w:p w14:paraId="031041A6" w14:textId="77777777" w:rsidR="00397AD8" w:rsidRDefault="00397AD8" w:rsidP="00397AD8">
      <w:pPr>
        <w:pStyle w:val="Bibliography"/>
      </w:pPr>
      <w:r>
        <w:lastRenderedPageBreak/>
        <w:t xml:space="preserve">Xue, J., Wang, L., Zheng, J., Li, Y., &amp; Tan, Y. (2023). ChatGPT is a user-generated knowledge-sharing killer. </w:t>
      </w:r>
      <w:r>
        <w:rPr>
          <w:i/>
          <w:iCs/>
        </w:rPr>
        <w:t>Proc. International Conf. on Information Systems (ICIS) 2023</w:t>
      </w:r>
      <w:r>
        <w:t>, 8.</w:t>
      </w:r>
    </w:p>
    <w:p w14:paraId="21B32937" w14:textId="77777777" w:rsidR="00397AD8" w:rsidRDefault="00397AD8" w:rsidP="00397AD8">
      <w:pPr>
        <w:pStyle w:val="Bibliography"/>
      </w:pPr>
      <w:r>
        <w:t xml:space="preserve">Yeverechyahu, D., Mayya, R., &amp; Oestreicher-Singer, G. (2024). </w:t>
      </w:r>
      <w:r>
        <w:rPr>
          <w:i/>
          <w:iCs/>
        </w:rPr>
        <w:t>The impact of large language models on open-source innovation: Evidence from GitHub Copilot</w:t>
      </w:r>
      <w:r>
        <w:t xml:space="preserve"> [SSRN Scholarly Paper]. https://doi.org/10.2139/ssrn.4684662</w:t>
      </w:r>
    </w:p>
    <w:p w14:paraId="7140E764" w14:textId="77777777" w:rsidR="00397AD8" w:rsidRDefault="00397AD8" w:rsidP="00397AD8">
      <w:pPr>
        <w:pStyle w:val="Bibliography"/>
      </w:pPr>
      <w:r>
        <w:t xml:space="preserve">Zhao, W., Wang, W., &amp; Viswanathan, S. (2024). </w:t>
      </w:r>
      <w:r>
        <w:rPr>
          <w:i/>
          <w:iCs/>
        </w:rPr>
        <w:t>Spillover effects of generative AI on human-generated content creation: Evidence from a crowd-sourcing design platform</w:t>
      </w:r>
      <w:r>
        <w:t xml:space="preserve"> [SSRN Scholarly Paper]. https://doi.org/10.2139/ssrn.4693181</w:t>
      </w:r>
    </w:p>
    <w:p w14:paraId="191B04D5" w14:textId="47F84366" w:rsidR="000755B4" w:rsidRPr="0022223D" w:rsidRDefault="006833EA" w:rsidP="00717875">
      <w:pPr>
        <w:pStyle w:val="Bibliography"/>
      </w:pPr>
      <w:r w:rsidRPr="0022223D">
        <w:fldChar w:fldCharType="end"/>
      </w:r>
      <w:bookmarkEnd w:id="0"/>
    </w:p>
    <w:sectPr w:rsidR="000755B4" w:rsidRPr="0022223D" w:rsidSect="000862C8">
      <w:headerReference w:type="even" r:id="rId27"/>
      <w:footerReference w:type="even" r:id="rId28"/>
      <w:footerReference w:type="default" r:id="rId29"/>
      <w:headerReference w:type="first" r:id="rId30"/>
      <w:footerReference w:type="first" r:id="rId31"/>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52" w:author="Xin Li" w:date="2026-05-31T09:53:00Z" w:initials="X">
    <w:p w14:paraId="134FD6B4" w14:textId="77777777" w:rsidR="009B55DA" w:rsidRDefault="009B55DA" w:rsidP="009B55DA">
      <w:pPr>
        <w:pStyle w:val="CommentText"/>
        <w:jc w:val="left"/>
      </w:pPr>
      <w:r>
        <w:rPr>
          <w:rStyle w:val="CommentReference"/>
        </w:rPr>
        <w:annotationRef/>
      </w:r>
      <w:r>
        <w:t>suggest move to robustnes</w:t>
      </w:r>
    </w:p>
  </w:comment>
  <w:comment w:id="2415" w:author="Dylan CHEN" w:date="2026-03-20T16:24:00Z" w:initials="DC">
    <w:p w14:paraId="065F24A1" w14:textId="77777777" w:rsidR="00CF5651" w:rsidRDefault="00AB6132" w:rsidP="00CF5651">
      <w:r>
        <w:rPr>
          <w:rStyle w:val="CommentReference"/>
        </w:rPr>
        <w:annotationRef/>
      </w:r>
      <w:r w:rsidR="00CF5651">
        <w:rPr>
          <w:rFonts w:ascii="Georgia" w:eastAsiaTheme="minorEastAsia" w:hAnsi="Georgia" w:cs="Georgia"/>
          <w:sz w:val="20"/>
          <w:szCs w:val="20"/>
          <w:lang w:eastAsia="en-US"/>
        </w:rPr>
        <w:t>R3-1</w:t>
      </w:r>
    </w:p>
  </w:comment>
  <w:comment w:id="2708" w:author="Dylan CHEN" w:date="2026-03-20T16:32:00Z" w:initials="DC">
    <w:p w14:paraId="20E17BD5" w14:textId="77777777" w:rsidR="000E71E2" w:rsidRDefault="000E71E2" w:rsidP="00250E77">
      <w:r>
        <w:rPr>
          <w:rStyle w:val="CommentReference"/>
        </w:rPr>
        <w:annotationRef/>
      </w:r>
      <w:r>
        <w:rPr>
          <w:rFonts w:ascii="Georgia" w:eastAsiaTheme="minorEastAsia" w:hAnsi="Georgia" w:cs="Georgia"/>
          <w:sz w:val="20"/>
          <w:szCs w:val="20"/>
          <w:lang w:eastAsia="en-US"/>
        </w:rPr>
        <w:t>R3-6</w:t>
      </w:r>
    </w:p>
  </w:comment>
  <w:comment w:id="2904" w:author="Dylan CHEN" w:date="2026-03-20T16:20:00Z" w:initials="DC">
    <w:p w14:paraId="7FD2597D" w14:textId="77777777" w:rsidR="000E71E2" w:rsidRDefault="000E71E2" w:rsidP="0043482D">
      <w:r>
        <w:rPr>
          <w:rStyle w:val="CommentReference"/>
        </w:rPr>
        <w:annotationRef/>
      </w:r>
      <w:r>
        <w:rPr>
          <w:rFonts w:ascii="Georgia" w:eastAsiaTheme="minorEastAsia" w:hAnsi="Georgia" w:cs="Georgia"/>
          <w:sz w:val="20"/>
          <w:szCs w:val="20"/>
          <w:lang w:eastAsia="en-US"/>
        </w:rPr>
        <w:t>R2-25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4FD6B4" w15:done="0"/>
  <w15:commentEx w15:paraId="065F24A1" w15:done="0"/>
  <w15:commentEx w15:paraId="20E17BD5" w15:done="0"/>
  <w15:commentEx w15:paraId="7FD259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8CE589" w16cex:dateUtc="2026-05-31T01:53:00Z"/>
  <w16cex:commentExtensible w16cex:durableId="78D2E910" w16cex:dateUtc="2026-03-20T08:24:00Z"/>
  <w16cex:commentExtensible w16cex:durableId="5F927B7B" w16cex:dateUtc="2026-03-20T08:32:00Z"/>
  <w16cex:commentExtensible w16cex:durableId="4B944A41" w16cex:dateUtc="2026-03-20T0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4FD6B4" w16cid:durableId="168CE589"/>
  <w16cid:commentId w16cid:paraId="065F24A1" w16cid:durableId="78D2E910"/>
  <w16cid:commentId w16cid:paraId="20E17BD5" w16cid:durableId="5F927B7B"/>
  <w16cid:commentId w16cid:paraId="7FD2597D" w16cid:durableId="4B944A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31C85" w14:textId="77777777" w:rsidR="00CB7094" w:rsidRDefault="00CB7094" w:rsidP="00413127">
      <w:r>
        <w:separator/>
      </w:r>
    </w:p>
    <w:p w14:paraId="78BA1F03" w14:textId="77777777" w:rsidR="00CB7094" w:rsidRDefault="00CB7094" w:rsidP="00413127"/>
    <w:p w14:paraId="1744AA4E" w14:textId="77777777" w:rsidR="00CB7094" w:rsidRDefault="00CB7094" w:rsidP="00413127"/>
    <w:p w14:paraId="404641AF" w14:textId="77777777" w:rsidR="00CB7094" w:rsidRDefault="00CB7094"/>
  </w:endnote>
  <w:endnote w:type="continuationSeparator" w:id="0">
    <w:p w14:paraId="1B54AC84" w14:textId="77777777" w:rsidR="00CB7094" w:rsidRDefault="00CB7094" w:rsidP="00413127">
      <w:r>
        <w:continuationSeparator/>
      </w:r>
    </w:p>
    <w:p w14:paraId="1A6B0418" w14:textId="77777777" w:rsidR="00CB7094" w:rsidRDefault="00CB7094" w:rsidP="00413127"/>
    <w:p w14:paraId="1688D2C8" w14:textId="77777777" w:rsidR="00CB7094" w:rsidRDefault="00CB7094" w:rsidP="00413127"/>
    <w:p w14:paraId="1A0AEFC4" w14:textId="77777777" w:rsidR="00CB7094" w:rsidRDefault="00CB70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ple Color Emoji">
    <w:altName w:val="Calibri"/>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FAAB1" w14:textId="77777777" w:rsidR="00CB7094" w:rsidRDefault="00CB7094">
      <w:r>
        <w:separator/>
      </w:r>
    </w:p>
  </w:footnote>
  <w:footnote w:type="continuationSeparator" w:id="0">
    <w:p w14:paraId="7D0CC057" w14:textId="77777777" w:rsidR="00CB7094" w:rsidRDefault="00CB7094" w:rsidP="00413127">
      <w:r>
        <w:continuationSeparator/>
      </w:r>
    </w:p>
  </w:footnote>
  <w:footnote w:type="continuationNotice" w:id="1">
    <w:p w14:paraId="26F6BBC3" w14:textId="77777777" w:rsidR="00CB7094" w:rsidRPr="003549C6" w:rsidRDefault="00CB7094" w:rsidP="003549C6">
      <w:pPr>
        <w:pStyle w:val="Footer"/>
        <w:rPr>
          <w:lang w:eastAsia="zh-CN"/>
        </w:rPr>
      </w:pPr>
    </w:p>
  </w:footnote>
  <w:footnote w:id="2">
    <w:p w14:paraId="7F5EA866" w14:textId="09898E09"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144466">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5FE1506E" w14:textId="77777777" w:rsidR="002275D2" w:rsidRPr="00413127" w:rsidRDefault="002275D2" w:rsidP="002275D2">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4">
    <w:p w14:paraId="61D76DAA" w14:textId="77777777" w:rsidR="002275D2" w:rsidRPr="00413127" w:rsidRDefault="002275D2" w:rsidP="002275D2">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5">
    <w:p w14:paraId="20970D91" w14:textId="77777777" w:rsidR="002275D2" w:rsidRPr="00D657E2" w:rsidRDefault="002275D2" w:rsidP="002275D2">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6">
    <w:p w14:paraId="5DF04259" w14:textId="77777777" w:rsidR="002275D2" w:rsidRPr="00701301" w:rsidRDefault="002275D2" w:rsidP="002275D2">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7">
    <w:p w14:paraId="7AF3B076" w14:textId="77777777" w:rsidR="002275D2" w:rsidRPr="008C6C83" w:rsidDel="004F1908" w:rsidRDefault="002275D2" w:rsidP="002275D2">
      <w:pPr>
        <w:pStyle w:val="Footnotes"/>
        <w:spacing w:after="0" w:line="240" w:lineRule="auto"/>
        <w:rPr>
          <w:del w:id="850" w:author="Dylan CHEN" w:date="2026-05-30T18:24:00Z" w16du:dateUtc="2026-05-30T10:24:00Z"/>
          <w:lang w:eastAsia="zh-CN"/>
        </w:rPr>
      </w:pPr>
      <w:del w:id="851" w:author="Dylan CHEN" w:date="2026-05-30T18:24:00Z" w16du:dateUtc="2026-05-30T10:24:00Z">
        <w:r w:rsidRPr="008C6C83" w:rsidDel="004F1908">
          <w:rPr>
            <w:rStyle w:val="FootnoteReference"/>
          </w:rPr>
          <w:footnoteRef/>
        </w:r>
        <w:r w:rsidRPr="008C6C83" w:rsidDel="004F1908">
          <w:delText xml:space="preserve"> </w:delText>
        </w:r>
        <w:r w:rsidDel="004F1908">
          <w:delText>In SegmentFault, r</w:delText>
        </w:r>
        <w:r w:rsidRPr="00BB4467" w:rsidDel="004F1908">
          <w:delText xml:space="preserve">eceiving downvotes on an answer can result in deductions to the </w:delText>
        </w:r>
        <w:r w:rsidDel="004F1908">
          <w:delText>answerer’</w:delText>
        </w:r>
        <w:r w:rsidRPr="00BB4467" w:rsidDel="004F1908">
          <w:delText>s reputation score, potentially pushing it into negative territory.</w:delText>
        </w:r>
      </w:del>
    </w:p>
  </w:footnote>
  <w:footnote w:id="8">
    <w:p w14:paraId="7976A511" w14:textId="77777777" w:rsidR="00F7692C" w:rsidRPr="006555F0" w:rsidRDefault="00F7692C" w:rsidP="00F7692C">
      <w:pPr>
        <w:pStyle w:val="Footnotes"/>
        <w:spacing w:after="0" w:line="240" w:lineRule="auto"/>
        <w:rPr>
          <w:lang w:eastAsia="zh-CN"/>
        </w:rPr>
      </w:pPr>
      <w:r w:rsidRPr="006555F0">
        <w:rPr>
          <w:rStyle w:val="FootnoteReference"/>
        </w:rPr>
        <w:footnoteRef/>
      </w:r>
      <w:r w:rsidRPr="006555F0">
        <w:t xml:space="preserve"> </w:t>
      </w:r>
      <w:r w:rsidRPr="00D67AD6">
        <w:t xml:space="preserve">We </w:t>
      </w:r>
      <w:r>
        <w:rPr>
          <w:rFonts w:hint="eastAsia"/>
          <w:lang w:eastAsia="zh-CN"/>
        </w:rPr>
        <w:t>choose</w:t>
      </w:r>
      <w:r w:rsidRPr="00D67AD6">
        <w:t xml:space="preserve"> a fine-tuned SentenceBERT model from the official </w:t>
      </w:r>
      <w:r>
        <w:rPr>
          <w:rFonts w:hint="eastAsia"/>
          <w:lang w:eastAsia="zh-CN"/>
        </w:rPr>
        <w:t xml:space="preserve">SentenceBERT model </w:t>
      </w:r>
      <w:r w:rsidRPr="00D67AD6">
        <w:t>collection</w:t>
      </w:r>
      <w:r>
        <w:rPr>
          <w:rFonts w:hint="eastAsia"/>
          <w:lang w:eastAsia="zh-CN"/>
        </w:rPr>
        <w:t xml:space="preserve"> </w:t>
      </w:r>
      <w:r w:rsidRPr="006555F0">
        <w:t>(https://www.sbert.net/docs/pretrained_models.html)</w:t>
      </w:r>
      <w:r w:rsidRPr="00D67AD6">
        <w:t xml:space="preserve">. This model, called all-MiniLM-L6-v2, is specifically recommended by the </w:t>
      </w:r>
      <w:r>
        <w:rPr>
          <w:rFonts w:hint="eastAsia"/>
          <w:lang w:eastAsia="zh-CN"/>
        </w:rPr>
        <w:t xml:space="preserve">SentenceBERT </w:t>
      </w:r>
      <w:r w:rsidRPr="00D67AD6">
        <w:t>team for calculating semantic similarity between sentences</w:t>
      </w:r>
      <w:r w:rsidRPr="006555F0">
        <w:t xml:space="preserve"> (https://huggingface.co/sentence-transformers/all-MiniLM-L6-v2).</w:t>
      </w:r>
    </w:p>
  </w:footnote>
  <w:footnote w:id="9">
    <w:p w14:paraId="43C01BB4" w14:textId="77777777" w:rsidR="000E71E2" w:rsidRDefault="000E71E2" w:rsidP="000E71E2">
      <w:pPr>
        <w:pStyle w:val="Footnotes"/>
        <w:rPr>
          <w:lang w:eastAsia="zh-CN"/>
        </w:rPr>
      </w:pPr>
      <w:r>
        <w:rPr>
          <w:rStyle w:val="FootnoteReference"/>
        </w:rPr>
        <w:footnoteRef/>
      </w:r>
      <w:r>
        <w:t xml:space="preserve"> </w:t>
      </w:r>
      <w:r w:rsidRPr="00E94442">
        <w:t xml:space="preserve">Our approach </w:t>
      </w:r>
      <w:r>
        <w:rPr>
          <w:rFonts w:hint="eastAsia"/>
          <w:lang w:eastAsia="zh-CN"/>
        </w:rPr>
        <w:t xml:space="preserve">of measuring </w:t>
      </w:r>
      <w:r>
        <w:rPr>
          <w:lang w:eastAsia="zh-CN"/>
        </w:rPr>
        <w:t>“</w:t>
      </w:r>
      <w:r>
        <w:rPr>
          <w:rFonts w:hint="eastAsia"/>
          <w:lang w:eastAsia="zh-CN"/>
        </w:rPr>
        <w:t>first</w:t>
      </w:r>
      <w:r>
        <w:rPr>
          <w:lang w:eastAsia="zh-CN"/>
        </w:rPr>
        <w:t xml:space="preserve"> position</w:t>
      </w:r>
      <w:r>
        <w:rPr>
          <w:rFonts w:hint="eastAsia"/>
          <w:lang w:eastAsia="zh-CN"/>
        </w:rPr>
        <w:t xml:space="preserve"> seeking tendency</w:t>
      </w:r>
      <w:r>
        <w:rPr>
          <w:lang w:eastAsia="zh-CN"/>
        </w:rPr>
        <w:t>”</w:t>
      </w:r>
      <w:r>
        <w:rPr>
          <w:rFonts w:hint="eastAsia"/>
          <w:lang w:eastAsia="zh-CN"/>
        </w:rPr>
        <w:t xml:space="preserve"> </w:t>
      </w:r>
      <w:r>
        <w:rPr>
          <w:lang w:eastAsia="zh-CN"/>
        </w:rPr>
        <w:t>through</w:t>
      </w:r>
      <w:r>
        <w:rPr>
          <w:rFonts w:hint="eastAsia"/>
          <w:lang w:eastAsia="zh-CN"/>
        </w:rPr>
        <w:t xml:space="preserve"> </w:t>
      </w:r>
      <w:r>
        <w:rPr>
          <w:lang w:eastAsia="zh-CN"/>
        </w:rPr>
        <w:t>individuals’</w:t>
      </w:r>
      <w:r>
        <w:rPr>
          <w:rFonts w:hint="eastAsia"/>
          <w:lang w:eastAsia="zh-CN"/>
        </w:rPr>
        <w:t xml:space="preserve"> past behaviors </w:t>
      </w:r>
      <w:r w:rsidRPr="00E94442">
        <w:t>aligns with the fundamental economic principle of revealed preference theory</w:t>
      </w:r>
      <w:r>
        <w:rPr>
          <w:rFonts w:hint="eastAsia"/>
          <w:lang w:eastAsia="zh-CN"/>
        </w:rPr>
        <w:t xml:space="preserve"> </w:t>
      </w:r>
      <w:r>
        <w:fldChar w:fldCharType="begin"/>
      </w:r>
      <w:r>
        <w:instrText xml:space="preserve"> ADDIN ZOTERO_ITEM CSL_CITATION {"citationID":"8tuG8vTV","properties":{"formattedCitation":"(Samuelson, 1938; Varian, 1982)","plainCitation":"(Samuelson, 1938; Varian, 1982)","noteIndex":8},"citationItems":[{"id":"xILCbqsa/RXuRj8cl","uris":["http://zotero.org/users/8905122/items/KW3PI7TU"],"itemData":{"id":30336,"type":"article-journal","archive_location":"76 </w:instrText>
      </w:r>
      <w:r>
        <w:rPr>
          <w:rFonts w:ascii="Segoe UI Emoji" w:hAnsi="Segoe UI Emoji" w:cs="Segoe UI Emoji"/>
        </w:rPr>
        <w:instrText>📊</w:instrText>
      </w:r>
      <w:r>
        <w:instrText>","call-number":"1","container-title":"Econometrica","DOI":"10.2307/1905411","ISSN":"0012-9682","issue":"4","journalAbbreviation":"Econometrica","language":"en","note":"</w:instrText>
      </w:r>
      <w:r>
        <w:rPr>
          <w:rFonts w:ascii="Segoe UI Emoji" w:hAnsi="Segoe UI Emoji" w:cs="Segoe UI Emoji"/>
        </w:rPr>
        <w:instrText>🏷️</w:instrText>
      </w:r>
      <w:r>
        <w:instrText xml:space="preserve"> /unread","page":"344","source":"7.1 (Q1)","title":"The Empirical Implications of Utility Analysis","volume":"6","author":[{"family":"Samuelson","given":"Paul A."}],"issued":{"date-parts":[["1938",10]]}},"label":"page"},{"id":"xILCbqsa/yG88zI7W","uris":["http://zotero.org/users/8905122/items/VNJ3HW8Z"],"itemData":{"id":30840,"type":"article-journal","archive_location":"727 </w:instrText>
      </w:r>
      <w:r>
        <w:rPr>
          <w:rFonts w:ascii="Segoe UI Emoji" w:hAnsi="Segoe UI Emoji" w:cs="Segoe UI Emoji"/>
        </w:rPr>
        <w:instrText>📊</w:instrText>
      </w:r>
      <w:r>
        <w:instrText>","container-title":"Econometrica","DOI":"10.2307/1912771","ISSN":"0012-9682","issue":"4","journalAbbreviation":"Econometrica","language":"en","note":"</w:instrText>
      </w:r>
      <w:r>
        <w:rPr>
          <w:rFonts w:ascii="Segoe UI Emoji" w:hAnsi="Segoe UI Emoji" w:cs="Segoe UI Emoji"/>
        </w:rPr>
        <w:instrText>🏷️</w:instrText>
      </w:r>
      <w:r>
        <w:instrText xml:space="preserve"> /unread","page":"945","source":"Google Scholar","title":"The Nonparametric Approach to Demand Analysis","volume":"50","author":[{"family":"Varian","given":"Hal R."}],"issued":{"date-parts":[["1982",7]]}}}],"schema":"https://github.com/citation-style-language/schema/raw/master/csl-citation.json"} </w:instrText>
      </w:r>
      <w:r>
        <w:fldChar w:fldCharType="separate"/>
      </w:r>
      <w:r w:rsidRPr="00FB59A6">
        <w:t>(Samuelson, 1938; Varian, 1982)</w:t>
      </w:r>
      <w:r>
        <w:fldChar w:fldCharType="end"/>
      </w:r>
      <w:r w:rsidRPr="00E94442">
        <w:t>, which posits that preferences are best measured through observed choices rather than stated intentions.</w:t>
      </w:r>
    </w:p>
  </w:footnote>
  <w:footnote w:id="10">
    <w:p w14:paraId="3BF395A4" w14:textId="77777777" w:rsidR="000E71E2" w:rsidRPr="00DD0B80" w:rsidRDefault="000E71E2" w:rsidP="000E71E2">
      <w:pPr>
        <w:pStyle w:val="Footnotes"/>
        <w:spacing w:after="0" w:line="240" w:lineRule="auto"/>
        <w:rPr>
          <w:lang w:eastAsia="zh-CN"/>
        </w:rPr>
      </w:pPr>
      <w:r>
        <w:rPr>
          <w:rStyle w:val="FootnoteReference"/>
        </w:rPr>
        <w:footnoteRef/>
      </w:r>
      <w:r>
        <w:t xml:space="preserve"> Using the mean instead of the median as the threshold for identifying </w:t>
      </w:r>
      <w:r>
        <w:rPr>
          <w:lang w:eastAsia="zh-CN"/>
        </w:rPr>
        <w:t>“</w:t>
      </w:r>
      <w:r>
        <w:t>first position seekers</w:t>
      </w:r>
      <w:r>
        <w:rPr>
          <w:lang w:eastAsia="zh-CN"/>
        </w:rPr>
        <w:t>”</w:t>
      </w:r>
      <w:r>
        <w:t xml:space="preserve"> yields quantitatively similar results.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n Li">
    <w15:presenceInfo w15:providerId="None" w15:userId="Xin Li"/>
  </w15:person>
  <w15:person w15:author="Dylan CHEN">
    <w15:presenceInfo w15:providerId="None" w15:userId="Dylan CHEN"/>
  </w15:person>
  <w15:person w15:author="CHEN Junluo">
    <w15:presenceInfo w15:providerId="AD" w15:userId="S::junlchen6-c@my.cityu.edu.hk::84df778f-d202-4969-80e3-dcf327fbb8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D6D"/>
    <w:rsid w:val="00037A68"/>
    <w:rsid w:val="00037E54"/>
    <w:rsid w:val="00040960"/>
    <w:rsid w:val="00040C07"/>
    <w:rsid w:val="00041688"/>
    <w:rsid w:val="00041A30"/>
    <w:rsid w:val="00041DC3"/>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BA4"/>
    <w:rsid w:val="0015025B"/>
    <w:rsid w:val="001503DB"/>
    <w:rsid w:val="00150990"/>
    <w:rsid w:val="00151F21"/>
    <w:rsid w:val="00152B81"/>
    <w:rsid w:val="00152CC8"/>
    <w:rsid w:val="00152DEF"/>
    <w:rsid w:val="00153BFC"/>
    <w:rsid w:val="00154702"/>
    <w:rsid w:val="0015498F"/>
    <w:rsid w:val="001563A6"/>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91C"/>
    <w:rsid w:val="00165E3D"/>
    <w:rsid w:val="00166416"/>
    <w:rsid w:val="00166509"/>
    <w:rsid w:val="001667CA"/>
    <w:rsid w:val="001675D3"/>
    <w:rsid w:val="00167A72"/>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72C"/>
    <w:rsid w:val="001D0421"/>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555C"/>
    <w:rsid w:val="002555BF"/>
    <w:rsid w:val="00256337"/>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A41"/>
    <w:rsid w:val="002B0C22"/>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08B"/>
    <w:rsid w:val="003374EB"/>
    <w:rsid w:val="00337629"/>
    <w:rsid w:val="003377C0"/>
    <w:rsid w:val="00337AD4"/>
    <w:rsid w:val="00340D4E"/>
    <w:rsid w:val="0034238C"/>
    <w:rsid w:val="003424FF"/>
    <w:rsid w:val="00342E31"/>
    <w:rsid w:val="0034328D"/>
    <w:rsid w:val="00343A0A"/>
    <w:rsid w:val="0034427C"/>
    <w:rsid w:val="0034428A"/>
    <w:rsid w:val="003444A3"/>
    <w:rsid w:val="0034490D"/>
    <w:rsid w:val="00344C51"/>
    <w:rsid w:val="0034527D"/>
    <w:rsid w:val="003454B6"/>
    <w:rsid w:val="00345701"/>
    <w:rsid w:val="003460BD"/>
    <w:rsid w:val="00346CF0"/>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ABE"/>
    <w:rsid w:val="00367F85"/>
    <w:rsid w:val="003703ED"/>
    <w:rsid w:val="00370C69"/>
    <w:rsid w:val="0037252C"/>
    <w:rsid w:val="0037292C"/>
    <w:rsid w:val="00372F9D"/>
    <w:rsid w:val="003732AE"/>
    <w:rsid w:val="0037351F"/>
    <w:rsid w:val="00373550"/>
    <w:rsid w:val="00373E8E"/>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51F"/>
    <w:rsid w:val="00396806"/>
    <w:rsid w:val="00396B70"/>
    <w:rsid w:val="00397245"/>
    <w:rsid w:val="00397483"/>
    <w:rsid w:val="00397AD8"/>
    <w:rsid w:val="00397C80"/>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353C"/>
    <w:rsid w:val="003B3E62"/>
    <w:rsid w:val="003B413B"/>
    <w:rsid w:val="003B4275"/>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6C"/>
    <w:rsid w:val="003F1F49"/>
    <w:rsid w:val="003F23D2"/>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BFC"/>
    <w:rsid w:val="00434354"/>
    <w:rsid w:val="0043482D"/>
    <w:rsid w:val="00435259"/>
    <w:rsid w:val="004367C4"/>
    <w:rsid w:val="004371CE"/>
    <w:rsid w:val="00437599"/>
    <w:rsid w:val="00437F62"/>
    <w:rsid w:val="00437F86"/>
    <w:rsid w:val="00440309"/>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A11"/>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B05"/>
    <w:rsid w:val="004D0014"/>
    <w:rsid w:val="004D0078"/>
    <w:rsid w:val="004D04C1"/>
    <w:rsid w:val="004D0548"/>
    <w:rsid w:val="004D06FE"/>
    <w:rsid w:val="004D0B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F15"/>
    <w:rsid w:val="004D7E54"/>
    <w:rsid w:val="004D7FC7"/>
    <w:rsid w:val="004E0D90"/>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FDC"/>
    <w:rsid w:val="004F17DF"/>
    <w:rsid w:val="004F1908"/>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6054"/>
    <w:rsid w:val="00546224"/>
    <w:rsid w:val="0054648A"/>
    <w:rsid w:val="00546825"/>
    <w:rsid w:val="005469D8"/>
    <w:rsid w:val="005478AD"/>
    <w:rsid w:val="005500A0"/>
    <w:rsid w:val="0055136E"/>
    <w:rsid w:val="00551547"/>
    <w:rsid w:val="00551CFA"/>
    <w:rsid w:val="00552136"/>
    <w:rsid w:val="00552556"/>
    <w:rsid w:val="005529CF"/>
    <w:rsid w:val="00553576"/>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4E5"/>
    <w:rsid w:val="005774E8"/>
    <w:rsid w:val="00577AC5"/>
    <w:rsid w:val="00577EC0"/>
    <w:rsid w:val="0058003B"/>
    <w:rsid w:val="00580095"/>
    <w:rsid w:val="00580275"/>
    <w:rsid w:val="005804E8"/>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9BC"/>
    <w:rsid w:val="0058722A"/>
    <w:rsid w:val="00587427"/>
    <w:rsid w:val="005879D4"/>
    <w:rsid w:val="00587C98"/>
    <w:rsid w:val="005902A7"/>
    <w:rsid w:val="0059080E"/>
    <w:rsid w:val="00590901"/>
    <w:rsid w:val="00590BA3"/>
    <w:rsid w:val="00591E5E"/>
    <w:rsid w:val="00592BDE"/>
    <w:rsid w:val="00592C83"/>
    <w:rsid w:val="005931C9"/>
    <w:rsid w:val="0059437A"/>
    <w:rsid w:val="005943D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5689"/>
    <w:rsid w:val="00615E04"/>
    <w:rsid w:val="00616004"/>
    <w:rsid w:val="0061633B"/>
    <w:rsid w:val="0061671B"/>
    <w:rsid w:val="00616972"/>
    <w:rsid w:val="006201C1"/>
    <w:rsid w:val="00620266"/>
    <w:rsid w:val="0062057C"/>
    <w:rsid w:val="00620F0A"/>
    <w:rsid w:val="00620F14"/>
    <w:rsid w:val="00621D96"/>
    <w:rsid w:val="0062208A"/>
    <w:rsid w:val="006223FD"/>
    <w:rsid w:val="0062256E"/>
    <w:rsid w:val="006226C6"/>
    <w:rsid w:val="00622793"/>
    <w:rsid w:val="00622F48"/>
    <w:rsid w:val="0062333A"/>
    <w:rsid w:val="0062380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455E"/>
    <w:rsid w:val="00674595"/>
    <w:rsid w:val="006747CE"/>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91D"/>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D5F"/>
    <w:rsid w:val="006F7DEB"/>
    <w:rsid w:val="006F7F4B"/>
    <w:rsid w:val="00700174"/>
    <w:rsid w:val="00700411"/>
    <w:rsid w:val="0070088A"/>
    <w:rsid w:val="007009D0"/>
    <w:rsid w:val="0070130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595E"/>
    <w:rsid w:val="0074649B"/>
    <w:rsid w:val="00746C9C"/>
    <w:rsid w:val="0074700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35"/>
    <w:rsid w:val="0077227B"/>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E98"/>
    <w:rsid w:val="0078431E"/>
    <w:rsid w:val="00784445"/>
    <w:rsid w:val="0078513B"/>
    <w:rsid w:val="007852CA"/>
    <w:rsid w:val="00785A7C"/>
    <w:rsid w:val="00785A7E"/>
    <w:rsid w:val="00786BEF"/>
    <w:rsid w:val="00787D0F"/>
    <w:rsid w:val="00787DB1"/>
    <w:rsid w:val="00787DE7"/>
    <w:rsid w:val="0079045F"/>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FA0"/>
    <w:rsid w:val="007A0B2B"/>
    <w:rsid w:val="007A1199"/>
    <w:rsid w:val="007A226D"/>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A7D"/>
    <w:rsid w:val="00802F4D"/>
    <w:rsid w:val="008031CD"/>
    <w:rsid w:val="00803AD5"/>
    <w:rsid w:val="00803C9D"/>
    <w:rsid w:val="008052BE"/>
    <w:rsid w:val="008056D6"/>
    <w:rsid w:val="00805D16"/>
    <w:rsid w:val="00806501"/>
    <w:rsid w:val="00806603"/>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CD3"/>
    <w:rsid w:val="00827244"/>
    <w:rsid w:val="00827AA5"/>
    <w:rsid w:val="00827FE9"/>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A86"/>
    <w:rsid w:val="00845090"/>
    <w:rsid w:val="008455CD"/>
    <w:rsid w:val="008457FE"/>
    <w:rsid w:val="00845937"/>
    <w:rsid w:val="00846204"/>
    <w:rsid w:val="00847F93"/>
    <w:rsid w:val="008500F9"/>
    <w:rsid w:val="00850862"/>
    <w:rsid w:val="00851035"/>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ED7"/>
    <w:rsid w:val="008A2CF0"/>
    <w:rsid w:val="008A39C9"/>
    <w:rsid w:val="008A3E62"/>
    <w:rsid w:val="008A565E"/>
    <w:rsid w:val="008A5B4C"/>
    <w:rsid w:val="008A5EB3"/>
    <w:rsid w:val="008A6060"/>
    <w:rsid w:val="008A62B7"/>
    <w:rsid w:val="008A6821"/>
    <w:rsid w:val="008A6E5F"/>
    <w:rsid w:val="008A6E78"/>
    <w:rsid w:val="008A7AA7"/>
    <w:rsid w:val="008A7FE8"/>
    <w:rsid w:val="008B02A8"/>
    <w:rsid w:val="008B073B"/>
    <w:rsid w:val="008B0B5B"/>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C23"/>
    <w:rsid w:val="008B7111"/>
    <w:rsid w:val="008C01D3"/>
    <w:rsid w:val="008C05B2"/>
    <w:rsid w:val="008C08D7"/>
    <w:rsid w:val="008C1099"/>
    <w:rsid w:val="008C2AE5"/>
    <w:rsid w:val="008C360C"/>
    <w:rsid w:val="008C36F4"/>
    <w:rsid w:val="008C377B"/>
    <w:rsid w:val="008C41E0"/>
    <w:rsid w:val="008C44F8"/>
    <w:rsid w:val="008C479C"/>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2B5C"/>
    <w:rsid w:val="008D34AC"/>
    <w:rsid w:val="008D35B8"/>
    <w:rsid w:val="008D3EFB"/>
    <w:rsid w:val="008D5093"/>
    <w:rsid w:val="008D5138"/>
    <w:rsid w:val="008D5855"/>
    <w:rsid w:val="008D61B7"/>
    <w:rsid w:val="008D638A"/>
    <w:rsid w:val="008D6DB2"/>
    <w:rsid w:val="008D6DD1"/>
    <w:rsid w:val="008D778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C96"/>
    <w:rsid w:val="00A5140C"/>
    <w:rsid w:val="00A51675"/>
    <w:rsid w:val="00A519E0"/>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DF6"/>
    <w:rsid w:val="00AE46EE"/>
    <w:rsid w:val="00AE46F7"/>
    <w:rsid w:val="00AE480A"/>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F6B"/>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2D2"/>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9AC"/>
    <w:rsid w:val="00BE0A7C"/>
    <w:rsid w:val="00BE0AC0"/>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C29"/>
    <w:rsid w:val="00D25DF1"/>
    <w:rsid w:val="00D26048"/>
    <w:rsid w:val="00D26153"/>
    <w:rsid w:val="00D2622C"/>
    <w:rsid w:val="00D2681C"/>
    <w:rsid w:val="00D2682C"/>
    <w:rsid w:val="00D26DA2"/>
    <w:rsid w:val="00D27125"/>
    <w:rsid w:val="00D306EF"/>
    <w:rsid w:val="00D30816"/>
    <w:rsid w:val="00D31C0C"/>
    <w:rsid w:val="00D31DB0"/>
    <w:rsid w:val="00D31DEE"/>
    <w:rsid w:val="00D32032"/>
    <w:rsid w:val="00D32B29"/>
    <w:rsid w:val="00D32CCA"/>
    <w:rsid w:val="00D337EF"/>
    <w:rsid w:val="00D339DD"/>
    <w:rsid w:val="00D33A31"/>
    <w:rsid w:val="00D3400E"/>
    <w:rsid w:val="00D34073"/>
    <w:rsid w:val="00D34E41"/>
    <w:rsid w:val="00D34FE3"/>
    <w:rsid w:val="00D35B50"/>
    <w:rsid w:val="00D35BBC"/>
    <w:rsid w:val="00D35BD9"/>
    <w:rsid w:val="00D36B4E"/>
    <w:rsid w:val="00D36D6E"/>
    <w:rsid w:val="00D36DED"/>
    <w:rsid w:val="00D378AE"/>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3C3"/>
    <w:rsid w:val="00D57AB5"/>
    <w:rsid w:val="00D57CAA"/>
    <w:rsid w:val="00D607E9"/>
    <w:rsid w:val="00D60B98"/>
    <w:rsid w:val="00D61640"/>
    <w:rsid w:val="00D617EF"/>
    <w:rsid w:val="00D61B81"/>
    <w:rsid w:val="00D623AF"/>
    <w:rsid w:val="00D62FC7"/>
    <w:rsid w:val="00D62FD7"/>
    <w:rsid w:val="00D631F3"/>
    <w:rsid w:val="00D63560"/>
    <w:rsid w:val="00D6417E"/>
    <w:rsid w:val="00D6573E"/>
    <w:rsid w:val="00D65B4E"/>
    <w:rsid w:val="00D66118"/>
    <w:rsid w:val="00D6649B"/>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121"/>
    <w:rsid w:val="00DC158E"/>
    <w:rsid w:val="00DC1AC2"/>
    <w:rsid w:val="00DC1EC7"/>
    <w:rsid w:val="00DC2751"/>
    <w:rsid w:val="00DC2B4C"/>
    <w:rsid w:val="00DC300A"/>
    <w:rsid w:val="00DC32B6"/>
    <w:rsid w:val="00DC38D1"/>
    <w:rsid w:val="00DC44F4"/>
    <w:rsid w:val="00DC4534"/>
    <w:rsid w:val="00DC51E2"/>
    <w:rsid w:val="00DC6A58"/>
    <w:rsid w:val="00DC6A66"/>
    <w:rsid w:val="00DC720A"/>
    <w:rsid w:val="00DC7364"/>
    <w:rsid w:val="00DC74DF"/>
    <w:rsid w:val="00DC79B3"/>
    <w:rsid w:val="00DD0635"/>
    <w:rsid w:val="00DD071D"/>
    <w:rsid w:val="00DD074F"/>
    <w:rsid w:val="00DD07EA"/>
    <w:rsid w:val="00DD0AEE"/>
    <w:rsid w:val="00DD0B80"/>
    <w:rsid w:val="00DD0B93"/>
    <w:rsid w:val="00DD0C8F"/>
    <w:rsid w:val="00DD0D8E"/>
    <w:rsid w:val="00DD124A"/>
    <w:rsid w:val="00DD1442"/>
    <w:rsid w:val="00DD1447"/>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43E"/>
    <w:rsid w:val="00E72875"/>
    <w:rsid w:val="00E72D64"/>
    <w:rsid w:val="00E7382E"/>
    <w:rsid w:val="00E73E27"/>
    <w:rsid w:val="00E73EE1"/>
    <w:rsid w:val="00E7464A"/>
    <w:rsid w:val="00E75116"/>
    <w:rsid w:val="00E75469"/>
    <w:rsid w:val="00E76C4F"/>
    <w:rsid w:val="00E76F25"/>
    <w:rsid w:val="00E771D3"/>
    <w:rsid w:val="00E774DE"/>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22"/>
    <w:rsid w:val="00EE4A8F"/>
    <w:rsid w:val="00EE5090"/>
    <w:rsid w:val="00EE5517"/>
    <w:rsid w:val="00EE5CFC"/>
    <w:rsid w:val="00EE621F"/>
    <w:rsid w:val="00EE6AC7"/>
    <w:rsid w:val="00EE6E1F"/>
    <w:rsid w:val="00EE71B2"/>
    <w:rsid w:val="00EF034C"/>
    <w:rsid w:val="00EF037D"/>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20469"/>
    <w:rsid w:val="00F2071C"/>
    <w:rsid w:val="00F2088D"/>
    <w:rsid w:val="00F20B64"/>
    <w:rsid w:val="00F20B90"/>
    <w:rsid w:val="00F2202B"/>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3209"/>
    <w:rsid w:val="00F538E2"/>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1936"/>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6D31"/>
    <w:rsid w:val="00FC047A"/>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13F"/>
    <w:rsid w:val="00FE01A0"/>
    <w:rsid w:val="00FE04EF"/>
    <w:rsid w:val="00FE0706"/>
    <w:rsid w:val="00FE0D6E"/>
    <w:rsid w:val="00FE0FD1"/>
    <w:rsid w:val="00FE19FF"/>
    <w:rsid w:val="00FE2269"/>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637"/>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microsoft.com/office/2018/08/relationships/commentsExtensible" Target="commentsExtensible.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6/09/relationships/commentsIds" Target="commentsIds.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microsoft.com/office/2011/relationships/commentsExtended" Target="commentsExtended.xml"/><Relationship Id="rId28" Type="http://schemas.openxmlformats.org/officeDocument/2006/relationships/footer" Target="footer4.xm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comments" Target="comments.xml"/><Relationship Id="rId27" Type="http://schemas.openxmlformats.org/officeDocument/2006/relationships/header" Target="header3.xml"/><Relationship Id="rId30" Type="http://schemas.openxmlformats.org/officeDocument/2006/relationships/header" Target="header4.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3.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4.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5.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69</Pages>
  <Words>64458</Words>
  <Characters>367412</Characters>
  <Application>Microsoft Office Word</Application>
  <DocSecurity>0</DocSecurity>
  <Lines>3061</Lines>
  <Paragraphs>862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Xin Li</cp:lastModifiedBy>
  <cp:revision>49</cp:revision>
  <cp:lastPrinted>2025-03-23T13:39:00Z</cp:lastPrinted>
  <dcterms:created xsi:type="dcterms:W3CDTF">2026-05-30T08:32:00Z</dcterms:created>
  <dcterms:modified xsi:type="dcterms:W3CDTF">2026-06-01T06:12:00Z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zotero-version="8.0.4"&gt;&lt;session id="xILCbqsa"/&gt;&lt;style id="http://www.zotero.org/styles/apa" locale="en-US"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