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7A30CEFC"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ins w:id="2" w:author="Dylan CHEN" w:date="2026-08-27T17:02:00Z" w16du:dateUtc="2026-08-27T09:02:00Z">
        <w:r w:rsidR="00190B9B" w:rsidRPr="00190B9B">
          <w:t>examines a platform strategy of introducing platform-provided (internal) GenAI answers​</w:t>
        </w:r>
      </w:ins>
      <w:del w:id="3" w:author="Dylan CHEN" w:date="2026-08-27T17:02:00Z" w16du:dateUtc="2026-08-27T09:02:00Z">
        <w:r w:rsidRPr="00015210" w:rsidDel="00190B9B">
          <w:delText xml:space="preserve">analyzes </w:delText>
        </w:r>
        <w:r w:rsidR="00D03D32" w:rsidRPr="00015210" w:rsidDel="00190B9B">
          <w:delText xml:space="preserve">a strategy to introduce </w:delText>
        </w:r>
        <w:r w:rsidRPr="00015210" w:rsidDel="00190B9B">
          <w:delText>platform-</w:delText>
        </w:r>
        <w:r w:rsidR="00F60E9E" w:rsidRPr="00015210" w:rsidDel="00190B9B">
          <w:delText>provided</w:delText>
        </w:r>
        <w:r w:rsidRPr="00015210" w:rsidDel="00190B9B">
          <w:delText xml:space="preserve"> </w:delText>
        </w:r>
        <w:r w:rsidR="00D03D32" w:rsidRPr="00015210" w:rsidDel="00190B9B">
          <w:delText>(</w:delText>
        </w:r>
        <w:r w:rsidRPr="00015210" w:rsidDel="00190B9B">
          <w:delText>internal</w:delText>
        </w:r>
        <w:r w:rsidR="00D03D32" w:rsidRPr="00015210" w:rsidDel="00190B9B">
          <w:delText>)</w:delText>
        </w:r>
        <w:r w:rsidRPr="00015210" w:rsidDel="00190B9B">
          <w:delText xml:space="preserve"> GenAI </w:delText>
        </w:r>
        <w:r w:rsidR="00F60E9E" w:rsidRPr="00015210" w:rsidDel="00190B9B">
          <w:delText>changes</w:delText>
        </w:r>
      </w:del>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del w:id="4" w:author="Dylan CHEN" w:date="2026-08-27T17:02:00Z" w16du:dateUtc="2026-08-27T09:02:00Z">
        <w:r w:rsidR="00D03D32" w:rsidRPr="00015210" w:rsidDel="00190B9B">
          <w:delText xml:space="preserve"> </w:delText>
        </w:r>
        <w:r w:rsidR="00F60E9E" w:rsidRPr="00015210" w:rsidDel="00190B9B">
          <w:delText>Q&amp;A communities</w:delText>
        </w:r>
      </w:del>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ins w:id="5" w:author="Dylan CHEN" w:date="2026-08-27T17:03:00Z" w16du:dateUtc="2026-08-27T09:03:00Z">
        <w:r w:rsidR="00190B9B">
          <w:rPr>
            <w:rFonts w:hint="eastAsia"/>
          </w:rPr>
          <w:t xml:space="preserve">that </w:t>
        </w:r>
      </w:ins>
      <w:r w:rsidR="00156EE1" w:rsidRPr="00015210">
        <w:t xml:space="preserve">the AI label invites human contribution </w:t>
      </w:r>
      <w:ins w:id="6" w:author="Dylan CHEN" w:date="2026-08-27T17:03:00Z" w16du:dateUtc="2026-08-27T09:03:00Z">
        <w:r w:rsidR="00190B9B" w:rsidRPr="00190B9B">
          <w:t>because the community is skeptical of AI</w:t>
        </w:r>
        <w:r w:rsidR="00190B9B">
          <w:t>’</w:t>
        </w:r>
        <w:r w:rsidR="00190B9B" w:rsidRPr="00190B9B">
          <w:t>s capabilities,​</w:t>
        </w:r>
      </w:ins>
      <w:del w:id="7" w:author="Dylan CHEN" w:date="2026-08-27T17:03:00Z" w16du:dateUtc="2026-08-27T09:03:00Z">
        <w:r w:rsidR="00156EE1" w:rsidRPr="00015210" w:rsidDel="00190B9B">
          <w:delText xml:space="preserve">because a skeptical community </w:delText>
        </w:r>
        <w:r w:rsidR="00C02978" w:rsidRPr="00015210" w:rsidDel="00190B9B">
          <w:delText xml:space="preserve">perception to </w:delText>
        </w:r>
        <w:r w:rsidR="00156EE1" w:rsidRPr="00015210" w:rsidDel="00190B9B">
          <w:delText>AI</w:delText>
        </w:r>
        <w:r w:rsidR="00C02978" w:rsidRPr="00015210" w:rsidDel="00190B9B">
          <w:delText>’s ability</w:delText>
        </w:r>
        <w:r w:rsidR="00156EE1" w:rsidRPr="00015210" w:rsidDel="00190B9B">
          <w:delText xml:space="preserve"> ,</w:delText>
        </w:r>
      </w:del>
      <w:r w:rsidR="00156EE1" w:rsidRPr="00015210">
        <w:t xml:space="preserve"> whereas </w:t>
      </w:r>
      <w:ins w:id="8" w:author="Dylan CHEN" w:date="2026-08-27T17:04:00Z" w16du:dateUtc="2026-08-27T09:04:00Z">
        <w:r w:rsidR="00190B9B" w:rsidRPr="00190B9B">
          <w:t xml:space="preserve">longer AI content suppresses human contribution, </w:t>
        </w:r>
      </w:ins>
      <w:ins w:id="9" w:author="Dylan CHEN" w:date="2026-08-27T17:05:00Z" w16du:dateUtc="2026-08-27T09:05:00Z">
        <w:r w:rsidR="00190B9B">
          <w:rPr>
            <w:rFonts w:hint="eastAsia"/>
          </w:rPr>
          <w:t>and</w:t>
        </w:r>
      </w:ins>
      <w:ins w:id="10" w:author="Dylan CHEN" w:date="2026-08-27T17:04:00Z" w16du:dateUtc="2026-08-27T09:04:00Z">
        <w:r w:rsidR="00190B9B" w:rsidRPr="00190B9B">
          <w:t xml:space="preserve"> higher-quality AI content raises the quality of human answers​</w:t>
        </w:r>
      </w:ins>
      <w:del w:id="11" w:author="Dylan CHEN" w:date="2026-08-27T17:04:00Z" w16du:dateUtc="2026-08-27T09:04:00Z">
        <w:r w:rsidR="00156EE1" w:rsidRPr="00015210" w:rsidDel="00190B9B">
          <w:delText xml:space="preserve">AI content signals </w:delText>
        </w:r>
        <w:r w:rsidR="00C02978" w:rsidRPr="00015210" w:rsidDel="00190B9B">
          <w:delText xml:space="preserve">on length </w:delText>
        </w:r>
        <w:r w:rsidR="00156EE1" w:rsidRPr="00015210" w:rsidDel="00190B9B">
          <w:delText xml:space="preserve">and </w:delText>
        </w:r>
        <w:r w:rsidR="00C02978" w:rsidRPr="00015210" w:rsidDel="00190B9B">
          <w:delText xml:space="preserve">quality </w:delText>
        </w:r>
      </w:del>
      <w:del w:id="12" w:author="Dylan CHEN" w:date="2026-08-27T17:03:00Z" w16du:dateUtc="2026-08-27T09:03:00Z">
        <w:r w:rsidR="00156EE1" w:rsidRPr="00015210" w:rsidDel="00190B9B">
          <w:delText>suppresses</w:delText>
        </w:r>
      </w:del>
      <w:del w:id="13" w:author="Dylan CHEN" w:date="2026-08-27T17:04:00Z" w16du:dateUtc="2026-08-27T09:04:00Z">
        <w:r w:rsidR="00156EE1" w:rsidRPr="00015210" w:rsidDel="00190B9B">
          <w:delText xml:space="preserve"> </w:delText>
        </w:r>
        <w:r w:rsidR="00C02978" w:rsidRPr="00015210" w:rsidDel="00190B9B">
          <w:delText xml:space="preserve">human contribution and </w:delText>
        </w:r>
        <w:r w:rsidR="00156EE1" w:rsidRPr="00015210" w:rsidDel="00190B9B">
          <w:delText>raise</w:delText>
        </w:r>
      </w:del>
      <w:del w:id="14" w:author="Dylan CHEN" w:date="2026-08-27T17:03:00Z" w16du:dateUtc="2026-08-27T09:03:00Z">
        <w:r w:rsidR="00156EE1" w:rsidRPr="00015210" w:rsidDel="00190B9B">
          <w:delText>s</w:delText>
        </w:r>
      </w:del>
      <w:del w:id="15" w:author="Dylan CHEN" w:date="2026-08-27T17:04:00Z" w16du:dateUtc="2026-08-27T09:04:00Z">
        <w:r w:rsidR="00156EE1" w:rsidRPr="00015210" w:rsidDel="00190B9B">
          <w:delText xml:space="preserve"> the quality of human answers</w:delText>
        </w:r>
        <w:r w:rsidR="00C02978" w:rsidRPr="00015210" w:rsidDel="00190B9B">
          <w:delText>, due to the</w:delText>
        </w:r>
        <w:r w:rsidR="00B67429" w:rsidRPr="00015210" w:rsidDel="00190B9B">
          <w:delText xml:space="preserve"> benchmark</w:delText>
        </w:r>
        <w:r w:rsidR="00C02978" w:rsidRPr="00015210" w:rsidDel="00190B9B">
          <w:delText>ing of AI answers</w:delText>
        </w:r>
      </w:del>
      <w:r w:rsidR="00156EE1" w:rsidRPr="00015210">
        <w:t xml:space="preserve">. Decomposing the total AI effect offers a theory-driven framework for </w:t>
      </w:r>
      <w:r w:rsidR="00D574F0" w:rsidRPr="00015210">
        <w:t>understanding seem</w:t>
      </w:r>
      <w:del w:id="16" w:author="Dylan CHEN" w:date="2026-08-27T17:05:00Z" w16du:dateUtc="2026-08-27T09:05:00Z">
        <w:r w:rsidR="00D574F0" w:rsidRPr="00015210" w:rsidDel="00190B9B">
          <w:rPr>
            <w:rFonts w:hint="eastAsia"/>
          </w:rPr>
          <w:delText>ly</w:delText>
        </w:r>
      </w:del>
      <w:ins w:id="17" w:author="Dylan CHEN" w:date="2026-08-27T17:05:00Z" w16du:dateUtc="2026-08-27T09:05:00Z">
        <w:r w:rsidR="00190B9B">
          <w:rPr>
            <w:rFonts w:hint="eastAsia"/>
          </w:rPr>
          <w:t>ing</w:t>
        </w:r>
      </w:ins>
      <w:ins w:id="18" w:author="Dylan CHEN" w:date="2026-08-27T17:04:00Z" w16du:dateUtc="2026-08-27T09:04:00Z">
        <w:r w:rsidR="00190B9B">
          <w:rPr>
            <w:rFonts w:hint="eastAsia"/>
          </w:rPr>
          <w:t>ly</w:t>
        </w:r>
      </w:ins>
      <w:r w:rsidR="00D574F0" w:rsidRPr="00015210">
        <w:t xml:space="preserve"> conflict</w:t>
      </w:r>
      <w:ins w:id="19" w:author="Dylan CHEN" w:date="2026-08-27T17:05:00Z" w16du:dateUtc="2026-08-27T09:05:00Z">
        <w:r w:rsidR="00190B9B">
          <w:rPr>
            <w:rFonts w:hint="eastAsia"/>
          </w:rPr>
          <w:t>ing</w:t>
        </w:r>
      </w:ins>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del w:id="20" w:author="Dylan CHEN" w:date="2026-08-27T17:05:00Z" w16du:dateUtc="2026-08-27T09:05:00Z">
        <w:r w:rsidR="00AC05B3" w:rsidRPr="00015210" w:rsidDel="00190B9B">
          <w:delText>,</w:delText>
        </w:r>
      </w:del>
      <w:r w:rsidR="00AC05B3" w:rsidRPr="00015210">
        <w:t xml:space="preserve"> </w:t>
      </w:r>
      <w:del w:id="21" w:author="Dylan CHEN" w:date="2026-08-27T17:05:00Z" w16du:dateUtc="2026-08-27T09:05:00Z">
        <w:r w:rsidR="00AC05B3" w:rsidRPr="00015210" w:rsidDel="00190B9B">
          <w:delText>which</w:delText>
        </w:r>
        <w:r w:rsidRPr="00015210" w:rsidDel="00190B9B">
          <w:delText xml:space="preserve"> </w:delText>
        </w:r>
      </w:del>
      <w:ins w:id="22" w:author="Dylan CHEN" w:date="2026-08-27T17:05:00Z" w16du:dateUtc="2026-08-27T09:05:00Z">
        <w:r w:rsidR="00190B9B">
          <w:rPr>
            <w:rFonts w:hint="eastAsia"/>
          </w:rPr>
          <w:t>and</w:t>
        </w:r>
        <w:r w:rsidR="00190B9B" w:rsidRPr="00015210">
          <w:t xml:space="preserve"> </w:t>
        </w:r>
      </w:ins>
      <w:r w:rsidRPr="00015210">
        <w:t>provide</w:t>
      </w:r>
      <w:del w:id="23" w:author="Dylan CHEN" w:date="2026-08-27T17:05:00Z" w16du:dateUtc="2026-08-27T09:05:00Z">
        <w:r w:rsidR="00AC05B3" w:rsidRPr="00015210" w:rsidDel="00190B9B">
          <w:delText>s</w:delText>
        </w:r>
      </w:del>
      <w:r w:rsidRPr="00015210">
        <w:t xml:space="preserv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24"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5" w:name="OLE_LINK12"/>
      <w:r w:rsidRPr="00015210">
        <w:lastRenderedPageBreak/>
        <w:t>Introduction</w:t>
      </w:r>
    </w:p>
    <w:p w14:paraId="3AA19CCE" w14:textId="4D950F80" w:rsidR="00B369E9" w:rsidRPr="00D2526D" w:rsidRDefault="00B369E9" w:rsidP="00C370D9">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w:t>
      </w:r>
      <w:ins w:id="26" w:author="Dylan CHEN" w:date="2026-08-28T23:23:00Z" w16du:dateUtc="2026-08-28T15:23:00Z">
        <w:r w:rsidR="00C370D9" w:rsidRPr="0022223D">
          <w:rPr>
            <w:shd w:val="clear" w:color="auto" w:fill="FFFFFF"/>
          </w:rPr>
          <w:fldChar w:fldCharType="begin" w:fldLock="1"/>
        </w:r>
        <w:r w:rsidR="00C370D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C370D9">
          <w:rPr>
            <w:rFonts w:ascii="Apple Color Emoji" w:hAnsi="Apple Color Emoji" w:cs="Apple Color Emoji"/>
            <w:shd w:val="clear" w:color="auto" w:fill="FFFFFF"/>
          </w:rPr>
          <w:instrText>📊</w:instrText>
        </w:r>
        <w:r w:rsidR="00C370D9">
          <w:rPr>
            <w:shd w:val="clear" w:color="auto" w:fill="FFFFFF"/>
          </w:rPr>
          <w:instrText>","call-number":"3","container-title":"Scientific Reports","DOI":"10.1038/s41598-024-61221-0","ISSN":"2045-2322","issue":"1","journalAbbreviation":"Sci Rep","language":"en","license":"2024 The Author(s)","note":"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Human behaviour</w:instrText>
        </w:r>
        <w:r w:rsidR="00C370D9">
          <w:rPr>
            <w:rFonts w:hint="eastAsia"/>
            <w:shd w:val="clear" w:color="auto" w:fill="FFFFFF"/>
          </w:rPr>
          <w:instrText>、</w:instrText>
        </w:r>
        <w:r w:rsidR="00C370D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C370D9">
          <w:rPr>
            <w:rFonts w:ascii="Apple Color Emoji" w:hAnsi="Apple Color Emoji" w:cs="Apple Color Emoji"/>
            <w:shd w:val="clear" w:color="auto" w:fill="FFFFFF"/>
          </w:rPr>
          <w:instrText>📊</w:instrText>
        </w:r>
        <w:r w:rsidR="00C370D9">
          <w:rPr>
            <w:shd w:val="clear" w:color="auto" w:fill="FFFFFF"/>
          </w:rPr>
          <w:instrText>","call-number":"2","container-title":"PNAS Nexus","DOI":"10.1093/pnasnexus/pgae400","ISSN":"2752-6542","issue":"9","journalAbbreviation":"PNAS Nexus","language":"en","note":"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C370D9">
          <w:rPr>
            <w:rFonts w:ascii="Apple Color Emoji" w:hAnsi="Apple Color Emoji" w:cs="Apple Color Emoji"/>
            <w:shd w:val="clear" w:color="auto" w:fill="FFFFFF"/>
          </w:rPr>
          <w:instrText>📊</w:instrText>
        </w:r>
        <w:r w:rsidR="00C370D9">
          <w:rPr>
            <w:shd w:val="clear" w:color="auto" w:fill="FFFFFF"/>
          </w:rPr>
          <w:instrText>","call-number":"1","container-title":"Journal of Management Information Systems","DOI":"10.1080/07421222.2025.2487313","ISSN":"0742-1222","issue":"2","language":"en","note":"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GAI</w:instrText>
        </w:r>
        <w:r w:rsidR="00C370D9">
          <w:rPr>
            <w:rFonts w:hint="eastAsia"/>
            <w:shd w:val="clear" w:color="auto" w:fill="FFFFFF"/>
          </w:rPr>
          <w:instrText>、</w:instrText>
        </w:r>
        <w:r w:rsidR="00C370D9">
          <w:rPr>
            <w:shd w:val="clear" w:color="auto" w:fill="FFFFFF"/>
          </w:rPr>
          <w:instrText>knowledge seeking</w:instrText>
        </w:r>
        <w:r w:rsidR="00C370D9">
          <w:rPr>
            <w:rFonts w:hint="eastAsia"/>
            <w:shd w:val="clear" w:color="auto" w:fill="FFFFFF"/>
          </w:rPr>
          <w:instrText>、</w:instrText>
        </w:r>
        <w:r w:rsidR="00C370D9">
          <w:rPr>
            <w:shd w:val="clear" w:color="auto" w:fill="FFFFFF"/>
          </w:rPr>
          <w:instrText>commitment-based theory</w:instrText>
        </w:r>
        <w:r w:rsidR="00C370D9">
          <w:rPr>
            <w:rFonts w:hint="eastAsia"/>
            <w:shd w:val="clear" w:color="auto" w:fill="FFFFFF"/>
          </w:rPr>
          <w:instrText>、</w:instrText>
        </w:r>
        <w:r w:rsidR="00C370D9">
          <w:rPr>
            <w:shd w:val="clear" w:color="auto" w:fill="FFFFFF"/>
          </w:rPr>
          <w:instrText>GenAI</w:instrText>
        </w:r>
        <w:r w:rsidR="00C370D9">
          <w:rPr>
            <w:rFonts w:hint="eastAsia"/>
            <w:shd w:val="clear" w:color="auto" w:fill="FFFFFF"/>
          </w:rPr>
          <w:instrText>、</w:instrText>
        </w:r>
        <w:r w:rsidR="00C370D9">
          <w:rPr>
            <w:shd w:val="clear" w:color="auto" w:fill="FFFFFF"/>
          </w:rPr>
          <w:instrText>information foraging theory</w:instrText>
        </w:r>
        <w:r w:rsidR="00C370D9">
          <w:rPr>
            <w:rFonts w:hint="eastAsia"/>
            <w:shd w:val="clear" w:color="auto" w:fill="FFFFFF"/>
          </w:rPr>
          <w:instrText>、</w:instrText>
        </w:r>
        <w:r w:rsidR="00C370D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C370D9">
          <w:rPr>
            <w:rFonts w:ascii="Apple Color Emoji" w:hAnsi="Apple Color Emoji" w:cs="Apple Color Emoji"/>
            <w:shd w:val="clear" w:color="auto" w:fill="FFFFFF"/>
          </w:rPr>
          <w:instrText>📊</w:instrText>
        </w:r>
        <w:r w:rsidR="00C370D9">
          <w:rPr>
            <w:shd w:val="clear" w:color="auto" w:fill="FFFFFF"/>
          </w:rPr>
          <w:instrText>","call-number":"1 (CCF C)","container-title":"Information &amp; Management","DOI":"10.1016/j.im.2025.104178","ISSN":"0378-7206","issue":"6","journalAbbreviation":"Information &amp; Management","language":"en","note":"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Online knowledge exchange platforms</w:instrText>
        </w:r>
        <w:r w:rsidR="00C370D9">
          <w:rPr>
            <w:rFonts w:hint="eastAsia"/>
            <w:shd w:val="clear" w:color="auto" w:fill="FFFFFF"/>
          </w:rPr>
          <w:instrText>、</w:instrText>
        </w:r>
        <w:r w:rsidR="00C370D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C370D9">
          <w:rPr>
            <w:rFonts w:hint="eastAsia"/>
            <w:shd w:val="clear" w:color="auto" w:fill="FFFFFF"/>
          </w:rPr>
          <w:instrText>undation of China [Grants 72188101 and 72595864]. Supplemental Material: The online appendix is available at https://doi.org/10.1287/isre.2023.0561.\n\n</w:instrText>
        </w:r>
        <w:r w:rsidR="00C370D9">
          <w:rPr>
            <w:rFonts w:hint="eastAsia"/>
            <w:shd w:val="clear" w:color="auto" w:fill="FFFFFF"/>
          </w:rPr>
          <w:instrText>【摘要翻译】大语言模型</w:instrText>
        </w:r>
        <w:r w:rsidR="00C370D9">
          <w:rPr>
            <w:rFonts w:hint="eastAsia"/>
            <w:shd w:val="clear" w:color="auto" w:fill="FFFFFF"/>
          </w:rPr>
          <w:instrText xml:space="preserve"> (LLMs)(</w:instrText>
        </w:r>
        <w:r w:rsidR="00C370D9">
          <w:rPr>
            <w:rFonts w:hint="eastAsia"/>
            <w:shd w:val="clear" w:color="auto" w:fill="FFFFFF"/>
          </w:rPr>
          <w:instrText>如</w:instrText>
        </w:r>
        <w:r w:rsidR="00C370D9">
          <w:rPr>
            <w:rFonts w:hint="eastAsia"/>
            <w:shd w:val="clear" w:color="auto" w:fill="FFFFFF"/>
          </w:rPr>
          <w:instrText xml:space="preserve"> ChatGPT) </w:instrText>
        </w:r>
        <w:r w:rsidR="00C370D9">
          <w:rPr>
            <w:rFonts w:hint="eastAsia"/>
            <w:shd w:val="clear" w:color="auto" w:fill="FFFFFF"/>
          </w:rPr>
          <w:instrText>预计将显著重塑学习、技能获取和知识创造。它们对用户生成的知识共享问答</w:instrText>
        </w:r>
        <w:r w:rsidR="00C370D9">
          <w:rPr>
            <w:rFonts w:hint="eastAsia"/>
            <w:shd w:val="clear" w:color="auto" w:fill="FFFFFF"/>
          </w:rPr>
          <w:instrText xml:space="preserve"> (Q&amp;A) </w:instrText>
        </w:r>
        <w:r w:rsidR="00C370D9">
          <w:rPr>
            <w:rFonts w:hint="eastAsia"/>
            <w:shd w:val="clear" w:color="auto" w:fill="FFFFFF"/>
          </w:rPr>
          <w:instrText>平台的影响对</w:instrText>
        </w:r>
        <w:r w:rsidR="00C370D9">
          <w:rPr>
            <w:rFonts w:hint="eastAsia"/>
            <w:shd w:val="clear" w:color="auto" w:fill="FFFFFF"/>
          </w:rPr>
          <w:instrText xml:space="preserve"> Q&amp;A </w:instrText>
        </w:r>
        <w:r w:rsidR="00C370D9">
          <w:rPr>
            <w:rFonts w:hint="eastAsia"/>
            <w:shd w:val="clear" w:color="auto" w:fill="FFFFFF"/>
          </w:rPr>
          <w:instrText>平台和</w:instrText>
        </w:r>
        <w:r w:rsidR="00C370D9">
          <w:rPr>
            <w:rFonts w:hint="eastAsia"/>
            <w:shd w:val="clear" w:color="auto" w:fill="FFFFFF"/>
          </w:rPr>
          <w:instrText xml:space="preserve"> LLMs </w:instrText>
        </w:r>
        <w:r w:rsidR="00C370D9">
          <w:rPr>
            <w:rFonts w:hint="eastAsia"/>
            <w:shd w:val="clear" w:color="auto" w:fill="FFFFFF"/>
          </w:rPr>
          <w:instrText>的比较价值和未来协同演化以及</w:instrText>
        </w:r>
        <w:r w:rsidR="00C370D9">
          <w:rPr>
            <w:rFonts w:hint="eastAsia"/>
            <w:shd w:val="clear" w:color="auto" w:fill="FFFFFF"/>
          </w:rPr>
          <w:instrText xml:space="preserve"> LLMs </w:instrText>
        </w:r>
        <w:r w:rsidR="00C370D9">
          <w:rPr>
            <w:rFonts w:hint="eastAsia"/>
            <w:shd w:val="clear" w:color="auto" w:fill="FFFFFF"/>
          </w:rPr>
          <w:instrText>的未来学习具有重要意义。通过多种实证设计，我们估计</w:instrText>
        </w:r>
        <w:r w:rsidR="00C370D9">
          <w:rPr>
            <w:rFonts w:hint="eastAsia"/>
            <w:shd w:val="clear" w:color="auto" w:fill="FFFFFF"/>
          </w:rPr>
          <w:instrText xml:space="preserve"> ChatGPT </w:instrText>
        </w:r>
        <w:r w:rsidR="00C370D9">
          <w:rPr>
            <w:rFonts w:hint="eastAsia"/>
            <w:shd w:val="clear" w:color="auto" w:fill="FFFFFF"/>
          </w:rPr>
          <w:instrText>的推出导致</w:instrText>
        </w:r>
        <w:r w:rsidR="00C370D9">
          <w:rPr>
            <w:rFonts w:hint="eastAsia"/>
            <w:shd w:val="clear" w:color="auto" w:fill="FFFFFF"/>
          </w:rPr>
          <w:instrText xml:space="preserve"> Stack Overflow </w:instrText>
        </w:r>
        <w:r w:rsidR="00C370D9">
          <w:rPr>
            <w:rFonts w:hint="eastAsia"/>
            <w:shd w:val="clear" w:color="auto" w:fill="FFFFFF"/>
          </w:rPr>
          <w:instrText>上发布的问题数量平均减少了</w:instrText>
        </w:r>
        <w:r w:rsidR="00C370D9">
          <w:rPr>
            <w:rFonts w:hint="eastAsia"/>
            <w:shd w:val="clear" w:color="auto" w:fill="FFFFFF"/>
          </w:rPr>
          <w:instrText xml:space="preserve"> 14.09%</w:instrText>
        </w:r>
        <w:r w:rsidR="00C370D9">
          <w:rPr>
            <w:rFonts w:hint="eastAsia"/>
            <w:shd w:val="clear" w:color="auto" w:fill="FFFFFF"/>
          </w:rPr>
          <w:instrText>，这种影响随着时间的推移而加剧，到</w:instrText>
        </w:r>
        <w:r w:rsidR="00C370D9">
          <w:rPr>
            <w:rFonts w:hint="eastAsia"/>
            <w:shd w:val="clear" w:color="auto" w:fill="FFFFFF"/>
          </w:rPr>
          <w:instrText xml:space="preserve"> 2023 </w:instrText>
        </w:r>
        <w:r w:rsidR="00C370D9">
          <w:rPr>
            <w:rFonts w:hint="eastAsia"/>
            <w:shd w:val="clear" w:color="auto" w:fill="FFFFFF"/>
          </w:rPr>
          <w:instrText>年</w:instrText>
        </w:r>
        <w:r w:rsidR="00C370D9">
          <w:rPr>
            <w:rFonts w:hint="eastAsia"/>
            <w:shd w:val="clear" w:color="auto" w:fill="FFFFFF"/>
          </w:rPr>
          <w:instrText xml:space="preserve"> 5 </w:instrText>
        </w:r>
        <w:r w:rsidR="00C370D9">
          <w:rPr>
            <w:rFonts w:hint="eastAsia"/>
            <w:shd w:val="clear" w:color="auto" w:fill="FFFFFF"/>
          </w:rPr>
          <w:instrText>月达到</w:instrText>
        </w:r>
        <w:r w:rsidR="00C370D9">
          <w:rPr>
            <w:rFonts w:hint="eastAsia"/>
            <w:shd w:val="clear" w:color="auto" w:fill="FFFFFF"/>
          </w:rPr>
          <w:instrText xml:space="preserve"> 27.88% </w:instrText>
        </w:r>
        <w:r w:rsidR="00C370D9">
          <w:rPr>
            <w:rFonts w:hint="eastAsia"/>
            <w:shd w:val="clear" w:color="auto" w:fill="FFFFFF"/>
          </w:rPr>
          <w:instrText>的减少。有趣的是，这种数量的减少伴随着剩余问题平均质量的显著提高。进一步分析表明，这些数量和质量的变化可以用两种机制来解释</w:instrText>
        </w:r>
        <w:r w:rsidR="00C370D9">
          <w:rPr>
            <w:rFonts w:hint="eastAsia"/>
            <w:shd w:val="clear" w:color="auto" w:fill="FFFFFF"/>
          </w:rPr>
          <w:instrText xml:space="preserve">:(1) ChatGPT </w:instrText>
        </w:r>
        <w:r w:rsidR="00C370D9">
          <w:rPr>
            <w:rFonts w:hint="eastAsia"/>
            <w:shd w:val="clear" w:color="auto" w:fill="FFFFFF"/>
          </w:rPr>
          <w:instrText>的不均衡替代，其中更简单、中等到低质量的问题更容易消失</w:instrText>
        </w:r>
        <w:r w:rsidR="00C370D9">
          <w:rPr>
            <w:rFonts w:hint="eastAsia"/>
            <w:shd w:val="clear" w:color="auto" w:fill="FFFFFF"/>
          </w:rPr>
          <w:instrText xml:space="preserve">;(2) </w:instrText>
        </w:r>
        <w:r w:rsidR="00C370D9">
          <w:rPr>
            <w:rFonts w:hint="eastAsia"/>
            <w:shd w:val="clear" w:color="auto" w:fill="FFFFFF"/>
          </w:rPr>
          <w:instrText>在考虑数量减少后直接提高质量，表明</w:instrText>
        </w:r>
        <w:r w:rsidR="00C370D9">
          <w:rPr>
            <w:rFonts w:hint="eastAsia"/>
            <w:shd w:val="clear" w:color="auto" w:fill="FFFFFF"/>
          </w:rPr>
          <w:instrText xml:space="preserve"> ChatGPT </w:instrText>
        </w:r>
        <w:r w:rsidR="00C370D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C370D9">
          <w:rPr>
            <w:rFonts w:hint="eastAsia"/>
            <w:shd w:val="clear" w:color="auto" w:fill="FFFFFF"/>
          </w:rPr>
          <w:instrText>;</w:instrText>
        </w:r>
        <w:r w:rsidR="00C370D9">
          <w:rPr>
            <w:rFonts w:hint="eastAsia"/>
            <w:shd w:val="clear" w:color="auto" w:fill="FFFFFF"/>
          </w:rPr>
          <w:instrText>用户保留率和新用户获取率都显著下降</w:instrText>
        </w:r>
        <w:r w:rsidR="00C370D9">
          <w:rPr>
            <w:rFonts w:hint="eastAsia"/>
            <w:shd w:val="clear" w:color="auto" w:fill="FFFFFF"/>
          </w:rPr>
          <w:instrText>;</w:instrText>
        </w:r>
        <w:r w:rsidR="00C370D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C370D9">
          <w:rPr>
            <w:rFonts w:hint="eastAsia"/>
            <w:shd w:val="clear" w:color="auto" w:fill="FFFFFF"/>
          </w:rPr>
          <w:instrText>;</w:instrText>
        </w:r>
        <w:r w:rsidR="00C370D9">
          <w:rPr>
            <w:rFonts w:hint="eastAsia"/>
            <w:shd w:val="clear" w:color="auto" w:fill="FFFFFF"/>
          </w:rPr>
          <w:instrText>助理编辑陈建清。资金：薛建清获得上海金融经济大学中央大学基础研究基金的支持。王立军获得中国国家自然科学基金会的支持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72301259]</w:instrText>
        </w:r>
        <w:r w:rsidR="00C370D9">
          <w:rPr>
            <w:rFonts w:hint="eastAsia"/>
            <w:shd w:val="clear" w:color="auto" w:fill="FFFFFF"/>
          </w:rPr>
          <w:instrText>。李建清获得中国国家自然科学基础的支持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72188101 </w:instrText>
        </w:r>
        <w:r w:rsidR="00C370D9">
          <w:rPr>
            <w:rFonts w:hint="eastAsia"/>
            <w:shd w:val="clear" w:color="auto" w:fill="FFFFFF"/>
          </w:rPr>
          <w:instrText>和</w:instrText>
        </w:r>
        <w:r w:rsidR="00C370D9">
          <w:rPr>
            <w:rFonts w:hint="eastAsia"/>
            <w:shd w:val="clear" w:color="auto" w:fill="FFFFFF"/>
          </w:rPr>
          <w:instrText xml:space="preserve"> 72595864]</w:instrText>
        </w:r>
        <w:r w:rsidR="00C370D9">
          <w:rPr>
            <w:rFonts w:hint="eastAsia"/>
            <w:shd w:val="clear" w:color="auto" w:fill="FFFFFF"/>
          </w:rPr>
          <w:instrText>。补充资料：在线附录可访问</w:instrText>
        </w:r>
        <w:r w:rsidR="00C370D9">
          <w:rPr>
            <w:rFonts w:hint="eastAsia"/>
            <w:shd w:val="clear" w:color="auto" w:fill="FFFFFF"/>
          </w:rPr>
          <w:instrText xml:space="preserve"> https://doi.org/10.1287/isre.2023.0561</w:instrText>
        </w:r>
        <w:r w:rsidR="00C370D9">
          <w:rPr>
            <w:rFonts w:hint="eastAsia"/>
            <w:shd w:val="clear" w:color="auto" w:fill="FFFFFF"/>
          </w:rPr>
          <w:instrText>。</w:instrText>
        </w:r>
        <w:r w:rsidR="00C370D9">
          <w:rPr>
            <w:rFonts w:hint="eastAsia"/>
            <w:shd w:val="clear" w:color="auto" w:fill="FFFFFF"/>
          </w:rPr>
          <w:instrText>","call-number":"1","container-title":"Information Systems Research","DOI"</w:instrText>
        </w:r>
        <w:r w:rsidR="00C370D9">
          <w:rPr>
            <w:shd w:val="clear" w:color="auto" w:fill="FFFFFF"/>
          </w:rPr>
          <w:instrText>:"10.1287/isre.2023.0561","ISSN":"1047-7047","language":"en","note":"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large language models</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Q&amp;A platform</w:instrText>
        </w:r>
        <w:r w:rsidR="00C370D9">
          <w:rPr>
            <w:rFonts w:hint="eastAsia"/>
            <w:shd w:val="clear" w:color="auto" w:fill="FFFFFF"/>
          </w:rPr>
          <w:instrText>、</w:instrText>
        </w:r>
        <w:r w:rsidR="00C370D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370D9" w:rsidRPr="0022223D">
          <w:rPr>
            <w:shd w:val="clear" w:color="auto" w:fill="FFFFFF"/>
          </w:rPr>
          <w:fldChar w:fldCharType="separate"/>
        </w:r>
        <w:r w:rsidR="00C370D9">
          <w:t>(Burtch et al. 2024; Quinn &amp; Gutt 2025; del Rio-Chanona et al. 2024; Sanatizadeh et al. 2025; Xue et al. 2026)</w:t>
        </w:r>
        <w:r w:rsidR="00C370D9" w:rsidRPr="0022223D">
          <w:rPr>
            <w:shd w:val="clear" w:color="auto" w:fill="FFFFFF"/>
          </w:rPr>
          <w:fldChar w:fldCharType="end"/>
        </w:r>
      </w:ins>
      <w:del w:id="27" w:author="Dylan CHEN" w:date="2026-08-28T23:23:00Z" w16du:dateUtc="2026-08-28T15:23:00Z">
        <w:r w:rsidRPr="00D2526D" w:rsidDel="00C370D9">
          <w:delText>(Burtch et al. 2024; del Rio-Chanona et al. 2024; Quinn &amp; Gutt 2025; Sanatizadeh et al. 2025; Xue et al. 2026)</w:delText>
        </w:r>
      </w:del>
      <w:r w:rsidRPr="00D2526D">
        <w:t xml:space="preserve">.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5760ADB2">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3970DC60" w:rsidR="00B369E9" w:rsidRDefault="00B369E9">
      <w:pPr>
        <w:pStyle w:val="TableFiguretitle"/>
        <w:pPrChange w:id="28" w:author="Dylan CHEN" w:date="2026-08-27T16:34:00Z" w16du:dateUtc="2026-08-27T08:34:00Z">
          <w:pPr>
            <w:pStyle w:val="Paragraph0"/>
            <w:ind w:firstLine="0"/>
          </w:pPr>
        </w:pPrChange>
      </w:pPr>
      <w:r w:rsidRPr="00B369E9">
        <w:t xml:space="preserve">Figure </w:t>
      </w:r>
      <w:r w:rsidRPr="00745C3B">
        <w:fldChar w:fldCharType="begin"/>
      </w:r>
      <w:r w:rsidRPr="00B369E9">
        <w:instrText xml:space="preserve"> SEQ Figure \* ARABIC </w:instrText>
      </w:r>
      <w:r w:rsidRPr="00745C3B">
        <w:fldChar w:fldCharType="separate"/>
      </w:r>
      <w:r w:rsidR="00A63032">
        <w:rPr>
          <w:noProof/>
        </w:rPr>
        <w:t>1</w:t>
      </w:r>
      <w:r w:rsidRPr="00745C3B">
        <w:rPr>
          <w:noProof/>
        </w:rPr>
        <w:fldChar w:fldCharType="end"/>
      </w:r>
      <w:r w:rsidRPr="00B369E9">
        <w:t xml:space="preserve">. Difference between external GenAI and internal GenAI in online Q&amp;A communities </w:t>
      </w:r>
    </w:p>
    <w:p w14:paraId="5AD19189" w14:textId="270B7EAF" w:rsidR="00B369E9" w:rsidRDefault="00B369E9" w:rsidP="00B369E9">
      <w:pPr>
        <w:pStyle w:val="Paragraph0"/>
      </w:pPr>
      <w:r w:rsidRPr="000B36F7">
        <w:lastRenderedPageBreak/>
        <w:t>Whether AI answer</w:t>
      </w:r>
      <w:r>
        <w:rPr>
          <w:rFonts w:hint="eastAsia"/>
        </w:rPr>
        <w:t>s</w:t>
      </w:r>
      <w:r w:rsidRPr="000B36F7">
        <w:t xml:space="preserve"> help or harm a </w:t>
      </w:r>
      <w:ins w:id="29" w:author="Dylan CHEN" w:date="2026-08-28T22:43:00Z" w16du:dateUtc="2026-08-28T14:43:00Z">
        <w:r w:rsidR="002E37FE">
          <w:rPr>
            <w:rFonts w:hint="eastAsia"/>
          </w:rPr>
          <w:t xml:space="preserve">online Q&amp;A </w:t>
        </w:r>
      </w:ins>
      <w:r w:rsidRPr="000B36F7">
        <w:t xml:space="preserve">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w:t>
      </w:r>
      <w:del w:id="30" w:author="Dylan CHEN" w:date="2026-08-27T17:06:00Z" w16du:dateUtc="2026-08-27T09:06:00Z">
        <w:r w:rsidRPr="000B36F7" w:rsidDel="00190B9B">
          <w:delText>s</w:delText>
        </w:r>
      </w:del>
      <w:r w:rsidRPr="000B36F7">
        <w:t xml:space="preserve">, implicitly, on a substitution logic, in which the AI privately performs work a human would otherwise have done, so that the </w:t>
      </w:r>
      <w:ins w:id="31" w:author="Dylan CHEN" w:date="2026-08-28T22:43:00Z" w16du:dateUtc="2026-08-28T14:43:00Z">
        <w:r w:rsidR="002E37FE">
          <w:rPr>
            <w:rFonts w:hint="eastAsia"/>
          </w:rPr>
          <w:t>question supply in online Q&amp;A communities has declined</w:t>
        </w:r>
      </w:ins>
      <w:del w:id="32" w:author="Dylan CHEN" w:date="2026-08-28T22:43:00Z" w16du:dateUtc="2026-08-28T14:43:00Z">
        <w:r w:rsidRPr="000B36F7" w:rsidDel="002E37FE">
          <w:delText>human has less left to contribute</w:delText>
        </w:r>
      </w:del>
      <w:r w:rsidRPr="000B36F7">
        <w:t xml:space="preserve"> </w:t>
      </w:r>
      <w:ins w:id="33"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5" w:author="Dylan CHEN" w:date="2026-08-28T22:42:00Z" w16du:dateUtc="2026-08-28T14:42:00Z">
        <w:r w:rsidRPr="000B36F7" w:rsidDel="002E37FE">
          <w:delText>(del Rio-Chanona et al. 2024; Sanatizadeh et al. 2025)</w:delText>
        </w:r>
      </w:del>
      <w:r w:rsidRPr="000B36F7">
        <w:t>. 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DC684C">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DC684C">
        <w:rPr>
          <w:rFonts w:hint="eastAsia"/>
        </w:rPr>
        <w:instrText xml:space="preserve">ation in knowledge generation and dissemination, adding to the burgeoning body of work on how generative AI influences human knowledge sharing.  </w:instrText>
      </w:r>
      <w:r w:rsidR="00DC684C">
        <w:rPr>
          <w:rFonts w:hint="eastAsia"/>
        </w:rPr>
        <w:instrText>生成式人工智能（</w:instrText>
      </w:r>
      <w:r w:rsidR="00DC684C">
        <w:rPr>
          <w:rFonts w:hint="eastAsia"/>
        </w:rPr>
        <w:instrText>GI</w:instrText>
      </w:r>
      <w:r w:rsidR="00DC684C">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DC684C">
        <w:rPr>
          <w:rFonts w:hint="eastAsia"/>
        </w:rPr>
        <w:instrText xml:space="preserve"> </w:instrText>
      </w:r>
      <w:r w:rsidR="00DC684C">
        <w:rPr>
          <w:rFonts w:hint="eastAsia"/>
        </w:rPr>
        <w:instrText>我们的研究突显了整合生成式人工智能以激励人类参与知识创造和传播的潜力，进一步丰富了关于生成式人工智能如何影响人类知识共享的研究成果。</w:instrText>
      </w:r>
      <w:r w:rsidR="00DC684C">
        <w:rPr>
          <w:rFonts w:hint="eastAsia"/>
        </w:rPr>
        <w:instrText xml:space="preserve">","archive_location":"6 </w:instrText>
      </w:r>
      <w:r w:rsidR="00DC684C">
        <w:rPr>
          <w:rFonts w:ascii="Apple Color Emoji" w:hAnsi="Apple Color Emoji" w:cs="Apple Color Emoji"/>
        </w:rPr>
        <w:instrText>📊</w:instrText>
      </w:r>
      <w:r w:rsidR="00DC684C">
        <w:rPr>
          <w:rFonts w:hint="eastAsia"/>
        </w:rPr>
        <w:instrText>","DOI":"10.2139/ssrn.4628786","genre":"SS</w:instrText>
      </w:r>
      <w:r w:rsidR="00DC684C">
        <w:instrText>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natural experiment</w:instrText>
      </w:r>
      <w:r w:rsidR="00DC684C">
        <w:rPr>
          <w:rFonts w:hint="eastAsia"/>
        </w:rPr>
        <w:instrText>、</w:instrText>
      </w:r>
      <w:r w:rsidR="00DC684C">
        <w:instrText>knowledge sharing</w:instrText>
      </w:r>
      <w:r w:rsidR="00DC684C">
        <w:rPr>
          <w:rFonts w:hint="eastAsia"/>
        </w:rPr>
        <w:instrText>、</w:instrText>
      </w:r>
      <w:r w:rsidR="00DC684C">
        <w:instrText>Q&amp;A platform</w:instrText>
      </w:r>
      <w:r w:rsidR="00DC684C">
        <w:rPr>
          <w:rFonts w:hint="eastAsia"/>
        </w:rPr>
        <w:instrText>、</w:instrText>
      </w:r>
      <w:r w:rsidR="00DC684C">
        <w:instrText>randomized experiment</w:instrText>
      </w:r>
      <w:r w:rsidR="00DC684C">
        <w:rPr>
          <w:rFonts w:hint="eastAsia"/>
        </w:rPr>
        <w:instrText>、</w:instrText>
      </w:r>
      <w:r w:rsidR="00DC684C">
        <w:instrText>AI-human interaction</w:instrText>
      </w:r>
      <w:r w:rsidR="00DC684C">
        <w:rPr>
          <w:rFonts w:hint="eastAsia"/>
        </w:rPr>
        <w:instrText>、</w:instrText>
      </w:r>
      <w:r w:rsidR="00DC684C">
        <w:rPr>
          <w:rFonts w:ascii="Apple Color Emoji" w:hAnsi="Apple Color Emoji" w:cs="Apple Color Emoji"/>
        </w:rPr>
        <w:instrText>🤖️</w:instrText>
      </w:r>
      <w:r w:rsidR="00DC684C">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del w:id="36" w:author="Dylan CHEN" w:date="2026-08-27T15:36:00Z" w16du:dateUtc="2026-08-27T07:36:00Z">
        <w:r w:rsidR="007232A8" w:rsidDel="007232A8">
          <w:rPr>
            <w:noProof/>
          </w:rPr>
          <w:delText>(</w:delText>
        </w:r>
      </w:del>
      <w:r w:rsidR="007232A8">
        <w:rPr>
          <w:noProof/>
        </w:rPr>
        <w:t xml:space="preserve">Su et al. </w:t>
      </w:r>
      <w:ins w:id="37" w:author="Dylan CHEN" w:date="2026-08-27T15:36:00Z" w16du:dateUtc="2026-08-27T07:36:00Z">
        <w:r w:rsidR="007232A8">
          <w:rPr>
            <w:rFonts w:hint="eastAsia"/>
            <w:noProof/>
          </w:rPr>
          <w:t>(</w:t>
        </w:r>
      </w:ins>
      <w:r w:rsidR="007232A8">
        <w:rPr>
          <w:noProof/>
        </w:rPr>
        <w:t>2025)</w:t>
      </w:r>
      <w:r w:rsidR="007232A8">
        <w:fldChar w:fldCharType="end"/>
      </w:r>
      <w:del w:id="38" w:author="Dylan CHEN" w:date="2026-08-27T15:36:00Z" w16du:dateUtc="2026-08-27T07:36:00Z">
        <w:r w:rsidRPr="000B36F7" w:rsidDel="007232A8">
          <w:delText>Su et al. (2025)</w:delText>
        </w:r>
      </w:del>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55436B02"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w:t>
      </w:r>
      <w:ins w:id="39" w:author="Dylan CHEN" w:date="2026-08-28T23:25:00Z" w16du:dateUtc="2026-08-28T15:25:00Z">
        <w:r w:rsidR="00C93011">
          <w:fldChar w:fldCharType="begin"/>
        </w:r>
        <w:r w:rsidR="00C93011">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93011">
          <w:rPr>
            <w:rFonts w:hint="eastAsia"/>
          </w:rPr>
          <w:instrText>hree factors: relative scale, rival's attack volume, and rival's capability to contest. Our results provide a new avenue for studying competitors and the relationship between competitor analysis and interfirm rivalry.</w:instrText>
        </w:r>
        <w:r w:rsidR="00C93011">
          <w:rPr>
            <w:rFonts w:hint="eastAsia"/>
          </w:rPr>
          <w:instrText>本文研究竞争紧张度，即目标企业与其特定竞争对手之间的紧张关系，这种紧张关系可能导致目标企业采取行动对抗竞争对手。基于认知</w:instrText>
        </w:r>
        <w:r w:rsidR="00C93011">
          <w:rPr>
            <w:rFonts w:hint="eastAsia"/>
          </w:rPr>
          <w:instrText>-</w:instrText>
        </w:r>
        <w:r w:rsidR="00C93011">
          <w:rPr>
            <w:rFonts w:hint="eastAsia"/>
          </w:rPr>
          <w:instrText>动机</w:instrText>
        </w:r>
        <w:r w:rsidR="00C93011">
          <w:rPr>
            <w:rFonts w:hint="eastAsia"/>
          </w:rPr>
          <w:instrText>-</w:instrText>
        </w:r>
        <w:r w:rsidR="00C93011">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93011">
          <w:rPr>
            <w:rFonts w:hint="eastAsia"/>
          </w:rPr>
          <w:instrText xml:space="preserve">","archive_location":"491 </w:instrText>
        </w:r>
        <w:r w:rsidR="00C93011">
          <w:rPr>
            <w:rFonts w:ascii="Apple Color Emoji" w:hAnsi="Apple Color Emoji" w:cs="Apple Color Emoji"/>
          </w:rPr>
          <w:instrText>📊</w:instrText>
        </w:r>
        <w:r w:rsidR="00C93011">
          <w:rPr>
            <w:rFonts w:hint="eastAsia"/>
          </w:rPr>
          <w:instrText>","call-number":"1","container-title":"Academy of Management Journal","DOI"</w:instrText>
        </w:r>
        <w:r w:rsidR="00C93011">
          <w:instrText>:"10.5465/amj.2007.24162081","ISSN":"0001-4273","issue":"1","journalAbbreviation":"AMJ","language":"en","note":"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COMPETITION</w:instrText>
        </w:r>
        <w:r w:rsidR="00C93011">
          <w:rPr>
            <w:rFonts w:hint="eastAsia"/>
          </w:rPr>
          <w:instrText>、</w:instrText>
        </w:r>
        <w:r w:rsidR="00C93011">
          <w:instrText>MANAGEMENT</w:instrText>
        </w:r>
        <w:r w:rsidR="00C93011">
          <w:rPr>
            <w:rFonts w:hint="eastAsia"/>
          </w:rPr>
          <w:instrText>、</w:instrText>
        </w:r>
        <w:r w:rsidR="00C93011">
          <w:instrText>BUSINESS enterprises</w:instrText>
        </w:r>
        <w:r w:rsidR="00C93011">
          <w:rPr>
            <w:rFonts w:hint="eastAsia"/>
          </w:rPr>
          <w:instrText>、</w:instrText>
        </w:r>
        <w:r w:rsidR="00C93011">
          <w:instrText>COMMERCE</w:instrText>
        </w:r>
        <w:r w:rsidR="00C93011">
          <w:rPr>
            <w:rFonts w:hint="eastAsia"/>
          </w:rPr>
          <w:instrText>、</w:instrText>
        </w:r>
        <w:r w:rsidR="00C93011">
          <w:instrText>DATA analysis</w:instrText>
        </w:r>
        <w:r w:rsidR="00C93011">
          <w:rPr>
            <w:rFonts w:hint="eastAsia"/>
          </w:rPr>
          <w:instrText>、</w:instrText>
        </w:r>
        <w:r w:rsidR="00C93011">
          <w:instrText>MOTIVATION (Psychology)</w:instrText>
        </w:r>
        <w:r w:rsidR="00C93011">
          <w:rPr>
            <w:rFonts w:hint="eastAsia"/>
          </w:rPr>
          <w:instrText>、</w:instrText>
        </w:r>
        <w:r w:rsidR="00C93011">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93011">
          <w:rPr>
            <w:rFonts w:hint="eastAsia"/>
          </w:rPr>
          <w:instrText>—</w:instrText>
        </w:r>
        <w:r w:rsidR="00C93011">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93011">
          <w:rPr>
            <w:rFonts w:ascii="Apple Color Emoji" w:hAnsi="Apple Color Emoji" w:cs="Apple Color Emoji"/>
          </w:rPr>
          <w:instrText>📊</w:instrText>
        </w:r>
        <w:r w:rsidR="00C93011">
          <w:instrText>","call-number":"3","container-title":"Asia Pacific Journal of Management","DOI":"10.1007/s10490-008-9110-7","ISSN":"1572-9958","issue":"1","journalAbbreviation":"Asia Pac J Manag","language":"en","note":"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instrText>Research</w:instrText>
        </w:r>
        <w:r w:rsidR="00C93011">
          <w:rPr>
            <w:rFonts w:hint="eastAsia"/>
          </w:rPr>
          <w:instrText>、</w:instrText>
        </w:r>
        <w:r w:rsidR="00C93011">
          <w:rPr>
            <w:rFonts w:ascii="Apple Color Emoji" w:hAnsi="Apple Color Emoji" w:cs="Apple Color Emoji"/>
          </w:rPr>
          <w:instrText>🤖️</w:instrText>
        </w:r>
        <w:r w:rsidR="00C93011">
          <w:rPr>
            <w:rFonts w:hint="eastAsia"/>
          </w:rPr>
          <w:instrText>、</w:instrText>
        </w:r>
        <w:r w:rsidR="00C93011">
          <w:instrText>Competitive dynamics</w:instrText>
        </w:r>
        <w:r w:rsidR="00C93011">
          <w:rPr>
            <w:rFonts w:hint="eastAsia"/>
          </w:rPr>
          <w:instrText>、</w:instrText>
        </w:r>
        <w:r w:rsidR="00C93011">
          <w:instrText>Publishing</w:instrText>
        </w:r>
        <w:r w:rsidR="00C93011">
          <w:rPr>
            <w:rFonts w:hint="eastAsia"/>
          </w:rPr>
          <w:instrText>、</w:instrText>
        </w:r>
        <w:r w:rsidR="00C93011">
          <w:instrText>Strategic</w:instrText>
        </w:r>
        <w:r w:rsidR="00C93011">
          <w:rPr>
            <w:rFonts w:hint="eastAsia"/>
          </w:rPr>
          <w:instrText xml:space="preserve"> management</w:instrText>
        </w:r>
        <w:r w:rsidR="00C93011">
          <w:rPr>
            <w:rFonts w:hint="eastAsia"/>
          </w:rPr>
          <w:instrText>、</w:instrText>
        </w:r>
        <w:r w:rsidR="00C93011">
          <w:rPr>
            <w:rFonts w:hint="eastAsia"/>
          </w:rPr>
          <w:instrText>U.S.-based journal","page":"5-25","source":"9.7 (Q1)","title":"Competitive dynamics research: An insider</w:instrText>
        </w:r>
        <w:r w:rsidR="00C93011">
          <w:rPr>
            <w:rFonts w:hint="eastAsia"/>
          </w:rPr>
          <w:instrText>’</w:instrText>
        </w:r>
        <w:r w:rsidR="00C93011">
          <w:rPr>
            <w:rFonts w:hint="eastAsia"/>
          </w:rPr>
          <w:instrText>s odyssey","title-short":"Competitive dynamics research","URL":"https://doi.org/10.1007/s10490-008-9110-7","volume":"26","author":[{"famil</w:instrText>
        </w:r>
        <w:r w:rsidR="00C93011">
          <w:instrText xml:space="preserve">y":"Chen","given":"Ming-Jer"}],"accessed":{"date-parts":[["2026",7,27]]},"issued":{"date-parts":[["2009",3,1]]}}}],"schema":"https://github.com/citation-style-language/schema/raw/master/csl-citation.json"} </w:instrText>
        </w:r>
        <w:r w:rsidR="00C93011">
          <w:fldChar w:fldCharType="separate"/>
        </w:r>
        <w:r w:rsidR="00C93011">
          <w:rPr>
            <w:noProof/>
          </w:rPr>
          <w:t>(Chen et al. 2007; Chen 2009)</w:t>
        </w:r>
        <w:r w:rsidR="00C93011">
          <w:fldChar w:fldCharType="end"/>
        </w:r>
      </w:ins>
      <w:del w:id="40" w:author="Dylan CHEN" w:date="2026-08-28T23:25:00Z" w16du:dateUtc="2026-08-28T15:25:00Z">
        <w:r w:rsidRPr="00D2526D" w:rsidDel="00C93011">
          <w:delText>(Chen et al. 2007; Chen 2009)</w:delText>
        </w:r>
      </w:del>
      <w:r w:rsidRPr="00D2526D">
        <w:t xml:space="preserve">, under which contributors respond to the AI answer as they would to any rival contribution, and we draw on dual-process theory, specifically the distinction between fast and slow systems of thinking </w:t>
      </w:r>
      <w:ins w:id="41" w:author="Dylan CHEN" w:date="2026-08-28T23:25:00Z" w16du:dateUtc="2026-08-28T15:25:00Z">
        <w:r w:rsidR="00C93011">
          <w:fldChar w:fldCharType="begin"/>
        </w:r>
        <w:r w:rsidR="00C93011">
          <w:instrText xml:space="preserve"> ADDIN ZOTERO_ITEM CSL_CITATION {"citationID":"HbqYHzJe","properties":{"unsorted":false,"formattedCitation":"(Evans &amp; Stanovich 2013; Kahneman 2003, 2011)","plainCitation":"(Evans &amp; Stanovich 2013; Kahneman 2003, 2011)","noteIndex":0},"citationItems":[{"i</w:instrText>
        </w:r>
        <w:r w:rsidR="00C93011">
          <w:rPr>
            <w:rFonts w:hint="eastAsia"/>
          </w:rPr>
          <w:instrText>d":167162,"uris":["http://zotero.org/users/8905122/items/MLPZAYYR"],"itemData":{"id":167162,"type":"article-journal","abstract":"</w:instrText>
        </w:r>
        <w:r w:rsidR="00C93011">
          <w:rPr>
            <w:rFonts w:hint="eastAsia"/>
          </w:rPr>
          <w:instrText>抽象的</w:instrText>
        </w:r>
        <w:r w:rsidR="00C93011">
          <w:rPr>
            <w:rFonts w:hint="eastAsia"/>
          </w:rPr>
          <w:instrText>Dual-process and dual-system theories in both cognitive and social psychology have been subjected to a number of recently p</w:instrText>
        </w:r>
        <w:r w:rsidR="00C9301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C93011">
          <w:rPr>
            <w:rFonts w:hint="eastAsia"/>
          </w:rPr>
          <w:instrText xml:space="preserve"> memory.</w:instrText>
        </w:r>
        <w:r w:rsidR="00C9301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C93011">
          <w:rPr>
            <w:rFonts w:hint="eastAsia"/>
          </w:rPr>
          <w:instrText>1</w:instrText>
        </w:r>
        <w:r w:rsidR="00C93011">
          <w:rPr>
            <w:rFonts w:hint="eastAsia"/>
          </w:rPr>
          <w:instrText>）默认产生默认反应，除非受到独特的、更高阶的推理加工（类型</w:instrText>
        </w:r>
        <w:r w:rsidR="00C93011">
          <w:rPr>
            <w:rFonts w:hint="eastAsia"/>
          </w:rPr>
          <w:instrText>2</w:instrText>
        </w:r>
        <w:r w:rsidR="00C93011">
          <w:rPr>
            <w:rFonts w:hint="eastAsia"/>
          </w:rPr>
          <w:instrText>）的干预。二者的区别在于，类型</w:instrText>
        </w:r>
        <w:r w:rsidR="00C93011">
          <w:rPr>
            <w:rFonts w:hint="eastAsia"/>
          </w:rPr>
          <w:instrText>2</w:instrText>
        </w:r>
        <w:r w:rsidR="00C93011">
          <w:rPr>
            <w:rFonts w:hint="eastAsia"/>
          </w:rPr>
          <w:instrText>加工支持假设性思维，并且会大量占用工作记忆。</w:instrText>
        </w:r>
        <w:r w:rsidR="00C93011">
          <w:instrText xml:space="preserve">","archive_location":"3296 </w:instrText>
        </w:r>
        <w:r w:rsidR="00C93011">
          <w:rPr>
            <w:rFonts w:ascii="Apple Color Emoji" w:hAnsi="Apple Color Emoji" w:cs="Apple Color Emoji"/>
          </w:rPr>
          <w:instrText>📊</w:instrText>
        </w:r>
        <w:r w:rsidR="00C93011">
          <w:instrText>","call-number":"1","container-title":"Perspectives on Psychological Science","DOI":"10.1177/1745691612460685","ISSN":"1745-6916","issue":"3","journalAbbreviation":"Perspect Psychol Sci","language":"en","note":"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rPr>
            <w:rFonts w:ascii="Apple Color Emoji" w:hAnsi="Apple Color Emoji" w:cs="Apple Color Emoji"/>
          </w:rPr>
          <w:instrText>🤖️</w:instrText>
        </w:r>
        <w:r w:rsidR="00C9301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C93011">
          <w:rPr>
            <w:rFonts w:ascii="Apple Color Emoji" w:hAnsi="Apple Color Emoji" w:cs="Apple Color Emoji"/>
          </w:rPr>
          <w:instrText>📊</w:instrText>
        </w:r>
        <w:r w:rsidR="00C93011">
          <w:instrText>","call-number":"1","container-title":"American Psychologist","DOI":"10.1037/0003-066X.58.9.697","ISSN":"1935-990X","issue":"9","language":"en","note":"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Choice Behavior</w:instrText>
        </w:r>
        <w:r w:rsidR="00C93011">
          <w:rPr>
            <w:rFonts w:hint="eastAsia"/>
          </w:rPr>
          <w:instrText>、</w:instrText>
        </w:r>
        <w:r w:rsidR="00C93011">
          <w:instrText>Decision Making</w:instrText>
        </w:r>
        <w:r w:rsidR="00C93011">
          <w:rPr>
            <w:rFonts w:hint="eastAsia"/>
          </w:rPr>
          <w:instrText>、</w:instrText>
        </w:r>
        <w:r w:rsidR="00C93011">
          <w:instrText>Judgment</w:instrText>
        </w:r>
        <w:r w:rsidR="00C93011">
          <w:rPr>
            <w:rFonts w:hint="eastAsia"/>
          </w:rPr>
          <w:instrText>、</w:instrText>
        </w:r>
        <w:r w:rsidR="00C93011">
          <w:instrText>Intuition</w:instrText>
        </w:r>
        <w:r w:rsidR="00C93011">
          <w:rPr>
            <w:rFonts w:hint="eastAsia"/>
          </w:rPr>
          <w:instrText>、</w:instrText>
        </w:r>
        <w:r w:rsidR="00C93011">
          <w:instrText>Rationality</w:instrText>
        </w:r>
        <w:r w:rsidR="00C93011">
          <w:rPr>
            <w:rFonts w:hint="eastAsia"/>
          </w:rPr>
          <w:instrText>、</w:instrText>
        </w:r>
        <w:r w:rsidR="00C9301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C93011">
          <w:rPr>
            <w:rFonts w:ascii="Apple Color Emoji" w:hAnsi="Apple Color Emoji" w:cs="Apple Color Emoji"/>
          </w:rPr>
          <w:instrText>🏷️</w:instrText>
        </w:r>
        <w:r w:rsidR="00C93011">
          <w:instrText xml:space="preserve"> /reading","title":"Thinking, fast and slow","author":[{"family":"Kahneman","given":"Daniel"}],"issued":{"date-parts":[["2011"]]}}}],"schema":"https://github.com/citation-style-language/schema/raw/master/csl-citation.json"} </w:instrText>
        </w:r>
        <w:r w:rsidR="00C93011">
          <w:fldChar w:fldCharType="separate"/>
        </w:r>
        <w:r w:rsidR="00C93011">
          <w:rPr>
            <w:noProof/>
          </w:rPr>
          <w:t>(Evans &amp; Stanovich 2013; Kahneman 2003, 2011)</w:t>
        </w:r>
        <w:r w:rsidR="00C93011">
          <w:fldChar w:fldCharType="end"/>
        </w:r>
      </w:ins>
      <w:del w:id="42" w:author="Dylan CHEN" w:date="2026-08-28T23:25:00Z" w16du:dateUtc="2026-08-28T15:25:00Z">
        <w:r w:rsidRPr="00D2526D" w:rsidDel="00C93011">
          <w:delText>(Evans &amp; Stanovich 2013; Kahneman 2003, 2011)</w:delText>
        </w:r>
      </w:del>
      <w:r w:rsidRPr="00D2526D">
        <w:t xml:space="preserve">, to </w:t>
      </w:r>
      <w:r w:rsidRPr="00D2526D">
        <w:lastRenderedPageBreak/>
        <w:t xml:space="preserve">explain why the different features of that rival are read differently and therefore bear on different 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t>
      </w:r>
      <w:ins w:id="43" w:author="Dylan CHEN" w:date="2026-08-28T23:25:00Z" w16du:dateUtc="2026-08-28T15:25:00Z">
        <w:r w:rsidR="00C93011" w:rsidRPr="00E55C5E">
          <w:rPr>
            <w:rFonts w:eastAsia="DengXian"/>
            <w:kern w:val="2"/>
            <w14:ligatures w14:val="standardContextual"/>
          </w:rPr>
          <w:fldChar w:fldCharType="begin"/>
        </w:r>
        <w:r w:rsidR="00C9301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93011" w:rsidRPr="00E55C5E">
          <w:rPr>
            <w:rFonts w:eastAsia="DengXian"/>
            <w:kern w:val="2"/>
            <w14:ligatures w14:val="standardContextual"/>
          </w:rPr>
          <w:fldChar w:fldCharType="separate"/>
        </w:r>
        <w:r w:rsidR="00C93011">
          <w:rPr>
            <w:rFonts w:eastAsia="DengXian"/>
            <w:noProof/>
            <w:kern w:val="2"/>
            <w14:ligatures w14:val="standardContextual"/>
          </w:rPr>
          <w:t>(Kabir et al. 2024)</w:t>
        </w:r>
        <w:r w:rsidR="00C93011" w:rsidRPr="00E55C5E">
          <w:rPr>
            <w:rFonts w:eastAsia="DengXian"/>
            <w:kern w:val="2"/>
            <w14:ligatures w14:val="standardContextual"/>
          </w:rPr>
          <w:fldChar w:fldCharType="end"/>
        </w:r>
      </w:ins>
      <w:del w:id="44" w:author="Dylan CHEN" w:date="2026-08-28T23:25:00Z" w16du:dateUtc="2026-08-28T15:25:00Z">
        <w:r w:rsidRPr="00D2526D" w:rsidDel="00C93011">
          <w:delText>(Kabir et al. 2024)</w:delText>
        </w:r>
      </w:del>
      <w:r w:rsidRPr="00D2526D">
        <w:t>, these features need not push the same way. The label can invite a human to step in, while the content can either crowd that human out or raise the bar the human aims to clear. Thus, the net effect depends on how these features combine.</w:t>
      </w:r>
    </w:p>
    <w:p w14:paraId="757C369C" w14:textId="44B026F4" w:rsidR="00B369E9" w:rsidRPr="00D2526D" w:rsidRDefault="00B369E9" w:rsidP="00D2526D">
      <w:pPr>
        <w:pStyle w:val="Paragraph0"/>
      </w:pPr>
      <w:r w:rsidRPr="00D2526D">
        <w:t>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w:t>
      </w:r>
      <w:del w:id="45" w:author="Dylan CHEN" w:date="2026-08-28T23:26:00Z" w16du:dateUtc="2026-08-28T15:26:00Z">
        <w:r w:rsidRPr="00D2526D" w:rsidDel="00C93011">
          <w:delText xml:space="preserve"> </w:delText>
        </w:r>
      </w:del>
      <w:del w:id="46" w:author="Dylan CHEN" w:date="2026-08-28T23:25:00Z" w16du:dateUtc="2026-08-28T15:25:00Z">
        <w:r w:rsidRPr="00D2526D" w:rsidDel="00C93011">
          <w:delText>(Kabir et al. 2024)</w:delText>
        </w:r>
      </w:del>
      <w:r w:rsidRPr="00D2526D">
        <w:t xml:space="preserve">.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740FD1D5"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w:t>
      </w:r>
      <w:del w:id="47" w:author="Dylan CHEN" w:date="2026-08-28T23:28:00Z" w16du:dateUtc="2026-08-28T15:28:00Z">
        <w:r w:rsidRPr="00D2526D" w:rsidDel="00C93011">
          <w:delText xml:space="preserve"> (Fang &amp; Zhou 2026; Shan &amp; Qiu 2026; Xue et al. 2026)</w:delText>
        </w:r>
      </w:del>
      <w:r w:rsidRPr="00D2526D">
        <w:t>.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we recommend that platforms manage the visible </w:t>
      </w:r>
      <w:r w:rsidRPr="00D2526D">
        <w:lastRenderedPageBreak/>
        <w:t>extent of AI content and the labeling of AI authorship as distinct decisions, because a platform can improve a capable internal GenAI to raise human answer quality without necessarily discouraging participation.</w:t>
      </w:r>
    </w:p>
    <w:p w14:paraId="1344DC29" w14:textId="168001D7"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ins w:id="48" w:author="Dylan CHEN" w:date="2026-08-27T15:33:00Z" w16du:dateUtc="2026-08-27T07:33:00Z">
        <w:r w:rsidR="001C20E5" w:rsidRPr="001C20E5">
          <w:t>develops the hypotheses</w:t>
        </w:r>
        <w:r w:rsidR="001C20E5">
          <w:rPr>
            <w:rFonts w:hint="eastAsia"/>
          </w:rPr>
          <w:t>.</w:t>
        </w:r>
      </w:ins>
      <w:del w:id="49" w:author="Dylan CHEN" w:date="2026-08-27T15:33:00Z" w16du:dateUtc="2026-08-27T07:33:00Z">
        <w:r w:rsidRPr="00D2526D" w:rsidDel="001C20E5">
          <w:delText>describes the research context</w:delText>
        </w:r>
      </w:del>
      <w:del w:id="50" w:author="Dylan CHEN" w:date="2026-08-27T15:34:00Z" w16du:dateUtc="2026-08-27T07:34:00Z">
        <w:r w:rsidRPr="00D2526D" w:rsidDel="001C20E5">
          <w:delText>, and</w:delText>
        </w:r>
      </w:del>
      <w:r w:rsidRPr="00D2526D">
        <w:t xml:space="preserve"> Section 4 </w:t>
      </w:r>
      <w:ins w:id="51" w:author="Dylan CHEN" w:date="2026-08-27T15:34:00Z" w16du:dateUtc="2026-08-27T07:34:00Z">
        <w:r w:rsidR="001C20E5" w:rsidRPr="00D2526D">
          <w:t>describes the research context</w:t>
        </w:r>
      </w:ins>
      <w:del w:id="52" w:author="Dylan CHEN" w:date="2026-08-27T15:34:00Z" w16du:dateUtc="2026-08-27T07:34:00Z">
        <w:r w:rsidRPr="00D2526D" w:rsidDel="001C20E5">
          <w:delText>develops the hypotheses</w:delText>
        </w:r>
      </w:del>
      <w:r w:rsidRPr="00D2526D">
        <w:t>. Section 5 presents the empirical strategy, Section 6 reports the results and mechanism tests, and Section 7 discusses the findings, their limitations, and their implications.</w:t>
      </w:r>
      <w:bookmarkEnd w:id="25"/>
    </w:p>
    <w:p w14:paraId="54DB66C0" w14:textId="446C8C08" w:rsidR="00F40939" w:rsidRPr="00015210" w:rsidRDefault="00F40939" w:rsidP="0057336B">
      <w:pPr>
        <w:pStyle w:val="Heading1"/>
      </w:pPr>
      <w:bookmarkStart w:id="53" w:name="OLE_LINK13"/>
      <w:r w:rsidRPr="00015210">
        <w:t>Literature Review</w:t>
      </w:r>
    </w:p>
    <w:p w14:paraId="1B2AC68D" w14:textId="38FDFDC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ins w:id="54" w:author="Prof. LIU Ben" w:date="2026-08-29T23:03:00Z" w16du:dateUtc="2026-08-29T15:03:00Z">
        <w:r w:rsidR="007F6CCB">
          <w:t>plays</w:t>
        </w:r>
      </w:ins>
      <w:del w:id="55" w:author="Prof. LIU Ben" w:date="2026-08-29T23:03:00Z" w16du:dateUtc="2026-08-29T15:03:00Z">
        <w:r w:rsidRPr="00D2526D" w:rsidDel="007F6CCB">
          <w:delText>occupies</w:delText>
        </w:r>
      </w:del>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53"/>
    </w:p>
    <w:p w14:paraId="530FD548" w14:textId="09E78378" w:rsidR="00E912B4" w:rsidRPr="00015210" w:rsidRDefault="00E912B4" w:rsidP="00E912B4">
      <w:pPr>
        <w:pStyle w:val="TableFiguretitle"/>
      </w:pPr>
      <w:bookmarkStart w:id="56" w:name="_Ref177391594"/>
      <w:bookmarkStart w:id="57" w:name="_Ref177391587"/>
      <w:r w:rsidRPr="00015210">
        <w:lastRenderedPageBreak/>
        <w:t xml:space="preserve">Table </w:t>
      </w:r>
      <w:fldSimple w:instr=" SEQ Table \* ARABIC ">
        <w:r w:rsidR="00A63032">
          <w:rPr>
            <w:noProof/>
          </w:rPr>
          <w:t>1</w:t>
        </w:r>
      </w:fldSimple>
      <w:bookmarkEnd w:id="56"/>
      <w:r w:rsidRPr="00015210">
        <w:t xml:space="preserve">. </w:t>
      </w:r>
      <w:bookmarkEnd w:id="57"/>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58"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59">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60"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61"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62"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63"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64"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65"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66"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67"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68"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6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7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7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7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7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74" w:author="Dylan CHEN" w:date="2026-08-27T17:00:00Z" w16du:dateUtc="2026-08-27T09:00:00Z">
              <w:r w:rsidRPr="00015210">
                <w:rPr>
                  <w:color w:val="000000"/>
                  <w:sz w:val="18"/>
                  <w:szCs w:val="18"/>
                </w:rPr>
                <w:t>No</w:t>
              </w:r>
            </w:ins>
            <w:del w:id="7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7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77"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7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79"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8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8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8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8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8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85" w:author="Dylan CHEN" w:date="2026-08-27T17:00:00Z" w16du:dateUtc="2026-08-27T09:00:00Z">
              <w:r w:rsidRPr="00015210">
                <w:rPr>
                  <w:color w:val="000000"/>
                  <w:sz w:val="18"/>
                  <w:szCs w:val="18"/>
                </w:rPr>
                <w:t>No</w:t>
              </w:r>
            </w:ins>
            <w:del w:id="86"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8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88" w:author="Dylan CHEN" w:date="2026-08-29T09:38:00Z" w16du:dateUtc="2026-08-29T01:38:00Z">
                  <w:rPr>
                    <w:color w:val="000000"/>
                    <w:sz w:val="18"/>
                    <w:szCs w:val="18"/>
                  </w:rPr>
                </w:rPrChange>
              </w:rPr>
            </w:pPr>
            <w:r w:rsidRPr="003A5BA2">
              <w:rPr>
                <w:b/>
                <w:bCs/>
                <w:color w:val="000000"/>
                <w:sz w:val="18"/>
                <w:szCs w:val="18"/>
                <w:rPrChange w:id="89"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9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9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9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9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9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9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9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97" w:author="Dylan CHEN" w:date="2026-08-27T17:00:00Z" w16du:dateUtc="2026-08-27T09:00:00Z">
              <w:r w:rsidRPr="00015210">
                <w:rPr>
                  <w:color w:val="000000"/>
                  <w:sz w:val="18"/>
                  <w:szCs w:val="18"/>
                </w:rPr>
                <w:t>No</w:t>
              </w:r>
            </w:ins>
            <w:del w:id="9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9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100"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10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02"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103"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10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10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0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0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10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109" w:author="Dylan CHEN" w:date="2026-08-27T17:00:00Z" w16du:dateUtc="2026-08-27T09:00:00Z">
              <w:r w:rsidRPr="00015210">
                <w:rPr>
                  <w:color w:val="000000"/>
                  <w:sz w:val="18"/>
                  <w:szCs w:val="18"/>
                </w:rPr>
                <w:t>No</w:t>
              </w:r>
            </w:ins>
            <w:del w:id="11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1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112"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11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11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1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11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1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1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1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120" w:author="Dylan CHEN" w:date="2026-08-27T17:00:00Z" w16du:dateUtc="2026-08-27T09:00:00Z">
              <w:r w:rsidRPr="00015210">
                <w:rPr>
                  <w:color w:val="000000"/>
                  <w:sz w:val="18"/>
                  <w:szCs w:val="18"/>
                </w:rPr>
                <w:t>No</w:t>
              </w:r>
            </w:ins>
            <w:del w:id="121"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2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123" w:author="Dylan CHEN" w:date="2026-08-29T09:38:00Z" w16du:dateUtc="2026-08-29T01:38:00Z">
                  <w:rPr>
                    <w:color w:val="000000"/>
                    <w:sz w:val="18"/>
                    <w:szCs w:val="18"/>
                  </w:rPr>
                </w:rPrChange>
              </w:rPr>
            </w:pPr>
            <w:r w:rsidRPr="003A5BA2">
              <w:rPr>
                <w:b/>
                <w:bCs/>
                <w:color w:val="000000"/>
                <w:sz w:val="18"/>
                <w:szCs w:val="18"/>
                <w:rPrChange w:id="124"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2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126"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2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12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2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3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3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132" w:author="Dylan CHEN" w:date="2026-08-27T17:00:00Z" w16du:dateUtc="2026-08-27T09:00:00Z">
              <w:r w:rsidRPr="00015210">
                <w:rPr>
                  <w:color w:val="000000"/>
                  <w:sz w:val="18"/>
                  <w:szCs w:val="18"/>
                </w:rPr>
                <w:t>No</w:t>
              </w:r>
            </w:ins>
            <w:del w:id="13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3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135" w:author="Dylan CHEN" w:date="2026-08-29T09:38:00Z" w16du:dateUtc="2026-08-29T01:38:00Z">
                  <w:rPr>
                    <w:color w:val="000000"/>
                    <w:sz w:val="18"/>
                    <w:szCs w:val="18"/>
                  </w:rPr>
                </w:rPrChange>
              </w:rPr>
            </w:pPr>
            <w:r w:rsidRPr="003A5BA2">
              <w:rPr>
                <w:b/>
                <w:bCs/>
                <w:color w:val="000000"/>
                <w:sz w:val="18"/>
                <w:szCs w:val="18"/>
                <w:rPrChange w:id="136"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3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138"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139" w:author="Dylan CHEN" w:date="2026-08-29T09:37:00Z" w16du:dateUtc="2026-08-29T01:37:00Z"/>
                <w:color w:val="000000"/>
                <w:sz w:val="18"/>
                <w:szCs w:val="18"/>
              </w:rPr>
            </w:pPr>
            <w:ins w:id="140"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141" w:author="Dylan CHEN" w:date="2026-08-29T09:37:00Z" w16du:dateUtc="2026-08-29T01:37:00Z"/>
                <w:color w:val="000000"/>
                <w:sz w:val="18"/>
                <w:szCs w:val="18"/>
              </w:rPr>
            </w:pPr>
            <w:ins w:id="142"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143" w:author="Dylan CHEN" w:date="2026-08-29T09:37:00Z" w16du:dateUtc="2026-08-29T01:37:00Z"/>
                <w:color w:val="000000"/>
                <w:sz w:val="18"/>
                <w:szCs w:val="18"/>
              </w:rPr>
            </w:pPr>
            <w:ins w:id="144"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145" w:author="Dylan CHEN" w:date="2026-08-29T09:37:00Z" w16du:dateUtc="2026-08-29T01:37:00Z"/>
                <w:color w:val="000000"/>
                <w:sz w:val="18"/>
                <w:szCs w:val="18"/>
              </w:rPr>
            </w:pPr>
            <w:ins w:id="146"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147" w:author="Dylan CHEN" w:date="2026-08-29T09:37:00Z" w16du:dateUtc="2026-08-29T01:37:00Z"/>
                <w:color w:val="000000"/>
                <w:sz w:val="18"/>
                <w:szCs w:val="18"/>
              </w:rPr>
            </w:pPr>
            <w:ins w:id="148"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149" w:author="Dylan CHEN" w:date="2026-08-29T09:37:00Z" w16du:dateUtc="2026-08-29T01:37:00Z"/>
                <w:b/>
                <w:bCs/>
                <w:color w:val="000000"/>
                <w:sz w:val="18"/>
                <w:szCs w:val="18"/>
                <w:rPrChange w:id="150" w:author="Dylan CHEN" w:date="2026-08-29T09:38:00Z" w16du:dateUtc="2026-08-29T01:38:00Z">
                  <w:rPr>
                    <w:ins w:id="151" w:author="Dylan CHEN" w:date="2026-08-29T09:37:00Z" w16du:dateUtc="2026-08-29T01:37:00Z"/>
                    <w:color w:val="000000"/>
                    <w:sz w:val="18"/>
                    <w:szCs w:val="18"/>
                  </w:rPr>
                </w:rPrChange>
              </w:rPr>
            </w:pPr>
            <w:ins w:id="152" w:author="Dylan CHEN" w:date="2026-08-29T09:37:00Z" w16du:dateUtc="2026-08-29T01:37:00Z">
              <w:r w:rsidRPr="003A5BA2">
                <w:rPr>
                  <w:b/>
                  <w:bCs/>
                  <w:color w:val="000000"/>
                  <w:sz w:val="18"/>
                  <w:szCs w:val="18"/>
                  <w:rPrChange w:id="153"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154"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155"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156"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157"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158"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159"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160"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161"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162"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163"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16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16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16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16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17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17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172"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173" w:author="Dylan CHEN" w:date="2026-08-29T09:36:00Z"/>
          <w:trPrChange w:id="174"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175"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176" w:author="Dylan CHEN" w:date="2026-08-29T09:36:00Z" w16du:dateUtc="2026-08-29T01:36:00Z"/>
                <w:color w:val="000000"/>
                <w:sz w:val="18"/>
                <w:szCs w:val="18"/>
              </w:rPr>
            </w:pPr>
            <w:ins w:id="177"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178"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179" w:author="Dylan CHEN" w:date="2026-08-29T09:36:00Z" w16du:dateUtc="2026-08-29T01:36:00Z"/>
                <w:color w:val="000000"/>
                <w:sz w:val="18"/>
                <w:szCs w:val="18"/>
              </w:rPr>
            </w:pPr>
            <w:ins w:id="180"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181"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182" w:author="Dylan CHEN" w:date="2026-08-29T09:36:00Z" w16du:dateUtc="2026-08-29T01:36:00Z"/>
                <w:color w:val="000000"/>
                <w:sz w:val="18"/>
                <w:szCs w:val="18"/>
              </w:rPr>
            </w:pPr>
            <w:ins w:id="183"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184"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185" w:author="Dylan CHEN" w:date="2026-08-29T09:36:00Z" w16du:dateUtc="2026-08-29T01:36:00Z"/>
                <w:color w:val="000000"/>
                <w:sz w:val="18"/>
                <w:szCs w:val="18"/>
              </w:rPr>
            </w:pPr>
            <w:ins w:id="186"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187"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188" w:author="Dylan CHEN" w:date="2026-08-29T09:36:00Z" w16du:dateUtc="2026-08-29T01:36:00Z"/>
                <w:color w:val="000000"/>
                <w:sz w:val="18"/>
                <w:szCs w:val="18"/>
              </w:rPr>
            </w:pPr>
            <w:ins w:id="189"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19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191"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192"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193" w:author="Dylan CHEN" w:date="2026-08-29T09:36:00Z" w16du:dateUtc="2026-08-29T01:36:00Z"/>
                <w:color w:val="000000"/>
                <w:sz w:val="18"/>
                <w:szCs w:val="18"/>
              </w:rPr>
            </w:pPr>
            <w:ins w:id="194" w:author="Dylan CHEN" w:date="2026-08-29T09:36:00Z" w16du:dateUtc="2026-08-29T01:36:00Z">
              <w:r w:rsidRPr="003A5BA2">
                <w:rPr>
                  <w:b/>
                  <w:bCs/>
                  <w:color w:val="000000"/>
                  <w:sz w:val="18"/>
                  <w:szCs w:val="18"/>
                  <w:rPrChange w:id="195"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196"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19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19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9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0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20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0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20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0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20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20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1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1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212" w:author="Dylan CHEN" w:date="2026-08-29T09:38:00Z" w16du:dateUtc="2026-08-29T01:38:00Z">
                  <w:rPr>
                    <w:color w:val="000000"/>
                    <w:sz w:val="18"/>
                    <w:szCs w:val="18"/>
                  </w:rPr>
                </w:rPrChange>
              </w:rPr>
            </w:pPr>
            <w:r w:rsidRPr="003A5BA2">
              <w:rPr>
                <w:b/>
                <w:bCs/>
                <w:color w:val="000000"/>
                <w:sz w:val="18"/>
                <w:szCs w:val="18"/>
                <w:rPrChange w:id="213"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21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21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21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1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2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221"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22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223"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224"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2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22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22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22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22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3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23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232" w:author="Dylan CHEN" w:date="2026-08-29T09:38:00Z" w16du:dateUtc="2026-08-29T01:38:00Z">
                  <w:rPr>
                    <w:color w:val="000000"/>
                    <w:sz w:val="18"/>
                    <w:szCs w:val="18"/>
                  </w:rPr>
                </w:rPrChange>
              </w:rPr>
            </w:pPr>
            <w:r w:rsidRPr="003A5BA2">
              <w:rPr>
                <w:b/>
                <w:bCs/>
                <w:color w:val="000000"/>
                <w:sz w:val="18"/>
                <w:szCs w:val="18"/>
                <w:rPrChange w:id="233"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234"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3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23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23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23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23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4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24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242" w:author="Dylan CHEN" w:date="2026-08-29T09:38:00Z" w16du:dateUtc="2026-08-29T01:38:00Z">
                  <w:rPr>
                    <w:color w:val="000000"/>
                    <w:sz w:val="18"/>
                    <w:szCs w:val="18"/>
                  </w:rPr>
                </w:rPrChange>
              </w:rPr>
            </w:pPr>
            <w:r w:rsidRPr="003A5BA2">
              <w:rPr>
                <w:b/>
                <w:bCs/>
                <w:color w:val="000000"/>
                <w:sz w:val="18"/>
                <w:szCs w:val="18"/>
                <w:rPrChange w:id="243" w:author="Dylan CHEN" w:date="2026-08-29T09:38:00Z" w16du:dateUtc="2026-08-29T01:38:00Z">
                  <w:rPr>
                    <w:color w:val="000000"/>
                    <w:sz w:val="18"/>
                    <w:szCs w:val="18"/>
                  </w:rPr>
                </w:rPrChange>
              </w:rPr>
              <w:t>−</w:t>
            </w:r>
          </w:p>
        </w:tc>
      </w:tr>
    </w:tbl>
    <w:p w14:paraId="10D89AB3" w14:textId="2FAB932C"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53094CF"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244"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245"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246"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247"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248"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249" w:author="Dylan CHEN" w:date="2026-08-29T09:35:00Z" w16du:dateUtc="2026-08-29T01:35:00Z">
        <w:r w:rsidR="003A5BA2" w:rsidRPr="003A5BA2">
          <w:t xml:space="preserve">Consistent with </w:t>
        </w:r>
      </w:ins>
      <w:ins w:id="250"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251"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252"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253"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w:t>
      </w:r>
      <w:ins w:id="254" w:author="Prof. LIU Ben" w:date="2026-08-29T23:06:00Z" w16du:dateUtc="2026-08-29T15:06:00Z">
        <w:r w:rsidR="007F6CCB">
          <w:t>results</w:t>
        </w:r>
      </w:ins>
      <w:del w:id="255" w:author="Prof. LIU Ben" w:date="2026-08-29T23:06:00Z" w16du:dateUtc="2026-08-29T15:06:00Z">
        <w:r w:rsidRPr="00D2526D" w:rsidDel="007F6CCB">
          <w:delText>stems</w:delText>
        </w:r>
      </w:del>
      <w:r w:rsidRPr="00D2526D">
        <w:t xml:space="preserve"> primarily from the fact that simpler questions are now answered by ChatGPT. Consequently, the remaining questions tend to be more complex and higher-quality </w:t>
      </w:r>
      <w:ins w:id="256"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257" w:author="Dylan CHEN" w:date="2026-08-28T22:45:00Z" w16du:dateUtc="2026-08-28T14:45:00Z">
        <w:r w:rsidRPr="00D2526D" w:rsidDel="00901910">
          <w:delText>(Quinn &amp; Gutt 2025; Sanatizadeh et al. 2025; Xue et al. 2026)</w:delText>
        </w:r>
      </w:del>
      <w:r w:rsidRPr="00D2526D">
        <w:t>. In this stream</w:t>
      </w:r>
      <w:ins w:id="258" w:author="Prof. LIU Ben" w:date="2026-08-29T23:06:00Z" w16du:dateUtc="2026-08-29T15:06:00Z">
        <w:r w:rsidR="007F6CCB">
          <w:t>,</w:t>
        </w:r>
      </w:ins>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259"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260"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2B1F90"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ins w:id="261" w:author="Prof. LIU Ben" w:date="2026-08-29T23:08:00Z" w16du:dateUtc="2026-08-29T15:08:00Z">
        <w:r w:rsidR="007F6CCB">
          <w:t>, that is , h</w:t>
        </w:r>
      </w:ins>
      <w:del w:id="262" w:author="Prof. LIU Ben" w:date="2026-08-29T23:08:00Z" w16du:dateUtc="2026-08-29T15:08:00Z">
        <w:r w:rsidRPr="00015210" w:rsidDel="007F6CCB">
          <w:delText xml:space="preserve">: </w:delText>
        </w:r>
      </w:del>
      <w:del w:id="263" w:author="Prof. LIU Ben" w:date="2026-08-29T23:07:00Z" w16du:dateUtc="2026-08-29T15:07:00Z">
        <w:r w:rsidRPr="00015210" w:rsidDel="007F6CCB">
          <w:delText>h</w:delText>
        </w:r>
      </w:del>
      <w:r w:rsidRPr="00015210">
        <w:t>uman and AI work together in a single answering process. Several studies find that this raises answer supply</w:t>
      </w:r>
      <w:r w:rsidR="006C29A2" w:rsidRPr="00015210">
        <w:t xml:space="preserve"> </w:t>
      </w:r>
      <w:ins w:id="264"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265"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266"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267"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268"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269"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96500B" w:rsidRDefault="0096500B">
      <w:pPr>
        <w:pStyle w:val="Paragraph0"/>
        <w:rPr>
          <w:ins w:id="270" w:author="Prof. LIU Ben" w:date="2026-08-29T23:19:00Z" w16du:dateUtc="2026-08-29T15:19:00Z"/>
          <w:rPrChange w:id="271" w:author="Prof. LIU Ben" w:date="2026-08-29T23:19:00Z" w16du:dateUtc="2026-08-29T15:19:00Z">
            <w:rPr>
              <w:ins w:id="272" w:author="Prof. LIU Ben" w:date="2026-08-29T23:19:00Z" w16du:dateUtc="2026-08-29T15:19:00Z"/>
              <w:color w:val="000000"/>
            </w:rPr>
          </w:rPrChange>
        </w:rPr>
        <w:pPrChange w:id="273" w:author="Prof. LIU Ben" w:date="2026-08-29T23:19:00Z" w16du:dateUtc="2026-08-29T15:19:00Z">
          <w:pPr>
            <w:spacing w:before="100" w:beforeAutospacing="1" w:after="100" w:afterAutospacing="1"/>
          </w:pPr>
        </w:pPrChange>
      </w:pPr>
      <w:ins w:id="274" w:author="Prof. LIU Ben" w:date="2026-08-29T23:19:00Z" w16du:dateUtc="2026-08-29T15:19:00Z">
        <w:r w:rsidRPr="0096500B">
          <w:rPr>
            <w:rPrChange w:id="275" w:author="Prof. LIU Ben" w:date="2026-08-29T23:19:00Z" w16du:dateUtc="2026-08-29T15:19:00Z">
              <w:rPr>
                <w:color w:val="000000"/>
              </w:rPr>
            </w:rPrChange>
          </w:rPr>
          <w:t>A third and smaller stream examines GenAI that posts answers under its own explicit label, alongside human contributors, on the same questions. Here GenAI acts as a competitor to the human answerer, because it contends for the same viewers</w:t>
        </w:r>
        <w:r>
          <w:t>’</w:t>
        </w:r>
        <w:r w:rsidRPr="0096500B">
          <w:rPr>
            <w:rPrChange w:id="276" w:author="Prof. LIU Ben" w:date="2026-08-29T23:19:00Z" w16du:dateUtc="2026-08-29T15:19:00Z">
              <w:rPr>
                <w:color w:val="000000"/>
              </w:rPr>
            </w:rPrChange>
          </w:rPr>
          <w:t xml:space="preserve"> attention, and both the source and the content of its contribution are visible. To date, only Su et al. (2025) have examined this configuration empirically. Studying Quora</w:t>
        </w:r>
        <w:r>
          <w:t>’</w:t>
        </w:r>
        <w:r w:rsidRPr="0096500B">
          <w:rPr>
            <w:rPrChange w:id="277" w:author="Prof. LIU Ben" w:date="2026-08-29T23:19:00Z" w16du:dateUtc="2026-08-29T15:19:00Z">
              <w:rPr>
                <w:color w:val="000000"/>
              </w:rPr>
            </w:rPrChange>
          </w:rPr>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ins>
      <w:ins w:id="278" w:author="Prof. LIU Ben" w:date="2026-08-29T23:20:00Z" w16du:dateUtc="2026-08-29T15:20:00Z">
        <w:r w:rsidR="00F17901">
          <w:t>nature</w:t>
        </w:r>
      </w:ins>
      <w:ins w:id="279" w:author="Prof. LIU Ben" w:date="2026-08-29T23:19:00Z" w16du:dateUtc="2026-08-29T15:19:00Z">
        <w:r w:rsidRPr="0096500B">
          <w:rPr>
            <w:rPrChange w:id="280" w:author="Prof. LIU Ben" w:date="2026-08-29T23:19:00Z" w16du:dateUtc="2026-08-29T15:19:00Z">
              <w:rPr>
                <w:color w:val="000000"/>
              </w:rPr>
            </w:rPrChange>
          </w:rPr>
          <w:t xml:space="preserve"> of the effect.</w:t>
        </w:r>
      </w:ins>
    </w:p>
    <w:p w14:paraId="68A223A5" w14:textId="1E97FAC6" w:rsidR="00F17901" w:rsidRPr="00F17901" w:rsidRDefault="00F17901">
      <w:pPr>
        <w:pStyle w:val="Paragraph0"/>
        <w:rPr>
          <w:ins w:id="281" w:author="Prof. LIU Ben" w:date="2026-08-29T23:20:00Z" w16du:dateUtc="2026-08-29T15:20:00Z"/>
          <w:rPrChange w:id="282" w:author="Prof. LIU Ben" w:date="2026-08-29T23:20:00Z" w16du:dateUtc="2026-08-29T15:20:00Z">
            <w:rPr>
              <w:ins w:id="283" w:author="Prof. LIU Ben" w:date="2026-08-29T23:20:00Z" w16du:dateUtc="2026-08-29T15:20:00Z"/>
              <w:color w:val="000000"/>
            </w:rPr>
          </w:rPrChange>
        </w:rPr>
        <w:pPrChange w:id="284" w:author="Prof. LIU Ben" w:date="2026-08-29T23:20:00Z" w16du:dateUtc="2026-08-29T15:20:00Z">
          <w:pPr>
            <w:spacing w:before="100" w:beforeAutospacing="1" w:after="100" w:afterAutospacing="1"/>
          </w:pPr>
        </w:pPrChange>
      </w:pPr>
      <w:ins w:id="285" w:author="Prof. LIU Ben" w:date="2026-08-29T23:20:00Z" w16du:dateUtc="2026-08-29T15:20:00Z">
        <w:r w:rsidRPr="00F17901">
          <w:rPr>
            <w:rPrChange w:id="286" w:author="Prof. LIU Ben" w:date="2026-08-29T23:20:00Z" w16du:dateUtc="2026-08-29T15:20:00Z">
              <w:rPr>
                <w:color w:val="000000"/>
              </w:rPr>
            </w:rPrChange>
          </w:rPr>
          <w:t xml:space="preserve">The first is </w:t>
        </w:r>
        <w:r w:rsidRPr="00F17901">
          <w:rPr>
            <w:i/>
            <w:iCs/>
            <w:rPrChange w:id="287" w:author="Prof. LIU Ben" w:date="2026-08-29T23:20:00Z" w16du:dateUtc="2026-08-29T15:20:00Z">
              <w:rPr>
                <w:color w:val="000000"/>
              </w:rPr>
            </w:rPrChange>
          </w:rPr>
          <w:t>timing</w:t>
        </w:r>
        <w:r w:rsidRPr="00F17901">
          <w:rPr>
            <w:rPrChange w:id="288" w:author="Prof. LIU Ben" w:date="2026-08-29T23:20:00Z" w16du:dateUtc="2026-08-29T15:20:00Z">
              <w:rPr>
                <w:color w:val="000000"/>
              </w:rPr>
            </w:rPrChange>
          </w:rPr>
          <w:t xml:space="preserve">. </w:t>
        </w:r>
      </w:ins>
      <w:ins w:id="289" w:author="Prof. LIU Ben" w:date="2026-08-29T23:21:00Z" w16du:dateUtc="2026-08-29T15:21:00Z">
        <w:r>
          <w:t>T</w:t>
        </w:r>
      </w:ins>
      <w:ins w:id="290" w:author="Prof. LIU Ben" w:date="2026-08-29T23:20:00Z" w16du:dateUtc="2026-08-29T15:20:00Z">
        <w:r w:rsidRPr="00F17901">
          <w:rPr>
            <w:rPrChange w:id="291" w:author="Prof. LIU Ben" w:date="2026-08-29T23:20:00Z" w16du:dateUtc="2026-08-29T15:20:00Z">
              <w:rPr>
                <w:color w:val="000000"/>
              </w:rPr>
            </w:rPrChange>
          </w:rPr>
          <w:t>he AI answer is introduced long after the original question was posted (among questions receiving one, average pre-policy tenure is roughly 49 months)</w:t>
        </w:r>
      </w:ins>
      <w:ins w:id="292" w:author="Prof. LIU Ben" w:date="2026-08-29T23:21:00Z" w16du:dateUtc="2026-08-29T15:21:00Z">
        <w:r>
          <w:t xml:space="preserve"> and </w:t>
        </w:r>
      </w:ins>
      <w:ins w:id="293" w:author="Prof. LIU Ben" w:date="2026-08-29T23:20:00Z" w16du:dateUtc="2026-08-29T15:20:00Z">
        <w:r w:rsidRPr="00F17901">
          <w:rPr>
            <w:rPrChange w:id="294" w:author="Prof. LIU Ben" w:date="2026-08-29T23:20:00Z" w16du:dateUtc="2026-08-29T15:20:00Z">
              <w:rPr>
                <w:color w:val="000000"/>
              </w:rPr>
            </w:rPrChange>
          </w:rPr>
          <w:t>at least one human answer is already present.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ins>
    </w:p>
    <w:p w14:paraId="536EC3ED" w14:textId="7C91F384" w:rsidR="00B369E9" w:rsidRPr="00D2526D" w:rsidDel="0096500B" w:rsidRDefault="00B369E9" w:rsidP="0096500B">
      <w:pPr>
        <w:pStyle w:val="Paragraph0"/>
        <w:rPr>
          <w:del w:id="295" w:author="Prof. LIU Ben" w:date="2026-08-29T23:18:00Z" w16du:dateUtc="2026-08-29T15:18:00Z"/>
        </w:rPr>
      </w:pPr>
      <w:del w:id="296" w:author="Prof. LIU Ben" w:date="2026-08-29T23:18:00Z" w16du:dateUtc="2026-08-29T15:18:00Z">
        <w:r w:rsidRPr="00D2526D" w:rsidDel="0096500B">
          <w:lastRenderedPageBreak/>
          <w:delText>A third and</w:delText>
        </w:r>
      </w:del>
      <w:del w:id="297" w:author="Prof. LIU Ben" w:date="2026-08-29T23:09:00Z" w16du:dateUtc="2026-08-29T15:09:00Z">
        <w:r w:rsidRPr="00D2526D" w:rsidDel="007F6CCB">
          <w:delText xml:space="preserve"> much </w:delText>
        </w:r>
      </w:del>
      <w:del w:id="298" w:author="Prof. LIU Ben" w:date="2026-08-29T23:18:00Z" w16du:dateUtc="2026-08-29T15:18:00Z">
        <w:r w:rsidRPr="00D2526D" w:rsidDel="0096500B">
          <w:delText xml:space="preserve">smaller stream examines </w:delText>
        </w:r>
        <w:r w:rsidDel="0096500B">
          <w:rPr>
            <w:rFonts w:hint="eastAsia"/>
          </w:rPr>
          <w:delText>Gen</w:delText>
        </w:r>
        <w:r w:rsidRPr="00D2526D" w:rsidDel="0096500B">
          <w:delText xml:space="preserve">AI that posts answers under its own explicit label, alongside human contributors, on the same questions. Here </w:delText>
        </w:r>
        <w:r w:rsidDel="0096500B">
          <w:rPr>
            <w:rFonts w:hint="eastAsia"/>
          </w:rPr>
          <w:delText>Gen</w:delText>
        </w:r>
        <w:r w:rsidRPr="00D2526D" w:rsidDel="0096500B">
          <w:delText xml:space="preserve">AI is a competitor to the </w:delText>
        </w:r>
        <w:r w:rsidRPr="00D2526D" w:rsidDel="0096500B">
          <w:rPr>
            <w:i/>
            <w:iCs/>
          </w:rPr>
          <w:delText>human answerer</w:delText>
        </w:r>
        <w:r w:rsidRPr="00D2526D" w:rsidDel="0096500B">
          <w:delText>, competing for the same viewers</w:delText>
        </w:r>
        <w:r w:rsidDel="0096500B">
          <w:delText>’</w:delText>
        </w:r>
        <w:r w:rsidRPr="00D2526D" w:rsidDel="0096500B">
          <w:delText xml:space="preserve"> attention, and both the source and the content of its contribution are visible. Only Su et al. (2025) ha</w:delText>
        </w:r>
        <w:r w:rsidRPr="00D2526D" w:rsidDel="0096500B">
          <w:rPr>
            <w:rFonts w:hint="eastAsia"/>
          </w:rPr>
          <w:delText>s</w:delText>
        </w:r>
      </w:del>
      <w:ins w:id="299" w:author="Dylan CHEN" w:date="2026-08-27T17:06:00Z" w16du:dateUtc="2026-08-27T09:06:00Z">
        <w:del w:id="300" w:author="Prof. LIU Ben" w:date="2026-08-29T23:18:00Z" w16du:dateUtc="2026-08-29T15:18:00Z">
          <w:r w:rsidR="00190B9B" w:rsidDel="0096500B">
            <w:rPr>
              <w:rFonts w:hint="eastAsia"/>
            </w:rPr>
            <w:delText>ve</w:delText>
          </w:r>
        </w:del>
      </w:ins>
      <w:del w:id="301" w:author="Prof. LIU Ben" w:date="2026-08-29T23:18:00Z" w16du:dateUtc="2026-08-29T15:18:00Z">
        <w:r w:rsidRPr="00D2526D" w:rsidDel="0096500B">
          <w:delText xml:space="preserve"> examined this configuration empirically. Studying Quora</w:delText>
        </w:r>
        <w:r w:rsidDel="0096500B">
          <w:delText>’</w:delText>
        </w:r>
        <w:r w:rsidRPr="00D2526D" w:rsidDel="0096500B">
          <w:delText>s deployment of Sage, they report positive effects on human contribution, including increases in the number and length of answers. Two features of their setting d</w:delText>
        </w:r>
        <w:r w:rsidDel="0096500B">
          <w:rPr>
            <w:rFonts w:hint="eastAsia"/>
          </w:rPr>
          <w:delText>iffer</w:delText>
        </w:r>
        <w:r w:rsidRPr="00D2526D" w:rsidDel="0096500B">
          <w:delText xml:space="preserve"> from</w:delText>
        </w:r>
        <w:r w:rsidDel="0096500B">
          <w:rPr>
            <w:rFonts w:hint="eastAsia"/>
          </w:rPr>
          <w:delText xml:space="preserve"> a </w:delText>
        </w:r>
        <w:r w:rsidDel="0096500B">
          <w:delText>“</w:delText>
        </w:r>
        <w:r w:rsidRPr="00D2526D" w:rsidDel="0096500B">
          <w:delText>competit</w:delText>
        </w:r>
        <w:r w:rsidDel="0096500B">
          <w:rPr>
            <w:rFonts w:hint="eastAsia"/>
          </w:rPr>
          <w:delText>ion</w:delText>
        </w:r>
        <w:r w:rsidDel="0096500B">
          <w:delText>”</w:delText>
        </w:r>
        <w:r w:rsidRPr="00D2526D" w:rsidDel="0096500B">
          <w:delText xml:space="preserve"> configuration in ways that plausibly determine the sign of the effect. First, </w:delText>
        </w:r>
        <w:r w:rsidRPr="00D2526D" w:rsidDel="0096500B">
          <w:rPr>
            <w:i/>
            <w:iCs/>
          </w:rPr>
          <w:delText>timing</w:delText>
        </w:r>
        <w:r w:rsidRPr="00D2526D" w:rsidDel="0096500B">
          <w:delText xml:space="preserve">: </w:delText>
        </w:r>
      </w:del>
      <w:ins w:id="302" w:author="Dylan CHEN" w:date="2026-08-27T18:08:00Z" w16du:dateUtc="2026-08-27T10:08:00Z">
        <w:del w:id="303" w:author="Prof. LIU Ben" w:date="2026-08-29T23:18:00Z" w16du:dateUtc="2026-08-29T15:18:00Z">
          <w:r w:rsidR="00CB7D1A" w:rsidDel="0096500B">
            <w:rPr>
              <w:rFonts w:hint="eastAsia"/>
            </w:rPr>
            <w:delText>their</w:delText>
          </w:r>
        </w:del>
      </w:ins>
      <w:ins w:id="304" w:author="Dylan CHEN" w:date="2026-08-27T18:07:00Z" w16du:dateUtc="2026-08-27T10:07:00Z">
        <w:del w:id="305" w:author="Prof. LIU Ben" w:date="2026-08-29T23:18:00Z" w16du:dateUtc="2026-08-29T15:18:00Z">
          <w:r w:rsidR="00453AAA" w:rsidRPr="00453AAA" w:rsidDel="0096500B">
            <w:delText xml:space="preserve"> AI answer is introduced </w:delText>
          </w:r>
        </w:del>
      </w:ins>
      <w:ins w:id="306" w:author="Dylan CHEN" w:date="2026-08-27T18:18:00Z" w16du:dateUtc="2026-08-27T10:18:00Z">
        <w:del w:id="307" w:author="Prof. LIU Ben" w:date="2026-08-29T23:10:00Z" w16du:dateUtc="2026-08-29T15:10:00Z">
          <w:r w:rsidR="00F85D5A" w:rsidDel="0096500B">
            <w:rPr>
              <w:rFonts w:hint="eastAsia"/>
            </w:rPr>
            <w:delText>years</w:delText>
          </w:r>
        </w:del>
        <w:del w:id="308" w:author="Prof. LIU Ben" w:date="2026-08-29T23:18:00Z" w16du:dateUtc="2026-08-29T15:18:00Z">
          <w:r w:rsidR="00F85D5A" w:rsidDel="0096500B">
            <w:rPr>
              <w:rFonts w:hint="eastAsia"/>
            </w:rPr>
            <w:delText xml:space="preserve"> </w:delText>
          </w:r>
        </w:del>
      </w:ins>
      <w:ins w:id="309" w:author="Dylan CHEN" w:date="2026-08-27T18:07:00Z" w16du:dateUtc="2026-08-27T10:07:00Z">
        <w:del w:id="310" w:author="Prof. LIU Ben" w:date="2026-08-29T23:18:00Z" w16du:dateUtc="2026-08-29T15:18:00Z">
          <w:r w:rsidR="00453AAA" w:rsidRPr="00453AAA" w:rsidDel="0096500B">
            <w:delText xml:space="preserve">after the original question </w:delText>
          </w:r>
        </w:del>
      </w:ins>
      <w:ins w:id="311" w:author="Dylan CHEN" w:date="2026-08-27T18:34:00Z" w16du:dateUtc="2026-08-27T10:34:00Z">
        <w:del w:id="312" w:author="Prof. LIU Ben" w:date="2026-08-29T23:18:00Z" w16du:dateUtc="2026-08-29T15:18:00Z">
          <w:r w:rsidR="007733CB" w:rsidDel="0096500B">
            <w:rPr>
              <w:rFonts w:hint="eastAsia"/>
            </w:rPr>
            <w:delText>posting</w:delText>
          </w:r>
        </w:del>
      </w:ins>
      <w:ins w:id="313" w:author="Dylan CHEN" w:date="2026-08-27T18:19:00Z" w16du:dateUtc="2026-08-27T10:19:00Z">
        <w:del w:id="314" w:author="Prof. LIU Ben" w:date="2026-08-29T23:18:00Z" w16du:dateUtc="2026-08-29T15:18:00Z">
          <w:r w:rsidR="00F85D5A" w:rsidDel="0096500B">
            <w:rPr>
              <w:rFonts w:hint="eastAsia"/>
            </w:rPr>
            <w:delText xml:space="preserve"> </w:delText>
          </w:r>
          <w:r w:rsidR="00F85D5A" w:rsidRPr="00F85D5A" w:rsidDel="0096500B">
            <w:delText>(</w:delText>
          </w:r>
        </w:del>
        <w:del w:id="315" w:author="Prof. LIU Ben" w:date="2026-08-29T23:11:00Z" w16du:dateUtc="2026-08-29T15:11:00Z">
          <w:r w:rsidR="00F85D5A" w:rsidRPr="00F85D5A" w:rsidDel="0096500B">
            <w:delText xml:space="preserve">treated-group mean </w:delText>
          </w:r>
        </w:del>
      </w:ins>
      <w:ins w:id="316" w:author="Dylan CHEN" w:date="2026-08-27T18:34:00Z" w16du:dateUtc="2026-08-27T10:34:00Z">
        <w:del w:id="317" w:author="Prof. LIU Ben" w:date="2026-08-29T23:11:00Z" w16du:dateUtc="2026-08-29T15:11:00Z">
          <w:r w:rsidR="007733CB" w:rsidDel="0096500B">
            <w:rPr>
              <w:rFonts w:hint="eastAsia"/>
            </w:rPr>
            <w:delText xml:space="preserve">pre-policy </w:delText>
          </w:r>
        </w:del>
      </w:ins>
      <w:ins w:id="318" w:author="Dylan CHEN" w:date="2026-08-27T18:19:00Z" w16du:dateUtc="2026-08-27T10:19:00Z">
        <w:del w:id="319" w:author="Prof. LIU Ben" w:date="2026-08-29T23:11:00Z" w16du:dateUtc="2026-08-29T15:11:00Z">
          <w:r w:rsidR="00F85D5A" w:rsidRPr="00F85D5A" w:rsidDel="0096500B">
            <w:delText>tenure ≈ 49 months)</w:delText>
          </w:r>
        </w:del>
      </w:ins>
      <w:ins w:id="320" w:author="Dylan CHEN" w:date="2026-08-27T18:10:00Z" w16du:dateUtc="2026-08-27T10:10:00Z">
        <w:del w:id="321" w:author="Prof. LIU Ben" w:date="2026-08-29T23:18:00Z" w16du:dateUtc="2026-08-29T15:18:00Z">
          <w:r w:rsidR="00CB7D1A" w:rsidDel="0096500B">
            <w:rPr>
              <w:rFonts w:hint="eastAsia"/>
            </w:rPr>
            <w:delText>,</w:delText>
          </w:r>
        </w:del>
      </w:ins>
      <w:ins w:id="322" w:author="Dylan CHEN" w:date="2026-08-27T18:07:00Z" w16du:dateUtc="2026-08-27T10:07:00Z">
        <w:del w:id="323" w:author="Prof. LIU Ben" w:date="2026-08-29T23:18:00Z" w16du:dateUtc="2026-08-29T15:18:00Z">
          <w:r w:rsidR="00453AAA" w:rsidRPr="00453AAA" w:rsidDel="0096500B">
            <w:delText xml:space="preserve"> and after </w:delText>
          </w:r>
        </w:del>
      </w:ins>
      <w:ins w:id="324" w:author="Dylan CHEN" w:date="2026-08-27T18:10:00Z" w16du:dateUtc="2026-08-27T10:10:00Z">
        <w:del w:id="325" w:author="Prof. LIU Ben" w:date="2026-08-29T23:18:00Z" w16du:dateUtc="2026-08-29T15:18:00Z">
          <w:r w:rsidR="00CB7D1A" w:rsidDel="0096500B">
            <w:rPr>
              <w:rFonts w:hint="eastAsia"/>
            </w:rPr>
            <w:delText xml:space="preserve">at least one </w:delText>
          </w:r>
        </w:del>
      </w:ins>
      <w:ins w:id="326" w:author="Dylan CHEN" w:date="2026-08-27T18:07:00Z" w16du:dateUtc="2026-08-27T10:07:00Z">
        <w:del w:id="327" w:author="Prof. LIU Ben" w:date="2026-08-29T23:18:00Z" w16du:dateUtc="2026-08-29T15:18:00Z">
          <w:r w:rsidR="00453AAA" w:rsidRPr="00453AAA" w:rsidDel="0096500B">
            <w:delText xml:space="preserve">human answer had already </w:delText>
          </w:r>
        </w:del>
      </w:ins>
      <w:ins w:id="328" w:author="Dylan CHEN" w:date="2026-08-27T18:10:00Z" w16du:dateUtc="2026-08-27T10:10:00Z">
        <w:del w:id="329" w:author="Prof. LIU Ben" w:date="2026-08-29T23:18:00Z" w16du:dateUtc="2026-08-29T15:18:00Z">
          <w:r w:rsidR="00CB7D1A" w:rsidDel="0096500B">
            <w:rPr>
              <w:rFonts w:hint="eastAsia"/>
            </w:rPr>
            <w:delText>been present.</w:delText>
          </w:r>
        </w:del>
      </w:ins>
      <w:ins w:id="330" w:author="Dylan CHEN" w:date="2026-08-27T18:09:00Z" w16du:dateUtc="2026-08-27T10:09:00Z">
        <w:del w:id="331" w:author="Prof. LIU Ben" w:date="2026-08-29T23:18:00Z" w16du:dateUtc="2026-08-29T15:18:00Z">
          <w:r w:rsidR="00CB7D1A" w:rsidDel="0096500B">
            <w:rPr>
              <w:rFonts w:hint="eastAsia"/>
            </w:rPr>
            <w:delText xml:space="preserve"> </w:delText>
          </w:r>
        </w:del>
      </w:ins>
      <w:del w:id="332" w:author="Prof. LIU Ben" w:date="2026-08-29T23:18:00Z" w16du:dateUtc="2026-08-29T15:18:00Z">
        <w:r w:rsidRPr="00D2526D" w:rsidDel="0096500B">
          <w:delText xml:space="preserve">their AI answers are added roughly three months after the original post, </w:delText>
        </w:r>
      </w:del>
      <w:ins w:id="333" w:author="Dylan CHEN" w:date="2026-08-27T18:10:00Z" w16du:dateUtc="2026-08-27T10:10:00Z">
        <w:del w:id="334" w:author="Prof. LIU Ben" w:date="2026-08-29T23:18:00Z" w16du:dateUtc="2026-08-29T15:18:00Z">
          <w:r w:rsidR="00CB7D1A" w:rsidDel="0096500B">
            <w:rPr>
              <w:rFonts w:hint="eastAsia"/>
            </w:rPr>
            <w:delText>S</w:delText>
          </w:r>
        </w:del>
      </w:ins>
      <w:del w:id="335" w:author="Prof. LIU Ben" w:date="2026-08-29T23:18:00Z" w16du:dateUtc="2026-08-29T15:18:00Z">
        <w:r w:rsidRPr="00D2526D" w:rsidDel="0096500B">
          <w:delText xml:space="preserve">so AI enters as a retrospective supplement to an established discussion rather than as a competitor whom human contributors encounter on arrival. Second, </w:delText>
        </w:r>
        <w:r w:rsidRPr="00D2526D" w:rsidDel="0096500B">
          <w:rPr>
            <w:i/>
            <w:iCs/>
          </w:rPr>
          <w:delText>domain</w:delText>
        </w:r>
        <w:r w:rsidRPr="00D2526D" w:rsidDel="0096500B">
          <w:delTex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delText>
        </w:r>
      </w:del>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t xml:space="preserve">A broad body of work identifies determinants of participation. These include question formulation and formatting </w:t>
      </w:r>
      <w:ins w:id="336"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337" w:author="Dylan CHEN" w:date="2026-08-28T23:10:00Z" w16du:dateUtc="2026-08-28T15:10:00Z">
        <w:r w:rsidRPr="00D2526D" w:rsidDel="00C83935">
          <w:delText>(Burke et al. 2010; Calefato et al. 2018; Li et al. 2023)</w:delText>
        </w:r>
      </w:del>
      <w:r w:rsidRPr="00D2526D">
        <w:t xml:space="preserve">, monetary and non-monetary incentives </w:t>
      </w:r>
      <w:ins w:id="338"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339" w:author="Dylan CHEN" w:date="2026-08-28T23:10:00Z" w16du:dateUtc="2026-08-28T15:10:00Z">
        <w:r w:rsidRPr="00D2526D" w:rsidDel="00C83935">
          <w:delText>(Berger et al. 2016; Jiang et al. 2024; Wang et al. 2022)</w:delText>
        </w:r>
      </w:del>
      <w:r w:rsidRPr="00D2526D">
        <w:t xml:space="preserve">, feedback and reciprocity </w:t>
      </w:r>
      <w:ins w:id="340"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341" w:author="Dylan CHEN" w:date="2026-08-28T23:10:00Z" w16du:dateUtc="2026-08-28T15:10:00Z">
        <w:r w:rsidRPr="00D2526D" w:rsidDel="00C83935">
          <w:delText>(Li et al. 2020; Moon &amp; Sproull 2008)</w:delText>
        </w:r>
      </w:del>
      <w:r w:rsidRPr="00D2526D">
        <w:t xml:space="preserve">, and gamification </w:t>
      </w:r>
      <w:ins w:id="342"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343"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344"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345" w:author="Dylan CHEN" w:date="2026-08-28T13:19:00Z" w16du:dateUtc="2026-08-28T05:19:00Z">
          <w:pPr>
            <w:pStyle w:val="Heading2"/>
            <w:keepNext/>
          </w:pPr>
        </w:pPrChange>
      </w:pPr>
      <w:r>
        <w:rPr>
          <w:rFonts w:hint="eastAsia"/>
        </w:rPr>
        <w:t>Positioning and Contribution of Our Study</w:t>
      </w:r>
    </w:p>
    <w:p w14:paraId="4511FF5F" w14:textId="4EF432CE" w:rsidR="00F17901" w:rsidRPr="00F17901" w:rsidRDefault="00F17901">
      <w:pPr>
        <w:pStyle w:val="Paragraph0"/>
        <w:rPr>
          <w:ins w:id="346" w:author="Prof. LIU Ben" w:date="2026-08-29T23:25:00Z" w16du:dateUtc="2026-08-29T15:25:00Z"/>
          <w:rPrChange w:id="347" w:author="Prof. LIU Ben" w:date="2026-08-29T23:25:00Z" w16du:dateUtc="2026-08-29T15:25:00Z">
            <w:rPr>
              <w:ins w:id="348" w:author="Prof. LIU Ben" w:date="2026-08-29T23:25:00Z" w16du:dateUtc="2026-08-29T15:25:00Z"/>
              <w:color w:val="000000"/>
            </w:rPr>
          </w:rPrChange>
        </w:rPr>
        <w:pPrChange w:id="349" w:author="Prof. LIU Ben" w:date="2026-08-29T23:25:00Z" w16du:dateUtc="2026-08-29T15:25:00Z">
          <w:pPr>
            <w:spacing w:before="100" w:beforeAutospacing="1" w:after="100" w:afterAutospacing="1"/>
          </w:pPr>
        </w:pPrChange>
      </w:pPr>
      <w:ins w:id="350" w:author="Prof. LIU Ben" w:date="2026-08-29T23:25:00Z" w16du:dateUtc="2026-08-29T15:25:00Z">
        <w:r w:rsidRPr="00F17901">
          <w:rPr>
            <w:rPrChange w:id="351" w:author="Prof. LIU Ben" w:date="2026-08-29T23:25:00Z" w16du:dateUtc="2026-08-29T15:25:00Z">
              <w:rPr>
                <w:color w:val="000000"/>
              </w:rPr>
            </w:rPrChange>
          </w:rPr>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F17901">
          <w:rPr>
            <w:rPrChange w:id="352" w:author="Prof. LIU Ben" w:date="2026-08-29T23:25:00Z" w16du:dateUtc="2026-08-29T15:25:00Z">
              <w:rPr>
                <w:color w:val="000000"/>
              </w:rPr>
            </w:rPrChange>
          </w:rPr>
          <w:t xml:space="preserve"> distinctive. First, the GenAI is deployed by the platform under direct governance</w:t>
        </w:r>
        <w:r>
          <w:t>. Therefore,</w:t>
        </w:r>
        <w:r w:rsidRPr="00F17901">
          <w:rPr>
            <w:rPrChange w:id="353" w:author="Prof. LIU Ben" w:date="2026-08-29T23:25:00Z" w16du:dateUtc="2026-08-29T15:25:00Z">
              <w:rPr>
                <w:color w:val="000000"/>
              </w:rPr>
            </w:rPrChange>
          </w:rPr>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ins>
    </w:p>
    <w:p w14:paraId="5E7EB65A" w14:textId="77777777" w:rsidR="00F17901" w:rsidRPr="00F17901" w:rsidRDefault="00F17901">
      <w:pPr>
        <w:pStyle w:val="Paragraph0"/>
        <w:rPr>
          <w:ins w:id="354" w:author="Prof. LIU Ben" w:date="2026-08-29T23:25:00Z" w16du:dateUtc="2026-08-29T15:25:00Z"/>
          <w:rPrChange w:id="355" w:author="Prof. LIU Ben" w:date="2026-08-29T23:25:00Z" w16du:dateUtc="2026-08-29T15:25:00Z">
            <w:rPr>
              <w:ins w:id="356" w:author="Prof. LIU Ben" w:date="2026-08-29T23:25:00Z" w16du:dateUtc="2026-08-29T15:25:00Z"/>
              <w:color w:val="000000"/>
            </w:rPr>
          </w:rPrChange>
        </w:rPr>
        <w:pPrChange w:id="357" w:author="Prof. LIU Ben" w:date="2026-08-29T23:25:00Z" w16du:dateUtc="2026-08-29T15:25:00Z">
          <w:pPr>
            <w:spacing w:before="100" w:beforeAutospacing="1" w:after="100" w:afterAutospacing="1"/>
          </w:pPr>
        </w:pPrChange>
      </w:pPr>
      <w:ins w:id="358" w:author="Prof. LIU Ben" w:date="2026-08-29T23:25:00Z" w16du:dateUtc="2026-08-29T15:25:00Z">
        <w:r w:rsidRPr="00F17901">
          <w:rPr>
            <w:rPrChange w:id="359" w:author="Prof. LIU Ben" w:date="2026-08-29T23:25:00Z" w16du:dateUtc="2026-08-29T15:25:00Z">
              <w:rPr>
                <w:color w:val="000000"/>
              </w:rPr>
            </w:rPrChange>
          </w:rPr>
          <w:t>Our study therefore addresses a question central to platform design and community management: how platform-deployed internal GenAI, layered on top of existing external GenAI availability, affects human contribution in an online Q&amp;A community.</w:t>
        </w:r>
      </w:ins>
    </w:p>
    <w:p w14:paraId="6AB48EC4" w14:textId="6E020974" w:rsidR="00B369E9" w:rsidRPr="00D2526D" w:rsidDel="00F17901" w:rsidRDefault="00B369E9" w:rsidP="00D2526D">
      <w:pPr>
        <w:pStyle w:val="Paragraph0"/>
        <w:rPr>
          <w:del w:id="360" w:author="Prof. LIU Ben" w:date="2026-08-29T23:26:00Z" w16du:dateUtc="2026-08-29T15:26:00Z"/>
        </w:rPr>
      </w:pPr>
      <w:del w:id="361" w:author="Prof. LIU Ben" w:date="2026-08-29T23:26:00Z" w16du:dateUtc="2026-08-29T15:26:00Z">
        <w:r w:rsidRPr="00D2526D" w:rsidDel="00F17901">
          <w:lastRenderedPageBreak/>
          <w:delTex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delText>
        </w:r>
        <w:r w:rsidDel="00F17901">
          <w:rPr>
            <w:rFonts w:hint="eastAsia"/>
          </w:rPr>
          <w:delText>Gen</w:delText>
        </w:r>
        <w:r w:rsidRPr="00D2526D" w:rsidDel="00F17901">
          <w:delText xml:space="preserve">AI is deployed by the platform under direct governance, so its presence is a design choice rather than an uncontrollable environmental shift, as it is in Xue et al. (2026) and Shan &amp; Qiu (2026); this places the findings within managerial reach. Second, the </w:delText>
        </w:r>
        <w:r w:rsidDel="00F17901">
          <w:rPr>
            <w:rFonts w:hint="eastAsia"/>
          </w:rPr>
          <w:delText>Gen</w:delText>
        </w:r>
        <w:r w:rsidRPr="00D2526D" w:rsidDel="00F17901">
          <w:delTex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delText>
        </w:r>
      </w:del>
    </w:p>
    <w:p w14:paraId="558D9B4A" w14:textId="487D46CA" w:rsidR="00963733" w:rsidRPr="00015210" w:rsidDel="00F17901" w:rsidRDefault="00B369E9">
      <w:pPr>
        <w:pStyle w:val="Paragraph0"/>
        <w:rPr>
          <w:del w:id="362" w:author="Prof. LIU Ben" w:date="2026-08-29T23:26:00Z" w16du:dateUtc="2026-08-29T15:26:00Z"/>
        </w:rPr>
        <w:pPrChange w:id="363" w:author="Dylan CHEN" w:date="2026-08-28T23:09:00Z" w16du:dateUtc="2026-08-28T15:09:00Z">
          <w:pPr>
            <w:pStyle w:val="Paragraph0"/>
            <w:ind w:firstLine="0"/>
          </w:pPr>
        </w:pPrChange>
      </w:pPr>
      <w:del w:id="364" w:author="Prof. LIU Ben" w:date="2026-08-29T23:26:00Z" w16du:dateUtc="2026-08-29T15:26:00Z">
        <w:r w:rsidDel="00F17901">
          <w:rPr>
            <w:rFonts w:hint="eastAsia"/>
          </w:rPr>
          <w:delText>Our</w:delText>
        </w:r>
        <w:r w:rsidRPr="00D2526D" w:rsidDel="00F17901">
          <w:delText xml:space="preserve"> study therefore</w:delText>
        </w:r>
      </w:del>
      <w:del w:id="365" w:author="Prof. LIU Ben" w:date="2026-08-29T23:23:00Z" w16du:dateUtc="2026-08-29T15:23:00Z">
        <w:r w:rsidRPr="00D2526D" w:rsidDel="00F17901">
          <w:delText xml:space="preserve"> directly</w:delText>
        </w:r>
      </w:del>
      <w:del w:id="366" w:author="Prof. LIU Ben" w:date="2026-08-29T23:26:00Z" w16du:dateUtc="2026-08-29T15:26:00Z">
        <w:r w:rsidRPr="00D2526D" w:rsidDel="00F17901">
          <w:delText xml:space="preserve"> answers a question central to platform design and community management: how platform-deployed internal GenAI, layered on top of existing external GenAI availability, affects human contribution in an online Q&amp;A community.</w:delText>
        </w:r>
        <w:bookmarkStart w:id="367" w:name="OLE_LINK8"/>
      </w:del>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368" w:name="OLE_LINK2"/>
      <w:r>
        <w:t xml:space="preserve">Two Decisions in </w:t>
      </w:r>
      <w:r w:rsidR="001945B2" w:rsidRPr="00015210">
        <w:t xml:space="preserve">a Competitive </w:t>
      </w:r>
      <w:r w:rsidRPr="00015210">
        <w:t xml:space="preserve">Encounter </w:t>
      </w:r>
    </w:p>
    <w:p w14:paraId="4D52E989" w14:textId="51EDACF6" w:rsidR="00D839CD" w:rsidRPr="00D839CD" w:rsidRDefault="00D839CD">
      <w:pPr>
        <w:pStyle w:val="Paragraph0"/>
        <w:rPr>
          <w:ins w:id="369" w:author="Prof. LIU Ben" w:date="2026-08-29T22:19:00Z" w16du:dateUtc="2026-08-29T14:19:00Z"/>
          <w:rPrChange w:id="370" w:author="Prof. LIU Ben" w:date="2026-08-29T22:19:00Z" w16du:dateUtc="2026-08-29T14:19:00Z">
            <w:rPr>
              <w:ins w:id="371" w:author="Prof. LIU Ben" w:date="2026-08-29T22:19:00Z" w16du:dateUtc="2026-08-29T14:19:00Z"/>
              <w:color w:val="000000"/>
            </w:rPr>
          </w:rPrChange>
        </w:rPr>
        <w:pPrChange w:id="372" w:author="Prof. LIU Ben" w:date="2026-08-29T22:19:00Z" w16du:dateUtc="2026-08-29T14:19:00Z">
          <w:pPr>
            <w:spacing w:before="100" w:beforeAutospacing="1" w:after="100" w:afterAutospacing="1"/>
          </w:pPr>
        </w:pPrChange>
      </w:pPr>
      <w:ins w:id="373" w:author="Prof. LIU Ben" w:date="2026-08-29T22:19:00Z" w16du:dateUtc="2026-08-29T14:19:00Z">
        <w:r w:rsidRPr="00D839CD">
          <w:rPr>
            <w:rPrChange w:id="374" w:author="Prof. LIU Ben" w:date="2026-08-29T22:19:00Z" w16du:dateUtc="2026-08-29T14:19:00Z">
              <w:rPr>
                <w:color w:val="000000"/>
              </w:rPr>
            </w:rPrChange>
          </w:rPr>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ins>
    </w:p>
    <w:p w14:paraId="00D617B2" w14:textId="4469F317" w:rsidR="00D839CD" w:rsidRPr="00D839CD" w:rsidRDefault="00D839CD">
      <w:pPr>
        <w:pStyle w:val="Paragraph0"/>
        <w:rPr>
          <w:ins w:id="375" w:author="Prof. LIU Ben" w:date="2026-08-29T22:19:00Z" w16du:dateUtc="2026-08-29T14:19:00Z"/>
          <w:rPrChange w:id="376" w:author="Prof. LIU Ben" w:date="2026-08-29T22:19:00Z" w16du:dateUtc="2026-08-29T14:19:00Z">
            <w:rPr>
              <w:ins w:id="377" w:author="Prof. LIU Ben" w:date="2026-08-29T22:19:00Z" w16du:dateUtc="2026-08-29T14:19:00Z"/>
              <w:color w:val="000000"/>
            </w:rPr>
          </w:rPrChange>
        </w:rPr>
        <w:pPrChange w:id="378" w:author="Prof. LIU Ben" w:date="2026-08-29T22:19:00Z" w16du:dateUtc="2026-08-29T14:19:00Z">
          <w:pPr>
            <w:spacing w:before="100" w:beforeAutospacing="1" w:after="100" w:afterAutospacing="1"/>
          </w:pPr>
        </w:pPrChange>
      </w:pPr>
      <w:ins w:id="379" w:author="Prof. LIU Ben" w:date="2026-08-29T22:19:00Z" w16du:dateUtc="2026-08-29T14:19:00Z">
        <w:r w:rsidRPr="00D839CD">
          <w:rPr>
            <w:rPrChange w:id="380" w:author="Prof. LIU Ben" w:date="2026-08-29T22:19:00Z" w16du:dateUtc="2026-08-29T14:19:00Z">
              <w:rPr>
                <w:color w:val="000000"/>
              </w:rPr>
            </w:rPrChange>
          </w:rPr>
          <w:t xml:space="preserve">We restate this as two concrete decisions and use the labels throughout. First, the answerer makes an </w:t>
        </w:r>
      </w:ins>
      <w:ins w:id="381" w:author="Prof. LIU Ben" w:date="2026-08-29T22:20:00Z" w16du:dateUtc="2026-08-29T14:20:00Z">
        <w:r>
          <w:t>“</w:t>
        </w:r>
      </w:ins>
      <w:ins w:id="382" w:author="Prof. LIU Ben" w:date="2026-08-29T22:19:00Z" w16du:dateUtc="2026-08-29T14:19:00Z">
        <w:r w:rsidRPr="00D839CD">
          <w:rPr>
            <w:rPrChange w:id="383" w:author="Prof. LIU Ben" w:date="2026-08-29T22:19:00Z" w16du:dateUtc="2026-08-29T14:19:00Z">
              <w:rPr>
                <w:color w:val="000000"/>
              </w:rPr>
            </w:rPrChange>
          </w:rPr>
          <w:t>entry</w:t>
        </w:r>
      </w:ins>
      <w:ins w:id="384" w:author="Prof. LIU Ben" w:date="2026-08-29T22:20:00Z" w16du:dateUtc="2026-08-29T14:20:00Z">
        <w:r>
          <w:t>”</w:t>
        </w:r>
      </w:ins>
      <w:ins w:id="385" w:author="Prof. LIU Ben" w:date="2026-08-29T22:19:00Z" w16du:dateUtc="2026-08-29T14:19:00Z">
        <w:r w:rsidRPr="00D839CD">
          <w:rPr>
            <w:rPrChange w:id="386" w:author="Prof. LIU Ben" w:date="2026-08-29T22:19:00Z" w16du:dateUtc="2026-08-29T14:19:00Z">
              <w:rPr>
                <w:color w:val="000000"/>
              </w:rPr>
            </w:rPrChange>
          </w:rPr>
          <w:t xml:space="preserve"> decision, a yes-or-no choice about whether to contribute an answer to a question the AI has already addressed. Second, if they choose to enter, the answerer makes a </w:t>
        </w:r>
      </w:ins>
      <w:ins w:id="387" w:author="Prof. LIU Ben" w:date="2026-08-29T22:20:00Z" w16du:dateUtc="2026-08-29T14:20:00Z">
        <w:r>
          <w:t>“</w:t>
        </w:r>
      </w:ins>
      <w:ins w:id="388" w:author="Prof. LIU Ben" w:date="2026-08-29T22:19:00Z" w16du:dateUtc="2026-08-29T14:19:00Z">
        <w:r w:rsidRPr="00D839CD">
          <w:rPr>
            <w:rPrChange w:id="389" w:author="Prof. LIU Ben" w:date="2026-08-29T22:19:00Z" w16du:dateUtc="2026-08-29T14:19:00Z">
              <w:rPr>
                <w:color w:val="000000"/>
              </w:rPr>
            </w:rPrChange>
          </w:rPr>
          <w:t>crafting</w:t>
        </w:r>
      </w:ins>
      <w:ins w:id="390" w:author="Prof. LIU Ben" w:date="2026-08-29T22:20:00Z" w16du:dateUtc="2026-08-29T14:20:00Z">
        <w:r>
          <w:t>”</w:t>
        </w:r>
      </w:ins>
      <w:ins w:id="391" w:author="Prof. LIU Ben" w:date="2026-08-29T22:19:00Z" w16du:dateUtc="2026-08-29T14:19:00Z">
        <w:r w:rsidRPr="00D839CD">
          <w:rPr>
            <w:rPrChange w:id="392" w:author="Prof. LIU Ben" w:date="2026-08-29T22:19:00Z" w16du:dateUtc="2026-08-29T14:19:00Z">
              <w:rPr>
                <w:color w:val="000000"/>
              </w:rPr>
            </w:rPrChange>
          </w:rPr>
          <w:t xml:space="preserve"> decision, which concerns both how good the answer will be and how it will be produced. Entry can be settled quickly, before the AI answer has been read closely; the crafting decision is a matter of degree and is where the answerer</w:t>
        </w:r>
      </w:ins>
      <w:ins w:id="393" w:author="Prof. LIU Ben" w:date="2026-08-29T22:20:00Z" w16du:dateUtc="2026-08-29T14:20:00Z">
        <w:r>
          <w:t>’</w:t>
        </w:r>
      </w:ins>
      <w:ins w:id="394" w:author="Prof. LIU Ben" w:date="2026-08-29T22:19:00Z" w16du:dateUtc="2026-08-29T14:19:00Z">
        <w:r w:rsidRPr="00D839CD">
          <w:rPr>
            <w:rPrChange w:id="395" w:author="Prof. LIU Ben" w:date="2026-08-29T22:19:00Z" w16du:dateUtc="2026-08-29T14:19:00Z">
              <w:rPr>
                <w:color w:val="000000"/>
              </w:rPr>
            </w:rPrChange>
          </w:rPr>
          <w:t>s time and knowledge are actually committed.</w:t>
        </w:r>
      </w:ins>
    </w:p>
    <w:p w14:paraId="3057C2DC" w14:textId="3E12192C" w:rsidR="00D839CD" w:rsidRPr="00D839CD" w:rsidRDefault="00D839CD">
      <w:pPr>
        <w:pStyle w:val="Paragraph0"/>
        <w:rPr>
          <w:ins w:id="396" w:author="Prof. LIU Ben" w:date="2026-08-29T22:19:00Z" w16du:dateUtc="2026-08-29T14:19:00Z"/>
          <w:rPrChange w:id="397" w:author="Prof. LIU Ben" w:date="2026-08-29T22:19:00Z" w16du:dateUtc="2026-08-29T14:19:00Z">
            <w:rPr>
              <w:ins w:id="398" w:author="Prof. LIU Ben" w:date="2026-08-29T22:19:00Z" w16du:dateUtc="2026-08-29T14:19:00Z"/>
              <w:color w:val="000000"/>
            </w:rPr>
          </w:rPrChange>
        </w:rPr>
        <w:pPrChange w:id="399" w:author="Prof. LIU Ben" w:date="2026-08-29T22:19:00Z" w16du:dateUtc="2026-08-29T14:19:00Z">
          <w:pPr>
            <w:spacing w:before="100" w:beforeAutospacing="1" w:after="100" w:afterAutospacing="1"/>
          </w:pPr>
        </w:pPrChange>
      </w:pPr>
      <w:ins w:id="400" w:author="Prof. LIU Ben" w:date="2026-08-29T22:19:00Z" w16du:dateUtc="2026-08-29T14:19:00Z">
        <w:r w:rsidRPr="00D839CD">
          <w:rPr>
            <w:rPrChange w:id="401" w:author="Prof. LIU Ben" w:date="2026-08-29T22:19:00Z" w16du:dateUtc="2026-08-29T14:19:00Z">
              <w:rPr>
                <w:color w:val="000000"/>
              </w:rPr>
            </w:rPrChange>
          </w:rPr>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ins>
      <w:ins w:id="402" w:author="Prof. LIU Ben" w:date="2026-08-29T22:21:00Z" w16du:dateUtc="2026-08-29T14:21:00Z">
        <w:r>
          <w:rPr>
            <w:rFonts w:hint="eastAsia"/>
          </w:rPr>
          <w:t>quality</w:t>
        </w:r>
      </w:ins>
      <w:ins w:id="403" w:author="Prof. LIU Ben" w:date="2026-08-29T22:19:00Z" w16du:dateUtc="2026-08-29T14:19:00Z">
        <w:r w:rsidRPr="00D839CD">
          <w:rPr>
            <w:rPrChange w:id="404" w:author="Prof. LIU Ben" w:date="2026-08-29T22:19:00Z" w16du:dateUtc="2026-08-29T14:19:00Z">
              <w:rPr>
                <w:color w:val="000000"/>
              </w:rPr>
            </w:rPrChange>
          </w:rPr>
          <w:t>, by contrast, becomes available only through the effort of reading.</w:t>
        </w:r>
      </w:ins>
    </w:p>
    <w:p w14:paraId="31DB386F" w14:textId="03D7B12D" w:rsidR="00D839CD" w:rsidRPr="00D839CD" w:rsidRDefault="00D839CD">
      <w:pPr>
        <w:pStyle w:val="Paragraph0"/>
        <w:rPr>
          <w:ins w:id="405" w:author="Prof. LIU Ben" w:date="2026-08-29T22:19:00Z" w16du:dateUtc="2026-08-29T14:19:00Z"/>
          <w:rPrChange w:id="406" w:author="Prof. LIU Ben" w:date="2026-08-29T22:19:00Z" w16du:dateUtc="2026-08-29T14:19:00Z">
            <w:rPr>
              <w:ins w:id="407" w:author="Prof. LIU Ben" w:date="2026-08-29T22:19:00Z" w16du:dateUtc="2026-08-29T14:19:00Z"/>
              <w:color w:val="000000"/>
            </w:rPr>
          </w:rPrChange>
        </w:rPr>
        <w:pPrChange w:id="408" w:author="Prof. LIU Ben" w:date="2026-08-29T22:19:00Z" w16du:dateUtc="2026-08-29T14:19:00Z">
          <w:pPr>
            <w:spacing w:before="100" w:beforeAutospacing="1" w:after="100" w:afterAutospacing="1"/>
          </w:pPr>
        </w:pPrChange>
      </w:pPr>
      <w:ins w:id="409" w:author="Prof. LIU Ben" w:date="2026-08-29T22:19:00Z" w16du:dateUtc="2026-08-29T14:19:00Z">
        <w:r w:rsidRPr="00D839CD">
          <w:rPr>
            <w:rPrChange w:id="410" w:author="Prof. LIU Ben" w:date="2026-08-29T22:19:00Z" w16du:dateUtc="2026-08-29T14:19:00Z">
              <w:rPr>
                <w:color w:val="000000"/>
              </w:rPr>
            </w:rPrChange>
          </w:rPr>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D839CD">
          <w:rPr>
            <w:rPrChange w:id="411" w:author="Prof. LIU Ben" w:date="2026-08-29T22:19:00Z" w16du:dateUtc="2026-08-29T14:19:00Z">
              <w:rPr>
                <w:color w:val="000000"/>
              </w:rPr>
            </w:rPrChange>
          </w:rPr>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(Burtch et al. 2024; Quinn &amp; Gutt 2025; del Rio-Chanona et al. 2024; Sanatizadeh et al. 2025; Xue et al. 2026),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ins>
      <w:ins w:id="412" w:author="Prof. LIU Ben" w:date="2026-08-29T22:23:00Z" w16du:dateUtc="2026-08-29T14:23:00Z">
        <w:r>
          <w:rPr>
            <w:rFonts w:hint="eastAsia"/>
          </w:rPr>
          <w:t>provides</w:t>
        </w:r>
      </w:ins>
      <w:ins w:id="413" w:author="Prof. LIU Ben" w:date="2026-08-29T22:19:00Z" w16du:dateUtc="2026-08-29T14:19:00Z">
        <w:r w:rsidRPr="00D839CD">
          <w:rPr>
            <w:rPrChange w:id="414" w:author="Prof. LIU Ben" w:date="2026-08-29T22:19:00Z" w16du:dateUtc="2026-08-29T14:19:00Z">
              <w:rPr>
                <w:color w:val="000000"/>
              </w:rPr>
            </w:rPrChange>
          </w:rPr>
          <w:t xml:space="preserve"> exactly those routes.</w:t>
        </w:r>
      </w:ins>
    </w:p>
    <w:p w14:paraId="49413C2F" w14:textId="49FFDBE4" w:rsidR="005C375D" w:rsidRPr="00D2526D" w:rsidDel="00D839CD" w:rsidRDefault="005C375D" w:rsidP="00D2526D">
      <w:pPr>
        <w:pStyle w:val="Paragraph0"/>
        <w:rPr>
          <w:del w:id="415" w:author="Prof. LIU Ben" w:date="2026-08-29T22:24:00Z" w16du:dateUtc="2026-08-29T14:24:00Z"/>
        </w:rPr>
      </w:pPr>
      <w:del w:id="416" w:author="Prof. LIU Ben" w:date="2026-08-29T22:24:00Z" w16du:dateUtc="2026-08-29T14:24:00Z">
        <w:r w:rsidRPr="00D2526D" w:rsidDel="00D839CD">
          <w:delTex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delText>
        </w:r>
        <w:r w:rsidDel="00D839CD">
          <w:rPr>
            <w:rFonts w:hint="eastAsia"/>
          </w:rPr>
          <w:delText>Gen</w:delText>
        </w:r>
        <w:r w:rsidRPr="00D2526D" w:rsidDel="00D839CD">
          <w:delText>AI system. A human answerer who arrives at the thread later sees that a machine has already responded and must decide two things: whether to answer at all, and, if so, how much effort to invest.</w:delText>
        </w:r>
      </w:del>
    </w:p>
    <w:p w14:paraId="66AEC105" w14:textId="03E733A4" w:rsidR="005C375D" w:rsidRPr="00D2526D" w:rsidDel="00D839CD" w:rsidRDefault="005C375D" w:rsidP="00D2526D">
      <w:pPr>
        <w:pStyle w:val="Paragraph0"/>
        <w:rPr>
          <w:del w:id="417" w:author="Prof. LIU Ben" w:date="2026-08-29T22:24:00Z" w16du:dateUtc="2026-08-29T14:24:00Z"/>
        </w:rPr>
      </w:pPr>
      <w:del w:id="418" w:author="Prof. LIU Ben" w:date="2026-08-29T22:24:00Z" w16du:dateUtc="2026-08-29T14:24:00Z">
        <w:r w:rsidRPr="00D2526D" w:rsidDel="00D839CD">
          <w:delText xml:space="preserve">We restate this as two concrete decisions and use the labels throughout. First, the answerer makes an </w:delText>
        </w:r>
        <w:r w:rsidDel="00D839CD">
          <w:delText>“</w:delText>
        </w:r>
        <w:r w:rsidRPr="00D2526D" w:rsidDel="00D839CD">
          <w:delText>entry</w:delText>
        </w:r>
        <w:r w:rsidDel="00D839CD">
          <w:delText>”</w:delText>
        </w:r>
        <w:r w:rsidRPr="00D2526D" w:rsidDel="00D839CD">
          <w:delText xml:space="preserve"> decision, a yes-or-no choice about whether to contribute an answer that the AI has already addressed. Second, If </w:delText>
        </w:r>
      </w:del>
      <w:ins w:id="419" w:author="Dylan CHEN" w:date="2026-08-27T17:08:00Z" w16du:dateUtc="2026-08-27T09:08:00Z">
        <w:del w:id="420" w:author="Prof. LIU Ben" w:date="2026-08-29T22:24:00Z" w16du:dateUtc="2026-08-29T14:24:00Z">
          <w:r w:rsidR="003F35AE" w:rsidDel="00D839CD">
            <w:rPr>
              <w:rFonts w:hint="eastAsia"/>
            </w:rPr>
            <w:delText>i</w:delText>
          </w:r>
          <w:r w:rsidR="003F35AE" w:rsidRPr="00D2526D" w:rsidDel="00D839CD">
            <w:delText xml:space="preserve">f </w:delText>
          </w:r>
        </w:del>
      </w:ins>
      <w:del w:id="421" w:author="Prof. LIU Ben" w:date="2026-08-29T22:24:00Z" w16du:dateUtc="2026-08-29T14:24:00Z">
        <w:r w:rsidRPr="00D2526D" w:rsidDel="00D839CD">
          <w:delText xml:space="preserve">they choose to enter, the answerer then makes a </w:delText>
        </w:r>
        <w:r w:rsidDel="00D839CD">
          <w:delText>“</w:delText>
        </w:r>
        <w:r w:rsidRPr="00D2526D" w:rsidDel="00D839CD">
          <w:delText>quality</w:delText>
        </w:r>
        <w:r w:rsidDel="00D839CD">
          <w:delText>”</w:delText>
        </w:r>
        <w:r w:rsidRPr="00D2526D" w:rsidDel="00D839CD">
          <w:delText xml:space="preserve"> decision about how much effort the answer will embody.</w:delText>
        </w:r>
        <w:r w:rsidDel="00D839CD">
          <w:rPr>
            <w:rFonts w:hint="eastAsia"/>
          </w:rPr>
          <w:delText xml:space="preserve"> </w:delText>
        </w:r>
        <w:r w:rsidRPr="00D2526D" w:rsidDel="00D839CD">
          <w:delText>Entry can be settled quickly, before the AI answer has been read closely; the quality decision is a matter of degree and is where the answerer</w:delText>
        </w:r>
        <w:r w:rsidDel="00D839CD">
          <w:delText>’</w:delText>
        </w:r>
        <w:r w:rsidRPr="00D2526D" w:rsidDel="00D839CD">
          <w:delText>s time and knowledge are actually committed.</w:delText>
        </w:r>
      </w:del>
    </w:p>
    <w:p w14:paraId="592FD6E0" w14:textId="4F20B772" w:rsidR="005C375D" w:rsidRPr="00D2526D" w:rsidDel="00D839CD" w:rsidRDefault="005C375D" w:rsidP="00D2526D">
      <w:pPr>
        <w:pStyle w:val="Paragraph0"/>
        <w:rPr>
          <w:del w:id="422" w:author="Prof. LIU Ben" w:date="2026-08-29T22:24:00Z" w16du:dateUtc="2026-08-29T14:24:00Z"/>
        </w:rPr>
      </w:pPr>
      <w:del w:id="423" w:author="Prof. LIU Ben" w:date="2026-08-29T22:24:00Z" w16du:dateUtc="2026-08-29T14:24:00Z">
        <w:r w:rsidRPr="00D2526D" w:rsidDel="00D839CD">
          <w:delTex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delText>
        </w:r>
      </w:del>
    </w:p>
    <w:p w14:paraId="1B532518" w14:textId="20907248" w:rsidR="005C375D" w:rsidRPr="00D2526D" w:rsidDel="00D839CD" w:rsidRDefault="005C375D" w:rsidP="00D2526D">
      <w:pPr>
        <w:pStyle w:val="Paragraph0"/>
        <w:rPr>
          <w:del w:id="424" w:author="Prof. LIU Ben" w:date="2026-08-29T22:24:00Z" w16du:dateUtc="2026-08-29T14:24:00Z"/>
        </w:rPr>
      </w:pPr>
      <w:del w:id="425" w:author="Prof. LIU Ben" w:date="2026-08-29T22:24:00Z" w16du:dateUtc="2026-08-29T14:24:00Z">
        <w:r w:rsidRPr="00D2526D" w:rsidDel="00D839CD">
          <w:delTex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delText>
        </w:r>
        <w:r w:rsidDel="00D839CD">
          <w:rPr>
            <w:rFonts w:hint="eastAsia"/>
          </w:rPr>
          <w:delText xml:space="preserve">: </w:delText>
        </w:r>
        <w:r w:rsidRPr="00D2526D" w:rsidDel="00D839CD">
          <w:delText xml:space="preserve">these systems can perform much of the routine work human contributors once did </w:delText>
        </w:r>
      </w:del>
      <w:ins w:id="426" w:author="Dylan CHEN" w:date="2026-08-28T23:16:00Z" w16du:dateUtc="2026-08-28T15:16:00Z">
        <w:del w:id="427" w:author="Prof. LIU Ben" w:date="2026-08-29T22:24:00Z" w16du:dateUtc="2026-08-29T14:24:00Z">
          <w:r w:rsidR="000E3138" w:rsidRPr="0022223D" w:rsidDel="00D839CD">
            <w:rPr>
              <w:shd w:val="clear" w:color="auto" w:fill="FFFFFF"/>
            </w:rPr>
            <w:fldChar w:fldCharType="begin" w:fldLock="1"/>
          </w:r>
        </w:del>
      </w:ins>
      <w:del w:id="428" w:author="Prof. LIU Ben" w:date="2026-08-29T22:24:00Z" w16du:dateUtc="2026-08-29T14:24:00Z">
        <w:r w:rsidR="00DC684C" w:rsidDel="00D839CD">
          <w:rPr>
            <w:shd w:val="clear" w:color="auto" w:fill="FFFFFF"/>
          </w:rPr>
          <w:del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","call-number":"3","container-title":"Scientific Reports","DOI":"10.1038/s41598-024-61221-0","ISSN":"2045-2322","issue":"1","journalAbbreviation":"Sci Rep","language":"en","license":"2024 The Author(s)","note":"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Human behaviour</w:delInstrText>
        </w:r>
        <w:r w:rsidR="00DC684C" w:rsidDel="00D839CD">
          <w:rPr>
            <w:rFonts w:hint="eastAsia"/>
            <w:shd w:val="clear" w:color="auto" w:fill="FFFFFF"/>
          </w:rPr>
          <w:delInstrText>、</w:delInstrText>
        </w:r>
        <w:r w:rsidR="00DC684C" w:rsidDel="00D839C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","call-number":"2","container-title":"PNAS Nexus","DOI":"10.1093/pnasnexus/pgae400","ISSN":"2752-6542","issue":"9","journalAbbreviation":"PNAS Nexus","language":"en","note":"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","call-number":"1","container-title":"Journal of Management Information Systems","DOI":"10.1080/07421222.2025.2487313","ISSN":"0742-1222","issue":"2","language":"en","note":"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GAI</w:delInstrText>
        </w:r>
        <w:r w:rsidR="00DC684C" w:rsidDel="00D839CD">
          <w:rPr>
            <w:rFonts w:hint="eastAsia"/>
            <w:shd w:val="clear" w:color="auto" w:fill="FFFFFF"/>
          </w:rPr>
          <w:delInstrText>、</w:delInstrText>
        </w:r>
        <w:r w:rsidR="00DC684C" w:rsidDel="00D839CD">
          <w:rPr>
            <w:shd w:val="clear" w:color="auto" w:fill="FFFFFF"/>
          </w:rPr>
          <w:delInstrText>knowledge seeking</w:delInstrText>
        </w:r>
        <w:r w:rsidR="00DC684C" w:rsidDel="00D839CD">
          <w:rPr>
            <w:rFonts w:hint="eastAsia"/>
            <w:shd w:val="clear" w:color="auto" w:fill="FFFFFF"/>
          </w:rPr>
          <w:delInstrText>、</w:delInstrText>
        </w:r>
        <w:r w:rsidR="00DC684C" w:rsidDel="00D839CD">
          <w:rPr>
            <w:shd w:val="clear" w:color="auto" w:fill="FFFFFF"/>
          </w:rPr>
          <w:delInstrText>commitment-based theory</w:delInstrText>
        </w:r>
        <w:r w:rsidR="00DC684C" w:rsidDel="00D839CD">
          <w:rPr>
            <w:rFonts w:hint="eastAsia"/>
            <w:shd w:val="clear" w:color="auto" w:fill="FFFFFF"/>
          </w:rPr>
          <w:delInstrText>、</w:delInstrText>
        </w:r>
        <w:r w:rsidR="00DC684C" w:rsidDel="00D839CD">
          <w:rPr>
            <w:shd w:val="clear" w:color="auto" w:fill="FFFFFF"/>
          </w:rPr>
          <w:delInstrText>GenAI</w:delInstrText>
        </w:r>
        <w:r w:rsidR="00DC684C" w:rsidDel="00D839CD">
          <w:rPr>
            <w:rFonts w:hint="eastAsia"/>
            <w:shd w:val="clear" w:color="auto" w:fill="FFFFFF"/>
          </w:rPr>
          <w:delInstrText>、</w:delInstrText>
        </w:r>
        <w:r w:rsidR="00DC684C" w:rsidDel="00D839CD">
          <w:rPr>
            <w:shd w:val="clear" w:color="auto" w:fill="FFFFFF"/>
          </w:rPr>
          <w:delInstrText>information foraging theory</w:delInstrText>
        </w:r>
        <w:r w:rsidR="00DC684C" w:rsidDel="00D839CD">
          <w:rPr>
            <w:rFonts w:hint="eastAsia"/>
            <w:shd w:val="clear" w:color="auto" w:fill="FFFFFF"/>
          </w:rPr>
          <w:delInstrText>、</w:delInstrText>
        </w:r>
        <w:r w:rsidR="00DC684C" w:rsidDel="00D839C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 (CCF C)","container-title":"Information &amp; Management","DOI":"10.1016/j.im.2025.104178","ISSN":"0378-7206","issue":"6","journalAbbreviation":"Information &amp; Management","language":"en","note":"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Online knowledge exchange platforms</w:delInstrText>
        </w:r>
        <w:r w:rsidR="00DC684C" w:rsidDel="00D839CD">
          <w:rPr>
            <w:rFonts w:hint="eastAsia"/>
            <w:shd w:val="clear" w:color="auto" w:fill="FFFFFF"/>
          </w:rPr>
          <w:delInstrText>、</w:delInstrText>
        </w:r>
        <w:r w:rsidR="00DC684C" w:rsidDel="00D839C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D839CD">
          <w:rPr>
            <w:rFonts w:hint="eastAsia"/>
            <w:shd w:val="clear" w:color="auto" w:fill="FFFFFF"/>
          </w:rPr>
          <w:delInstrText>undation of China [Grants 72188101 and 72595864]. Supplemental Material: The online appendix is available at https://doi.org/10.1287/isre.2023.0561.\n\n</w:delInstrText>
        </w:r>
        <w:r w:rsidR="00DC684C" w:rsidDel="00D839CD">
          <w:rPr>
            <w:rFonts w:hint="eastAsia"/>
            <w:shd w:val="clear" w:color="auto" w:fill="FFFFFF"/>
          </w:rPr>
          <w:delInstrText>【摘要翻译】大语言模型</w:delInstrText>
        </w:r>
        <w:r w:rsidR="00DC684C" w:rsidDel="00D839CD">
          <w:rPr>
            <w:rFonts w:hint="eastAsia"/>
            <w:shd w:val="clear" w:color="auto" w:fill="FFFFFF"/>
          </w:rPr>
          <w:delInstrText xml:space="preserve"> (LLMs)(</w:delInstrText>
        </w:r>
        <w:r w:rsidR="00DC684C" w:rsidDel="00D839CD">
          <w:rPr>
            <w:rFonts w:hint="eastAsia"/>
            <w:shd w:val="clear" w:color="auto" w:fill="FFFFFF"/>
          </w:rPr>
          <w:delInstrText>如</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预计将显著重塑学习、技能获取和知识创造。它们对用户生成的知识共享问答</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平台的影响对</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平台和</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的比较价值和未来协同演化以及</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的未来学习具有重要意义。通过多种实证设计，我们估计</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的推出导致</w:delInstrText>
        </w:r>
        <w:r w:rsidR="00DC684C" w:rsidDel="00D839CD">
          <w:rPr>
            <w:rFonts w:hint="eastAsia"/>
            <w:shd w:val="clear" w:color="auto" w:fill="FFFFFF"/>
          </w:rPr>
          <w:delInstrText xml:space="preserve"> Stack Overflow </w:delInstrText>
        </w:r>
        <w:r w:rsidR="00DC684C" w:rsidDel="00D839CD">
          <w:rPr>
            <w:rFonts w:hint="eastAsia"/>
            <w:shd w:val="clear" w:color="auto" w:fill="FFFFFF"/>
          </w:rPr>
          <w:delInstrText>上发布的问题数量平均减少了</w:delInstrText>
        </w:r>
        <w:r w:rsidR="00DC684C" w:rsidDel="00D839CD">
          <w:rPr>
            <w:rFonts w:hint="eastAsia"/>
            <w:shd w:val="clear" w:color="auto" w:fill="FFFFFF"/>
          </w:rPr>
          <w:delInstrText xml:space="preserve"> 14.09%</w:delInstrText>
        </w:r>
        <w:r w:rsidR="00DC684C" w:rsidDel="00D839CD">
          <w:rPr>
            <w:rFonts w:hint="eastAsia"/>
            <w:shd w:val="clear" w:color="auto" w:fill="FFFFFF"/>
          </w:rPr>
          <w:delInstrText>，这种影响随着时间的推移而加剧，到</w:delInstrText>
        </w:r>
        <w:r w:rsidR="00DC684C" w:rsidDel="00D839CD">
          <w:rPr>
            <w:rFonts w:hint="eastAsia"/>
            <w:shd w:val="clear" w:color="auto" w:fill="FFFFFF"/>
          </w:rPr>
          <w:delInstrText xml:space="preserve"> 2023 </w:delInstrText>
        </w:r>
        <w:r w:rsidR="00DC684C" w:rsidDel="00D839CD">
          <w:rPr>
            <w:rFonts w:hint="eastAsia"/>
            <w:shd w:val="clear" w:color="auto" w:fill="FFFFFF"/>
          </w:rPr>
          <w:delInstrText>年</w:delInstrText>
        </w:r>
        <w:r w:rsidR="00DC684C" w:rsidDel="00D839CD">
          <w:rPr>
            <w:rFonts w:hint="eastAsia"/>
            <w:shd w:val="clear" w:color="auto" w:fill="FFFFFF"/>
          </w:rPr>
          <w:delInstrText xml:space="preserve"> 5 </w:delInstrText>
        </w:r>
        <w:r w:rsidR="00DC684C" w:rsidDel="00D839CD">
          <w:rPr>
            <w:rFonts w:hint="eastAsia"/>
            <w:shd w:val="clear" w:color="auto" w:fill="FFFFFF"/>
          </w:rPr>
          <w:delInstrText>月达到</w:delInstrText>
        </w:r>
        <w:r w:rsidR="00DC684C" w:rsidDel="00D839CD">
          <w:rPr>
            <w:rFonts w:hint="eastAsia"/>
            <w:shd w:val="clear" w:color="auto" w:fill="FFFFFF"/>
          </w:rPr>
          <w:delInstrText xml:space="preserve"> 27.88% </w:delInstrText>
        </w:r>
        <w:r w:rsidR="00DC684C" w:rsidDel="00D839C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D839CD">
          <w:rPr>
            <w:rFonts w:hint="eastAsia"/>
            <w:shd w:val="clear" w:color="auto" w:fill="FFFFFF"/>
          </w:rPr>
          <w:delInstrText xml:space="preserve">:(1) ChatGPT </w:delInstrText>
        </w:r>
        <w:r w:rsidR="00DC684C" w:rsidDel="00D839CD">
          <w:rPr>
            <w:rFonts w:hint="eastAsia"/>
            <w:shd w:val="clear" w:color="auto" w:fill="FFFFFF"/>
          </w:rPr>
          <w:delInstrText>的不均衡替代，其中更简单、中等到低质量的问题更容易消失</w:delInstrText>
        </w:r>
        <w:r w:rsidR="00DC684C" w:rsidDel="00D839CD">
          <w:rPr>
            <w:rFonts w:hint="eastAsia"/>
            <w:shd w:val="clear" w:color="auto" w:fill="FFFFFF"/>
          </w:rPr>
          <w:delInstrText xml:space="preserve">;(2) </w:delInstrText>
        </w:r>
        <w:r w:rsidR="00DC684C" w:rsidDel="00D839CD">
          <w:rPr>
            <w:rFonts w:hint="eastAsia"/>
            <w:shd w:val="clear" w:color="auto" w:fill="FFFFFF"/>
          </w:rPr>
          <w:delInstrText>在考虑数量减少后直接提高质量，表明</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D839CD">
          <w:rPr>
            <w:rFonts w:hint="eastAsia"/>
            <w:shd w:val="clear" w:color="auto" w:fill="FFFFFF"/>
          </w:rPr>
          <w:delInstrText>;</w:delInstrText>
        </w:r>
        <w:r w:rsidR="00DC684C" w:rsidDel="00D839CD">
          <w:rPr>
            <w:rFonts w:hint="eastAsia"/>
            <w:shd w:val="clear" w:color="auto" w:fill="FFFFFF"/>
          </w:rPr>
          <w:delInstrText>用户保留率和新用户获取率都显著下降</w:delInstrText>
        </w:r>
        <w:r w:rsidR="00DC684C" w:rsidDel="00D839CD">
          <w:rPr>
            <w:rFonts w:hint="eastAsia"/>
            <w:shd w:val="clear" w:color="auto" w:fill="FFFFFF"/>
          </w:rPr>
          <w:delInstrText>;</w:delInstrText>
        </w:r>
        <w:r w:rsidR="00DC684C" w:rsidDel="00D839C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D839CD">
          <w:rPr>
            <w:rFonts w:hint="eastAsia"/>
            <w:shd w:val="clear" w:color="auto" w:fill="FFFFFF"/>
          </w:rPr>
          <w:delInstrText>;</w:delInstrText>
        </w:r>
        <w:r w:rsidR="00DC684C" w:rsidDel="00D839C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72301259]</w:delInstrText>
        </w:r>
        <w:r w:rsidR="00DC684C" w:rsidDel="00D839CD">
          <w:rPr>
            <w:rFonts w:hint="eastAsia"/>
            <w:shd w:val="clear" w:color="auto" w:fill="FFFFFF"/>
          </w:rPr>
          <w:delInstrText>。李建清获得中国国家自然科学基础的支持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72188101 </w:delInstrText>
        </w:r>
        <w:r w:rsidR="00DC684C" w:rsidDel="00D839CD">
          <w:rPr>
            <w:rFonts w:hint="eastAsia"/>
            <w:shd w:val="clear" w:color="auto" w:fill="FFFFFF"/>
          </w:rPr>
          <w:delInstrText>和</w:delInstrText>
        </w:r>
        <w:r w:rsidR="00DC684C" w:rsidDel="00D839CD">
          <w:rPr>
            <w:rFonts w:hint="eastAsia"/>
            <w:shd w:val="clear" w:color="auto" w:fill="FFFFFF"/>
          </w:rPr>
          <w:delInstrText xml:space="preserve"> 72595864]</w:delInstrText>
        </w:r>
        <w:r w:rsidR="00DC684C" w:rsidDel="00D839CD">
          <w:rPr>
            <w:rFonts w:hint="eastAsia"/>
            <w:shd w:val="clear" w:color="auto" w:fill="FFFFFF"/>
          </w:rPr>
          <w:delInstrText>。补充资料：在线附录可访问</w:delInstrText>
        </w:r>
        <w:r w:rsidR="00DC684C" w:rsidDel="00D839CD">
          <w:rPr>
            <w:rFonts w:hint="eastAsia"/>
            <w:shd w:val="clear" w:color="auto" w:fill="FFFFFF"/>
          </w:rPr>
          <w:delInstrText xml:space="preserve"> https://doi.org/10.1287/isre.2023.0561</w:delInstrText>
        </w:r>
        <w:r w:rsidR="00DC684C" w:rsidDel="00D839CD">
          <w:rPr>
            <w:rFonts w:hint="eastAsia"/>
            <w:shd w:val="clear" w:color="auto" w:fill="FFFFFF"/>
          </w:rPr>
          <w:delInstrText>。</w:delInstrText>
        </w:r>
        <w:r w:rsidR="00DC684C" w:rsidDel="00D839CD">
          <w:rPr>
            <w:rFonts w:hint="eastAsia"/>
            <w:shd w:val="clear" w:color="auto" w:fill="FFFFFF"/>
          </w:rPr>
          <w:delInstrText>","call-number":"1","container-title":"Information Systems Research","DOI"</w:delInstrText>
        </w:r>
        <w:r w:rsidR="00DC684C" w:rsidDel="00D839CD">
          <w:rPr>
            <w:shd w:val="clear" w:color="auto" w:fill="FFFFFF"/>
          </w:rPr>
          <w:delInstrText>:"10.1287/isre.2023.0561","ISSN":"1047-7047","language":"en","note":"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large language models</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Q&amp;A platform</w:delInstrText>
        </w:r>
        <w:r w:rsidR="00DC684C" w:rsidDel="00D839CD">
          <w:rPr>
            <w:rFonts w:hint="eastAsia"/>
            <w:shd w:val="clear" w:color="auto" w:fill="FFFFFF"/>
          </w:rPr>
          <w:delInstrText>、</w:delInstrText>
        </w:r>
        <w:r w:rsidR="00DC684C" w:rsidDel="00D839C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429" w:author="Dylan CHEN" w:date="2026-08-28T23:16:00Z" w16du:dateUtc="2026-08-28T15:16:00Z">
        <w:del w:id="430" w:author="Prof. LIU Ben" w:date="2026-08-29T22:24:00Z" w16du:dateUtc="2026-08-29T14:24:00Z">
          <w:r w:rsidR="000E3138" w:rsidRPr="0022223D" w:rsidDel="00D839CD">
            <w:rPr>
              <w:shd w:val="clear" w:color="auto" w:fill="FFFFFF"/>
            </w:rPr>
            <w:fldChar w:fldCharType="separate"/>
          </w:r>
          <w:r w:rsidR="000E3138" w:rsidDel="00D839CD">
            <w:delText>(Burtch et al. 2024; Quinn &amp; Gutt 2025; del Rio-Chanona et al. 2024; Sanatizadeh et al. 2025; Xue et al. 2026)</w:delText>
          </w:r>
          <w:r w:rsidR="000E3138" w:rsidRPr="0022223D" w:rsidDel="00D839CD">
            <w:rPr>
              <w:shd w:val="clear" w:color="auto" w:fill="FFFFFF"/>
            </w:rPr>
            <w:fldChar w:fldCharType="end"/>
          </w:r>
        </w:del>
      </w:ins>
      <w:del w:id="431" w:author="Prof. LIU Ben" w:date="2026-08-29T22:24:00Z" w16du:dateUtc="2026-08-29T14:24:00Z">
        <w:r w:rsidRPr="00D2526D" w:rsidDel="00D839CD">
          <w:delText>(del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delText>
        </w:r>
      </w:del>
    </w:p>
    <w:p w14:paraId="3C6ED05D" w14:textId="1E8AECE1" w:rsidR="005C375D" w:rsidRDefault="005C375D" w:rsidP="0049010E">
      <w:pPr>
        <w:pStyle w:val="Heading2"/>
      </w:pPr>
      <w:r w:rsidRPr="00D2526D">
        <w:t>The AI Answer as a Profile of Three Signals</w:t>
      </w:r>
    </w:p>
    <w:p w14:paraId="79D29D96" w14:textId="188228DF" w:rsidR="00D839CD" w:rsidRPr="00D839CD" w:rsidRDefault="00D839CD">
      <w:pPr>
        <w:pStyle w:val="Paragraph0"/>
        <w:rPr>
          <w:ins w:id="432" w:author="Prof. LIU Ben" w:date="2026-08-29T22:24:00Z" w16du:dateUtc="2026-08-29T14:24:00Z"/>
          <w:rPrChange w:id="433" w:author="Prof. LIU Ben" w:date="2026-08-29T22:24:00Z" w16du:dateUtc="2026-08-29T14:24:00Z">
            <w:rPr>
              <w:ins w:id="434" w:author="Prof. LIU Ben" w:date="2026-08-29T22:24:00Z" w16du:dateUtc="2026-08-29T14:24:00Z"/>
              <w:color w:val="000000"/>
            </w:rPr>
          </w:rPrChange>
        </w:rPr>
        <w:pPrChange w:id="435" w:author="Prof. LIU Ben" w:date="2026-08-29T22:24:00Z" w16du:dateUtc="2026-08-29T14:24:00Z">
          <w:pPr>
            <w:spacing w:before="100" w:beforeAutospacing="1" w:after="100" w:afterAutospacing="1"/>
          </w:pPr>
        </w:pPrChange>
      </w:pPr>
      <w:ins w:id="436" w:author="Prof. LIU Ben" w:date="2026-08-29T22:24:00Z" w16du:dateUtc="2026-08-29T14:24:00Z">
        <w:r w:rsidRPr="00D839CD">
          <w:rPr>
            <w:rPrChange w:id="437" w:author="Prof. LIU Ben" w:date="2026-08-29T22:24:00Z" w16du:dateUtc="2026-08-29T14:24:00Z">
              <w:rPr>
                <w:color w:val="000000"/>
              </w:rPr>
            </w:rPrChange>
          </w:rPr>
          <w:t>Research on competitive interaction holds that how an actor responds to a competitor depends on how the actor appraises that competitor, and that this appraisal is built from observable features</w:t>
        </w:r>
      </w:ins>
      <w:ins w:id="438" w:author="Prof. LIU Ben" w:date="2026-08-29T22:25:00Z" w16du:dateUtc="2026-08-29T14:25:00Z">
        <w:r>
          <w:rPr>
            <w:rFonts w:hint="eastAsia"/>
          </w:rPr>
          <w:t xml:space="preserve">, including </w:t>
        </w:r>
      </w:ins>
      <w:ins w:id="439" w:author="Prof. LIU Ben" w:date="2026-08-29T22:24:00Z" w16du:dateUtc="2026-08-29T14:24:00Z">
        <w:r w:rsidRPr="00D839CD">
          <w:rPr>
            <w:rPrChange w:id="440" w:author="Prof. LIU Ben" w:date="2026-08-29T22:24:00Z" w16du:dateUtc="2026-08-29T14:24:00Z">
              <w:rPr>
                <w:color w:val="000000"/>
              </w:rPr>
            </w:rPrChange>
          </w:rPr>
          <w:t>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1FF47948" w14:textId="15322F20" w:rsidR="00D839CD" w:rsidRPr="00D839CD" w:rsidRDefault="00D839CD">
      <w:pPr>
        <w:pStyle w:val="Paragraph0"/>
        <w:rPr>
          <w:ins w:id="441" w:author="Prof. LIU Ben" w:date="2026-08-29T22:24:00Z" w16du:dateUtc="2026-08-29T14:24:00Z"/>
          <w:rPrChange w:id="442" w:author="Prof. LIU Ben" w:date="2026-08-29T22:24:00Z" w16du:dateUtc="2026-08-29T14:24:00Z">
            <w:rPr>
              <w:ins w:id="443" w:author="Prof. LIU Ben" w:date="2026-08-29T22:24:00Z" w16du:dateUtc="2026-08-29T14:24:00Z"/>
              <w:color w:val="000000"/>
            </w:rPr>
          </w:rPrChange>
        </w:rPr>
        <w:pPrChange w:id="444" w:author="Prof. LIU Ben" w:date="2026-08-29T22:24:00Z" w16du:dateUtc="2026-08-29T14:24:00Z">
          <w:pPr>
            <w:spacing w:before="100" w:beforeAutospacing="1" w:after="100" w:afterAutospacing="1"/>
          </w:pPr>
        </w:pPrChange>
      </w:pPr>
      <w:ins w:id="445" w:author="Prof. LIU Ben" w:date="2026-08-29T22:24:00Z" w16du:dateUtc="2026-08-29T14:24:00Z">
        <w:r w:rsidRPr="00D839CD">
          <w:rPr>
            <w:rPrChange w:id="446" w:author="Prof. LIU Ben" w:date="2026-08-29T22:24:00Z" w16du:dateUtc="2026-08-29T14:24:00Z">
              <w:rPr>
                <w:color w:val="000000"/>
              </w:rPr>
            </w:rPrChange>
          </w:rPr>
          <w:t xml:space="preserve">We take the AI answer to carry three signals. The source, which we call the </w:t>
        </w:r>
      </w:ins>
      <w:ins w:id="447" w:author="Prof. LIU Ben" w:date="2026-08-29T22:25:00Z" w16du:dateUtc="2026-08-29T14:25:00Z">
        <w:r>
          <w:t>“</w:t>
        </w:r>
      </w:ins>
      <w:ins w:id="448" w:author="Prof. LIU Ben" w:date="2026-08-29T22:24:00Z" w16du:dateUtc="2026-08-29T14:24:00Z">
        <w:r w:rsidRPr="00D839CD">
          <w:rPr>
            <w:rPrChange w:id="449" w:author="Prof. LIU Ben" w:date="2026-08-29T22:24:00Z" w16du:dateUtc="2026-08-29T14:24:00Z">
              <w:rPr>
                <w:color w:val="000000"/>
              </w:rPr>
            </w:rPrChange>
          </w:rPr>
          <w:t>AI label,</w:t>
        </w:r>
      </w:ins>
      <w:ins w:id="450" w:author="Prof. LIU Ben" w:date="2026-08-29T22:25:00Z" w16du:dateUtc="2026-08-29T14:25:00Z">
        <w:r>
          <w:t>”</w:t>
        </w:r>
      </w:ins>
      <w:ins w:id="451" w:author="Prof. LIU Ben" w:date="2026-08-29T22:24:00Z" w16du:dateUtc="2026-08-29T14:24:00Z">
        <w:r w:rsidRPr="00D839CD">
          <w:rPr>
            <w:rPrChange w:id="452" w:author="Prof. LIU Ben" w:date="2026-08-29T22:24:00Z" w16du:dateUtc="2026-08-29T14:24:00Z">
              <w:rPr>
                <w:color w:val="000000"/>
              </w:rPr>
            </w:rPrChange>
          </w:rPr>
          <w:t xml:space="preserve"> tells the answerer what kind of competitor this is (i.e., machine authorship is present). The </w:t>
        </w:r>
      </w:ins>
      <w:ins w:id="453" w:author="Prof. LIU Ben" w:date="2026-08-29T22:25:00Z" w16du:dateUtc="2026-08-29T14:25:00Z">
        <w:r>
          <w:t>“</w:t>
        </w:r>
      </w:ins>
      <w:ins w:id="454" w:author="Prof. LIU Ben" w:date="2026-08-29T22:24:00Z" w16du:dateUtc="2026-08-29T14:24:00Z">
        <w:r w:rsidRPr="00D839CD">
          <w:rPr>
            <w:rPrChange w:id="455" w:author="Prof. LIU Ben" w:date="2026-08-29T22:24:00Z" w16du:dateUtc="2026-08-29T14:24:00Z">
              <w:rPr>
                <w:color w:val="000000"/>
              </w:rPr>
            </w:rPrChange>
          </w:rPr>
          <w:t>AI content</w:t>
        </w:r>
      </w:ins>
      <w:ins w:id="456" w:author="Prof. LIU Ben" w:date="2026-08-29T22:25:00Z" w16du:dateUtc="2026-08-29T14:25:00Z">
        <w:r>
          <w:t>”</w:t>
        </w:r>
      </w:ins>
      <w:ins w:id="457" w:author="Prof. LIU Ben" w:date="2026-08-29T22:24:00Z" w16du:dateUtc="2026-08-29T14:24:00Z">
        <w:r w:rsidRPr="00D839CD">
          <w:rPr>
            <w:rPrChange w:id="458" w:author="Prof. LIU Ben" w:date="2026-08-29T22:24:00Z" w16du:dateUtc="2026-08-29T14:24:00Z">
              <w:rPr>
                <w:color w:val="000000"/>
              </w:rPr>
            </w:rPrChange>
          </w:rPr>
          <w:t xml:space="preserve"> is what the AI actually wrote, and we decompose it into two measurable features: length signals how much of the answerable ground the competitor appears to have taken, and quality signals how good that content is</w:t>
        </w:r>
      </w:ins>
      <w:ins w:id="459" w:author="Prof. LIU Ben" w:date="2026-08-29T22:26:00Z" w16du:dateUtc="2026-08-29T14:26:00Z">
        <w:r>
          <w:t xml:space="preserve"> (e.g., </w:t>
        </w:r>
      </w:ins>
      <w:ins w:id="460" w:author="Prof. LIU Ben" w:date="2026-08-29T22:24:00Z" w16du:dateUtc="2026-08-29T14:24:00Z">
        <w:r w:rsidRPr="00D839CD">
          <w:rPr>
            <w:rPrChange w:id="461" w:author="Prof. LIU Ben" w:date="2026-08-29T22:24:00Z" w16du:dateUtc="2026-08-29T14:24:00Z">
              <w:rPr>
                <w:color w:val="000000"/>
              </w:rPr>
            </w:rPrChange>
          </w:rPr>
          <w:t>whether its reasoning is sound and its solution reliable</w:t>
        </w:r>
      </w:ins>
      <w:ins w:id="462" w:author="Prof. LIU Ben" w:date="2026-08-29T22:26:00Z" w16du:dateUtc="2026-08-29T14:26:00Z">
        <w:r>
          <w:t>)</w:t>
        </w:r>
      </w:ins>
      <w:ins w:id="463" w:author="Prof. LIU Ben" w:date="2026-08-29T22:24:00Z" w16du:dateUtc="2026-08-29T14:24:00Z">
        <w:r w:rsidRPr="00D839CD">
          <w:rPr>
            <w:rPrChange w:id="464" w:author="Prof. LIU Ben" w:date="2026-08-29T22:24:00Z" w16du:dateUtc="2026-08-29T14:24:00Z">
              <w:rPr>
                <w:color w:val="000000"/>
              </w:rPr>
            </w:rPrChange>
          </w:rPr>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D839CD">
          <w:rPr>
            <w:rPrChange w:id="465" w:author="Prof. LIU Ben" w:date="2026-08-29T22:24:00Z" w16du:dateUtc="2026-08-29T14:24:00Z">
              <w:rPr>
                <w:color w:val="000000"/>
              </w:rPr>
            </w:rPrChange>
          </w:rPr>
          <w:lastRenderedPageBreak/>
          <w:t>AI answers grow longer, and as they grow better, the consequence of having one under a question changes in ways that a single average cannot capture.</w:t>
        </w:r>
      </w:ins>
    </w:p>
    <w:p w14:paraId="6492D544" w14:textId="523C9AA1" w:rsidR="005C375D" w:rsidRPr="00D2526D" w:rsidDel="00D839CD" w:rsidRDefault="005C375D" w:rsidP="00D2526D">
      <w:pPr>
        <w:pStyle w:val="Paragraph0"/>
        <w:rPr>
          <w:del w:id="466" w:author="Prof. LIU Ben" w:date="2026-08-29T22:27:00Z" w16du:dateUtc="2026-08-29T14:27:00Z"/>
        </w:rPr>
      </w:pPr>
      <w:del w:id="467" w:author="Prof. LIU Ben" w:date="2026-08-29T22:27:00Z" w16du:dateUtc="2026-08-29T14:27:00Z">
        <w:r w:rsidRPr="00D2526D" w:rsidDel="00D839CD">
          <w:delTex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delText>
        </w:r>
      </w:del>
      <w:ins w:id="468" w:author="Dylan CHEN" w:date="2026-08-28T23:13:00Z" w16du:dateUtc="2026-08-28T15:13:00Z">
        <w:del w:id="469" w:author="Prof. LIU Ben" w:date="2026-08-29T22:27:00Z" w16du:dateUtc="2026-08-29T14:27:00Z">
          <w:r w:rsidR="000E3138" w:rsidRPr="00E55C5E" w:rsidDel="00D839CD">
            <w:fldChar w:fldCharType="begin"/>
          </w:r>
          <w:r w:rsidR="000E3138" w:rsidDel="00D839C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0E3138" w:rsidDel="00D839C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0E3138" w:rsidDel="00D839CD">
            <w:rPr>
              <w:rFonts w:hint="eastAsia"/>
            </w:rPr>
            <w:delInstrText>本文研究竞争紧张度，即目标企业与其特定竞争对手之间的紧张关系，这种紧张关系可能导致目标企业采取行动对抗竞争对手。基于认知</w:delInstrText>
          </w:r>
          <w:r w:rsidR="000E3138" w:rsidDel="00D839CD">
            <w:rPr>
              <w:rFonts w:hint="eastAsia"/>
            </w:rPr>
            <w:delInstrText>-</w:delInstrText>
          </w:r>
          <w:r w:rsidR="000E3138" w:rsidDel="00D839CD">
            <w:rPr>
              <w:rFonts w:hint="eastAsia"/>
            </w:rPr>
            <w:delInstrText>动机</w:delInstrText>
          </w:r>
          <w:r w:rsidR="000E3138" w:rsidDel="00D839CD">
            <w:rPr>
              <w:rFonts w:hint="eastAsia"/>
            </w:rPr>
            <w:delInstrText>-</w:delInstrText>
          </w:r>
          <w:r w:rsidR="000E3138" w:rsidDel="00D839C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0E3138" w:rsidDel="00D839CD">
            <w:rPr>
              <w:rFonts w:hint="eastAsia"/>
            </w:rPr>
            <w:delInstrText xml:space="preserve">","archive_location":"491 </w:delInstrText>
          </w:r>
          <w:r w:rsidR="000E3138" w:rsidDel="00D839CD">
            <w:rPr>
              <w:rFonts w:ascii="Apple Color Emoji" w:hAnsi="Apple Color Emoji" w:cs="Apple Color Emoji"/>
            </w:rPr>
            <w:delInstrText>📊</w:delInstrText>
          </w:r>
          <w:r w:rsidR="000E3138" w:rsidDel="00D839CD">
            <w:rPr>
              <w:rFonts w:hint="eastAsia"/>
            </w:rPr>
            <w:delInstrText>","call-number":"1","container-title":"Academy of Management Journal","DOI"</w:delInstrText>
          </w:r>
          <w:r w:rsidR="000E3138" w:rsidDel="00D839CD">
            <w:delInstrText>:"10.5465/amj.2007.24162081","ISSN":"0001-4273","issue":"1","journalAbbreviation":"AMJ","language":"en","note":"</w:delInstrText>
          </w:r>
          <w:r w:rsidR="000E3138" w:rsidDel="00D839CD">
            <w:rPr>
              <w:rFonts w:ascii="Apple Color Emoji" w:hAnsi="Apple Color Emoji" w:cs="Apple Color Emoji"/>
            </w:rPr>
            <w:delInstrText>🏷️</w:delInstrText>
          </w:r>
          <w:r w:rsidR="000E3138" w:rsidDel="00D839CD">
            <w:delInstrText xml:space="preserve"> /unread</w:delInstrText>
          </w:r>
          <w:r w:rsidR="000E3138" w:rsidDel="00D839CD">
            <w:rPr>
              <w:rFonts w:hint="eastAsia"/>
            </w:rPr>
            <w:delInstrText>、</w:delInstrText>
          </w:r>
          <w:r w:rsidR="000E3138" w:rsidDel="00D839CD">
            <w:delInstrText>COMPETITION</w:delInstrText>
          </w:r>
          <w:r w:rsidR="000E3138" w:rsidDel="00D839CD">
            <w:rPr>
              <w:rFonts w:hint="eastAsia"/>
            </w:rPr>
            <w:delInstrText>、</w:delInstrText>
          </w:r>
          <w:r w:rsidR="000E3138" w:rsidDel="00D839CD">
            <w:delInstrText>MANAGEMENT</w:delInstrText>
          </w:r>
          <w:r w:rsidR="000E3138" w:rsidDel="00D839CD">
            <w:rPr>
              <w:rFonts w:hint="eastAsia"/>
            </w:rPr>
            <w:delInstrText>、</w:delInstrText>
          </w:r>
          <w:r w:rsidR="000E3138" w:rsidDel="00D839CD">
            <w:delInstrText>BUSINESS enterprises</w:delInstrText>
          </w:r>
          <w:r w:rsidR="000E3138" w:rsidDel="00D839CD">
            <w:rPr>
              <w:rFonts w:hint="eastAsia"/>
            </w:rPr>
            <w:delInstrText>、</w:delInstrText>
          </w:r>
          <w:r w:rsidR="000E3138" w:rsidDel="00D839CD">
            <w:delInstrText>COMMERCE</w:delInstrText>
          </w:r>
          <w:r w:rsidR="000E3138" w:rsidDel="00D839CD">
            <w:rPr>
              <w:rFonts w:hint="eastAsia"/>
            </w:rPr>
            <w:delInstrText>、</w:delInstrText>
          </w:r>
          <w:r w:rsidR="000E3138" w:rsidDel="00D839CD">
            <w:delInstrText>DATA analysis</w:delInstrText>
          </w:r>
          <w:r w:rsidR="000E3138" w:rsidDel="00D839CD">
            <w:rPr>
              <w:rFonts w:hint="eastAsia"/>
            </w:rPr>
            <w:delInstrText>、</w:delInstrText>
          </w:r>
          <w:r w:rsidR="000E3138" w:rsidDel="00D839CD">
            <w:delInstrText>MOTIVATION (Psychology)</w:delInstrText>
          </w:r>
          <w:r w:rsidR="000E3138" w:rsidDel="00D839CD">
            <w:rPr>
              <w:rFonts w:hint="eastAsia"/>
            </w:rPr>
            <w:delInstrText>、</w:delInstrText>
          </w:r>
          <w:r w:rsidR="000E3138" w:rsidDel="00D839C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0E3138" w:rsidDel="00D839CD">
            <w:rPr>
              <w:rFonts w:hint="eastAsia"/>
            </w:rPr>
            <w:delInstrText>—</w:delInstrText>
          </w:r>
          <w:r w:rsidR="000E3138" w:rsidDel="00D839C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0E3138" w:rsidDel="00D839CD">
            <w:rPr>
              <w:rFonts w:ascii="Apple Color Emoji" w:hAnsi="Apple Color Emoji" w:cs="Apple Color Emoji"/>
            </w:rPr>
            <w:delInstrText>📊</w:delInstrText>
          </w:r>
          <w:r w:rsidR="000E3138" w:rsidDel="00D839CD">
            <w:delInstrText>","call-number":"3","container-title":"Asia Pacific Journal of Management","DOI":"10.1007/s10490-008-9110-7","ISSN":"1572-9958","issue":"1","journalAbbreviation":"Asia Pac J Manag","language":"en","note":"</w:delInstrText>
          </w:r>
          <w:r w:rsidR="000E3138" w:rsidDel="00D839CD">
            <w:rPr>
              <w:rFonts w:ascii="Apple Color Emoji" w:hAnsi="Apple Color Emoji" w:cs="Apple Color Emoji"/>
            </w:rPr>
            <w:delInstrText>🏷️</w:delInstrText>
          </w:r>
          <w:r w:rsidR="000E3138" w:rsidDel="00D839CD">
            <w:delInstrText xml:space="preserve"> /reading</w:delInstrText>
          </w:r>
          <w:r w:rsidR="000E3138" w:rsidDel="00D839CD">
            <w:rPr>
              <w:rFonts w:hint="eastAsia"/>
            </w:rPr>
            <w:delInstrText>、</w:delInstrText>
          </w:r>
          <w:r w:rsidR="000E3138" w:rsidDel="00D839CD">
            <w:delInstrText>Research</w:delInstrText>
          </w:r>
          <w:r w:rsidR="000E3138" w:rsidDel="00D839CD">
            <w:rPr>
              <w:rFonts w:hint="eastAsia"/>
            </w:rPr>
            <w:delInstrText>、</w:delInstrText>
          </w:r>
          <w:r w:rsidR="000E3138" w:rsidDel="00D839CD">
            <w:rPr>
              <w:rFonts w:ascii="Apple Color Emoji" w:hAnsi="Apple Color Emoji" w:cs="Apple Color Emoji"/>
            </w:rPr>
            <w:delInstrText>🤖️</w:delInstrText>
          </w:r>
          <w:r w:rsidR="000E3138" w:rsidDel="00D839CD">
            <w:rPr>
              <w:rFonts w:hint="eastAsia"/>
            </w:rPr>
            <w:delInstrText>、</w:delInstrText>
          </w:r>
          <w:r w:rsidR="000E3138" w:rsidDel="00D839CD">
            <w:delInstrText>Competitive dynamics</w:delInstrText>
          </w:r>
          <w:r w:rsidR="000E3138" w:rsidDel="00D839CD">
            <w:rPr>
              <w:rFonts w:hint="eastAsia"/>
            </w:rPr>
            <w:delInstrText>、</w:delInstrText>
          </w:r>
          <w:r w:rsidR="000E3138" w:rsidDel="00D839CD">
            <w:delInstrText>Publishing</w:delInstrText>
          </w:r>
          <w:r w:rsidR="000E3138" w:rsidDel="00D839CD">
            <w:rPr>
              <w:rFonts w:hint="eastAsia"/>
            </w:rPr>
            <w:delInstrText>、</w:delInstrText>
          </w:r>
          <w:r w:rsidR="000E3138" w:rsidDel="00D839CD">
            <w:delInstrText>Strategic</w:delInstrText>
          </w:r>
          <w:r w:rsidR="000E3138" w:rsidDel="00D839CD">
            <w:rPr>
              <w:rFonts w:hint="eastAsia"/>
            </w:rPr>
            <w:delInstrText xml:space="preserve"> management</w:delInstrText>
          </w:r>
          <w:r w:rsidR="000E3138" w:rsidDel="00D839CD">
            <w:rPr>
              <w:rFonts w:hint="eastAsia"/>
            </w:rPr>
            <w:delInstrText>、</w:delInstrText>
          </w:r>
          <w:r w:rsidR="000E3138" w:rsidDel="00D839CD">
            <w:rPr>
              <w:rFonts w:hint="eastAsia"/>
            </w:rPr>
            <w:delInstrText>U.S.-based journal","page":"5-25","source":"9.7 (Q1)","title":"Competitive dynamics research: An insider</w:delInstrText>
          </w:r>
          <w:r w:rsidR="000E3138" w:rsidDel="00D839CD">
            <w:rPr>
              <w:rFonts w:hint="eastAsia"/>
            </w:rPr>
            <w:delInstrText>’</w:delInstrText>
          </w:r>
          <w:r w:rsidR="000E3138" w:rsidDel="00D839CD">
            <w:rPr>
              <w:rFonts w:hint="eastAsia"/>
            </w:rPr>
            <w:delInstrText>s odyssey","title-short":"Competitive dynamics research","URL":"https://doi.org/10.1007/s10490-008-9110-7","volume":"26","author":[{"famil</w:delInstrText>
          </w:r>
          <w:r w:rsidR="000E3138" w:rsidDel="00D839CD">
            <w:delInstrText xml:space="preserve">y":"Chen","given":"Ming-Jer"}],"accessed":{"date-parts":[["2026",7,27]]},"issued":{"date-parts":[["2009",3,1]]}}}],"schema":"https://github.com/citation-style-language/schema/raw/master/csl-citation.json"} </w:delInstrText>
          </w:r>
          <w:r w:rsidR="000E3138" w:rsidRPr="00E55C5E" w:rsidDel="00D839CD">
            <w:fldChar w:fldCharType="separate"/>
          </w:r>
          <w:r w:rsidR="000E3138" w:rsidDel="00D839CD">
            <w:rPr>
              <w:noProof/>
            </w:rPr>
            <w:delText>(Chen et al. 2007; Chen 2009)</w:delText>
          </w:r>
          <w:r w:rsidR="000E3138" w:rsidRPr="00E55C5E" w:rsidDel="00D839CD">
            <w:fldChar w:fldCharType="end"/>
          </w:r>
        </w:del>
      </w:ins>
      <w:del w:id="470" w:author="Prof. LIU Ben" w:date="2026-08-29T22:27:00Z" w16du:dateUtc="2026-08-29T14:27:00Z">
        <w:r w:rsidRPr="00D2526D" w:rsidDel="00D839CD">
          <w:delText>(Chen et al. 2007; Chen 2009). It follows that the effect of an AI answer cannot be summarized by a single quantity. The AI answer must instead be read as a profile of signals.</w:delText>
        </w:r>
      </w:del>
    </w:p>
    <w:p w14:paraId="700C792D" w14:textId="00A088B8" w:rsidR="005C375D" w:rsidDel="00D839CD" w:rsidRDefault="005C375D" w:rsidP="005C375D">
      <w:pPr>
        <w:pStyle w:val="Paragraph0"/>
        <w:rPr>
          <w:del w:id="471" w:author="Prof. LIU Ben" w:date="2026-08-29T22:27:00Z" w16du:dateUtc="2026-08-29T14:27:00Z"/>
        </w:rPr>
      </w:pPr>
      <w:del w:id="472" w:author="Prof. LIU Ben" w:date="2026-08-29T22:27:00Z" w16du:dateUtc="2026-08-29T14:27:00Z">
        <w:r w:rsidRPr="00D2526D" w:rsidDel="00D839CD">
          <w:delText xml:space="preserve">We take the AI answer to carry three signals. The source, which we call the </w:delText>
        </w:r>
        <w:r w:rsidDel="00D839CD">
          <w:delText>“</w:delText>
        </w:r>
        <w:r w:rsidRPr="00D2526D" w:rsidDel="00D839CD">
          <w:delText>AI label,</w:delText>
        </w:r>
        <w:r w:rsidDel="00D839CD">
          <w:delText>”</w:delText>
        </w:r>
        <w:r w:rsidRPr="00D2526D" w:rsidDel="00D839CD">
          <w:delText xml:space="preserve"> tells the answerer what kind of competitor this is</w:delText>
        </w:r>
        <w:r w:rsidDel="00D839CD">
          <w:rPr>
            <w:rFonts w:hint="eastAsia"/>
          </w:rPr>
          <w:delText xml:space="preserve"> (i.e</w:delText>
        </w:r>
      </w:del>
      <w:ins w:id="473" w:author="Dylan CHEN" w:date="2026-08-27T17:08:00Z" w16du:dateUtc="2026-08-27T09:08:00Z">
        <w:del w:id="474" w:author="Prof. LIU Ben" w:date="2026-08-29T22:27:00Z" w16du:dateUtc="2026-08-29T14:27:00Z">
          <w:r w:rsidR="003F35AE" w:rsidDel="00D839CD">
            <w:rPr>
              <w:rFonts w:hint="eastAsia"/>
            </w:rPr>
            <w:delText>.</w:delText>
          </w:r>
        </w:del>
      </w:ins>
      <w:del w:id="475" w:author="Prof. LIU Ben" w:date="2026-08-29T22:27:00Z" w16du:dateUtc="2026-08-29T14:27:00Z">
        <w:r w:rsidDel="00D839CD">
          <w:rPr>
            <w:rFonts w:hint="eastAsia"/>
          </w:rPr>
          <w:delText>,</w:delText>
        </w:r>
        <w:r w:rsidRPr="00D2526D" w:rsidDel="00D839CD">
          <w:delText xml:space="preserve"> machine authorship is present</w:delText>
        </w:r>
        <w:r w:rsidDel="00D839CD">
          <w:rPr>
            <w:rFonts w:hint="eastAsia"/>
          </w:rPr>
          <w:delText>)</w:delText>
        </w:r>
        <w:r w:rsidRPr="00D2526D" w:rsidDel="00D839CD">
          <w:delText xml:space="preserve">. The </w:delText>
        </w:r>
        <w:r w:rsidDel="00D839CD">
          <w:delText>“</w:delText>
        </w:r>
        <w:r w:rsidRPr="00D2526D" w:rsidDel="00D839CD">
          <w:delText>AI content</w:delText>
        </w:r>
        <w:r w:rsidDel="00D839CD">
          <w:delText>”</w:delText>
        </w:r>
        <w:r w:rsidRPr="00D2526D" w:rsidDel="00D839CD">
          <w:delTex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delText>
        </w:r>
      </w:del>
    </w:p>
    <w:p w14:paraId="3F0A28C9" w14:textId="5585E20B" w:rsidR="005C375D" w:rsidRPr="00D2526D" w:rsidRDefault="005C375D" w:rsidP="0049010E">
      <w:pPr>
        <w:pStyle w:val="Heading2"/>
      </w:pPr>
      <w:r w:rsidRPr="00D2526D">
        <w:t>Linking Signals to Decisions Through Fast and Slow Thinking</w:t>
      </w:r>
    </w:p>
    <w:p w14:paraId="1A430EC5" w14:textId="5810F84E" w:rsidR="00D839CD" w:rsidRPr="00D839CD" w:rsidRDefault="00D839CD">
      <w:pPr>
        <w:pStyle w:val="Paragraph0"/>
        <w:rPr>
          <w:ins w:id="476" w:author="Prof. LIU Ben" w:date="2026-08-29T22:28:00Z" w16du:dateUtc="2026-08-29T14:28:00Z"/>
          <w:rPrChange w:id="477" w:author="Prof. LIU Ben" w:date="2026-08-29T22:28:00Z" w16du:dateUtc="2026-08-29T14:28:00Z">
            <w:rPr>
              <w:ins w:id="478" w:author="Prof. LIU Ben" w:date="2026-08-29T22:28:00Z" w16du:dateUtc="2026-08-29T14:28:00Z"/>
              <w:color w:val="000000"/>
            </w:rPr>
          </w:rPrChange>
        </w:rPr>
        <w:pPrChange w:id="479" w:author="Prof. LIU Ben" w:date="2026-08-29T22:28:00Z" w16du:dateUtc="2026-08-29T14:28:00Z">
          <w:pPr>
            <w:spacing w:before="100" w:beforeAutospacing="1" w:after="100" w:afterAutospacing="1"/>
          </w:pPr>
        </w:pPrChange>
      </w:pPr>
      <w:ins w:id="480" w:author="Prof. LIU Ben" w:date="2026-08-29T22:28:00Z" w16du:dateUtc="2026-08-29T14:28:00Z">
        <w:r w:rsidRPr="00D839CD">
          <w:rPr>
            <w:rPrChange w:id="481" w:author="Prof. LIU Ben" w:date="2026-08-29T22:28:00Z" w16du:dateUtc="2026-08-29T14:28:00Z">
              <w:rPr>
                <w:color w:val="000000"/>
              </w:rPr>
            </w:rPrChange>
          </w:rPr>
          <w:t xml:space="preserve">The three signals do not all arrive at the same moment relative to the two decisions, and this timing is what ties each signal to a particular decision. Source and length are </w:t>
        </w:r>
        <w:r>
          <w:t>“</w:t>
        </w:r>
        <w:r w:rsidRPr="00D839CD">
          <w:rPr>
            <w:rPrChange w:id="482" w:author="Prof. LIU Ben" w:date="2026-08-29T22:28:00Z" w16du:dateUtc="2026-08-29T14:28:00Z">
              <w:rPr>
                <w:color w:val="000000"/>
              </w:rPr>
            </w:rPrChange>
          </w:rPr>
          <w:t>glance</w:t>
        </w:r>
        <w:r>
          <w:t>”</w:t>
        </w:r>
        <w:r w:rsidRPr="00D839CD">
          <w:rPr>
            <w:rPrChange w:id="483" w:author="Prof. LIU Ben" w:date="2026-08-29T22:28:00Z" w16du:dateUtc="2026-08-29T14:28:00Z">
              <w:rPr>
                <w:color w:val="000000"/>
              </w:rPr>
            </w:rPrChange>
          </w:rPr>
          <w:t xml:space="preserve"> signals</w:t>
        </w:r>
        <w:r>
          <w:t>. T</w:t>
        </w:r>
        <w:r w:rsidRPr="00D839CD">
          <w:rPr>
            <w:rPrChange w:id="484" w:author="Prof. LIU Ben" w:date="2026-08-29T22:28:00Z" w16du:dateUtc="2026-08-29T14:28:00Z">
              <w:rPr>
                <w:color w:val="000000"/>
              </w:rPr>
            </w:rPrChange>
          </w:rPr>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ins>
      <w:ins w:id="485" w:author="Prof. LIU Ben" w:date="2026-08-29T22:29:00Z" w16du:dateUtc="2026-08-29T14:29:00Z">
        <w:r>
          <w:t xml:space="preserve"> </w:t>
        </w:r>
      </w:ins>
      <w:ins w:id="486" w:author="Prof. LIU Ben" w:date="2026-08-29T22:28:00Z" w16du:dateUtc="2026-08-29T14:28:00Z">
        <w:r w:rsidRPr="00D839CD">
          <w:rPr>
            <w:rPrChange w:id="487" w:author="Prof. LIU Ben" w:date="2026-08-29T22:28:00Z" w16du:dateUtc="2026-08-29T14:28:00Z">
              <w:rPr>
                <w:color w:val="000000"/>
              </w:rPr>
            </w:rPrChange>
          </w:rPr>
          <w:t>systems of thinking</w:t>
        </w:r>
      </w:ins>
      <w:ins w:id="488" w:author="Prof. LIU Ben" w:date="2026-08-29T22:29:00Z" w16du:dateUtc="2026-08-29T14:29:00Z">
        <w:r w:rsidR="007C76EF">
          <w:t xml:space="preserve"> account</w:t>
        </w:r>
      </w:ins>
      <w:ins w:id="489" w:author="Prof. LIU Ben" w:date="2026-08-29T22:28:00Z" w16du:dateUtc="2026-08-29T14:28:00Z">
        <w:r w:rsidRPr="00D839CD">
          <w:rPr>
            <w:rPrChange w:id="490" w:author="Prof. LIU Ben" w:date="2026-08-29T22:28:00Z" w16du:dateUtc="2026-08-29T14:28:00Z">
              <w:rPr>
                <w:color w:val="000000"/>
              </w:rPr>
            </w:rPrChange>
          </w:rPr>
          <w:t xml:space="preserve"> (Evans &amp; Stanovich 2013; Kahneman 2003, 2011).</w:t>
        </w:r>
      </w:ins>
    </w:p>
    <w:p w14:paraId="199A5018" w14:textId="0FE96918" w:rsidR="00D839CD" w:rsidRPr="00D839CD" w:rsidRDefault="00D839CD">
      <w:pPr>
        <w:pStyle w:val="Paragraph0"/>
        <w:rPr>
          <w:ins w:id="491" w:author="Prof. LIU Ben" w:date="2026-08-29T22:28:00Z" w16du:dateUtc="2026-08-29T14:28:00Z"/>
          <w:rPrChange w:id="492" w:author="Prof. LIU Ben" w:date="2026-08-29T22:28:00Z" w16du:dateUtc="2026-08-29T14:28:00Z">
            <w:rPr>
              <w:ins w:id="493" w:author="Prof. LIU Ben" w:date="2026-08-29T22:28:00Z" w16du:dateUtc="2026-08-29T14:28:00Z"/>
              <w:color w:val="000000"/>
            </w:rPr>
          </w:rPrChange>
        </w:rPr>
        <w:pPrChange w:id="494" w:author="Prof. LIU Ben" w:date="2026-08-29T22:28:00Z" w16du:dateUtc="2026-08-29T14:28:00Z">
          <w:pPr>
            <w:spacing w:before="100" w:beforeAutospacing="1" w:after="100" w:afterAutospacing="1"/>
          </w:pPr>
        </w:pPrChange>
      </w:pPr>
      <w:ins w:id="495" w:author="Prof. LIU Ben" w:date="2026-08-29T22:28:00Z" w16du:dateUtc="2026-08-29T14:28:00Z">
        <w:r w:rsidRPr="00D839CD">
          <w:rPr>
            <w:rPrChange w:id="496" w:author="Prof. LIU Ben" w:date="2026-08-29T22:28:00Z" w16du:dateUtc="2026-08-29T14:28: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ins>
      <w:ins w:id="497" w:author="Prof. LIU Ben" w:date="2026-08-29T22:30:00Z" w16du:dateUtc="2026-08-29T14:30:00Z">
        <w:r w:rsidR="007C76EF">
          <w:t>’</w:t>
        </w:r>
      </w:ins>
      <w:ins w:id="498" w:author="Prof. LIU Ben" w:date="2026-08-29T22:28:00Z" w16du:dateUtc="2026-08-29T14:28:00Z">
        <w:r w:rsidRPr="00D839CD">
          <w:rPr>
            <w:rPrChange w:id="499" w:author="Prof. LIU Ben" w:date="2026-08-29T22:28:00Z" w16du:dateUtc="2026-08-29T14:28:00Z">
              <w:rPr>
                <w:color w:val="000000"/>
              </w:rPr>
            </w:rPrChange>
          </w:rPr>
          <w:t>s time and knowledge and is thus a System 2 decision.</w:t>
        </w:r>
      </w:ins>
    </w:p>
    <w:p w14:paraId="4FFF68DB" w14:textId="2A077CB7" w:rsidR="00D839CD" w:rsidRPr="00D839CD" w:rsidRDefault="00D839CD">
      <w:pPr>
        <w:pStyle w:val="Paragraph0"/>
        <w:rPr>
          <w:ins w:id="500" w:author="Prof. LIU Ben" w:date="2026-08-29T22:28:00Z" w16du:dateUtc="2026-08-29T14:28:00Z"/>
          <w:rPrChange w:id="501" w:author="Prof. LIU Ben" w:date="2026-08-29T22:28:00Z" w16du:dateUtc="2026-08-29T14:28:00Z">
            <w:rPr>
              <w:ins w:id="502" w:author="Prof. LIU Ben" w:date="2026-08-29T22:28:00Z" w16du:dateUtc="2026-08-29T14:28:00Z"/>
              <w:color w:val="000000"/>
            </w:rPr>
          </w:rPrChange>
        </w:rPr>
        <w:pPrChange w:id="503" w:author="Prof. LIU Ben" w:date="2026-08-29T22:28:00Z" w16du:dateUtc="2026-08-29T14:28:00Z">
          <w:pPr>
            <w:spacing w:before="100" w:beforeAutospacing="1" w:after="100" w:afterAutospacing="1"/>
          </w:pPr>
        </w:pPrChange>
      </w:pPr>
      <w:ins w:id="504" w:author="Prof. LIU Ben" w:date="2026-08-29T22:28:00Z" w16du:dateUtc="2026-08-29T14:28:00Z">
        <w:r w:rsidRPr="00D839CD">
          <w:rPr>
            <w:rPrChange w:id="505" w:author="Prof. LIU Ben" w:date="2026-08-29T22:28:00Z" w16du:dateUtc="2026-08-29T14:28:00Z">
              <w:rPr>
                <w:color w:val="000000"/>
              </w:rPr>
            </w:rPrChange>
          </w:rPr>
          <w:t xml:space="preserve">This classification yields a single organizing principle, which we label the </w:t>
        </w:r>
      </w:ins>
      <w:ins w:id="506" w:author="Prof. LIU Ben" w:date="2026-08-29T22:30:00Z" w16du:dateUtc="2026-08-29T14:30:00Z">
        <w:r w:rsidR="007C76EF">
          <w:t>“</w:t>
        </w:r>
      </w:ins>
      <w:ins w:id="507" w:author="Prof. LIU Ben" w:date="2026-08-29T22:28:00Z" w16du:dateUtc="2026-08-29T14:28:00Z">
        <w:r w:rsidRPr="00D839CD">
          <w:rPr>
            <w:rPrChange w:id="508" w:author="Prof. LIU Ben" w:date="2026-08-29T22:28:00Z" w16du:dateUtc="2026-08-29T14:28:00Z">
              <w:rPr>
                <w:color w:val="000000"/>
              </w:rPr>
            </w:rPrChange>
          </w:rPr>
          <w:t>same-level</w:t>
        </w:r>
      </w:ins>
      <w:ins w:id="509" w:author="Prof. LIU Ben" w:date="2026-08-29T22:30:00Z" w16du:dateUtc="2026-08-29T14:30:00Z">
        <w:r w:rsidR="007C76EF">
          <w:t>”</w:t>
        </w:r>
      </w:ins>
      <w:ins w:id="510" w:author="Prof. LIU Ben" w:date="2026-08-29T22:28:00Z" w16du:dateUtc="2026-08-29T14:28:00Z">
        <w:r w:rsidRPr="00D839CD">
          <w:rPr>
            <w:rPrChange w:id="511" w:author="Prof. LIU Ben" w:date="2026-08-29T22:28:00Z" w16du:dateUtc="2026-08-29T14:28: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D839CD">
          <w:rPr>
            <w:rPrChange w:id="512" w:author="Prof. LIU Ben" w:date="2026-08-29T22:28:00Z" w16du:dateUtc="2026-08-29T14:28:00Z">
              <w:rPr>
                <w:color w:val="000000"/>
              </w:rPr>
            </w:rPrChange>
          </w:rPr>
          <w:lastRenderedPageBreak/>
          <w:t>advance to specific null predictions. A framework that predicted an effect in every combination of signal and decision could not be wrong in any interesting way, so the null cells matter as much as the others</w:t>
        </w:r>
      </w:ins>
      <w:ins w:id="513" w:author="Prof. LIU Ben" w:date="2026-08-29T22:31:00Z" w16du:dateUtc="2026-08-29T14:31:00Z">
        <w:r w:rsidR="007C76EF">
          <w:t>. T</w:t>
        </w:r>
      </w:ins>
      <w:ins w:id="514" w:author="Prof. LIU Ben" w:date="2026-08-29T22:28:00Z" w16du:dateUtc="2026-08-29T14:28:00Z">
        <w:r w:rsidRPr="00D839CD">
          <w:rPr>
            <w:rPrChange w:id="515" w:author="Prof. LIU Ben" w:date="2026-08-29T22:28:00Z" w16du:dateUtc="2026-08-29T14:28:00Z">
              <w:rPr>
                <w:color w:val="000000"/>
              </w:rPr>
            </w:rPrChange>
          </w:rPr>
          <w:t>hey are tests the account must pass.</w:t>
        </w:r>
      </w:ins>
    </w:p>
    <w:p w14:paraId="146685FC" w14:textId="77777777" w:rsidR="00D839CD" w:rsidRPr="00D839CD" w:rsidRDefault="00D839CD">
      <w:pPr>
        <w:pStyle w:val="Paragraph0"/>
        <w:rPr>
          <w:ins w:id="516" w:author="Prof. LIU Ben" w:date="2026-08-29T22:28:00Z" w16du:dateUtc="2026-08-29T14:28:00Z"/>
          <w:rPrChange w:id="517" w:author="Prof. LIU Ben" w:date="2026-08-29T22:28:00Z" w16du:dateUtc="2026-08-29T14:28:00Z">
            <w:rPr>
              <w:ins w:id="518" w:author="Prof. LIU Ben" w:date="2026-08-29T22:28:00Z" w16du:dateUtc="2026-08-29T14:28:00Z"/>
              <w:color w:val="000000"/>
            </w:rPr>
          </w:rPrChange>
        </w:rPr>
        <w:pPrChange w:id="519" w:author="Prof. LIU Ben" w:date="2026-08-29T22:28:00Z" w16du:dateUtc="2026-08-29T14:28:00Z">
          <w:pPr>
            <w:spacing w:before="100" w:beforeAutospacing="1" w:after="100" w:afterAutospacing="1"/>
          </w:pPr>
        </w:pPrChange>
      </w:pPr>
      <w:ins w:id="520" w:author="Prof. LIU Ben" w:date="2026-08-29T22:28:00Z" w16du:dateUtc="2026-08-29T14:28:00Z">
        <w:r w:rsidRPr="00D839CD">
          <w:rPr>
            <w:rPrChange w:id="521" w:author="Prof. LIU Ben" w:date="2026-08-29T22:28:00Z" w16du:dateUtc="2026-08-29T14:28:00Z">
              <w:rPr>
                <w:color w:val="000000"/>
              </w:rPr>
            </w:rPrChange>
          </w:rPr>
          <w:t>The remainder of this section develops six hypotheses from this principle. Figure 2 arranges them, with the three signals down the rows and the two decisions across the columns.</w:t>
        </w:r>
      </w:ins>
    </w:p>
    <w:p w14:paraId="03CB8821" w14:textId="32D21E2C" w:rsidR="005C375D" w:rsidRPr="00D2526D" w:rsidDel="007C76EF" w:rsidRDefault="005C375D" w:rsidP="00D2526D">
      <w:pPr>
        <w:pStyle w:val="Paragraph0"/>
        <w:rPr>
          <w:del w:id="522" w:author="Prof. LIU Ben" w:date="2026-08-29T22:31:00Z" w16du:dateUtc="2026-08-29T14:31:00Z"/>
        </w:rPr>
      </w:pPr>
      <w:del w:id="523" w:author="Prof. LIU Ben" w:date="2026-08-29T22:31:00Z" w16du:dateUtc="2026-08-29T14:31:00Z">
        <w:r w:rsidRPr="00D2526D" w:rsidDel="007C76EF">
          <w:delText xml:space="preserve">The three signals do not all arrive at the same moment relative to the two decisions, and this timing is what ties each signal to a particular decision. Source and length are </w:delText>
        </w:r>
        <w:r w:rsidDel="007C76EF">
          <w:delText>“</w:delText>
        </w:r>
        <w:r w:rsidRPr="00D2526D" w:rsidDel="007C76EF">
          <w:delText>glance</w:delText>
        </w:r>
        <w:r w:rsidDel="007C76EF">
          <w:delText>”</w:delText>
        </w:r>
        <w:r w:rsidDel="007C76EF">
          <w:rPr>
            <w:rFonts w:hint="eastAsia"/>
          </w:rPr>
          <w:delText xml:space="preserve"> </w:delText>
        </w:r>
        <w:r w:rsidRPr="00D2526D" w:rsidDel="007C76EF">
          <w:delTex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delText>
        </w:r>
        <w:r w:rsidDel="007C76EF">
          <w:rPr>
            <w:rFonts w:hint="eastAsia"/>
          </w:rPr>
          <w:delText>g</w:delText>
        </w:r>
        <w:r w:rsidRPr="00D2526D" w:rsidDel="007C76EF">
          <w:delText xml:space="preserve"> </w:delText>
        </w:r>
      </w:del>
      <w:ins w:id="524" w:author="Dylan CHEN" w:date="2026-08-28T23:16:00Z" w16du:dateUtc="2026-08-28T15:16:00Z">
        <w:del w:id="525" w:author="Prof. LIU Ben" w:date="2026-08-29T22:31:00Z" w16du:dateUtc="2026-08-29T14:31:00Z">
          <w:r w:rsidR="000E3138" w:rsidRPr="00E55C5E" w:rsidDel="007C76EF">
            <w:fldChar w:fldCharType="begin"/>
          </w:r>
          <w:r w:rsidR="000E3138" w:rsidDel="007C76EF">
            <w:delInstrText xml:space="preserve"> ADDIN ZOTERO_ITEM CSL_CITATION {"citationID":"VLexjOts","properties":{"unsorted":false,"formattedCitation":"(Evans &amp; Stanovich 2013; Kahneman 2003, 2011)","plainCitation":"(Evans &amp; Stanovich 2013; Kahneman 2003, 2011)","noteIndex":0},"citationItems":[{"i</w:delInstrText>
          </w:r>
          <w:r w:rsidR="000E3138" w:rsidDel="007C76EF">
            <w:rPr>
              <w:rFonts w:hint="eastAsia"/>
            </w:rPr>
            <w:delInstrText>d":167162,"uris":["http://zotero.org/users/8905122/items/MLPZAYYR"],"itemData":{"id":167162,"type":"article-journal","abstract":"</w:delInstrText>
          </w:r>
          <w:r w:rsidR="000E3138" w:rsidDel="007C76EF">
            <w:rPr>
              <w:rFonts w:hint="eastAsia"/>
            </w:rPr>
            <w:delInstrText>抽象的</w:delInstrText>
          </w:r>
          <w:r w:rsidR="000E3138" w:rsidDel="007C76EF">
            <w:rPr>
              <w:rFonts w:hint="eastAsia"/>
            </w:rPr>
            <w:delInstrText>Dual-process and dual-system theories in both cognitive and social psychology have been subjected to a number of recently p</w:delInstrText>
          </w:r>
          <w:r w:rsidR="000E3138" w:rsidDel="007C76EF">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0E3138" w:rsidDel="007C76EF">
            <w:rPr>
              <w:rFonts w:hint="eastAsia"/>
            </w:rPr>
            <w:delInstrText xml:space="preserve"> memory.</w:delInstrText>
          </w:r>
          <w:r w:rsidR="000E3138" w:rsidDel="007C76EF">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0E3138" w:rsidDel="007C76EF">
            <w:rPr>
              <w:rFonts w:hint="eastAsia"/>
            </w:rPr>
            <w:delInstrText>1</w:delInstrText>
          </w:r>
          <w:r w:rsidR="000E3138" w:rsidDel="007C76EF">
            <w:rPr>
              <w:rFonts w:hint="eastAsia"/>
            </w:rPr>
            <w:delInstrText>）默认产生默认反应，除非受到独特的、更高阶的推理加工（类型</w:delInstrText>
          </w:r>
          <w:r w:rsidR="000E3138" w:rsidDel="007C76EF">
            <w:rPr>
              <w:rFonts w:hint="eastAsia"/>
            </w:rPr>
            <w:delInstrText>2</w:delInstrText>
          </w:r>
          <w:r w:rsidR="000E3138" w:rsidDel="007C76EF">
            <w:rPr>
              <w:rFonts w:hint="eastAsia"/>
            </w:rPr>
            <w:delInstrText>）的干预。二者的区别在于，类型</w:delInstrText>
          </w:r>
          <w:r w:rsidR="000E3138" w:rsidDel="007C76EF">
            <w:rPr>
              <w:rFonts w:hint="eastAsia"/>
            </w:rPr>
            <w:delInstrText>2</w:delInstrText>
          </w:r>
          <w:r w:rsidR="000E3138" w:rsidDel="007C76EF">
            <w:rPr>
              <w:rFonts w:hint="eastAsia"/>
            </w:rPr>
            <w:delInstrText>加工支持假设性思维，并且会大量占用工作记忆。</w:delInstrText>
          </w:r>
          <w:r w:rsidR="000E3138" w:rsidDel="007C76EF">
            <w:delInstrText xml:space="preserve">","archive_location":"3296 </w:delInstrText>
          </w:r>
          <w:r w:rsidR="000E3138" w:rsidDel="007C76EF">
            <w:rPr>
              <w:rFonts w:ascii="Apple Color Emoji" w:hAnsi="Apple Color Emoji" w:cs="Apple Color Emoji"/>
            </w:rPr>
            <w:delInstrText>📊</w:delInstrText>
          </w:r>
          <w:r w:rsidR="000E3138" w:rsidDel="007C76EF">
            <w:delInstrText>","call-number":"1","container-title":"Perspectives on Psychological Science","DOI":"10.1177/1745691612460685","ISSN":"1745-6916","issue":"3","journalAbbreviation":"Perspect Psychol Sci","language":"en","note":"</w:delInstrText>
          </w:r>
          <w:r w:rsidR="000E3138" w:rsidDel="007C76EF">
            <w:rPr>
              <w:rFonts w:ascii="Apple Color Emoji" w:hAnsi="Apple Color Emoji" w:cs="Apple Color Emoji"/>
            </w:rPr>
            <w:delInstrText>🏷️</w:delInstrText>
          </w:r>
          <w:r w:rsidR="000E3138" w:rsidDel="007C76EF">
            <w:delInstrText xml:space="preserve"> /reading</w:delInstrText>
          </w:r>
          <w:r w:rsidR="000E3138" w:rsidDel="007C76EF">
            <w:rPr>
              <w:rFonts w:hint="eastAsia"/>
            </w:rPr>
            <w:delInstrText>、</w:delInstrText>
          </w:r>
          <w:r w:rsidR="000E3138" w:rsidDel="007C76EF">
            <w:rPr>
              <w:rFonts w:ascii="Apple Color Emoji" w:hAnsi="Apple Color Emoji" w:cs="Apple Color Emoji"/>
            </w:rPr>
            <w:delInstrText>🤖️</w:delInstrText>
          </w:r>
          <w:r w:rsidR="000E3138" w:rsidDel="007C76EF">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0E3138" w:rsidDel="007C76EF">
            <w:rPr>
              <w:rFonts w:ascii="Apple Color Emoji" w:hAnsi="Apple Color Emoji" w:cs="Apple Color Emoji"/>
            </w:rPr>
            <w:delInstrText>📊</w:delInstrText>
          </w:r>
          <w:r w:rsidR="000E3138" w:rsidDel="007C76EF">
            <w:delInstrText>","call-number":"1","container-title":"American Psychologist","DOI":"10.1037/0003-066X.58.9.697","ISSN":"1935-990X","issue":"9","language":"en","note":"</w:delInstrText>
          </w:r>
          <w:r w:rsidR="000E3138" w:rsidDel="007C76EF">
            <w:rPr>
              <w:rFonts w:ascii="Apple Color Emoji" w:hAnsi="Apple Color Emoji" w:cs="Apple Color Emoji"/>
            </w:rPr>
            <w:delInstrText>🏷️</w:delInstrText>
          </w:r>
          <w:r w:rsidR="000E3138" w:rsidDel="007C76EF">
            <w:delInstrText xml:space="preserve"> /unread</w:delInstrText>
          </w:r>
          <w:r w:rsidR="000E3138" w:rsidDel="007C76EF">
            <w:rPr>
              <w:rFonts w:hint="eastAsia"/>
            </w:rPr>
            <w:delInstrText>、</w:delInstrText>
          </w:r>
          <w:r w:rsidR="000E3138" w:rsidDel="007C76EF">
            <w:delInstrText>Choice Behavior</w:delInstrText>
          </w:r>
          <w:r w:rsidR="000E3138" w:rsidDel="007C76EF">
            <w:rPr>
              <w:rFonts w:hint="eastAsia"/>
            </w:rPr>
            <w:delInstrText>、</w:delInstrText>
          </w:r>
          <w:r w:rsidR="000E3138" w:rsidDel="007C76EF">
            <w:delInstrText>Decision Making</w:delInstrText>
          </w:r>
          <w:r w:rsidR="000E3138" w:rsidDel="007C76EF">
            <w:rPr>
              <w:rFonts w:hint="eastAsia"/>
            </w:rPr>
            <w:delInstrText>、</w:delInstrText>
          </w:r>
          <w:r w:rsidR="000E3138" w:rsidDel="007C76EF">
            <w:delInstrText>Judgment</w:delInstrText>
          </w:r>
          <w:r w:rsidR="000E3138" w:rsidDel="007C76EF">
            <w:rPr>
              <w:rFonts w:hint="eastAsia"/>
            </w:rPr>
            <w:delInstrText>、</w:delInstrText>
          </w:r>
          <w:r w:rsidR="000E3138" w:rsidDel="007C76EF">
            <w:delInstrText>Intuition</w:delInstrText>
          </w:r>
          <w:r w:rsidR="000E3138" w:rsidDel="007C76EF">
            <w:rPr>
              <w:rFonts w:hint="eastAsia"/>
            </w:rPr>
            <w:delInstrText>、</w:delInstrText>
          </w:r>
          <w:r w:rsidR="000E3138" w:rsidDel="007C76EF">
            <w:delInstrText>Rationality</w:delInstrText>
          </w:r>
          <w:r w:rsidR="000E3138" w:rsidDel="007C76EF">
            <w:rPr>
              <w:rFonts w:hint="eastAsia"/>
            </w:rPr>
            <w:delInstrText>、</w:delInstrText>
          </w:r>
          <w:r w:rsidR="000E3138" w:rsidDel="007C76EF">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0E3138" w:rsidDel="007C76EF">
            <w:rPr>
              <w:rFonts w:ascii="Apple Color Emoji" w:hAnsi="Apple Color Emoji" w:cs="Apple Color Emoji"/>
            </w:rPr>
            <w:delInstrText>🏷️</w:delInstrText>
          </w:r>
          <w:r w:rsidR="000E3138" w:rsidDel="007C76EF">
            <w:delInstrText xml:space="preserve"> /reading","title":"Thinking, fast and slow","author":[{"family":"Kahneman","given":"Daniel"}],"issued":{"date-parts":[["2011"]]}}}],"schema":"https://github.com/citation-style-language/schema/raw/master/csl-citation.json"} </w:delInstrText>
          </w:r>
          <w:r w:rsidR="000E3138" w:rsidRPr="00E55C5E" w:rsidDel="007C76EF">
            <w:fldChar w:fldCharType="separate"/>
          </w:r>
          <w:r w:rsidR="000E3138" w:rsidDel="007C76EF">
            <w:rPr>
              <w:noProof/>
            </w:rPr>
            <w:delText>(Evans &amp; Stanovich 2013; Kahneman 2003, 2011)</w:delText>
          </w:r>
          <w:r w:rsidR="000E3138" w:rsidRPr="00E55C5E" w:rsidDel="007C76EF">
            <w:fldChar w:fldCharType="end"/>
          </w:r>
        </w:del>
      </w:ins>
      <w:del w:id="526" w:author="Prof. LIU Ben" w:date="2026-08-29T22:31:00Z" w16du:dateUtc="2026-08-29T14:31:00Z">
        <w:r w:rsidRPr="00D2526D" w:rsidDel="007C76EF">
          <w:delText>(Evans &amp; Stanovich 2013; Kahneman 2003, 2011).</w:delText>
        </w:r>
      </w:del>
    </w:p>
    <w:p w14:paraId="32321D0D" w14:textId="3B3CAB9A" w:rsidR="005C375D" w:rsidRPr="00D2526D" w:rsidDel="007C76EF" w:rsidRDefault="005C375D" w:rsidP="00D2526D">
      <w:pPr>
        <w:pStyle w:val="Paragraph0"/>
        <w:rPr>
          <w:del w:id="527" w:author="Prof. LIU Ben" w:date="2026-08-29T22:31:00Z" w16du:dateUtc="2026-08-29T14:31:00Z"/>
        </w:rPr>
      </w:pPr>
      <w:del w:id="528" w:author="Prof. LIU Ben" w:date="2026-08-29T22:31:00Z" w16du:dateUtc="2026-08-29T14:31:00Z">
        <w:r w:rsidRPr="00D2526D" w:rsidDel="007C76EF">
          <w:delTex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delText>
        </w:r>
        <w:r w:rsidDel="007C76EF">
          <w:delText>’</w:delText>
        </w:r>
        <w:r w:rsidRPr="00D2526D" w:rsidDel="007C76EF">
          <w:delText>s time and knowledge and is thus a System 2 decision.</w:delText>
        </w:r>
      </w:del>
    </w:p>
    <w:p w14:paraId="780D29D1" w14:textId="756122AF" w:rsidR="005C375D" w:rsidRPr="00D2526D" w:rsidDel="007C76EF" w:rsidRDefault="005C375D" w:rsidP="00D2526D">
      <w:pPr>
        <w:pStyle w:val="Paragraph0"/>
        <w:rPr>
          <w:del w:id="529" w:author="Prof. LIU Ben" w:date="2026-08-29T22:31:00Z" w16du:dateUtc="2026-08-29T14:31:00Z"/>
        </w:rPr>
      </w:pPr>
      <w:del w:id="530" w:author="Prof. LIU Ben" w:date="2026-08-29T22:31:00Z" w16du:dateUtc="2026-08-29T14:31:00Z">
        <w:r w:rsidRPr="00D2526D" w:rsidDel="007C76EF">
          <w:delText xml:space="preserve">This classification yields a single organizing principle, which we label the </w:delText>
        </w:r>
        <w:r w:rsidDel="007C76EF">
          <w:delText>“</w:delText>
        </w:r>
        <w:r w:rsidRPr="00D2526D" w:rsidDel="007C76EF">
          <w:delText>same-level</w:delText>
        </w:r>
        <w:r w:rsidDel="007C76EF">
          <w:delText>”</w:delText>
        </w:r>
        <w:r w:rsidRPr="00D2526D" w:rsidDel="007C76EF">
          <w:delTex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delText>
        </w:r>
      </w:del>
    </w:p>
    <w:p w14:paraId="2B110391" w14:textId="67CAC39C" w:rsidR="005C375D" w:rsidRPr="00D2526D" w:rsidDel="007C76EF" w:rsidRDefault="005C375D" w:rsidP="00224C3C">
      <w:pPr>
        <w:pStyle w:val="Paragraph0"/>
        <w:rPr>
          <w:del w:id="531" w:author="Prof. LIU Ben" w:date="2026-08-29T22:31:00Z" w16du:dateUtc="2026-08-29T14:31:00Z"/>
        </w:rPr>
      </w:pPr>
      <w:del w:id="532" w:author="Prof. LIU Ben" w:date="2026-08-29T22:31:00Z" w16du:dateUtc="2026-08-29T14:31:00Z">
        <w:r w:rsidRPr="00D2526D" w:rsidDel="007C76EF">
          <w:delText xml:space="preserve">The remainder of this section develops six hypotheses from this principle. Figure </w:delText>
        </w:r>
      </w:del>
      <w:ins w:id="533" w:author="Dylan CHEN" w:date="2026-08-27T15:29:00Z" w16du:dateUtc="2026-08-27T07:29:00Z">
        <w:del w:id="534" w:author="Prof. LIU Ben" w:date="2026-08-29T22:31:00Z" w16du:dateUtc="2026-08-29T14:31:00Z">
          <w:r w:rsidR="001C20E5" w:rsidDel="007C76EF">
            <w:rPr>
              <w:rFonts w:hint="eastAsia"/>
            </w:rPr>
            <w:delText>2</w:delText>
          </w:r>
        </w:del>
      </w:ins>
      <w:del w:id="535" w:author="Prof. LIU Ben" w:date="2026-08-29T22:31:00Z" w16du:dateUtc="2026-08-29T14:31:00Z">
        <w:r w:rsidRPr="00D2526D" w:rsidDel="007C76EF">
          <w:delText xml:space="preserve">3 arranges them, with the three signals down the rows and the two decisions across the columns. </w:delText>
        </w:r>
      </w:del>
    </w:p>
    <w:p w14:paraId="47E31CA7" w14:textId="042D48C4" w:rsidR="00C76F53" w:rsidRPr="00015210" w:rsidRDefault="00BE1845" w:rsidP="00C76F53">
      <w:pPr>
        <w:jc w:val="center"/>
      </w:pPr>
      <w:r>
        <w:rPr>
          <w:noProof/>
        </w:rPr>
        <w:drawing>
          <wp:inline distT="0" distB="0" distL="0" distR="0" wp14:anchorId="5E813B38" wp14:editId="2F973889">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536" w:author="Dylan CHEN" w:date="2026-08-27T15:29:00Z" w16du:dateUtc="2026-08-27T07:29:00Z">
        <w:r w:rsidR="001C20E5">
          <w:rPr>
            <w:rFonts w:hint="eastAsia"/>
          </w:rPr>
          <w:t>2</w:t>
        </w:r>
      </w:ins>
      <w:del w:id="537"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538"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7C76EF" w:rsidRDefault="007C76EF">
      <w:pPr>
        <w:pStyle w:val="Paragraph0"/>
        <w:rPr>
          <w:ins w:id="539" w:author="Prof. LIU Ben" w:date="2026-08-29T22:32:00Z" w16du:dateUtc="2026-08-29T14:32:00Z"/>
          <w:rPrChange w:id="540" w:author="Prof. LIU Ben" w:date="2026-08-29T22:32:00Z" w16du:dateUtc="2026-08-29T14:32:00Z">
            <w:rPr>
              <w:ins w:id="541" w:author="Prof. LIU Ben" w:date="2026-08-29T22:32:00Z" w16du:dateUtc="2026-08-29T14:32:00Z"/>
              <w:color w:val="000000"/>
            </w:rPr>
          </w:rPrChange>
        </w:rPr>
        <w:pPrChange w:id="542" w:author="Prof. LIU Ben" w:date="2026-08-29T22:32:00Z" w16du:dateUtc="2026-08-29T14:32:00Z">
          <w:pPr>
            <w:spacing w:before="100" w:beforeAutospacing="1" w:after="100" w:afterAutospacing="1"/>
          </w:pPr>
        </w:pPrChange>
      </w:pPr>
      <w:ins w:id="543" w:author="Prof. LIU Ben" w:date="2026-08-29T22:32:00Z" w16du:dateUtc="2026-08-29T14:32:00Z">
        <w:r w:rsidRPr="007C76EF">
          <w:rPr>
            <w:rPrChange w:id="544" w:author="Prof. LIU Ben" w:date="2026-08-29T22:32:00Z" w16du:dateUtc="2026-08-29T14:32:00Z">
              <w:rPr>
                <w:color w:val="000000"/>
              </w:rPr>
            </w:rPrChange>
          </w:rPr>
          <w:t>The AI label can shape entry because it is available before any content is read. We argue that the label leads the answerer to appraise the AI, and that a “weak-competitor” appraisal strengthens the incentive to enter.</w:t>
        </w:r>
      </w:ins>
    </w:p>
    <w:p w14:paraId="05A38292" w14:textId="01A3FB3D" w:rsidR="007C76EF" w:rsidRPr="007C76EF" w:rsidRDefault="007C76EF">
      <w:pPr>
        <w:pStyle w:val="Paragraph0"/>
        <w:rPr>
          <w:ins w:id="545" w:author="Prof. LIU Ben" w:date="2026-08-29T22:32:00Z" w16du:dateUtc="2026-08-29T14:32:00Z"/>
          <w:rPrChange w:id="546" w:author="Prof. LIU Ben" w:date="2026-08-29T22:32:00Z" w16du:dateUtc="2026-08-29T14:32:00Z">
            <w:rPr>
              <w:ins w:id="547" w:author="Prof. LIU Ben" w:date="2026-08-29T22:32:00Z" w16du:dateUtc="2026-08-29T14:32:00Z"/>
              <w:color w:val="000000"/>
            </w:rPr>
          </w:rPrChange>
        </w:rPr>
        <w:pPrChange w:id="548" w:author="Prof. LIU Ben" w:date="2026-08-29T22:32:00Z" w16du:dateUtc="2026-08-29T14:32:00Z">
          <w:pPr>
            <w:spacing w:before="100" w:beforeAutospacing="1" w:after="100" w:afterAutospacing="1"/>
          </w:pPr>
        </w:pPrChange>
      </w:pPr>
      <w:ins w:id="549" w:author="Prof. LIU Ben" w:date="2026-08-29T22:32:00Z" w16du:dateUtc="2026-08-29T14:32:00Z">
        <w:r w:rsidRPr="007C76EF">
          <w:rPr>
            <w:rPrChange w:id="550" w:author="Prof. LIU Ben" w:date="2026-08-29T22:32:00Z" w16du:dateUtc="2026-08-29T14:32:00Z">
              <w:rPr>
                <w:color w:val="000000"/>
              </w:rPr>
            </w:rPrChange>
          </w:rPr>
          <w:t>Noticing a simple visual marker is enough to know that the answer came from the platform’s AI system. System 1 then judges the competitor</w:t>
        </w:r>
      </w:ins>
      <w:ins w:id="551" w:author="Prof. LIU Ben" w:date="2026-08-29T22:33:00Z" w16du:dateUtc="2026-08-29T14:33:00Z">
        <w:r>
          <w:t>’</w:t>
        </w:r>
      </w:ins>
      <w:ins w:id="552" w:author="Prof. LIU Ben" w:date="2026-08-29T22:32:00Z" w16du:dateUtc="2026-08-29T14:32:00Z">
        <w:r w:rsidRPr="007C76EF">
          <w:rPr>
            <w:rPrChange w:id="553" w:author="Prof. LIU Ben" w:date="2026-08-29T22:32:00Z" w16du:dateUtc="2026-08-29T14:32:00Z">
              <w:rPr>
                <w:color w:val="000000"/>
              </w:rPr>
            </w:rPrChange>
          </w:rPr>
          <w:t>s capability through the availability heuristic, so the judgment rests on whatever beliefs about machine-generated answers come to mind most readily (Tversky &amp; Kahneman 1973). AI</w:t>
        </w:r>
      </w:ins>
      <w:ins w:id="554" w:author="Prof. LIU Ben" w:date="2026-08-29T22:33:00Z" w16du:dateUtc="2026-08-29T14:33:00Z">
        <w:r>
          <w:t>’</w:t>
        </w:r>
      </w:ins>
      <w:ins w:id="555" w:author="Prof. LIU Ben" w:date="2026-08-29T22:32:00Z" w16du:dateUtc="2026-08-29T14:32:00Z">
        <w:r w:rsidRPr="007C76EF">
          <w:rPr>
            <w:rPrChange w:id="556" w:author="Prof. LIU Ben" w:date="2026-08-29T22:32:00Z" w16du:dateUtc="2026-08-29T14:32:00Z">
              <w:rPr>
                <w:color w:val="000000"/>
              </w:rPr>
            </w:rPrChange>
          </w:rPr>
          <w:t>s capability may change over time, but in the early period of GenAI during which our study was conducted, two beliefs are relevant.</w:t>
        </w:r>
      </w:ins>
    </w:p>
    <w:p w14:paraId="3AAD3381" w14:textId="5A381358" w:rsidR="007C76EF" w:rsidRPr="007C76EF" w:rsidRDefault="007C76EF">
      <w:pPr>
        <w:pStyle w:val="Paragraph0"/>
        <w:rPr>
          <w:ins w:id="557" w:author="Prof. LIU Ben" w:date="2026-08-29T22:32:00Z" w16du:dateUtc="2026-08-29T14:32:00Z"/>
          <w:rPrChange w:id="558" w:author="Prof. LIU Ben" w:date="2026-08-29T22:32:00Z" w16du:dateUtc="2026-08-29T14:32:00Z">
            <w:rPr>
              <w:ins w:id="559" w:author="Prof. LIU Ben" w:date="2026-08-29T22:32:00Z" w16du:dateUtc="2026-08-29T14:32:00Z"/>
              <w:color w:val="000000"/>
            </w:rPr>
          </w:rPrChange>
        </w:rPr>
        <w:pPrChange w:id="560" w:author="Prof. LIU Ben" w:date="2026-08-29T22:36:00Z" w16du:dateUtc="2026-08-29T14:36:00Z">
          <w:pPr>
            <w:spacing w:before="100" w:beforeAutospacing="1" w:after="100" w:afterAutospacing="1"/>
          </w:pPr>
        </w:pPrChange>
      </w:pPr>
      <w:commentRangeStart w:id="561"/>
      <w:ins w:id="562" w:author="Prof. LIU Ben" w:date="2026-08-29T22:32:00Z" w16du:dateUtc="2026-08-29T14:32:00Z">
        <w:r w:rsidRPr="007C76EF">
          <w:rPr>
            <w:rPrChange w:id="563" w:author="Prof. LIU Ben" w:date="2026-08-29T22:32:00Z" w16du:dateUtc="2026-08-29T14:32:00Z">
              <w:rPr>
                <w:color w:val="000000"/>
              </w:rPr>
            </w:rPrChange>
          </w:rPr>
          <w:t xml:space="preserve">The first belief is a general impression that generative text is bland and formulaic, a quality that popular discussion captures with the phrase </w:t>
        </w:r>
      </w:ins>
      <w:ins w:id="564" w:author="Prof. LIU Ben" w:date="2026-08-29T22:33:00Z" w16du:dateUtc="2026-08-29T14:33:00Z">
        <w:r>
          <w:t>“</w:t>
        </w:r>
      </w:ins>
      <w:ins w:id="565" w:author="Prof. LIU Ben" w:date="2026-08-29T22:32:00Z" w16du:dateUtc="2026-08-29T14:32:00Z">
        <w:r w:rsidRPr="007C76EF">
          <w:rPr>
            <w:rPrChange w:id="566" w:author="Prof. LIU Ben" w:date="2026-08-29T22:32:00Z" w16du:dateUtc="2026-08-29T14:32:00Z">
              <w:rPr>
                <w:color w:val="000000"/>
              </w:rPr>
            </w:rPrChange>
          </w:rPr>
          <w:t>AI slop</w:t>
        </w:r>
      </w:ins>
      <w:ins w:id="567" w:author="Prof. LIU Ben" w:date="2026-08-29T22:35:00Z" w16du:dateUtc="2026-08-29T14:35:00Z">
        <w:r>
          <w:t>,</w:t>
        </w:r>
      </w:ins>
      <w:ins w:id="568" w:author="Prof. LIU Ben" w:date="2026-08-29T22:33:00Z" w16du:dateUtc="2026-08-29T14:33:00Z">
        <w:r>
          <w:t>”</w:t>
        </w:r>
      </w:ins>
      <w:ins w:id="569" w:author="Prof. LIU Ben" w:date="2026-08-29T22:32:00Z" w16du:dateUtc="2026-08-29T14:32:00Z">
        <w:r w:rsidRPr="007C76EF">
          <w:rPr>
            <w:rPrChange w:id="570" w:author="Prof. LIU Ben" w:date="2026-08-29T22:32:00Z" w16du:dateUtc="2026-08-29T14:32:00Z">
              <w:rPr>
                <w:color w:val="000000"/>
              </w:rPr>
            </w:rPrChange>
          </w:rPr>
          <w:t xml:space="preserve"> </w:t>
        </w:r>
      </w:ins>
      <w:ins w:id="571" w:author="Prof. LIU Ben" w:date="2026-08-29T22:35:00Z" w16du:dateUtc="2026-08-29T14:35:00Z">
        <w:r>
          <w:t xml:space="preserve">which means </w:t>
        </w:r>
      </w:ins>
      <w:ins w:id="572" w:author="Prof. LIU Ben" w:date="2026-08-29T22:32:00Z" w16du:dateUtc="2026-08-29T14:32:00Z">
        <w:r w:rsidRPr="007C76EF">
          <w:rPr>
            <w:rPrChange w:id="573" w:author="Prof. LIU Ben" w:date="2026-08-29T22:32:00Z" w16du:dateUtc="2026-08-29T14:32:00Z">
              <w:rPr>
                <w:color w:val="000000"/>
              </w:rPr>
            </w:rPrChange>
          </w:rPr>
          <w:t>the output follows a predictable template rather than saying anything sharp or particular.</w:t>
        </w:r>
      </w:ins>
      <w:commentRangeEnd w:id="561"/>
      <w:r>
        <w:rPr>
          <w:rStyle w:val="CommentReference"/>
          <w:sz w:val="24"/>
        </w:rPr>
        <w:commentReference w:id="561"/>
      </w:r>
      <w:ins w:id="574" w:author="Prof. LIU Ben" w:date="2026-08-29T22:36:00Z" w16du:dateUtc="2026-08-29T14:36:00Z">
        <w:r>
          <w:t xml:space="preserve"> </w:t>
        </w:r>
      </w:ins>
      <w:ins w:id="575" w:author="Prof. LIU Ben" w:date="2026-08-29T22:32:00Z" w16du:dateUtc="2026-08-29T14:32:00Z">
        <w:r w:rsidRPr="007C76EF">
          <w:rPr>
            <w:rPrChange w:id="576" w:author="Prof. LIU Ben" w:date="2026-08-29T22:32:00Z" w16du:dateUtc="2026-08-29T14:32:00Z">
              <w:rPr>
                <w:color w:val="000000"/>
              </w:rPr>
            </w:rPrChange>
          </w:rPr>
          <w:t xml:space="preserve">The second belief is specific </w:t>
        </w:r>
        <w:r w:rsidRPr="007C76EF">
          <w:rPr>
            <w:rPrChange w:id="577" w:author="Prof. LIU Ben" w:date="2026-08-29T22:32:00Z" w16du:dateUtc="2026-08-29T14:32:00Z">
              <w:rPr>
                <w:color w:val="000000"/>
              </w:rPr>
            </w:rPrChange>
          </w:rPr>
          <w:lastRenderedPageBreak/>
          <w:t>to technical Q&amp;A, and it is the one our argument rests on. Members of technical communities were openly skeptical of AI-generated answers when GenAI appeared, and their skepticism has an empirical basis. Kabir et al. (2024) report that more than half of ChatGPT</w:t>
        </w:r>
      </w:ins>
      <w:ins w:id="578" w:author="Prof. LIU Ben" w:date="2026-08-29T22:38:00Z" w16du:dateUtc="2026-08-29T14:38:00Z">
        <w:r>
          <w:t>’</w:t>
        </w:r>
      </w:ins>
      <w:ins w:id="579" w:author="Prof. LIU Ben" w:date="2026-08-29T22:32:00Z" w16du:dateUtc="2026-08-29T14:32:00Z">
        <w:r w:rsidRPr="007C76EF">
          <w:rPr>
            <w:rPrChange w:id="580" w:author="Prof. LIU Ben" w:date="2026-08-29T22:32:00Z" w16du:dateUtc="2026-08-29T14:32: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(Longoni et al. 2022).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ins>
    </w:p>
    <w:p w14:paraId="219DBDCC" w14:textId="77777777" w:rsidR="007C76EF" w:rsidRPr="007C76EF" w:rsidRDefault="007C76EF">
      <w:pPr>
        <w:pStyle w:val="Paragraph0"/>
        <w:rPr>
          <w:ins w:id="581" w:author="Prof. LIU Ben" w:date="2026-08-29T22:32:00Z" w16du:dateUtc="2026-08-29T14:32:00Z"/>
          <w:rPrChange w:id="582" w:author="Prof. LIU Ben" w:date="2026-08-29T22:32:00Z" w16du:dateUtc="2026-08-29T14:32:00Z">
            <w:rPr>
              <w:ins w:id="583" w:author="Prof. LIU Ben" w:date="2026-08-29T22:32:00Z" w16du:dateUtc="2026-08-29T14:32:00Z"/>
              <w:color w:val="000000"/>
            </w:rPr>
          </w:rPrChange>
        </w:rPr>
        <w:pPrChange w:id="584" w:author="Prof. LIU Ben" w:date="2026-08-29T22:32:00Z" w16du:dateUtc="2026-08-29T14:32:00Z">
          <w:pPr>
            <w:spacing w:before="100" w:beforeAutospacing="1" w:after="100" w:afterAutospacing="1"/>
          </w:pPr>
        </w:pPrChange>
      </w:pPr>
      <w:ins w:id="585" w:author="Prof. LIU Ben" w:date="2026-08-29T22:32:00Z" w16du:dateUtc="2026-08-29T14:32:00Z">
        <w:r w:rsidRPr="007C76EF">
          <w:rPr>
            <w:rPrChange w:id="586" w:author="Prof. LIU Ben" w:date="2026-08-29T22:32:00Z" w16du:dateUtc="2026-08-29T14:32:00Z">
              <w:rPr>
                <w:color w:val="000000"/>
              </w:rPr>
            </w:rPrChange>
          </w:rPr>
          <w:t>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provide the correct answer the AI failed to provide.</w:t>
        </w:r>
      </w:ins>
    </w:p>
    <w:p w14:paraId="67A29E6E" w14:textId="0A0A1A1A" w:rsidR="005C375D" w:rsidRPr="00D2526D" w:rsidDel="00505892" w:rsidRDefault="005C375D" w:rsidP="00D2526D">
      <w:pPr>
        <w:pStyle w:val="Paragraph0"/>
        <w:rPr>
          <w:del w:id="587" w:author="Prof. LIU Ben" w:date="2026-08-29T22:41:00Z" w16du:dateUtc="2026-08-29T14:41:00Z"/>
        </w:rPr>
      </w:pPr>
      <w:del w:id="588" w:author="Prof. LIU Ben" w:date="2026-08-29T22:41:00Z" w16du:dateUtc="2026-08-29T14:41:00Z">
        <w:r w:rsidRPr="00D2526D" w:rsidDel="00505892">
          <w:delText xml:space="preserve">The AI label can shape entry because it is available before any content is read. We would argue that the label leads the answerer to appraise the AI, and that a </w:delText>
        </w:r>
        <w:r w:rsidDel="00505892">
          <w:delText>“</w:delText>
        </w:r>
        <w:r w:rsidRPr="00D2526D" w:rsidDel="00505892">
          <w:delText>weak-competitor</w:delText>
        </w:r>
        <w:r w:rsidDel="00505892">
          <w:delText>”</w:delText>
        </w:r>
        <w:r w:rsidRPr="00D2526D" w:rsidDel="00505892">
          <w:delText xml:space="preserve"> appraisal strengthens the incentive to enter.</w:delText>
        </w:r>
      </w:del>
    </w:p>
    <w:p w14:paraId="5AAA938E" w14:textId="60C7ADA7" w:rsidR="005C375D" w:rsidDel="00505892" w:rsidRDefault="005C375D" w:rsidP="005C375D">
      <w:pPr>
        <w:pStyle w:val="Paragraph0"/>
        <w:rPr>
          <w:del w:id="589" w:author="Prof. LIU Ben" w:date="2026-08-29T22:41:00Z" w16du:dateUtc="2026-08-29T14:41:00Z"/>
        </w:rPr>
      </w:pPr>
      <w:del w:id="590" w:author="Prof. LIU Ben" w:date="2026-08-29T22:41:00Z" w16du:dateUtc="2026-08-29T14:41:00Z">
        <w:r w:rsidRPr="00D2526D" w:rsidDel="00505892">
          <w:delText>Noticing a simple visual marker is enough to know that the answer came from the platform</w:delText>
        </w:r>
        <w:r w:rsidDel="00505892">
          <w:delText>’</w:delText>
        </w:r>
        <w:r w:rsidRPr="00D2526D" w:rsidDel="00505892">
          <w:delText>s AI system. System 1 then judges the competitor</w:delText>
        </w:r>
        <w:r w:rsidDel="00505892">
          <w:delText>’</w:delText>
        </w:r>
        <w:r w:rsidRPr="00D2526D" w:rsidDel="00505892">
          <w:delText xml:space="preserve">s capability through the availability heuristic, so the judgment rests on whatever beliefs about machine-generated answers come to mind most readily </w:delText>
        </w:r>
      </w:del>
      <w:ins w:id="591" w:author="Dylan CHEN" w:date="2026-08-28T23:17:00Z" w16du:dateUtc="2026-08-28T15:17:00Z">
        <w:del w:id="592" w:author="Prof. LIU Ben" w:date="2026-08-29T22:41:00Z" w16du:dateUtc="2026-08-29T14:41:00Z">
          <w:r w:rsidR="00C454A0" w:rsidRPr="00E55C5E" w:rsidDel="00505892">
            <w:fldChar w:fldCharType="begin"/>
          </w:r>
          <w:r w:rsidR="00C454A0" w:rsidDel="00505892">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C454A0" w:rsidDel="00505892">
            <w:rPr>
              <w:rFonts w:ascii="Apple Color Emoji" w:hAnsi="Apple Color Emoji" w:cs="Apple Color Emoji"/>
            </w:rPr>
            <w:delInstrText>🏷️</w:delInstrText>
          </w:r>
          <w:r w:rsidR="00C454A0" w:rsidDel="00505892">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C454A0" w:rsidRPr="00E55C5E" w:rsidDel="00505892">
            <w:fldChar w:fldCharType="separate"/>
          </w:r>
          <w:r w:rsidR="00C454A0" w:rsidDel="00505892">
            <w:rPr>
              <w:noProof/>
            </w:rPr>
            <w:delText>(Tversky &amp; Kahneman 1973)</w:delText>
          </w:r>
          <w:r w:rsidR="00C454A0" w:rsidRPr="00E55C5E" w:rsidDel="00505892">
            <w:fldChar w:fldCharType="end"/>
          </w:r>
        </w:del>
      </w:ins>
      <w:del w:id="593" w:author="Prof. LIU Ben" w:date="2026-08-29T22:41:00Z" w16du:dateUtc="2026-08-29T14:41:00Z">
        <w:r w:rsidRPr="00D2526D" w:rsidDel="00505892">
          <w:delText>(Tversky &amp; Kahneman 1973). AI</w:delText>
        </w:r>
        <w:r w:rsidDel="00505892">
          <w:delText>’</w:delText>
        </w:r>
        <w:r w:rsidRPr="00D2526D" w:rsidDel="00505892">
          <w:delText xml:space="preserve">s capability may change over time, but in the early period of </w:delText>
        </w:r>
        <w:r w:rsidDel="00505892">
          <w:rPr>
            <w:rFonts w:hint="eastAsia"/>
          </w:rPr>
          <w:delText>Gen</w:delText>
        </w:r>
        <w:r w:rsidRPr="00D2526D" w:rsidDel="00505892">
          <w:delText xml:space="preserve">AI during which our study was conducted, two beliefs are relevant. </w:delText>
        </w:r>
      </w:del>
    </w:p>
    <w:p w14:paraId="59D9F3CF" w14:textId="6E3F293E" w:rsidR="005C375D" w:rsidRPr="00015210" w:rsidDel="00505892" w:rsidRDefault="005C375D" w:rsidP="005C375D">
      <w:pPr>
        <w:pStyle w:val="Paragraph0"/>
        <w:rPr>
          <w:del w:id="594" w:author="Prof. LIU Ben" w:date="2026-08-29T22:41:00Z" w16du:dateUtc="2026-08-29T14:41:00Z"/>
        </w:rPr>
      </w:pPr>
      <w:del w:id="595" w:author="Prof. LIU Ben" w:date="2026-08-29T22:41:00Z" w16du:dateUtc="2026-08-29T14:41:00Z">
        <w:r w:rsidRPr="00015210" w:rsidDel="00505892">
          <w:delTex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Pr="00015210" w:rsidDel="00505892">
          <w:fldChar w:fldCharType="begin"/>
        </w:r>
        <w:r w:rsidRPr="00015210" w:rsidDel="00505892">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Pr="00015210" w:rsidDel="00505892">
          <w:rPr>
            <w:rFonts w:ascii="Apple Color Emoji" w:hAnsi="Apple Color Emoji" w:cs="Apple Color Emoji"/>
          </w:rPr>
          <w:delInstrText>📊</w:delInstrText>
        </w:r>
        <w:r w:rsidRPr="00015210" w:rsidDel="00505892">
          <w:delInstrText>","collection-title":"C&amp;amp;C '24","container-title":"Proceedings of the 16th Conference on Creativity &amp; Cognition","DOI":"10.1145/3635636.3656204","ISBN":"979-8-4007-0485-7","language":"en","note":"</w:delInstrText>
        </w:r>
        <w:r w:rsidRPr="00015210" w:rsidDel="00505892">
          <w:rPr>
            <w:rFonts w:ascii="Apple Color Emoji" w:hAnsi="Apple Color Emoji" w:cs="Apple Color Emoji"/>
          </w:rPr>
          <w:delInstrText>🏷️</w:delInstrText>
        </w:r>
        <w:r w:rsidRPr="00015210" w:rsidDel="00505892">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Pr="00015210" w:rsidDel="00505892">
          <w:rPr>
            <w:rFonts w:ascii="Apple Color Emoji" w:hAnsi="Apple Color Emoji" w:cs="Apple Color Emoji"/>
          </w:rPr>
          <w:delInstrText>📊</w:delInstrText>
        </w:r>
        <w:r w:rsidRPr="00015210" w:rsidDel="00505892">
          <w:delInstrText>","call-number":"1","container-title":"Science Advances","DOI":"10.1126/sciadv.adn5290","issue":"28","language":"en","note":"</w:delInstrText>
        </w:r>
        <w:r w:rsidRPr="00015210" w:rsidDel="00505892">
          <w:rPr>
            <w:rFonts w:ascii="Apple Color Emoji" w:hAnsi="Apple Color Emoji" w:cs="Apple Color Emoji"/>
          </w:rPr>
          <w:delInstrText>🏷️</w:delInstrText>
        </w:r>
        <w:r w:rsidRPr="00015210" w:rsidDel="00505892">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Pr="00015210" w:rsidDel="00505892">
          <w:fldChar w:fldCharType="separate"/>
        </w:r>
        <w:r w:rsidRPr="00015210" w:rsidDel="00505892">
          <w:delText>(Anderson et al. 2024; Doshi &amp; Hauser 2024)</w:delText>
        </w:r>
        <w:r w:rsidRPr="00015210" w:rsidDel="00505892">
          <w:fldChar w:fldCharType="end"/>
        </w:r>
        <w:r w:rsidRPr="00015210" w:rsidDel="00505892">
          <w:delText>. The sense conveyed by “AI slop” is thus that the output follows a predictable template rather than saying anything sharp or particular.</w:delText>
        </w:r>
        <w:r w:rsidRPr="00015210" w:rsidDel="00505892">
          <w:rPr>
            <w:rStyle w:val="FootnoteReference"/>
            <w:color w:val="000000"/>
            <w:sz w:val="22"/>
          </w:rPr>
          <w:footnoteReference w:id="2"/>
        </w:r>
      </w:del>
    </w:p>
    <w:p w14:paraId="20AE6742" w14:textId="28B7D1AD" w:rsidR="005C375D" w:rsidRPr="00D2526D" w:rsidDel="00505892" w:rsidRDefault="005C375D" w:rsidP="00D2526D">
      <w:pPr>
        <w:pStyle w:val="Paragraph0"/>
        <w:rPr>
          <w:del w:id="601" w:author="Prof. LIU Ben" w:date="2026-08-29T22:41:00Z" w16du:dateUtc="2026-08-29T14:41:00Z"/>
        </w:rPr>
      </w:pPr>
      <w:del w:id="602" w:author="Prof. LIU Ben" w:date="2026-08-29T22:41:00Z" w16du:dateUtc="2026-08-29T14:41:00Z">
        <w:r w:rsidRPr="00D2526D" w:rsidDel="00505892">
          <w:delText xml:space="preserve">The second belief is specific to technical Q&amp;A, and it is the one our argument rests on. Members of technical communities were openly skeptical of AI-generated answers when </w:delText>
        </w:r>
        <w:r w:rsidDel="00505892">
          <w:rPr>
            <w:rFonts w:hint="eastAsia"/>
          </w:rPr>
          <w:delText>Gen</w:delText>
        </w:r>
        <w:r w:rsidRPr="00D2526D" w:rsidDel="00505892">
          <w:delText>AI appeared, and their skepticism has an empirical basis</w:delText>
        </w:r>
        <w:r w:rsidDel="00505892">
          <w:rPr>
            <w:rFonts w:hint="eastAsia"/>
          </w:rPr>
          <w:delText xml:space="preserve">. </w:delText>
        </w:r>
      </w:del>
      <w:ins w:id="603" w:author="Dylan CHEN" w:date="2026-08-28T23:17:00Z" w16du:dateUtc="2026-08-28T15:17:00Z">
        <w:del w:id="604" w:author="Prof. LIU Ben" w:date="2026-08-29T22:41:00Z" w16du:dateUtc="2026-08-29T14:41:00Z">
          <w:r w:rsidR="00C454A0" w:rsidRPr="00E55C5E" w:rsidDel="00505892">
            <w:rPr>
              <w:color w:val="000000"/>
            </w:rPr>
            <w:fldChar w:fldCharType="begin"/>
          </w:r>
          <w:r w:rsidR="00C454A0" w:rsidRPr="00E55C5E" w:rsidDel="00505892">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","collection-title":"CHI '24","container-title":"Proceedings of the 2024 CHI Conference on Human Factors in Computing Systems","DOI":"10.1145/3613904.3642596","ISBN":"979-8-4007-0330-0","language":"en","note":"</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454A0" w:rsidRPr="00E55C5E" w:rsidDel="00505892">
            <w:rPr>
              <w:color w:val="000000"/>
            </w:rPr>
            <w:fldChar w:fldCharType="separate"/>
          </w:r>
          <w:r w:rsidR="00C454A0" w:rsidRPr="00E55C5E" w:rsidDel="00505892">
            <w:rPr>
              <w:noProof/>
              <w:color w:val="000000"/>
            </w:rPr>
            <w:delText>Kabir et al. (2024)</w:delText>
          </w:r>
          <w:r w:rsidR="00C454A0" w:rsidRPr="00E55C5E" w:rsidDel="00505892">
            <w:rPr>
              <w:color w:val="000000"/>
            </w:rPr>
            <w:fldChar w:fldCharType="end"/>
          </w:r>
        </w:del>
      </w:ins>
      <w:del w:id="605" w:author="Prof. LIU Ben" w:date="2026-08-29T22:41:00Z" w16du:dateUtc="2026-08-29T14:41:00Z">
        <w:r w:rsidRPr="00D2526D" w:rsidDel="00505892">
          <w:delText>Kabir et al. (2024) report that more than half of ChatGPT</w:delText>
        </w:r>
        <w:r w:rsidDel="00505892">
          <w:delText>’</w:delText>
        </w:r>
        <w:r w:rsidRPr="00D2526D" w:rsidDel="00505892">
          <w:delText>s answers to Stack Overflow questions contain incorrect information, that these answers are considerably more verbose than human answers, and that readers miss the errors in a substantial share of cases, which is why Stack Overflow banned AI-generated answers.</w:delText>
        </w:r>
        <w:r w:rsidDel="00505892">
          <w:rPr>
            <w:rFonts w:hint="eastAsia"/>
          </w:rPr>
          <w:delText xml:space="preserve"> </w:delText>
        </w:r>
        <w:r w:rsidRPr="00015210" w:rsidDel="00505892">
          <w:delText>Disclosure compounds the effect, since information is judged less accurate when it is identified as machine-</w:delText>
        </w:r>
        <w:r w:rsidRPr="00015210" w:rsidDel="00505892">
          <w:rPr>
            <w:color w:val="000000"/>
          </w:rPr>
          <w:delText xml:space="preserve">generated </w:delText>
        </w:r>
        <w:r w:rsidRPr="00015210" w:rsidDel="00505892">
          <w:rPr>
            <w:color w:val="000000"/>
          </w:rPr>
          <w:fldChar w:fldCharType="begin"/>
        </w:r>
        <w:r w:rsidRPr="00015210" w:rsidDel="00505892">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Pr="00015210" w:rsidDel="00505892">
          <w:rPr>
            <w:rFonts w:ascii="Apple Color Emoji" w:hAnsi="Apple Color Emoji" w:cs="Apple Color Emoji"/>
            <w:color w:val="000000"/>
          </w:rPr>
          <w:delInstrText>📊</w:delInstrText>
        </w:r>
        <w:r w:rsidRPr="00015210" w:rsidDel="00505892">
          <w:rPr>
            <w:color w:val="000000"/>
          </w:rPr>
          <w:delInstrText>","collection-title":"FAccT '22","container-title":"Proceedings of the 2022 ACM Conference on Fairness, Accountability, and Transparency","DOI":"10.1145/3531146.3533077","ISBN":"978-1-4503-9352-2","language":"en","note":"</w:delInstrText>
        </w:r>
        <w:r w:rsidRPr="00015210" w:rsidDel="00505892">
          <w:rPr>
            <w:rFonts w:ascii="Apple Color Emoji" w:hAnsi="Apple Color Emoji" w:cs="Apple Color Emoji"/>
            <w:color w:val="000000"/>
          </w:rPr>
          <w:delInstrText>🏷️</w:delInstrText>
        </w:r>
        <w:r w:rsidRPr="00015210" w:rsidDel="00505892">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Pr="00015210" w:rsidDel="00505892">
          <w:rPr>
            <w:color w:val="000000"/>
          </w:rPr>
          <w:fldChar w:fldCharType="separate"/>
        </w:r>
        <w:r w:rsidRPr="00015210" w:rsidDel="00505892">
          <w:rPr>
            <w:color w:val="000000"/>
          </w:rPr>
          <w:delText>(Longoni et al. 2022)</w:delText>
        </w:r>
        <w:r w:rsidRPr="00015210" w:rsidDel="00505892">
          <w:rPr>
            <w:color w:val="000000"/>
          </w:rPr>
          <w:fldChar w:fldCharType="end"/>
        </w:r>
        <w:r w:rsidRPr="00015210" w:rsidDel="00505892">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234BE507" w14:textId="1A1AA002" w:rsidR="005C375D" w:rsidRPr="00D2526D" w:rsidDel="00505892" w:rsidRDefault="005C375D" w:rsidP="00D2526D">
      <w:pPr>
        <w:pStyle w:val="Paragraph0"/>
        <w:rPr>
          <w:del w:id="606" w:author="Prof. LIU Ben" w:date="2026-08-29T22:41:00Z" w16du:dateUtc="2026-08-29T14:41:00Z"/>
        </w:rPr>
      </w:pPr>
      <w:del w:id="607" w:author="Prof. LIU Ben" w:date="2026-08-29T22:41:00Z" w16du:dateUtc="2026-08-29T14:41:00Z">
        <w:r w:rsidRPr="00D2526D" w:rsidDel="00505892">
          <w:delTex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delText>
        </w:r>
      </w:del>
      <w:ins w:id="608" w:author="Dylan CHEN" w:date="2026-08-28T23:18:00Z" w16du:dateUtc="2026-08-28T15:18:00Z">
        <w:del w:id="609" w:author="Prof. LIU Ben" w:date="2026-08-29T22:41:00Z" w16du:dateUtc="2026-08-29T14:41:00Z">
          <w:r w:rsidR="00C454A0" w:rsidRPr="00E55C5E" w:rsidDel="00505892">
            <w:fldChar w:fldCharType="begin"/>
          </w:r>
          <w:r w:rsidR="00C454A0" w:rsidDel="00505892">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454A0" w:rsidDel="00505892">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454A0" w:rsidDel="00505892">
            <w:rPr>
              <w:rFonts w:hint="eastAsia"/>
            </w:rPr>
            <w:delInstrText>本文研究竞争紧张度，即目标企业与其特定竞争对手之间的紧张关系，这种紧张关系可能导致目标企业采取行动对抗竞争对手。基于认知</w:delInstrText>
          </w:r>
          <w:r w:rsidR="00C454A0" w:rsidDel="00505892">
            <w:rPr>
              <w:rFonts w:hint="eastAsia"/>
            </w:rPr>
            <w:delInstrText>-</w:delInstrText>
          </w:r>
          <w:r w:rsidR="00C454A0" w:rsidDel="00505892">
            <w:rPr>
              <w:rFonts w:hint="eastAsia"/>
            </w:rPr>
            <w:delInstrText>动机</w:delInstrText>
          </w:r>
          <w:r w:rsidR="00C454A0" w:rsidDel="00505892">
            <w:rPr>
              <w:rFonts w:hint="eastAsia"/>
            </w:rPr>
            <w:delInstrText>-</w:delInstrText>
          </w:r>
          <w:r w:rsidR="00C454A0" w:rsidDel="00505892">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454A0" w:rsidDel="00505892">
            <w:rPr>
              <w:rFonts w:hint="eastAsia"/>
            </w:rPr>
            <w:delInstrText xml:space="preserve">","archive_location":"491 </w:delInstrText>
          </w:r>
          <w:r w:rsidR="00C454A0" w:rsidDel="00505892">
            <w:rPr>
              <w:rFonts w:ascii="Apple Color Emoji" w:hAnsi="Apple Color Emoji" w:cs="Apple Color Emoji"/>
            </w:rPr>
            <w:delInstrText>📊</w:delInstrText>
          </w:r>
          <w:r w:rsidR="00C454A0" w:rsidDel="00505892">
            <w:rPr>
              <w:rFonts w:hint="eastAsia"/>
            </w:rPr>
            <w:delInstrText>","call-number":"1","container-title":"Academy of Management Journal","DOI"</w:delInstrText>
          </w:r>
          <w:r w:rsidR="00C454A0" w:rsidDel="00505892">
            <w:delInstrText>:"10.5465/amj.2007.24162081","ISSN":"0001-4273","issue":"1","journalAbbreviation":"AMJ","language":"en","note":"</w:delInstrText>
          </w:r>
          <w:r w:rsidR="00C454A0" w:rsidDel="00505892">
            <w:rPr>
              <w:rFonts w:ascii="Apple Color Emoji" w:hAnsi="Apple Color Emoji" w:cs="Apple Color Emoji"/>
            </w:rPr>
            <w:delInstrText>🏷️</w:delInstrText>
          </w:r>
          <w:r w:rsidR="00C454A0" w:rsidDel="00505892">
            <w:delInstrText xml:space="preserve"> /unread</w:delInstrText>
          </w:r>
          <w:r w:rsidR="00C454A0" w:rsidDel="00505892">
            <w:rPr>
              <w:rFonts w:hint="eastAsia"/>
            </w:rPr>
            <w:delInstrText>、</w:delInstrText>
          </w:r>
          <w:r w:rsidR="00C454A0" w:rsidDel="00505892">
            <w:delInstrText>COMPETITION</w:delInstrText>
          </w:r>
          <w:r w:rsidR="00C454A0" w:rsidDel="00505892">
            <w:rPr>
              <w:rFonts w:hint="eastAsia"/>
            </w:rPr>
            <w:delInstrText>、</w:delInstrText>
          </w:r>
          <w:r w:rsidR="00C454A0" w:rsidDel="00505892">
            <w:delInstrText>MANAGEMENT</w:delInstrText>
          </w:r>
          <w:r w:rsidR="00C454A0" w:rsidDel="00505892">
            <w:rPr>
              <w:rFonts w:hint="eastAsia"/>
            </w:rPr>
            <w:delInstrText>、</w:delInstrText>
          </w:r>
          <w:r w:rsidR="00C454A0" w:rsidDel="00505892">
            <w:delInstrText>BUSINESS enterprises</w:delInstrText>
          </w:r>
          <w:r w:rsidR="00C454A0" w:rsidDel="00505892">
            <w:rPr>
              <w:rFonts w:hint="eastAsia"/>
            </w:rPr>
            <w:delInstrText>、</w:delInstrText>
          </w:r>
          <w:r w:rsidR="00C454A0" w:rsidDel="00505892">
            <w:delInstrText>COMMERCE</w:delInstrText>
          </w:r>
          <w:r w:rsidR="00C454A0" w:rsidDel="00505892">
            <w:rPr>
              <w:rFonts w:hint="eastAsia"/>
            </w:rPr>
            <w:delInstrText>、</w:delInstrText>
          </w:r>
          <w:r w:rsidR="00C454A0" w:rsidDel="00505892">
            <w:delInstrText>DATA analysis</w:delInstrText>
          </w:r>
          <w:r w:rsidR="00C454A0" w:rsidDel="00505892">
            <w:rPr>
              <w:rFonts w:hint="eastAsia"/>
            </w:rPr>
            <w:delInstrText>、</w:delInstrText>
          </w:r>
          <w:r w:rsidR="00C454A0" w:rsidDel="00505892">
            <w:delInstrText>MOTIVATION (Psychology)</w:delInstrText>
          </w:r>
          <w:r w:rsidR="00C454A0" w:rsidDel="00505892">
            <w:rPr>
              <w:rFonts w:hint="eastAsia"/>
            </w:rPr>
            <w:delInstrText>、</w:delInstrText>
          </w:r>
          <w:r w:rsidR="00C454A0" w:rsidDel="00505892">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454A0" w:rsidDel="00505892">
            <w:rPr>
              <w:rFonts w:hint="eastAsia"/>
            </w:rPr>
            <w:delInstrText>—</w:delInstrText>
          </w:r>
          <w:r w:rsidR="00C454A0" w:rsidDel="00505892">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505892">
            <w:rPr>
              <w:rFonts w:ascii="Apple Color Emoji" w:hAnsi="Apple Color Emoji" w:cs="Apple Color Emoji"/>
            </w:rPr>
            <w:delInstrText>📊</w:delInstrText>
          </w:r>
          <w:r w:rsidR="00C454A0" w:rsidDel="00505892">
            <w:delInstrText>","call-number":"3","container-title":"Asia Pacific Journal of Management","DOI":"10.1007/s10490-008-9110-7","ISSN":"1572-9958","issue":"1","journalAbbreviation":"Asia Pac J Manag","language":"en","note":"</w:delInstrText>
          </w:r>
          <w:r w:rsidR="00C454A0" w:rsidDel="00505892">
            <w:rPr>
              <w:rFonts w:ascii="Apple Color Emoji" w:hAnsi="Apple Color Emoji" w:cs="Apple Color Emoji"/>
            </w:rPr>
            <w:delInstrText>🏷️</w:delInstrText>
          </w:r>
          <w:r w:rsidR="00C454A0" w:rsidDel="00505892">
            <w:delInstrText xml:space="preserve"> /reading</w:delInstrText>
          </w:r>
          <w:r w:rsidR="00C454A0" w:rsidDel="00505892">
            <w:rPr>
              <w:rFonts w:hint="eastAsia"/>
            </w:rPr>
            <w:delInstrText>、</w:delInstrText>
          </w:r>
          <w:r w:rsidR="00C454A0" w:rsidDel="00505892">
            <w:delInstrText>Research</w:delInstrText>
          </w:r>
          <w:r w:rsidR="00C454A0" w:rsidDel="00505892">
            <w:rPr>
              <w:rFonts w:hint="eastAsia"/>
            </w:rPr>
            <w:delInstrText>、</w:delInstrText>
          </w:r>
          <w:r w:rsidR="00C454A0" w:rsidDel="00505892">
            <w:rPr>
              <w:rFonts w:ascii="Apple Color Emoji" w:hAnsi="Apple Color Emoji" w:cs="Apple Color Emoji"/>
            </w:rPr>
            <w:delInstrText>🤖️</w:delInstrText>
          </w:r>
          <w:r w:rsidR="00C454A0" w:rsidDel="00505892">
            <w:rPr>
              <w:rFonts w:hint="eastAsia"/>
            </w:rPr>
            <w:delInstrText>、</w:delInstrText>
          </w:r>
          <w:r w:rsidR="00C454A0" w:rsidDel="00505892">
            <w:delInstrText>Competitive dynamics</w:delInstrText>
          </w:r>
          <w:r w:rsidR="00C454A0" w:rsidDel="00505892">
            <w:rPr>
              <w:rFonts w:hint="eastAsia"/>
            </w:rPr>
            <w:delInstrText>、</w:delInstrText>
          </w:r>
          <w:r w:rsidR="00C454A0" w:rsidDel="00505892">
            <w:delInstrText>Publishing</w:delInstrText>
          </w:r>
          <w:r w:rsidR="00C454A0" w:rsidDel="00505892">
            <w:rPr>
              <w:rFonts w:hint="eastAsia"/>
            </w:rPr>
            <w:delInstrText>、</w:delInstrText>
          </w:r>
          <w:r w:rsidR="00C454A0" w:rsidDel="00505892">
            <w:delInstrText>Strategic</w:delInstrText>
          </w:r>
          <w:r w:rsidR="00C454A0" w:rsidDel="00505892">
            <w:rPr>
              <w:rFonts w:hint="eastAsia"/>
            </w:rPr>
            <w:delInstrText xml:space="preserve"> management</w:delInstrText>
          </w:r>
          <w:r w:rsidR="00C454A0" w:rsidDel="00505892">
            <w:rPr>
              <w:rFonts w:hint="eastAsia"/>
            </w:rPr>
            <w:delInstrText>、</w:delInstrText>
          </w:r>
          <w:r w:rsidR="00C454A0" w:rsidDel="00505892">
            <w:rPr>
              <w:rFonts w:hint="eastAsia"/>
            </w:rPr>
            <w:delInstrText>U.S.-based journal","page":"5-25","source":"9.7 (Q1)","title":"Competitive dynamics research: An insider</w:delInstrText>
          </w:r>
          <w:r w:rsidR="00C454A0" w:rsidDel="00505892">
            <w:rPr>
              <w:rFonts w:hint="eastAsia"/>
            </w:rPr>
            <w:delInstrText>’</w:delInstrText>
          </w:r>
          <w:r w:rsidR="00C454A0" w:rsidDel="00505892">
            <w:rPr>
              <w:rFonts w:hint="eastAsia"/>
            </w:rPr>
            <w:delInstrText>s odyssey","title-short":"Competitive dynamics research","URL":"https://doi.org/10.1007/s10490-008-9110-7","volume":"26","author":[{"famil</w:delInstrText>
          </w:r>
          <w:r w:rsidR="00C454A0" w:rsidDel="00505892">
            <w:delInstrText xml:space="preserve">y":"Chen","given":"Ming-Jer"}],"accessed":{"date-parts":[["2026",7,27]]},"issued":{"date-parts":[["2009",3,1]]}}}],"schema":"https://github.com/citation-style-language/schema/raw/master/csl-citation.json"} </w:delInstrText>
          </w:r>
          <w:r w:rsidR="00C454A0" w:rsidRPr="00E55C5E" w:rsidDel="00505892">
            <w:fldChar w:fldCharType="separate"/>
          </w:r>
          <w:r w:rsidR="00C454A0" w:rsidDel="00505892">
            <w:rPr>
              <w:noProof/>
            </w:rPr>
            <w:delText>(Chen et al. 2007; Chen 2009)</w:delText>
          </w:r>
          <w:r w:rsidR="00C454A0" w:rsidRPr="00E55C5E" w:rsidDel="00505892">
            <w:fldChar w:fldCharType="end"/>
          </w:r>
        </w:del>
      </w:ins>
      <w:del w:id="610" w:author="Prof. LIU Ben" w:date="2026-08-29T22:41:00Z" w16du:dateUtc="2026-08-29T14:41:00Z">
        <w:r w:rsidRPr="00D2526D" w:rsidDel="00505892">
          <w:delText xml:space="preserve">(Chen et al. 2007; Chen 2009). A weak competitor makes responding attractive, because the risk of losing is low and a competent developer can </w:delText>
        </w:r>
        <w:r w:rsidDel="00505892">
          <w:rPr>
            <w:rFonts w:hint="eastAsia"/>
          </w:rPr>
          <w:delText>provide</w:delText>
        </w:r>
        <w:r w:rsidRPr="00D2526D" w:rsidDel="00505892">
          <w:delText xml:space="preserve"> the correct answer the AI failed to provide.</w:delText>
        </w:r>
      </w:del>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611"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612"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0F889CA"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613"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614"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615" w:author="Dylan CHEN" w:date="2026-08-28T23:19:00Z" w16du:dateUtc="2026-08-28T15:19:00Z">
        <w:r w:rsidRPr="00D2526D" w:rsidDel="00C454A0">
          <w:delText>(Kabir et al. 2024)</w:delText>
        </w:r>
      </w:del>
      <w:r w:rsidRPr="00D2526D">
        <w:t>. Second, H2 complements H1 in describing the overall effect of a glance</w:t>
      </w:r>
      <w:ins w:id="616" w:author="Prof. LIU Ben" w:date="2026-08-29T22:42:00Z" w16du:dateUtc="2026-08-29T14:42:00Z">
        <w:r w:rsidR="00505892">
          <w:t>.</w:t>
        </w:r>
      </w:ins>
      <w:del w:id="617" w:author="Prof. LIU Ben" w:date="2026-08-29T22:42:00Z" w16du:dateUtc="2026-08-29T14:42:00Z">
        <w:r w:rsidRPr="00D2526D" w:rsidDel="00505892">
          <w:delText>:</w:delText>
        </w:r>
      </w:del>
      <w:r w:rsidRPr="00D2526D">
        <w:t xml:space="preserve"> </w:t>
      </w:r>
      <w:ins w:id="618" w:author="Prof. LIU Ben" w:date="2026-08-29T22:42:00Z" w16du:dateUtc="2026-08-29T14:42:00Z">
        <w:r w:rsidR="00505892">
          <w:t>T</w:t>
        </w:r>
      </w:ins>
      <w:del w:id="619" w:author="Prof. LIU Ben" w:date="2026-08-29T22:42:00Z" w16du:dateUtc="2026-08-29T14:42:00Z">
        <w:r w:rsidRPr="00D2526D" w:rsidDel="00505892">
          <w:delText>t</w:delText>
        </w:r>
      </w:del>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4E019618" w:rsidR="00505892" w:rsidRPr="00505892" w:rsidRDefault="00505892">
      <w:pPr>
        <w:pStyle w:val="Paragraph0"/>
        <w:rPr>
          <w:ins w:id="620" w:author="Prof. LIU Ben" w:date="2026-08-29T22:43:00Z" w16du:dateUtc="2026-08-29T14:43:00Z"/>
          <w:rPrChange w:id="621" w:author="Prof. LIU Ben" w:date="2026-08-29T22:43:00Z" w16du:dateUtc="2026-08-29T14:43:00Z">
            <w:rPr>
              <w:ins w:id="622" w:author="Prof. LIU Ben" w:date="2026-08-29T22:43:00Z" w16du:dateUtc="2026-08-29T14:43:00Z"/>
              <w:color w:val="000000"/>
            </w:rPr>
          </w:rPrChange>
        </w:rPr>
        <w:pPrChange w:id="623" w:author="Prof. LIU Ben" w:date="2026-08-29T22:43:00Z" w16du:dateUtc="2026-08-29T14:43:00Z">
          <w:pPr>
            <w:spacing w:before="100" w:beforeAutospacing="1" w:after="100" w:afterAutospacing="1"/>
          </w:pPr>
        </w:pPrChange>
      </w:pPr>
      <w:ins w:id="624" w:author="Prof. LIU Ben" w:date="2026-08-29T22:43:00Z" w16du:dateUtc="2026-08-29T14:43:00Z">
        <w:r w:rsidRPr="00505892">
          <w:rPr>
            <w:rPrChange w:id="625" w:author="Prof. LIU Ben" w:date="2026-08-29T22:43:00Z" w16du:dateUtc="2026-08-29T14:43:00Z">
              <w:rPr>
                <w:color w:val="000000"/>
              </w:rPr>
            </w:rPrChange>
          </w:rPr>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505892">
          <w:rPr>
            <w:rPrChange w:id="626" w:author="Prof. LIU Ben" w:date="2026-08-29T22:43:00Z" w16du:dateUtc="2026-08-29T14:43:00Z">
              <w:rPr>
                <w:color w:val="000000"/>
              </w:rPr>
            </w:rPrChange>
          </w:rPr>
          <w:lastRenderedPageBreak/>
          <w:t>2 normally endorses, because it is recruited only when the fast route fails to deliver a confident answer, and not recruited when the fast route delivers one cheaply, which is the law of least effort at work (Kahneman 2011). Here the fast route does deliver a confident answer</w:t>
        </w:r>
      </w:ins>
      <w:ins w:id="627" w:author="Prof. LIU Ben" w:date="2026-08-29T22:44:00Z" w16du:dateUtc="2026-08-29T14:44:00Z">
        <w:r>
          <w:t>. T</w:t>
        </w:r>
      </w:ins>
      <w:ins w:id="628" w:author="Prof. LIU Ben" w:date="2026-08-29T22:43:00Z" w16du:dateUtc="2026-08-29T14:43:00Z">
        <w:r w:rsidRPr="00505892">
          <w:rPr>
            <w:rPrChange w:id="629" w:author="Prof. LIU Ben" w:date="2026-08-29T22:43:00Z" w16du:dateUtc="2026-08-29T14:43:00Z">
              <w:rPr>
                <w:color w:val="000000"/>
              </w:rPr>
            </w:rPrChange>
          </w:rPr>
          <w:t>he label and the length together produce a coherent impression of how much ground the competitor has taken, so nothing calls for the more expensive judgment that assessing quality would require.</w:t>
        </w:r>
      </w:ins>
    </w:p>
    <w:p w14:paraId="7A7945C6" w14:textId="77777777" w:rsidR="00505892" w:rsidRPr="00505892" w:rsidRDefault="00505892">
      <w:pPr>
        <w:pStyle w:val="Paragraph0"/>
        <w:rPr>
          <w:ins w:id="630" w:author="Prof. LIU Ben" w:date="2026-08-29T22:43:00Z" w16du:dateUtc="2026-08-29T14:43:00Z"/>
          <w:rPrChange w:id="631" w:author="Prof. LIU Ben" w:date="2026-08-29T22:43:00Z" w16du:dateUtc="2026-08-29T14:43:00Z">
            <w:rPr>
              <w:ins w:id="632" w:author="Prof. LIU Ben" w:date="2026-08-29T22:43:00Z" w16du:dateUtc="2026-08-29T14:43:00Z"/>
              <w:color w:val="000000"/>
            </w:rPr>
          </w:rPrChange>
        </w:rPr>
        <w:pPrChange w:id="633" w:author="Prof. LIU Ben" w:date="2026-08-29T22:43:00Z" w16du:dateUtc="2026-08-29T14:43:00Z">
          <w:pPr>
            <w:spacing w:before="100" w:beforeAutospacing="1" w:after="100" w:afterAutospacing="1"/>
          </w:pPr>
        </w:pPrChange>
      </w:pPr>
      <w:ins w:id="634" w:author="Prof. LIU Ben" w:date="2026-08-29T22:43:00Z" w16du:dateUtc="2026-08-29T14:43:00Z">
        <w:r w:rsidRPr="00505892">
          <w:rPr>
            <w:rPrChange w:id="635" w:author="Prof. LIU Ben" w:date="2026-08-29T22:43:00Z" w16du:dateUtc="2026-08-29T14:43:00Z">
              <w:rPr>
                <w:color w:val="000000"/>
              </w:rPr>
            </w:rPrChange>
          </w:rPr>
          <w:t>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(Lee &amp; Lee 2025), and errors in AI answers often go undetected for exactly this reason (Kabir et al. 2024). Careful reading is thus costly to start and unreliable once started, so it overturns the first impression less often than one might expect.</w:t>
        </w:r>
      </w:ins>
    </w:p>
    <w:p w14:paraId="1976B771" w14:textId="77777777" w:rsidR="00505892" w:rsidRPr="00505892" w:rsidRDefault="00505892">
      <w:pPr>
        <w:pStyle w:val="Paragraph0"/>
        <w:rPr>
          <w:ins w:id="636" w:author="Prof. LIU Ben" w:date="2026-08-29T22:43:00Z" w16du:dateUtc="2026-08-29T14:43:00Z"/>
          <w:rPrChange w:id="637" w:author="Prof. LIU Ben" w:date="2026-08-29T22:43:00Z" w16du:dateUtc="2026-08-29T14:43:00Z">
            <w:rPr>
              <w:ins w:id="638" w:author="Prof. LIU Ben" w:date="2026-08-29T22:43:00Z" w16du:dateUtc="2026-08-29T14:43:00Z"/>
              <w:color w:val="000000"/>
            </w:rPr>
          </w:rPrChange>
        </w:rPr>
        <w:pPrChange w:id="639" w:author="Prof. LIU Ben" w:date="2026-08-29T22:43:00Z" w16du:dateUtc="2026-08-29T14:43:00Z">
          <w:pPr>
            <w:spacing w:before="100" w:beforeAutospacing="1" w:after="100" w:afterAutospacing="1"/>
          </w:pPr>
        </w:pPrChange>
      </w:pPr>
      <w:ins w:id="640" w:author="Prof. LIU Ben" w:date="2026-08-29T22:43:00Z" w16du:dateUtc="2026-08-29T14:43:00Z">
        <w:r w:rsidRPr="00505892">
          <w:rPr>
            <w:rPrChange w:id="641" w:author="Prof. LIU Ben" w:date="2026-08-29T22:43:00Z" w16du:dateUtc="2026-08-29T14:43:00Z">
              <w:rPr>
                <w:color w:val="000000"/>
              </w:rPr>
            </w:rPrChange>
          </w:rPr>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ins>
    </w:p>
    <w:p w14:paraId="53BE1E6D" w14:textId="7D4F41DC" w:rsidR="005C375D" w:rsidRPr="00015210" w:rsidDel="00505892" w:rsidRDefault="005C375D" w:rsidP="005C375D">
      <w:pPr>
        <w:pStyle w:val="Paragraph0"/>
        <w:rPr>
          <w:del w:id="642" w:author="Prof. LIU Ben" w:date="2026-08-29T22:45:00Z" w16du:dateUtc="2026-08-29T14:45:00Z"/>
        </w:rPr>
      </w:pPr>
      <w:del w:id="643" w:author="Prof. LIU Ben" w:date="2026-08-29T22:45:00Z" w16du:dateUtc="2026-08-29T14:45:00Z">
        <w:r w:rsidRPr="00D2526D" w:rsidDel="00505892">
          <w:delText xml:space="preserve">Quality is a System 2 signal, and entry is a System 1 decision, so the same-level principle predicts no systematic effect of AI answer quality on entry. </w:delText>
        </w:r>
        <w:r w:rsidRPr="00015210" w:rsidDel="00505892">
          <w:delText>Quality becomes available only afterward, because it requires reading the answer through and checking it against the specific problem. Therefore, entry is shaped mainly by what arrives first.</w:delText>
        </w:r>
        <w:r w:rsidDel="00505892">
          <w:delText xml:space="preserve"> </w:delText>
        </w:r>
        <w:r w:rsidRPr="00015210" w:rsidDel="00505892">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delText>
        </w:r>
        <w:r w:rsidDel="00505892">
          <w:rPr>
            <w:rFonts w:hint="eastAsia"/>
          </w:rPr>
          <w:delText>two systems</w:delText>
        </w:r>
        <w:r w:rsidRPr="00015210" w:rsidDel="00505892">
          <w:delText xml:space="preserve"> account emphasizes that System 2 normally </w:delText>
        </w:r>
        <w:r w:rsidRPr="00015210" w:rsidDel="00505892">
          <w:rPr>
            <w:i/>
            <w:iCs/>
          </w:rPr>
          <w:delText>endorses</w:delText>
        </w:r>
        <w:r w:rsidRPr="00015210" w:rsidDel="00505892">
          <w:delText xml:space="preserve">, because it is recruited only when the fast route fails to deliver a confident answer, and not recruited when the fast route delivers one cheaply, which is the law of least effort at work </w:delText>
        </w:r>
        <w:r w:rsidRPr="00015210" w:rsidDel="00505892">
          <w:fldChar w:fldCharType="begin"/>
        </w:r>
        <w:r w:rsidRPr="00015210" w:rsidDel="00505892">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Pr="00015210" w:rsidDel="00505892">
          <w:rPr>
            <w:rFonts w:ascii="Apple Color Emoji" w:hAnsi="Apple Color Emoji" w:cs="Apple Color Emoji"/>
          </w:rPr>
          <w:delInstrText>🏷️</w:delInstrText>
        </w:r>
        <w:r w:rsidRPr="00015210" w:rsidDel="00505892">
          <w:delInstrText xml:space="preserve"> /reading","title":"Thinking, fast and slow","author":[{"family":"Kahneman","given":"Daniel"}],"issued":{"date-parts":[["2011"]]}}}],"schema":"https://github.com/citation-style-language/schema/raw/master/csl-citation.json"} </w:delInstrText>
        </w:r>
        <w:r w:rsidRPr="00015210" w:rsidDel="00505892">
          <w:fldChar w:fldCharType="separate"/>
        </w:r>
        <w:r w:rsidRPr="00015210" w:rsidDel="00505892">
          <w:delText>(Kahneman 2011)</w:delText>
        </w:r>
        <w:r w:rsidRPr="00015210" w:rsidDel="00505892">
          <w:fldChar w:fldCharType="end"/>
        </w:r>
        <w:r w:rsidRPr="00015210" w:rsidDel="00505892">
          <w:delText xml:space="preserve">. Here the fast route does deliver a confident answer: the label and the length together produce a coherent impression of how much ground the </w:delText>
        </w:r>
        <w:r w:rsidDel="00505892">
          <w:delText>competitor</w:delText>
        </w:r>
        <w:r w:rsidRPr="00015210" w:rsidDel="00505892">
          <w:delText xml:space="preserve"> has taken, so nothing calls for the more expensive judgment that assessing quality would require.</w:delText>
        </w:r>
      </w:del>
    </w:p>
    <w:p w14:paraId="3FA22D6A" w14:textId="1D37D987" w:rsidR="005C375D" w:rsidRPr="00015210" w:rsidDel="00505892" w:rsidRDefault="005C375D" w:rsidP="005C375D">
      <w:pPr>
        <w:pStyle w:val="Paragraph0"/>
        <w:rPr>
          <w:del w:id="644" w:author="Prof. LIU Ben" w:date="2026-08-29T22:45:00Z" w16du:dateUtc="2026-08-29T14:45:00Z"/>
        </w:rPr>
      </w:pPr>
      <w:del w:id="645" w:author="Prof. LIU Ben" w:date="2026-08-29T22:45:00Z" w16du:dateUtc="2026-08-29T14:45:00Z">
        <w:r w:rsidRPr="00015210" w:rsidDel="00505892">
          <w:delText>Even a</w:delText>
        </w:r>
        <w:r w:rsidDel="00505892">
          <w:delText>n</w:delText>
        </w:r>
        <w:r w:rsidRPr="00015210" w:rsidDel="00505892">
          <w:delText xml:space="preserve"> </w:delText>
        </w:r>
        <w:r w:rsidDel="00505892">
          <w:delText>answerer</w:delText>
        </w:r>
        <w:r w:rsidRPr="00015210" w:rsidDel="00505892">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Pr="00015210" w:rsidDel="00505892">
          <w:fldChar w:fldCharType="begin"/>
        </w:r>
        <w:r w:rsidRPr="00015210" w:rsidDel="00505892">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Pr="00015210" w:rsidDel="00505892">
          <w:rPr>
            <w:rFonts w:ascii="Apple Color Emoji" w:hAnsi="Apple Color Emoji" w:cs="Apple Color Emoji"/>
          </w:rPr>
          <w:delInstrText>📊</w:delInstrText>
        </w:r>
        <w:r w:rsidRPr="00015210" w:rsidDel="00505892">
          <w:delInstrText>","call-number":"1 (CCF C)","container-title":"Knowledge-Based Systems","DOI":"10.1016/j.knosys.2025.113091","ISSN":"0950-7051","journalAbbreviation":"Knowledge-Based Systems","language":"en","note":"</w:delInstrText>
        </w:r>
        <w:r w:rsidRPr="00015210" w:rsidDel="00505892">
          <w:rPr>
            <w:rFonts w:ascii="Apple Color Emoji" w:hAnsi="Apple Color Emoji" w:cs="Apple Color Emoji"/>
          </w:rPr>
          <w:delInstrText>🏷️</w:delInstrText>
        </w:r>
        <w:r w:rsidRPr="00015210" w:rsidDel="00505892">
          <w:delInstrText xml:space="preserve"> /reading</w:delInstrText>
        </w:r>
        <w:r w:rsidRPr="00015210" w:rsidDel="00505892">
          <w:delInstrText>、</w:delInstrText>
        </w:r>
        <w:r w:rsidRPr="00015210" w:rsidDel="00505892">
          <w:delInstrText>Question answering</w:delInstrText>
        </w:r>
        <w:r w:rsidRPr="00015210" w:rsidDel="00505892">
          <w:delInstrText>、</w:delInstrText>
        </w:r>
        <w:r w:rsidRPr="00015210" w:rsidDel="00505892">
          <w:delInstrText>Natural language processing</w:delInstrText>
        </w:r>
        <w:r w:rsidRPr="00015210" w:rsidDel="00505892">
          <w:delInstrText>、</w:delInstrText>
        </w:r>
        <w:r w:rsidRPr="00015210" w:rsidDel="00505892">
          <w:delInstrText>Answer verification</w:delInstrText>
        </w:r>
        <w:r w:rsidRPr="00015210" w:rsidDel="00505892">
          <w:delInstrText>、</w:delInstrText>
        </w:r>
        <w:r w:rsidRPr="00015210" w:rsidDel="00505892">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Pr="00015210" w:rsidDel="00505892">
          <w:fldChar w:fldCharType="separate"/>
        </w:r>
        <w:r w:rsidRPr="00015210" w:rsidDel="00505892">
          <w:delText>(Lee &amp; Lee 2025)</w:delText>
        </w:r>
        <w:r w:rsidRPr="00015210" w:rsidDel="00505892">
          <w:fldChar w:fldCharType="end"/>
        </w:r>
        <w:r w:rsidRPr="00015210" w:rsidDel="00505892">
          <w:delText xml:space="preserve">, and errors in AI answers often go undetected for exactly this reason </w:delText>
        </w:r>
        <w:r w:rsidRPr="00015210" w:rsidDel="00505892">
          <w:rPr>
            <w:rFonts w:eastAsia="DengXian"/>
            <w:kern w:val="2"/>
            <w14:ligatures w14:val="standardContextual"/>
          </w:rPr>
          <w:fldChar w:fldCharType="begin"/>
        </w:r>
        <w:r w:rsidR="00DC684C" w:rsidDel="00505892">
          <w:rPr>
            <w:rFonts w:eastAsia="DengXian"/>
            <w:kern w:val="2"/>
            <w14:ligatures w14:val="standardContextual"/>
          </w:rPr>
          <w:del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Pr="00015210" w:rsidDel="00505892">
          <w:rPr>
            <w:rFonts w:eastAsia="DengXian"/>
            <w:kern w:val="2"/>
            <w14:ligatures w14:val="standardContextual"/>
          </w:rPr>
          <w:fldChar w:fldCharType="separate"/>
        </w:r>
        <w:r w:rsidRPr="00015210" w:rsidDel="00505892">
          <w:rPr>
            <w:rFonts w:eastAsia="DengXian"/>
            <w:kern w:val="2"/>
            <w14:ligatures w14:val="standardContextual"/>
          </w:rPr>
          <w:delText>(Kabir et al. 2024)</w:delText>
        </w:r>
        <w:r w:rsidRPr="00015210" w:rsidDel="00505892">
          <w:rPr>
            <w:rFonts w:eastAsia="DengXian"/>
            <w:kern w:val="2"/>
            <w14:ligatures w14:val="standardContextual"/>
          </w:rPr>
          <w:fldChar w:fldCharType="end"/>
        </w:r>
        <w:r w:rsidRPr="00015210" w:rsidDel="00505892">
          <w:delText>. Careful reading is thus costly to start and unreliable once started, so it overturns the first impression less often than one might expect.</w:delText>
        </w:r>
      </w:del>
    </w:p>
    <w:p w14:paraId="4BB511FA" w14:textId="60F218DA" w:rsidR="005C375D" w:rsidRPr="00015210" w:rsidDel="00505892" w:rsidRDefault="005C375D" w:rsidP="005C375D">
      <w:pPr>
        <w:pStyle w:val="Paragraph0"/>
        <w:rPr>
          <w:del w:id="646" w:author="Prof. LIU Ben" w:date="2026-08-29T22:45:00Z" w16du:dateUtc="2026-08-29T14:45:00Z"/>
        </w:rPr>
      </w:pPr>
      <w:del w:id="647" w:author="Prof. LIU Ben" w:date="2026-08-29T22:45:00Z" w16du:dateUtc="2026-08-29T14:45:00Z">
        <w:r w:rsidRPr="00015210" w:rsidDel="00505892">
          <w:delText>Reversals do occur in both directions. A</w:delText>
        </w:r>
        <w:r w:rsidDel="00505892">
          <w:delText>n</w:delText>
        </w:r>
        <w:r w:rsidRPr="00015210" w:rsidDel="00505892">
          <w:delText xml:space="preserve"> </w:delText>
        </w:r>
        <w:r w:rsidDel="00505892">
          <w:delText>answerer</w:delText>
        </w:r>
        <w:r w:rsidRPr="00015210" w:rsidDel="00505892">
          <w:delText xml:space="preserve"> who meant to pass may find the AI answer mistaken and write up their own answer after all; a</w:delText>
        </w:r>
        <w:r w:rsidDel="00505892">
          <w:delText>n</w:delText>
        </w:r>
        <w:r w:rsidRPr="00015210" w:rsidDel="00505892">
          <w:delText xml:space="preserve"> </w:delText>
        </w:r>
        <w:r w:rsidDel="00505892">
          <w:delText>answerer</w:delText>
        </w:r>
        <w:r w:rsidRPr="00015210" w:rsidDel="00505892">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22CF4E1A" w:rsidR="005C375D" w:rsidRPr="00D2526D" w:rsidRDefault="005C375D" w:rsidP="0049010E">
      <w:pPr>
        <w:pStyle w:val="Heading2"/>
      </w:pPr>
      <w:r w:rsidRPr="00D2526D">
        <w:t>Hypotheses on the</w:t>
      </w:r>
      <w:ins w:id="648" w:author="Prof. LIU Ben" w:date="2026-08-29T22:46:00Z" w16du:dateUtc="2026-08-29T14:46:00Z">
        <w:r w:rsidR="00505892">
          <w:t xml:space="preserve"> Crafting</w:t>
        </w:r>
      </w:ins>
      <w:del w:id="649" w:author="Prof. LIU Ben" w:date="2026-08-29T22:46:00Z" w16du:dateUtc="2026-08-29T14:46:00Z">
        <w:r w:rsidRPr="00D2526D" w:rsidDel="00505892">
          <w:delText xml:space="preserve"> Quality</w:delText>
        </w:r>
      </w:del>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505892" w:rsidRDefault="00505892">
      <w:pPr>
        <w:pStyle w:val="Paragraph0"/>
        <w:rPr>
          <w:ins w:id="650" w:author="Prof. LIU Ben" w:date="2026-08-29T22:46:00Z" w16du:dateUtc="2026-08-29T14:46:00Z"/>
          <w:rPrChange w:id="651" w:author="Prof. LIU Ben" w:date="2026-08-29T22:46:00Z" w16du:dateUtc="2026-08-29T14:46:00Z">
            <w:rPr>
              <w:ins w:id="652" w:author="Prof. LIU Ben" w:date="2026-08-29T22:46:00Z" w16du:dateUtc="2026-08-29T14:46:00Z"/>
              <w:color w:val="000000"/>
            </w:rPr>
          </w:rPrChange>
        </w:rPr>
        <w:pPrChange w:id="653" w:author="Prof. LIU Ben" w:date="2026-08-29T22:46:00Z" w16du:dateUtc="2026-08-29T14:46:00Z">
          <w:pPr>
            <w:spacing w:before="100" w:beforeAutospacing="1" w:after="100" w:afterAutospacing="1"/>
          </w:pPr>
        </w:pPrChange>
      </w:pPr>
      <w:ins w:id="654" w:author="Prof. LIU Ben" w:date="2026-08-29T22:46:00Z" w16du:dateUtc="2026-08-29T14:46:00Z">
        <w:r w:rsidRPr="00505892">
          <w:rPr>
            <w:rPrChange w:id="655" w:author="Prof. LIU Ben" w:date="2026-08-29T22:46:00Z" w16du:dateUtc="2026-08-29T14:46:00Z">
              <w:rPr>
                <w:color w:val="000000"/>
              </w:rPr>
            </w:rPrChange>
          </w:rPr>
          <w:t xml:space="preserve">The crafting decision is made after the answerer has committed to answering and has thus </w:t>
        </w:r>
        <w:r w:rsidRPr="00505892">
          <w:rPr>
            <w:rPrChange w:id="656" w:author="Prof. LIU Ben" w:date="2026-08-29T22:46:00Z" w16du:dateUtc="2026-08-29T14:46:00Z">
              <w:rPr>
                <w:color w:val="000000"/>
              </w:rPr>
            </w:rPrChange>
          </w:rPr>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ins>
    </w:p>
    <w:p w14:paraId="1E5F11EA" w14:textId="77777777" w:rsidR="00505892" w:rsidRPr="00505892" w:rsidRDefault="00505892">
      <w:pPr>
        <w:pStyle w:val="Paragraph0"/>
        <w:rPr>
          <w:ins w:id="657" w:author="Prof. LIU Ben" w:date="2026-08-29T22:46:00Z" w16du:dateUtc="2026-08-29T14:46:00Z"/>
          <w:rPrChange w:id="658" w:author="Prof. LIU Ben" w:date="2026-08-29T22:46:00Z" w16du:dateUtc="2026-08-29T14:46:00Z">
            <w:rPr>
              <w:ins w:id="659" w:author="Prof. LIU Ben" w:date="2026-08-29T22:46:00Z" w16du:dateUtc="2026-08-29T14:46:00Z"/>
              <w:color w:val="000000"/>
            </w:rPr>
          </w:rPrChange>
        </w:rPr>
        <w:pPrChange w:id="660" w:author="Prof. LIU Ben" w:date="2026-08-29T22:46:00Z" w16du:dateUtc="2026-08-29T14:46:00Z">
          <w:pPr>
            <w:spacing w:before="100" w:beforeAutospacing="1" w:after="100" w:afterAutospacing="1"/>
          </w:pPr>
        </w:pPrChange>
      </w:pPr>
      <w:ins w:id="661" w:author="Prof. LIU Ben" w:date="2026-08-29T22:46:00Z" w16du:dateUtc="2026-08-29T14:46:00Z">
        <w:r w:rsidRPr="00505892">
          <w:rPr>
            <w:rPrChange w:id="662" w:author="Prof. LIU Ben" w:date="2026-08-29T22:46:00Z" w16du:dateUtc="2026-08-29T14:46:00Z">
              <w:rPr>
                <w:color w:val="000000"/>
              </w:rPr>
            </w:rPrChange>
          </w:rPr>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ins>
    </w:p>
    <w:p w14:paraId="429FBBC0" w14:textId="2F34967B" w:rsidR="005C375D" w:rsidRPr="00D2526D" w:rsidDel="00505892" w:rsidRDefault="005C375D" w:rsidP="00D2526D">
      <w:pPr>
        <w:pStyle w:val="Paragraph0"/>
        <w:rPr>
          <w:del w:id="663" w:author="Prof. LIU Ben" w:date="2026-08-29T22:48:00Z" w16du:dateUtc="2026-08-29T14:48:00Z"/>
        </w:rPr>
      </w:pPr>
      <w:del w:id="664" w:author="Prof. LIU Ben" w:date="2026-08-29T22:48:00Z" w16du:dateUtc="2026-08-29T14:48:00Z">
        <w:r w:rsidRPr="00D2526D" w:rsidDel="00505892">
          <w:delTex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delText>
        </w:r>
      </w:del>
    </w:p>
    <w:p w14:paraId="04F280E2" w14:textId="119EDFC9" w:rsidR="005C375D" w:rsidRPr="00D2526D" w:rsidDel="00505892" w:rsidRDefault="005C375D" w:rsidP="00D2526D">
      <w:pPr>
        <w:pStyle w:val="Paragraph0"/>
        <w:rPr>
          <w:del w:id="665" w:author="Prof. LIU Ben" w:date="2026-08-29T22:48:00Z" w16du:dateUtc="2026-08-29T14:48:00Z"/>
        </w:rPr>
      </w:pPr>
      <w:del w:id="666" w:author="Prof. LIU Ben" w:date="2026-08-29T22:48:00Z" w16du:dateUtc="2026-08-29T14:48:00Z">
        <w:r w:rsidRPr="00D2526D" w:rsidDel="00505892">
          <w:delTex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delText>
        </w:r>
        <w:r w:rsidDel="00505892">
          <w:rPr>
            <w:rFonts w:hint="eastAsia"/>
          </w:rPr>
          <w:delText>two systems</w:delText>
        </w:r>
        <w:r w:rsidRPr="00D2526D" w:rsidDel="00505892">
          <w:delText xml:space="preserve"> account predicts that once System 2 is engaged, effort tracks the concrete benchmark</w:delText>
        </w:r>
        <w:r w:rsidDel="00505892">
          <w:rPr>
            <w:rFonts w:hint="eastAsia"/>
          </w:rPr>
          <w:delText xml:space="preserve"> (i.e., answer quality)</w:delText>
        </w:r>
        <w:r w:rsidRPr="00D2526D" w:rsidDel="00505892">
          <w:delText xml:space="preserve"> rather than the abstract source cue. We therefore predict no systematic label effect on the quality decision.</w:delText>
        </w:r>
      </w:del>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401BBE71" w:rsidR="00505892" w:rsidRPr="00505892" w:rsidRDefault="00505892">
      <w:pPr>
        <w:pStyle w:val="Paragraph0"/>
        <w:rPr>
          <w:ins w:id="667" w:author="Prof. LIU Ben" w:date="2026-08-29T22:48:00Z" w16du:dateUtc="2026-08-29T14:48:00Z"/>
          <w:rPrChange w:id="668" w:author="Prof. LIU Ben" w:date="2026-08-29T22:48:00Z" w16du:dateUtc="2026-08-29T14:48:00Z">
            <w:rPr>
              <w:ins w:id="669" w:author="Prof. LIU Ben" w:date="2026-08-29T22:48:00Z" w16du:dateUtc="2026-08-29T14:48:00Z"/>
              <w:color w:val="000000"/>
            </w:rPr>
          </w:rPrChange>
        </w:rPr>
        <w:pPrChange w:id="670" w:author="Prof. LIU Ben" w:date="2026-08-29T22:48:00Z" w16du:dateUtc="2026-08-29T14:48:00Z">
          <w:pPr/>
        </w:pPrChange>
      </w:pPr>
      <w:ins w:id="671" w:author="Prof. LIU Ben" w:date="2026-08-29T22:48:00Z" w16du:dateUtc="2026-08-29T14:48:00Z">
        <w:r w:rsidRPr="00505892">
          <w:rPr>
            <w:rPrChange w:id="672" w:author="Prof. LIU Ben" w:date="2026-08-29T22:48:00Z" w16du:dateUtc="2026-08-29T14:48:00Z">
              <w:rPr>
                <w:color w:val="000000"/>
              </w:rPr>
            </w:rPrChange>
          </w:rPr>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505892">
          <w:rPr>
            <w:rPrChange w:id="673" w:author="Prof. LIU Ben" w:date="2026-08-29T22:48:00Z" w16du:dateUtc="2026-08-29T14:48:00Z">
              <w:rPr>
                <w:color w:val="000000"/>
              </w:rPr>
            </w:rPrChange>
          </w:rPr>
          <w:lastRenderedPageBreak/>
          <w:t>residual impression of the competitor</w:t>
        </w:r>
      </w:ins>
      <w:ins w:id="674" w:author="Prof. LIU Ben" w:date="2026-08-29T22:49:00Z" w16du:dateUtc="2026-08-29T14:49:00Z">
        <w:r w:rsidR="00902CBB">
          <w:t>’</w:t>
        </w:r>
      </w:ins>
      <w:ins w:id="675" w:author="Prof. LIU Ben" w:date="2026-08-29T22:48:00Z" w16du:dateUtc="2026-08-29T14:48:00Z">
        <w:r w:rsidRPr="00505892">
          <w:rPr>
            <w:rPrChange w:id="676" w:author="Prof. LIU Ben" w:date="2026-08-29T22:48:00Z" w16du:dateUtc="2026-08-29T14:48:00Z">
              <w:rPr>
                <w:color w:val="000000"/>
              </w:rPr>
            </w:rPrChange>
          </w:rPr>
          <w:t>s scope from the initial scan. We claim only that this residue is too weak to generate a systematic relationship between the length of an AI answer and the quality of the human answers that follow.</w:t>
        </w:r>
      </w:ins>
    </w:p>
    <w:p w14:paraId="1D74081B" w14:textId="6383A48D" w:rsidR="005C375D" w:rsidRPr="00015210" w:rsidDel="00902CBB" w:rsidRDefault="005C375D" w:rsidP="005C375D">
      <w:pPr>
        <w:pStyle w:val="Paragraph0"/>
        <w:rPr>
          <w:del w:id="677" w:author="Prof. LIU Ben" w:date="2026-08-29T22:49:00Z" w16du:dateUtc="2026-08-29T14:49:00Z"/>
        </w:rPr>
      </w:pPr>
      <w:del w:id="678" w:author="Prof. LIU Ben" w:date="2026-08-29T22:49:00Z" w16du:dateUtc="2026-08-29T14:49:00Z">
        <w:r w:rsidRPr="00D2526D" w:rsidDel="00902CBB">
          <w:delTex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delText>
        </w:r>
      </w:del>
      <w:ins w:id="679" w:author="Dylan CHEN" w:date="2026-08-28T23:19:00Z" w16du:dateUtc="2026-08-28T15:19:00Z">
        <w:del w:id="680" w:author="Prof. LIU Ben" w:date="2026-08-29T22:49:00Z" w16du:dateUtc="2026-08-29T14:49:00Z">
          <w:r w:rsidR="00C454A0" w:rsidRPr="00E55C5E" w:rsidDel="00902CBB">
            <w:rPr>
              <w:rFonts w:eastAsia="DengXian"/>
              <w:kern w:val="2"/>
              <w14:ligatures w14:val="standardContextual"/>
            </w:rPr>
            <w:fldChar w:fldCharType="begin"/>
          </w:r>
        </w:del>
      </w:ins>
      <w:del w:id="681" w:author="Prof. LIU Ben" w:date="2026-08-29T22:49:00Z" w16du:dateUtc="2026-08-29T14:49:00Z">
        <w:r w:rsidR="00DC684C" w:rsidDel="00902CBB">
          <w:rPr>
            <w:rFonts w:eastAsia="DengXian"/>
            <w:kern w:val="2"/>
            <w14:ligatures w14:val="standardContextual"/>
          </w:rPr>
          <w:del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del>
      <w:ins w:id="682" w:author="Dylan CHEN" w:date="2026-08-28T23:19:00Z" w16du:dateUtc="2026-08-28T15:19:00Z">
        <w:del w:id="683" w:author="Prof. LIU Ben" w:date="2026-08-29T22:49:00Z" w16du:dateUtc="2026-08-29T14:49:00Z">
          <w:r w:rsidR="00C454A0" w:rsidRPr="00E55C5E" w:rsidDel="00902CBB">
            <w:rPr>
              <w:rFonts w:eastAsia="DengXian"/>
              <w:kern w:val="2"/>
              <w14:ligatures w14:val="standardContextual"/>
            </w:rPr>
            <w:fldChar w:fldCharType="separate"/>
          </w:r>
          <w:r w:rsidR="00C454A0" w:rsidDel="00902CBB">
            <w:rPr>
              <w:rFonts w:eastAsia="DengXian"/>
              <w:noProof/>
              <w:kern w:val="2"/>
              <w14:ligatures w14:val="standardContextual"/>
            </w:rPr>
            <w:delText>(Kabir et al. 2024)</w:delText>
          </w:r>
          <w:r w:rsidR="00C454A0" w:rsidRPr="00E55C5E" w:rsidDel="00902CBB">
            <w:rPr>
              <w:rFonts w:eastAsia="DengXian"/>
              <w:kern w:val="2"/>
              <w14:ligatures w14:val="standardContextual"/>
            </w:rPr>
            <w:fldChar w:fldCharType="end"/>
          </w:r>
        </w:del>
      </w:ins>
      <w:del w:id="684" w:author="Prof. LIU Ben" w:date="2026-08-29T22:49:00Z" w16du:dateUtc="2026-08-29T14:49:00Z">
        <w:r w:rsidRPr="00D2526D" w:rsidDel="00902CBB">
          <w:delText xml:space="preserve">(Kabir et al. 2024), and an answerer who holds this belief treats length as an indication of how much has been attempted rather than how well it has been done. Thus deliberation discounts the cue rather than defers to it. </w:delText>
        </w:r>
        <w:r w:rsidRPr="00015210" w:rsidDel="00902CBB">
          <w:delText>We would not claim that length plays no role at all in the quality decision, since a</w:delText>
        </w:r>
        <w:r w:rsidDel="00902CBB">
          <w:delText>n</w:delText>
        </w:r>
        <w:r w:rsidRPr="00015210" w:rsidDel="00902CBB">
          <w:delText xml:space="preserve"> </w:delText>
        </w:r>
        <w:r w:rsidDel="00902CBB">
          <w:delText>answerer</w:delText>
        </w:r>
        <w:r w:rsidRPr="00015210" w:rsidDel="00902CBB">
          <w:delText xml:space="preserve"> may retain some residual impression of the </w:delText>
        </w:r>
        <w:r w:rsidDel="00902CBB">
          <w:delText>competitor</w:delText>
        </w:r>
        <w:r w:rsidRPr="00015210" w:rsidDel="00902CBB">
          <w:delText>’s scope from the initial scan. We claim only that this residue is too weak to generate a systematic relationship between the length of an AI answer and the quality of the human answers that follow.</w:delText>
        </w:r>
      </w:del>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CF51D9E" w:rsidR="005C375D" w:rsidRPr="00015210" w:rsidDel="00902CBB" w:rsidRDefault="005C375D" w:rsidP="005C375D">
      <w:pPr>
        <w:pStyle w:val="Paragraph0"/>
        <w:rPr>
          <w:del w:id="685" w:author="Prof. LIU Ben" w:date="2026-08-29T22:50:00Z" w16du:dateUtc="2026-08-29T14:50:00Z"/>
        </w:rPr>
      </w:pPr>
      <w:del w:id="686" w:author="Prof. LIU Ben" w:date="2026-08-29T22:50:00Z" w16du:dateUtc="2026-08-29T14:50:00Z">
        <w:r w:rsidRPr="00015210" w:rsidDel="00902CBB">
          <w:delText>H5 does not imply that long AI answers are equivalent to short ones in every respect; H2 predicts that they are not. It implies only that once a</w:delText>
        </w:r>
        <w:r w:rsidDel="00902CBB">
          <w:delText>n</w:delText>
        </w:r>
        <w:r w:rsidRPr="00015210" w:rsidDel="00902CBB">
          <w:delText xml:space="preserve"> </w:delText>
        </w:r>
        <w:r w:rsidDel="00902CBB">
          <w:delText>answerer</w:delText>
        </w:r>
        <w:r w:rsidRPr="00015210" w:rsidDel="00902CBB">
          <w:delText xml:space="preserve"> is engaged closely enough to weigh the standard their answer must meet, length carries little information about what that standard is.</w:delText>
        </w:r>
      </w:del>
    </w:p>
    <w:p w14:paraId="132906EC" w14:textId="3F215991" w:rsidR="005C375D" w:rsidRDefault="005C375D" w:rsidP="0049010E">
      <w:pPr>
        <w:pStyle w:val="Heading3"/>
      </w:pPr>
      <w:r>
        <w:t>AI Answer Quality Shapes Human Answer Quality (System 2)</w:t>
      </w:r>
    </w:p>
    <w:p w14:paraId="2BEF6C9E" w14:textId="1F7B34F8" w:rsidR="001C3581" w:rsidDel="00902CBB" w:rsidRDefault="001C3581">
      <w:pPr>
        <w:pStyle w:val="Paragraph0"/>
        <w:rPr>
          <w:del w:id="687" w:author="Prof. LIU Ben" w:date="2026-08-29T22:56:00Z" w16du:dateUtc="2026-08-29T14:56:00Z"/>
        </w:rPr>
        <w:pPrChange w:id="688" w:author="Prof. LIU Ben" w:date="2026-08-29T22:58:00Z" w16du:dateUtc="2026-08-29T14:58:00Z">
          <w:pPr>
            <w:pStyle w:val="Paragraph0"/>
            <w:ind w:left="533" w:firstLine="0"/>
          </w:pPr>
        </w:pPrChange>
      </w:pPr>
      <w:del w:id="689" w:author="Prof. LIU Ben" w:date="2026-08-29T22:56:00Z" w16du:dateUtc="2026-08-29T14:56:00Z">
        <w:r w:rsidRPr="00D2526D" w:rsidDel="00902CBB">
          <w:delText>Quality is a System 2 signal and the quality decision a System 2 decision, so the same-level principle predicts a genuine effect. An answerer who has decided to contribute must still judge how much effort to invest</w:delText>
        </w:r>
        <w:r w:rsidDel="00902CBB">
          <w:rPr>
            <w:rFonts w:hint="eastAsia"/>
          </w:rPr>
          <w:delText>. Q</w:delText>
        </w:r>
        <w:r w:rsidRPr="00D2526D" w:rsidDel="00902CBB">
          <w:delText>uestions on SegmentFault are usually brief and rarely state what would count as an adequate reply. The goal is underspecified. The AI answer helps define it: it shows an example of an answer, how directly it should address the questioner</w:delText>
        </w:r>
        <w:r w:rsidDel="00902CBB">
          <w:delText>’</w:delText>
        </w:r>
        <w:r w:rsidRPr="00D2526D" w:rsidDel="00902CBB">
          <w:delText>s specific problem, and whether it should explain the cause of the error or simply provide the fix.</w:delText>
        </w:r>
        <w:r w:rsidDel="00902CBB">
          <w:rPr>
            <w:rFonts w:hint="eastAsia"/>
          </w:rPr>
          <w:delText xml:space="preserve"> </w:delText>
        </w:r>
        <w:r w:rsidRPr="00D2526D" w:rsidDel="00902CBB">
          <w:delText xml:space="preserve">Thus it </w:delText>
        </w:r>
        <w:r w:rsidDel="00902CBB">
          <w:rPr>
            <w:rFonts w:hint="eastAsia"/>
          </w:rPr>
          <w:delText>provides</w:delText>
        </w:r>
        <w:r w:rsidRPr="00D2526D" w:rsidDel="00902CBB">
          <w:delText xml:space="preserve"> a visible reference for the answerer, which we call the </w:delText>
        </w:r>
        <w:r w:rsidDel="00902CBB">
          <w:delText>“</w:delText>
        </w:r>
        <w:r w:rsidRPr="00D2526D" w:rsidDel="00902CBB">
          <w:delText>demonstrated standard.</w:delText>
        </w:r>
        <w:r w:rsidDel="00902CBB">
          <w:delText>”</w:delText>
        </w:r>
      </w:del>
    </w:p>
    <w:p w14:paraId="5BAA6981" w14:textId="40F911F8" w:rsidR="00902CBB" w:rsidRPr="00902CBB" w:rsidRDefault="00902CBB">
      <w:pPr>
        <w:pStyle w:val="Paragraph0"/>
        <w:rPr>
          <w:ins w:id="690" w:author="Prof. LIU Ben" w:date="2026-08-29T22:58:00Z" w16du:dateUtc="2026-08-29T14:58:00Z"/>
          <w:rPrChange w:id="691" w:author="Prof. LIU Ben" w:date="2026-08-29T22:58:00Z" w16du:dateUtc="2026-08-29T14:58:00Z">
            <w:rPr>
              <w:ins w:id="692" w:author="Prof. LIU Ben" w:date="2026-08-29T22:58:00Z" w16du:dateUtc="2026-08-29T14:58:00Z"/>
              <w:color w:val="000000"/>
            </w:rPr>
          </w:rPrChange>
        </w:rPr>
        <w:pPrChange w:id="693" w:author="Prof. LIU Ben" w:date="2026-08-29T22:58:00Z" w16du:dateUtc="2026-08-29T14:58:00Z">
          <w:pPr>
            <w:spacing w:before="100" w:beforeAutospacing="1" w:after="100" w:afterAutospacing="1"/>
          </w:pPr>
        </w:pPrChange>
      </w:pPr>
      <w:ins w:id="694" w:author="Prof. LIU Ben" w:date="2026-08-29T22:58:00Z" w16du:dateUtc="2026-08-29T14:58:00Z">
        <w:r w:rsidRPr="00902CBB">
          <w:rPr>
            <w:rPrChange w:id="695" w:author="Prof. LIU Ben" w:date="2026-08-29T22:58:00Z" w16du:dateUtc="2026-08-29T14:58:00Z">
              <w:rPr>
                <w:color w:val="000000"/>
              </w:rPr>
            </w:rPrChange>
          </w:rPr>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ins>
    </w:p>
    <w:p w14:paraId="339E5726" w14:textId="0634353A" w:rsidR="00902CBB" w:rsidRPr="00902CBB" w:rsidRDefault="00902CBB">
      <w:pPr>
        <w:pStyle w:val="Paragraph0"/>
        <w:rPr>
          <w:ins w:id="696" w:author="Prof. LIU Ben" w:date="2026-08-29T22:58:00Z" w16du:dateUtc="2026-08-29T14:58:00Z"/>
          <w:rPrChange w:id="697" w:author="Prof. LIU Ben" w:date="2026-08-29T22:58:00Z" w16du:dateUtc="2026-08-29T14:58:00Z">
            <w:rPr>
              <w:ins w:id="698" w:author="Prof. LIU Ben" w:date="2026-08-29T22:58:00Z" w16du:dateUtc="2026-08-29T14:58:00Z"/>
              <w:color w:val="000000"/>
            </w:rPr>
          </w:rPrChange>
        </w:rPr>
        <w:pPrChange w:id="699" w:author="Prof. LIU Ben" w:date="2026-08-29T22:58:00Z" w16du:dateUtc="2026-08-29T14:58:00Z">
          <w:pPr>
            <w:spacing w:before="100" w:beforeAutospacing="1" w:after="100" w:afterAutospacing="1"/>
          </w:pPr>
        </w:pPrChange>
      </w:pPr>
      <w:ins w:id="700" w:author="Prof. LIU Ben" w:date="2026-08-29T22:58:00Z" w16du:dateUtc="2026-08-29T14:58:00Z">
        <w:r w:rsidRPr="00902CBB">
          <w:rPr>
            <w:rPrChange w:id="701" w:author="Prof. LIU Ben" w:date="2026-08-29T22:58:00Z" w16du:dateUtc="2026-08-29T14:58:00Z">
              <w:rPr>
                <w:color w:val="000000"/>
              </w:rPr>
            </w:rPrChange>
          </w:rPr>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ins>
      <w:ins w:id="702" w:author="Prof. LIU Ben" w:date="2026-08-29T23:00:00Z" w16du:dateUtc="2026-08-29T15:00:00Z">
        <w:r w:rsidR="00091013">
          <w:t>answer</w:t>
        </w:r>
      </w:ins>
      <w:ins w:id="703" w:author="Prof. LIU Ben" w:date="2026-08-29T22:58:00Z" w16du:dateUtc="2026-08-29T14:58:00Z">
        <w:r w:rsidRPr="00902CBB">
          <w:rPr>
            <w:rPrChange w:id="704" w:author="Prof. LIU Ben" w:date="2026-08-29T22:58:00Z" w16du:dateUtc="2026-08-29T14:58:00Z">
              <w:rPr>
                <w:color w:val="000000"/>
              </w:rPr>
            </w:rPrChange>
          </w:rPr>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ins>
    </w:p>
    <w:p w14:paraId="5C822C1D" w14:textId="77777777" w:rsidR="00902CBB" w:rsidRPr="00902CBB" w:rsidRDefault="00902CBB">
      <w:pPr>
        <w:pStyle w:val="Paragraph0"/>
        <w:rPr>
          <w:ins w:id="705" w:author="Prof. LIU Ben" w:date="2026-08-29T22:58:00Z" w16du:dateUtc="2026-08-29T14:58:00Z"/>
          <w:rPrChange w:id="706" w:author="Prof. LIU Ben" w:date="2026-08-29T22:58:00Z" w16du:dateUtc="2026-08-29T14:58:00Z">
            <w:rPr>
              <w:ins w:id="707" w:author="Prof. LIU Ben" w:date="2026-08-29T22:58:00Z" w16du:dateUtc="2026-08-29T14:58:00Z"/>
              <w:color w:val="000000"/>
            </w:rPr>
          </w:rPrChange>
        </w:rPr>
        <w:pPrChange w:id="708" w:author="Prof. LIU Ben" w:date="2026-08-29T22:58:00Z" w16du:dateUtc="2026-08-29T14:58:00Z">
          <w:pPr>
            <w:spacing w:before="100" w:beforeAutospacing="1" w:after="100" w:afterAutospacing="1"/>
          </w:pPr>
        </w:pPrChange>
      </w:pPr>
      <w:ins w:id="709" w:author="Prof. LIU Ben" w:date="2026-08-29T22:58:00Z" w16du:dateUtc="2026-08-29T14:58:00Z">
        <w:r w:rsidRPr="00902CBB">
          <w:rPr>
            <w:rPrChange w:id="710" w:author="Prof. LIU Ben" w:date="2026-08-29T22:58:00Z" w16du:dateUtc="2026-08-29T14:58:00Z">
              <w:rPr>
                <w:color w:val="000000"/>
              </w:rPr>
            </w:rPrChange>
          </w:rPr>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ins>
    </w:p>
    <w:p w14:paraId="7064540F" w14:textId="5418F786" w:rsidR="00902CBB" w:rsidRPr="00D2526D" w:rsidRDefault="00902CBB" w:rsidP="00091013">
      <w:pPr>
        <w:pStyle w:val="Paragraph0"/>
        <w:rPr>
          <w:ins w:id="711" w:author="Prof. LIU Ben" w:date="2026-08-29T22:58:00Z" w16du:dateUtc="2026-08-29T14:58:00Z"/>
        </w:rPr>
      </w:pPr>
      <w:ins w:id="712" w:author="Prof. LIU Ben" w:date="2026-08-29T22:58:00Z" w16du:dateUtc="2026-08-29T14:58:00Z">
        <w:r w:rsidRPr="00902CBB">
          <w:rPr>
            <w:rPrChange w:id="713" w:author="Prof. LIU Ben" w:date="2026-08-29T22:58:00Z" w16du:dateUtc="2026-08-29T14:58:00Z">
              <w:rPr>
                <w:color w:val="000000"/>
              </w:rPr>
            </w:rPrChange>
          </w:rPr>
          <w:t>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(Chen 2009; Hsieh et al. 2015), but the operative mechanism here is reuse and redirection: a better AI answer is a better foundation to build on.</w:t>
        </w:r>
      </w:ins>
    </w:p>
    <w:p w14:paraId="1B26AD10" w14:textId="7DEAB0AF" w:rsidR="001C3581" w:rsidRPr="00D2526D" w:rsidDel="00902CBB" w:rsidRDefault="001C3581" w:rsidP="00D2526D">
      <w:pPr>
        <w:pStyle w:val="Paragraph0"/>
        <w:rPr>
          <w:del w:id="714" w:author="Prof. LIU Ben" w:date="2026-08-29T22:56:00Z" w16du:dateUtc="2026-08-29T14:56:00Z"/>
        </w:rPr>
      </w:pPr>
      <w:del w:id="715" w:author="Prof. LIU Ben" w:date="2026-08-29T22:56:00Z" w16du:dateUtc="2026-08-29T14:56:00Z">
        <w:r w:rsidRPr="00D2526D" w:rsidDel="00902CBB">
          <w:delTex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delText>
        </w:r>
        <w:r w:rsidDel="00902CBB">
          <w:delText>’</w:delText>
        </w:r>
        <w:r w:rsidRPr="00D2526D" w:rsidDel="00902CBB">
          <w:delTex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delText>
        </w:r>
        <w:r w:rsidDel="00902CBB">
          <w:rPr>
            <w:rFonts w:hint="eastAsia"/>
          </w:rPr>
          <w:delText>make</w:delText>
        </w:r>
        <w:r w:rsidRPr="00D2526D" w:rsidDel="00902CBB">
          <w:delText xml:space="preserve"> effort only up to the level a goal requires (Kahneman 2011), and with competition research showing that the intensity of a competitive response rises with how much the competitor appears to have invested </w:delText>
        </w:r>
      </w:del>
      <w:ins w:id="716" w:author="Dylan CHEN" w:date="2026-08-28T23:20:00Z" w16du:dateUtc="2026-08-28T15:20:00Z">
        <w:del w:id="717" w:author="Prof. LIU Ben" w:date="2026-08-29T22:56:00Z" w16du:dateUtc="2026-08-29T14:56:00Z">
          <w:r w:rsidR="00C454A0" w:rsidRPr="00E55C5E" w:rsidDel="00902CBB">
            <w:fldChar w:fldCharType="begin"/>
          </w:r>
          <w:r w:rsidR="00C454A0" w:rsidDel="00902CBB">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902CBB">
            <w:rPr>
              <w:rFonts w:ascii="Apple Color Emoji" w:hAnsi="Apple Color Emoji" w:cs="Apple Color Emoji"/>
            </w:rPr>
            <w:delInstrText>📊</w:delInstrText>
          </w:r>
          <w:r w:rsidR="00C454A0" w:rsidDel="00902CBB">
            <w:delInstrText>","call-number":"3","container-title":"Asia Pacific Journal of Management","DOI":"10.1007/s10490-008-9110-7","ISSN":"1572-9958","issue":"1","journalAbbreviation":"Asia Pac J Manag","language":"en","note":"</w:delInstrText>
          </w:r>
          <w:r w:rsidR="00C454A0" w:rsidDel="00902CBB">
            <w:rPr>
              <w:rFonts w:ascii="Apple Color Emoji" w:hAnsi="Apple Color Emoji" w:cs="Apple Color Emoji"/>
            </w:rPr>
            <w:delInstrText>🏷️</w:delInstrText>
          </w:r>
          <w:r w:rsidR="00C454A0" w:rsidDel="00902CBB">
            <w:delInstrText xml:space="preserve"> /reading</w:delInstrText>
          </w:r>
          <w:r w:rsidR="00C454A0" w:rsidDel="00902CBB">
            <w:rPr>
              <w:rFonts w:hint="eastAsia"/>
            </w:rPr>
            <w:delInstrText>、</w:delInstrText>
          </w:r>
          <w:r w:rsidR="00C454A0" w:rsidDel="00902CBB">
            <w:delInstrText>Research</w:delInstrText>
          </w:r>
          <w:r w:rsidR="00C454A0" w:rsidDel="00902CBB">
            <w:rPr>
              <w:rFonts w:hint="eastAsia"/>
            </w:rPr>
            <w:delInstrText>、</w:delInstrText>
          </w:r>
          <w:r w:rsidR="00C454A0" w:rsidDel="00902CBB">
            <w:rPr>
              <w:rFonts w:ascii="Apple Color Emoji" w:hAnsi="Apple Color Emoji" w:cs="Apple Color Emoji"/>
            </w:rPr>
            <w:delInstrText>🤖️</w:delInstrText>
          </w:r>
          <w:r w:rsidR="00C454A0" w:rsidDel="00902CBB">
            <w:rPr>
              <w:rFonts w:hint="eastAsia"/>
            </w:rPr>
            <w:delInstrText>、</w:delInstrText>
          </w:r>
          <w:r w:rsidR="00C454A0" w:rsidDel="00902CBB">
            <w:delInstrText>Competitive dyn</w:delInstrText>
          </w:r>
          <w:r w:rsidR="00C454A0" w:rsidDel="00902CBB">
            <w:rPr>
              <w:rFonts w:hint="eastAsia"/>
            </w:rPr>
            <w:delInstrText>amics</w:delInstrText>
          </w:r>
          <w:r w:rsidR="00C454A0" w:rsidDel="00902CBB">
            <w:rPr>
              <w:rFonts w:hint="eastAsia"/>
            </w:rPr>
            <w:delInstrText>、</w:delInstrText>
          </w:r>
          <w:r w:rsidR="00C454A0" w:rsidDel="00902CBB">
            <w:rPr>
              <w:rFonts w:hint="eastAsia"/>
            </w:rPr>
            <w:delInstrText>Publishing</w:delInstrText>
          </w:r>
          <w:r w:rsidR="00C454A0" w:rsidDel="00902CBB">
            <w:rPr>
              <w:rFonts w:hint="eastAsia"/>
            </w:rPr>
            <w:delInstrText>、</w:delInstrText>
          </w:r>
          <w:r w:rsidR="00C454A0" w:rsidDel="00902CBB">
            <w:rPr>
              <w:rFonts w:hint="eastAsia"/>
            </w:rPr>
            <w:delInstrText>Strategic management</w:delInstrText>
          </w:r>
          <w:r w:rsidR="00C454A0" w:rsidDel="00902CBB">
            <w:rPr>
              <w:rFonts w:hint="eastAsia"/>
            </w:rPr>
            <w:delInstrText>、</w:delInstrText>
          </w:r>
          <w:r w:rsidR="00C454A0" w:rsidDel="00902CBB">
            <w:rPr>
              <w:rFonts w:hint="eastAsia"/>
            </w:rPr>
            <w:delInstrText>U.S.-based journal","page":"5-25","source":"9.7 (Q1)","title":"Competitive dynamics research: An insider</w:delInstrText>
          </w:r>
          <w:r w:rsidR="00C454A0" w:rsidDel="00902CBB">
            <w:rPr>
              <w:rFonts w:hint="eastAsia"/>
            </w:rPr>
            <w:delInstrText>’</w:delInstrText>
          </w:r>
          <w:r w:rsidR="00C454A0" w:rsidDel="00902CBB">
            <w:rPr>
              <w:rFonts w:hint="eastAsia"/>
            </w:rPr>
            <w:delInstrText>s odyssey","title-short":"Competitive dynamics research","URL":"https://doi.org/10.1007/s10490-008-9110-7","volu</w:delInstrText>
          </w:r>
          <w:r w:rsidR="00C454A0" w:rsidDel="00902CBB">
            <w:del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delInstrText>
          </w:r>
          <w:r w:rsidR="00C454A0" w:rsidDel="00902CBB">
            <w:rPr>
              <w:rFonts w:hint="eastAsia"/>
            </w:rPr>
            <w:delInstrText>r research focus on decision makers' persistence irrespective of external cues, we also find that a firm's escalation behavior is decreased by larger rivals' negative performance.</w:delInstrText>
          </w:r>
          <w:r w:rsidR="00C454A0" w:rsidDel="00902CBB">
            <w:rPr>
              <w:rFonts w:hint="eastAsia"/>
            </w:rPr>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C454A0" w:rsidDel="00902CBB">
            <w:rPr>
              <w:rFonts w:hint="eastAsia"/>
            </w:rPr>
            <w:delInstrText xml:space="preserve">","archive_location":"109 </w:delInstrText>
          </w:r>
          <w:r w:rsidR="00C454A0" w:rsidDel="00902CBB">
            <w:rPr>
              <w:rFonts w:ascii="Apple Color Emoji" w:hAnsi="Apple Color Emoji" w:cs="Apple Color Emoji"/>
            </w:rPr>
            <w:delInstrText>📊</w:delInstrText>
          </w:r>
          <w:r w:rsidR="00C454A0" w:rsidDel="00902CBB">
            <w:rPr>
              <w:rFonts w:hint="eastAsia"/>
            </w:rPr>
            <w:delInstrText>","call-number":"1","container-title":"Academy of Manage</w:delInstrText>
          </w:r>
          <w:r w:rsidR="00C454A0" w:rsidDel="00902CBB">
            <w:delInstrText>ment Journal","DOI":"10.5465/amj.2011.0869","ISSN":"0001-4273","issue":"1","journalAbbreviation":"AMJ","language":"en","note":"</w:delInstrText>
          </w:r>
          <w:r w:rsidR="00C454A0" w:rsidDel="00902CBB">
            <w:rPr>
              <w:rFonts w:ascii="Apple Color Emoji" w:hAnsi="Apple Color Emoji" w:cs="Apple Color Emoji"/>
            </w:rPr>
            <w:delInstrText>🏷️</w:delInstrText>
          </w:r>
          <w:r w:rsidR="00C454A0" w:rsidDel="00902CBB">
            <w:delInstrText xml:space="preserve"> /unread</w:delInstrText>
          </w:r>
          <w:r w:rsidR="00C454A0" w:rsidDel="00902CBB">
            <w:rPr>
              <w:rFonts w:hint="eastAsia"/>
            </w:rPr>
            <w:delInstrText>、</w:delInstrText>
          </w:r>
          <w:r w:rsidR="00C454A0" w:rsidDel="00902CBB">
            <w:delInstrText>imitation</w:delInstrText>
          </w:r>
          <w:r w:rsidR="00C454A0" w:rsidDel="00902CBB">
            <w:rPr>
              <w:rFonts w:hint="eastAsia"/>
            </w:rPr>
            <w:delInstrText>、</w:delInstrText>
          </w:r>
          <w:r w:rsidR="00C454A0" w:rsidDel="00902CBB">
            <w:delInstrText>competitive dynamics</w:delInstrText>
          </w:r>
          <w:r w:rsidR="00C454A0" w:rsidDel="00902CBB">
            <w:rPr>
              <w:rFonts w:hint="eastAsia"/>
            </w:rPr>
            <w:delInstrText>、</w:delInstrText>
          </w:r>
          <w:r w:rsidR="00C454A0" w:rsidDel="00902CBB">
            <w:delInstrText>escalation of commitment</w:delInstrText>
          </w:r>
          <w:r w:rsidR="00C454A0" w:rsidDel="00902CBB">
            <w:rPr>
              <w:rFonts w:hint="eastAsia"/>
            </w:rPr>
            <w:delInstrText>、</w:delInstrText>
          </w:r>
          <w:r w:rsidR="00C454A0" w:rsidDel="00902CBB">
            <w:delInstrText>market entry</w:delInstrText>
          </w:r>
          <w:r w:rsidR="00C454A0" w:rsidDel="00902CBB">
            <w:rPr>
              <w:rFonts w:hint="eastAsia"/>
            </w:rPr>
            <w:delInstrText>、</w:delInstrText>
          </w:r>
          <w:r w:rsidR="00C454A0" w:rsidDel="00902CBB">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C454A0" w:rsidRPr="00E55C5E" w:rsidDel="00902CBB">
            <w:fldChar w:fldCharType="separate"/>
          </w:r>
          <w:r w:rsidR="00C454A0" w:rsidDel="00902CBB">
            <w:rPr>
              <w:noProof/>
            </w:rPr>
            <w:delText>(Chen 2009; Hsieh et al. 2015)</w:delText>
          </w:r>
          <w:r w:rsidR="00C454A0" w:rsidRPr="00E55C5E" w:rsidDel="00902CBB">
            <w:fldChar w:fldCharType="end"/>
          </w:r>
        </w:del>
      </w:ins>
      <w:del w:id="718" w:author="Prof. LIU Ben" w:date="2026-08-29T22:56:00Z" w16du:dateUtc="2026-08-29T14:56:00Z">
        <w:r w:rsidRPr="00D2526D" w:rsidDel="00902CBB">
          <w:delText>(Chen 2009; Hsieh et al. 2015).</w:delText>
        </w:r>
      </w:del>
    </w:p>
    <w:p w14:paraId="1FDE70BF" w14:textId="5755239E" w:rsidR="001C3581" w:rsidRPr="00D2526D" w:rsidDel="00902CBB" w:rsidRDefault="001C3581" w:rsidP="00D2526D">
      <w:pPr>
        <w:pStyle w:val="Paragraph0"/>
        <w:rPr>
          <w:del w:id="719" w:author="Prof. LIU Ben" w:date="2026-08-29T22:56:00Z" w16du:dateUtc="2026-08-29T14:56:00Z"/>
        </w:rPr>
      </w:pPr>
      <w:del w:id="720" w:author="Prof. LIU Ben" w:date="2026-08-29T22:56:00Z" w16du:dateUtc="2026-08-29T14:56:00Z">
        <w:r w:rsidRPr="00D2526D" w:rsidDel="00902CBB">
          <w:delTex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delText>
        </w:r>
        <w:r w:rsidDel="00902CBB">
          <w:rPr>
            <w:rFonts w:hint="eastAsia"/>
          </w:rPr>
          <w:delText>answer</w:delText>
        </w:r>
        <w:r w:rsidRPr="00D2526D" w:rsidDel="00902CBB">
          <w:delText xml:space="preserve"> it should elicit.</w:delText>
        </w:r>
      </w:del>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commentRangeStart w:id="721"/>
      <w:r w:rsidRPr="00261E78">
        <w:rPr>
          <w:vertAlign w:val="superscript"/>
        </w:rPr>
        <w:footnoteReference w:id="4"/>
      </w:r>
      <w:r w:rsidRPr="00D2526D">
        <w:t xml:space="preserve"> </w:t>
      </w:r>
      <w:commentRangeEnd w:id="721"/>
      <w:r w:rsidR="00326B32" w:rsidRPr="00D2526D">
        <w:rPr>
          <w:rStyle w:val="CommentReference"/>
          <w:sz w:val="24"/>
        </w:rPr>
        <w:commentReference w:id="721"/>
      </w:r>
      <w:r w:rsidRPr="00D2526D">
        <w:t>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w:t>
      </w:r>
      <w:commentRangeStart w:id="722"/>
      <w:r w:rsidRPr="00D2526D">
        <w:t xml:space="preserve">The platform records precise timestamps for human answers but not for AI answers; we observe that AI answers appear </w:t>
      </w:r>
      <w:del w:id="723" w:author="Prof. LIU Ben" w:date="2026-08-29T23:38:00Z" w16du:dateUtc="2026-08-29T15:38:00Z">
        <w:r w:rsidRPr="00D2526D" w:rsidDel="00326B32">
          <w:delText>with</w:delText>
        </w:r>
      </w:del>
      <w:r w:rsidRPr="00D2526D">
        <w:t xml:space="preserve">in five minutes of posting, far faster than the average nine-hour delay of the first human answer, so an AI answer almost always occupies the first position. </w:t>
      </w:r>
      <w:commentRangeEnd w:id="722"/>
      <w:r w:rsidR="00326B32" w:rsidRPr="00D2526D">
        <w:rPr>
          <w:rStyle w:val="CommentReference"/>
          <w:sz w:val="24"/>
        </w:rPr>
        <w:commentReference w:id="722"/>
      </w:r>
      <w:r w:rsidRPr="00D2526D">
        <w:t xml:space="preserve">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w:t>
      </w:r>
      <w:r w:rsidRPr="00904A3D">
        <w:rPr>
          <w:color w:val="000000"/>
        </w:rPr>
        <w:lastRenderedPageBreak/>
        <w:t>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lastRenderedPageBreak/>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724" w:author="Dylan CHEN" w:date="2026-08-27T16:10:00Z" w16du:dateUtc="2026-08-27T08:10:00Z">
              <w:r w:rsidR="00701DB1">
                <w:rPr>
                  <w:rFonts w:eastAsiaTheme="minorEastAsia" w:hint="eastAsia"/>
                </w:rPr>
                <w:t xml:space="preserve"> (full observation window</w:t>
              </w:r>
              <w:del w:id="725" w:author="Prof. LIU Ben" w:date="2026-08-29T23:43:00Z" w16du:dateUtc="2026-08-29T15:43:00Z">
                <w:r w:rsidR="00701DB1" w:rsidDel="00326B32">
                  <w:rPr>
                    <w:rFonts w:eastAsiaTheme="minorEastAsia" w:hint="eastAsia"/>
                  </w:rPr>
                  <w:delText>s</w:delText>
                </w:r>
              </w:del>
              <w:r w:rsidR="00701DB1">
                <w:rPr>
                  <w:rFonts w:eastAsiaTheme="minorEastAsia" w:hint="eastAsia"/>
                </w:rPr>
                <w:t>)</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Notes: 1. Columns 2-4 present the means</w:t>
      </w:r>
      <w:del w:id="726" w:author="Prof. LIU Ben" w:date="2026-08-29T23:43:00Z" w16du:dateUtc="2026-08-29T15:43:00Z">
        <w:r w:rsidRPr="00261E78" w:rsidDel="00326B32">
          <w:delText xml:space="preserve"> of the main variables</w:delText>
        </w:r>
      </w:del>
      <w:r w:rsidRPr="00261E78">
        <w:t xml:space="preserve">,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727"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728"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w:t>
      </w:r>
      <w:r w:rsidRPr="00D2526D">
        <w:lastRenderedPageBreak/>
        <w:t>quotes). We also use an LLM to score each question</w:t>
      </w:r>
      <w:r>
        <w:t>’</w:t>
      </w:r>
      <w:r w:rsidRPr="00D2526D">
        <w:t xml:space="preserve">s linguistic complexity, technical-jargon use, and difficulty </w:t>
      </w:r>
      <w:ins w:id="729"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730" w:author="Dylan CHEN" w:date="2026-08-28T23:21:00Z" w16du:dateUtc="2026-08-28T15:21:00Z">
        <w:r w:rsidR="001C4E9A">
          <w:rPr>
            <w:rFonts w:hint="eastAsia"/>
          </w:rPr>
          <w:t xml:space="preserve">; </w:t>
        </w:r>
        <w:r w:rsidR="001C4E9A" w:rsidRPr="00D2526D">
          <w:t xml:space="preserve">see Online Appendix </w:t>
        </w:r>
      </w:ins>
      <w:ins w:id="731" w:author="Dylan CHEN" w:date="2026-08-29T09:46:00Z" w16du:dateUtc="2026-08-29T01:46:00Z">
        <w:r w:rsidR="00D42624">
          <w:rPr>
            <w:rFonts w:hint="eastAsia"/>
          </w:rPr>
          <w:t>C</w:t>
        </w:r>
      </w:ins>
      <w:ins w:id="732" w:author="Dylan CHEN" w:date="2026-08-29T09:47:00Z" w16du:dateUtc="2026-08-29T01:47:00Z">
        <w:r w:rsidR="00E32405">
          <w:rPr>
            <w:rFonts w:hint="eastAsia"/>
          </w:rPr>
          <w:t xml:space="preserve"> for LLM-based quality measure details and validation tests</w:t>
        </w:r>
      </w:ins>
      <w:ins w:id="733" w:author="Dylan CHEN" w:date="2026-08-28T23:20:00Z" w16du:dateUtc="2026-08-28T15:20:00Z">
        <w:r w:rsidR="001C4E9A" w:rsidRPr="00261E78">
          <w:rPr>
            <w:rFonts w:hint="eastAsia"/>
          </w:rPr>
          <w:t>)</w:t>
        </w:r>
        <w:r w:rsidR="001C4E9A" w:rsidRPr="00261E78">
          <w:fldChar w:fldCharType="end"/>
        </w:r>
      </w:ins>
      <w:del w:id="734" w:author="Dylan CHEN" w:date="2026-08-28T23:20:00Z" w16du:dateUtc="2026-08-28T15:20:00Z">
        <w:r w:rsidRPr="00D2526D" w:rsidDel="001C4E9A">
          <w:delText xml:space="preserve">(Li et al. 2024; </w:delText>
        </w:r>
      </w:del>
      <w:del w:id="735"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736" w:author="Dylan CHEN" w:date="2026-08-27T15:30:00Z" w16du:dateUtc="2026-08-27T07:30:00Z">
        <w:r w:rsidR="001C20E5">
          <w:rPr>
            <w:rFonts w:hint="eastAsia"/>
          </w:rPr>
          <w:t>B</w:t>
        </w:r>
      </w:ins>
      <w:ins w:id="737" w:author="Dylan CHEN" w:date="2026-08-27T15:31:00Z" w16du:dateUtc="2026-08-27T07:31:00Z">
        <w:r w:rsidR="001C20E5">
          <w:rPr>
            <w:rFonts w:hint="eastAsia"/>
          </w:rPr>
          <w:t>1</w:t>
        </w:r>
      </w:ins>
      <w:del w:id="738"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739" w:author="Dylan CHEN" w:date="2026-08-27T15:31:00Z" w16du:dateUtc="2026-08-27T07:31:00Z">
        <w:r w:rsidR="001C20E5">
          <w:rPr>
            <w:rFonts w:hint="eastAsia"/>
          </w:rPr>
          <w:t>B</w:t>
        </w:r>
      </w:ins>
      <w:del w:id="740" w:author="Dylan CHEN" w:date="2026-08-27T15:31:00Z" w16du:dateUtc="2026-08-27T07:31:00Z">
        <w:r w:rsidRPr="00D2526D" w:rsidDel="001C20E5">
          <w:delText>A</w:delText>
        </w:r>
      </w:del>
      <w:r w:rsidRPr="00D2526D">
        <w:t>2).</w:t>
      </w:r>
    </w:p>
    <w:bookmarkEnd w:id="0"/>
    <w:bookmarkEnd w:id="367"/>
    <w:bookmarkEnd w:id="368"/>
    <w:bookmarkEnd w:id="538"/>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741"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742"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del w:id="743" w:author="Prof. LIU Ben" w:date="2026-08-29T23:46:00Z" w16du:dateUtc="2026-08-29T15:46:00Z">
        <w:r w:rsidDel="00326B32">
          <w:delText>, which reflects answerers’ effort</w:delText>
        </w:r>
      </w:del>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744" w:author="Dylan CHEN" w:date="2026-08-29T09:46:00Z" w16du:dateUtc="2026-08-29T01:46:00Z">
        <w:r w:rsidR="00D42624">
          <w:rPr>
            <w:rFonts w:hint="eastAsia"/>
          </w:rPr>
          <w:t>C</w:t>
        </w:r>
      </w:ins>
      <w:del w:id="745"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746" w:author="Dylan CHEN" w:date="2026-08-27T16:42:00Z" w16du:dateUtc="2026-08-27T08:42:00Z">
        <w:r w:rsidR="00AA69A0">
          <w:rPr>
            <w:rFonts w:hint="eastAsia"/>
            <w:i/>
            <w:iCs/>
          </w:rPr>
          <w:t xml:space="preserve"> human</w:t>
        </w:r>
      </w:ins>
      <w:r w:rsidR="001C3581" w:rsidRPr="00D2526D">
        <w:rPr>
          <w:i/>
          <w:iCs/>
        </w:rPr>
        <w:t xml:space="preserve"> ans</w:t>
      </w:r>
      <w:ins w:id="747"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1C06FF3"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ins w:id="748" w:author="Prof. LIU Ben" w:date="2026-08-29T23:46:00Z" w16du:dateUtc="2026-08-29T15:46:00Z">
        <w:r w:rsidR="00326B32">
          <w:t xml:space="preserve">. </w:t>
        </w:r>
      </w:ins>
      <w:del w:id="749" w:author="Prof. LIU Ben" w:date="2026-08-29T23:46:00Z" w16du:dateUtc="2026-08-29T15:46:00Z">
        <w:r w:rsidRPr="00015210" w:rsidDel="00326B32">
          <w:delText xml:space="preserve"> content </w:delText>
        </w:r>
      </w:del>
      <w:r w:rsidRPr="00015210">
        <w:t>dimensions</w:t>
      </w:r>
      <w:del w:id="750" w:author="Prof. LIU Ben" w:date="2026-08-29T23:47:00Z" w16du:dateUtc="2026-08-29T15:47:00Z">
        <w:r w:rsidRPr="00015210" w:rsidDel="00326B32">
          <w:delText xml:space="preserve"> the framework identi</w:delText>
        </w:r>
      </w:del>
      <w:del w:id="751" w:author="Prof. LIU Ben" w:date="2026-08-29T23:46:00Z" w16du:dateUtc="2026-08-29T15:46:00Z">
        <w:r w:rsidRPr="00015210" w:rsidDel="00326B32">
          <w:delText>fies</w:delText>
        </w:r>
      </w:del>
      <w:r w:rsidRPr="00015210">
        <w:t xml:space="preserve">.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xml:space="preserve">. Both are defined only </w:t>
      </w:r>
      <w:r w:rsidRPr="00015210">
        <w:lastRenderedPageBreak/>
        <w:t>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752" w:author="Dylan CHEN" w:date="2026-08-28T21:53:00Z" w16du:dateUtc="2026-08-28T13:53:00Z"/>
        </w:rPr>
      </w:pPr>
      <w:ins w:id="753"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754" w:author="Dylan CHEN" w:date="2026-08-28T21:53:00Z" w16du:dateUtc="2026-08-28T13:53:00Z"/>
          <w:color w:val="000000"/>
        </w:rPr>
      </w:pPr>
      <m:oMath>
        <m:sSub>
          <m:sSubPr>
            <m:ctrlPr>
              <w:ins w:id="755" w:author="Dylan CHEN" w:date="2026-08-28T21:53:00Z" w16du:dateUtc="2026-08-28T13:53:00Z">
                <w:rPr>
                  <w:rFonts w:ascii="Cambria Math" w:hAnsi="Cambria Math"/>
                </w:rPr>
              </w:ins>
            </m:ctrlPr>
          </m:sSubPr>
          <m:e>
            <m:r>
              <w:ins w:id="756" w:author="Dylan CHEN" w:date="2026-08-28T21:53:00Z" w16du:dateUtc="2026-08-28T13:53:00Z">
                <w:rPr>
                  <w:rFonts w:ascii="Cambria Math" w:hAnsi="Cambria Math"/>
                </w:rPr>
                <m:t>Y</m:t>
              </w:ins>
            </m:r>
          </m:e>
          <m:sub>
            <m:r>
              <w:ins w:id="757" w:author="Dylan CHEN" w:date="2026-08-28T21:53:00Z" w16du:dateUtc="2026-08-28T13:53:00Z">
                <w:rPr>
                  <w:rFonts w:ascii="Cambria Math" w:hAnsi="Cambria Math"/>
                </w:rPr>
                <m:t>i</m:t>
              </w:ins>
            </m:r>
          </m:sub>
        </m:sSub>
        <m:r>
          <w:ins w:id="758" w:author="Dylan CHEN" w:date="2026-08-28T21:53:00Z" w16du:dateUtc="2026-08-28T13:53:00Z">
            <w:rPr>
              <w:rFonts w:ascii="Cambria Math" w:hAnsi="Cambria Math"/>
            </w:rPr>
            <m:t>=</m:t>
          </w:ins>
        </m:r>
        <m:sSub>
          <m:sSubPr>
            <m:ctrlPr>
              <w:ins w:id="759" w:author="Dylan CHEN" w:date="2026-08-28T21:53:00Z" w16du:dateUtc="2026-08-28T13:53:00Z">
                <w:rPr>
                  <w:rFonts w:ascii="Cambria Math" w:hAnsi="Cambria Math"/>
                </w:rPr>
              </w:ins>
            </m:ctrlPr>
          </m:sSubPr>
          <m:e>
            <m:r>
              <w:ins w:id="760" w:author="Dylan CHEN" w:date="2026-08-28T21:53:00Z" w16du:dateUtc="2026-08-28T13:53:00Z">
                <w:rPr>
                  <w:rFonts w:ascii="Cambria Math" w:hAnsi="Cambria Math" w:hint="eastAsia"/>
                  <w:szCs w:val="24"/>
                </w:rPr>
                <m:t>δ</m:t>
              </w:ins>
            </m:r>
          </m:e>
          <m:sub>
            <m:r>
              <w:ins w:id="761" w:author="Dylan CHEN" w:date="2026-08-28T21:53:00Z" w16du:dateUtc="2026-08-28T13:53:00Z">
                <w:rPr>
                  <w:rFonts w:ascii="Cambria Math" w:hAnsi="Cambria Math"/>
                </w:rPr>
                <m:t>0</m:t>
              </w:ins>
            </m:r>
          </m:sub>
        </m:sSub>
        <m:r>
          <w:ins w:id="762" w:author="Dylan CHEN" w:date="2026-08-28T21:53:00Z" w16du:dateUtc="2026-08-28T13:53:00Z">
            <w:rPr>
              <w:rFonts w:ascii="Cambria Math" w:hAnsi="Cambria Math"/>
            </w:rPr>
            <m:t>+</m:t>
          </w:ins>
        </m:r>
        <m:sSub>
          <m:sSubPr>
            <m:ctrlPr>
              <w:ins w:id="763" w:author="Dylan CHEN" w:date="2026-08-28T21:53:00Z" w16du:dateUtc="2026-08-28T13:53:00Z">
                <w:rPr>
                  <w:rFonts w:ascii="Cambria Math" w:hAnsi="Cambria Math"/>
                </w:rPr>
              </w:ins>
            </m:ctrlPr>
          </m:sSubPr>
          <m:e>
            <m:r>
              <w:ins w:id="764" w:author="Dylan CHEN" w:date="2026-08-28T21:53:00Z" w16du:dateUtc="2026-08-28T13:53:00Z">
                <w:rPr>
                  <w:rFonts w:ascii="Cambria Math" w:hAnsi="Cambria Math" w:hint="eastAsia"/>
                  <w:szCs w:val="24"/>
                </w:rPr>
                <m:t>δ</m:t>
              </w:ins>
            </m:r>
          </m:e>
          <m:sub>
            <m:r>
              <w:ins w:id="765" w:author="Dylan CHEN" w:date="2026-08-28T21:53:00Z" w16du:dateUtc="2026-08-28T13:53:00Z">
                <w:rPr>
                  <w:rFonts w:ascii="Cambria Math" w:hAnsi="Cambria Math"/>
                </w:rPr>
                <m:t>1</m:t>
              </w:ins>
            </m:r>
          </m:sub>
        </m:sSub>
        <m:r>
          <w:ins w:id="766" w:author="Dylan CHEN" w:date="2026-08-28T21:53:00Z" w16du:dateUtc="2026-08-28T13:53:00Z">
            <w:rPr>
              <w:rFonts w:ascii="Cambria Math" w:hAnsi="Cambria Math"/>
            </w:rPr>
            <m:t>A</m:t>
          </w:ins>
        </m:r>
        <m:sSub>
          <m:sSubPr>
            <m:ctrlPr>
              <w:ins w:id="767" w:author="Dylan CHEN" w:date="2026-08-28T21:53:00Z" w16du:dateUtc="2026-08-28T13:53:00Z">
                <w:rPr>
                  <w:rFonts w:ascii="Cambria Math" w:hAnsi="Cambria Math"/>
                </w:rPr>
              </w:ins>
            </m:ctrlPr>
          </m:sSubPr>
          <m:e>
            <m:r>
              <w:ins w:id="768" w:author="Dylan CHEN" w:date="2026-08-28T21:53:00Z" w16du:dateUtc="2026-08-28T13:53:00Z">
                <w:rPr>
                  <w:rFonts w:ascii="Cambria Math" w:hAnsi="Cambria Math"/>
                </w:rPr>
                <m:t>I</m:t>
              </w:ins>
            </m:r>
          </m:e>
          <m:sub>
            <m:r>
              <w:ins w:id="769" w:author="Dylan CHEN" w:date="2026-08-28T21:53:00Z" w16du:dateUtc="2026-08-28T13:53:00Z">
                <w:rPr>
                  <w:rFonts w:ascii="Cambria Math" w:hAnsi="Cambria Math"/>
                </w:rPr>
                <m:t>i</m:t>
              </w:ins>
            </m:r>
          </m:sub>
        </m:sSub>
        <m:r>
          <w:ins w:id="770" w:author="Dylan CHEN" w:date="2026-08-28T21:53:00Z" w16du:dateUtc="2026-08-28T13:53:00Z">
            <w:rPr>
              <w:rFonts w:ascii="Cambria Math" w:hAnsi="Cambria Math"/>
            </w:rPr>
            <m:t>+</m:t>
          </w:ins>
        </m:r>
        <m:sSub>
          <m:sSubPr>
            <m:ctrlPr>
              <w:ins w:id="771" w:author="Dylan CHEN" w:date="2026-08-28T21:53:00Z" w16du:dateUtc="2026-08-28T13:53:00Z">
                <w:rPr>
                  <w:rFonts w:ascii="Cambria Math" w:hAnsi="Cambria Math"/>
                </w:rPr>
              </w:ins>
            </m:ctrlPr>
          </m:sSubPr>
          <m:e>
            <m:r>
              <w:ins w:id="772" w:author="Dylan CHEN" w:date="2026-08-28T21:53:00Z" w16du:dateUtc="2026-08-28T13:53:00Z">
                <w:rPr>
                  <w:rFonts w:ascii="Cambria Math" w:hAnsi="Cambria Math"/>
                </w:rPr>
                <m:t>X</m:t>
              </w:ins>
            </m:r>
          </m:e>
          <m:sub>
            <m:r>
              <w:ins w:id="773" w:author="Dylan CHEN" w:date="2026-08-28T21:53:00Z" w16du:dateUtc="2026-08-28T13:53:00Z">
                <w:rPr>
                  <w:rFonts w:ascii="Cambria Math" w:hAnsi="Cambria Math"/>
                </w:rPr>
                <m:t>i</m:t>
              </w:ins>
            </m:r>
          </m:sub>
        </m:sSub>
        <m:r>
          <w:ins w:id="774" w:author="Dylan CHEN" w:date="2026-08-28T21:53:00Z" w16du:dateUtc="2026-08-28T13:53:00Z">
            <w:rPr>
              <w:rFonts w:ascii="Cambria Math" w:hAnsi="Cambria Math"/>
            </w:rPr>
            <m:t>'γ+</m:t>
          </w:ins>
        </m:r>
        <m:sSub>
          <m:sSubPr>
            <m:ctrlPr>
              <w:ins w:id="775" w:author="Dylan CHEN" w:date="2026-08-28T21:53:00Z" w16du:dateUtc="2026-08-28T13:53:00Z">
                <w:rPr>
                  <w:rFonts w:ascii="Cambria Math" w:hAnsi="Cambria Math"/>
                </w:rPr>
              </w:ins>
            </m:ctrlPr>
          </m:sSubPr>
          <m:e>
            <m:r>
              <w:ins w:id="776" w:author="Dylan CHEN" w:date="2026-08-28T21:53:00Z" w16du:dateUtc="2026-08-28T13:53:00Z">
                <w:rPr>
                  <w:rFonts w:ascii="Cambria Math" w:hAnsi="Cambria Math"/>
                </w:rPr>
                <m:t>δ</m:t>
              </w:ins>
            </m:r>
          </m:e>
          <m:sub>
            <m:r>
              <w:ins w:id="777" w:author="Dylan CHEN" w:date="2026-08-28T21:53:00Z" w16du:dateUtc="2026-08-28T13:53:00Z">
                <w:rPr>
                  <w:rFonts w:ascii="Cambria Math" w:hAnsi="Cambria Math"/>
                </w:rPr>
                <m:t>t</m:t>
              </w:ins>
            </m:r>
          </m:sub>
        </m:sSub>
        <m:r>
          <w:ins w:id="778" w:author="Dylan CHEN" w:date="2026-08-28T21:53:00Z" w16du:dateUtc="2026-08-28T13:53:00Z">
            <w:rPr>
              <w:rFonts w:ascii="Cambria Math" w:hAnsi="Cambria Math"/>
            </w:rPr>
            <m:t>+</m:t>
          </w:ins>
        </m:r>
        <m:sSub>
          <m:sSubPr>
            <m:ctrlPr>
              <w:ins w:id="779" w:author="Dylan CHEN" w:date="2026-08-28T21:53:00Z" w16du:dateUtc="2026-08-28T13:53:00Z">
                <w:rPr>
                  <w:rFonts w:ascii="Cambria Math" w:hAnsi="Cambria Math"/>
                </w:rPr>
              </w:ins>
            </m:ctrlPr>
          </m:sSubPr>
          <m:e>
            <m:r>
              <w:ins w:id="780" w:author="Dylan CHEN" w:date="2026-08-28T21:53:00Z" w16du:dateUtc="2026-08-28T13:53:00Z">
                <w:rPr>
                  <w:rFonts w:ascii="Cambria Math" w:hAnsi="Cambria Math"/>
                </w:rPr>
                <m:t>ε</m:t>
              </w:ins>
            </m:r>
          </m:e>
          <m:sub>
            <m:r>
              <w:ins w:id="781" w:author="Dylan CHEN" w:date="2026-08-28T21:53:00Z" w16du:dateUtc="2026-08-28T13:53:00Z">
                <w:rPr>
                  <w:rFonts w:ascii="Cambria Math" w:hAnsi="Cambria Math"/>
                </w:rPr>
                <m:t>i</m:t>
              </w:ins>
            </m:r>
          </m:sub>
        </m:sSub>
      </m:oMath>
      <w:ins w:id="782"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783" w:author="Dylan CHEN" w:date="2026-08-28T21:53:00Z" w16du:dateUtc="2026-08-28T13:53:00Z"/>
        </w:rPr>
      </w:pPr>
      <w:ins w:id="784" w:author="Dylan CHEN" w:date="2026-08-28T21:53:00Z" w16du:dateUtc="2026-08-28T13:53:00Z">
        <w:r w:rsidRPr="00015210">
          <w:t xml:space="preserve">where </w:t>
        </w:r>
        <w:r w:rsidRPr="00015210">
          <w:rPr>
            <w:i/>
            <w:iCs/>
          </w:rPr>
          <w:t>i</w:t>
        </w:r>
        <w:r w:rsidRPr="00015210">
          <w:t xml:space="preserve"> indexes questions, </w:t>
        </w:r>
      </w:ins>
      <m:oMath>
        <m:sSub>
          <m:sSubPr>
            <m:ctrlPr>
              <w:ins w:id="785" w:author="Dylan CHEN" w:date="2026-08-28T21:53:00Z" w16du:dateUtc="2026-08-28T13:53:00Z">
                <w:rPr>
                  <w:rFonts w:ascii="Cambria Math" w:hAnsi="Cambria Math"/>
                </w:rPr>
              </w:ins>
            </m:ctrlPr>
          </m:sSubPr>
          <m:e>
            <m:r>
              <w:ins w:id="786" w:author="Dylan CHEN" w:date="2026-08-28T21:53:00Z" w16du:dateUtc="2026-08-28T13:53:00Z">
                <w:rPr>
                  <w:rFonts w:ascii="Cambria Math" w:hAnsi="Cambria Math"/>
                </w:rPr>
                <m:t>Y</m:t>
              </w:ins>
            </m:r>
          </m:e>
          <m:sub>
            <m:r>
              <w:ins w:id="787" w:author="Dylan CHEN" w:date="2026-08-28T21:53:00Z" w16du:dateUtc="2026-08-28T13:53:00Z">
                <w:rPr>
                  <w:rFonts w:ascii="Cambria Math" w:hAnsi="Cambria Math"/>
                </w:rPr>
                <m:t>i</m:t>
              </w:ins>
            </m:r>
          </m:sub>
        </m:sSub>
      </m:oMath>
      <w:ins w:id="788" w:author="Dylan CHEN" w:date="2026-08-28T21:53:00Z" w16du:dateUtc="2026-08-28T13:53:00Z">
        <w:r w:rsidRPr="00015210">
          <w:t xml:space="preserve"> is one of our two outcomes: the logarithm of the number of human answers received by question </w:t>
        </w:r>
      </w:ins>
      <m:oMath>
        <m:r>
          <w:ins w:id="789" w:author="Dylan CHEN" w:date="2026-08-28T21:53:00Z" w16du:dateUtc="2026-08-28T13:53:00Z">
            <w:rPr>
              <w:rFonts w:ascii="Cambria Math" w:hAnsi="Cambria Math"/>
            </w:rPr>
            <m:t>i</m:t>
          </w:ins>
        </m:r>
      </m:oMath>
      <w:ins w:id="790" w:author="Dylan CHEN" w:date="2026-08-28T21:53:00Z" w16du:dateUtc="2026-08-28T13:53:00Z">
        <w:r w:rsidRPr="00015210">
          <w:t xml:space="preserve"> </w:t>
        </w:r>
        <w:del w:id="791" w:author="Prof. LIU Ben" w:date="2026-08-29T23:47:00Z" w16du:dateUtc="2026-08-29T15:47:00Z">
          <w:r w:rsidRPr="00015210" w:rsidDel="007E3103">
            <w:delText>with</w:delText>
          </w:r>
        </w:del>
        <w:r w:rsidRPr="00015210">
          <w:t>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792" w:author="Dylan CHEN" w:date="2026-08-28T21:53:00Z" w16du:dateUtc="2026-08-28T13:53:00Z">
                <w:rPr>
                  <w:rFonts w:ascii="Cambria Math" w:hAnsi="Cambria Math"/>
                </w:rPr>
              </w:ins>
            </m:ctrlPr>
          </m:sSubPr>
          <m:e>
            <m:r>
              <w:ins w:id="793" w:author="Dylan CHEN" w:date="2026-08-28T21:53:00Z" w16du:dateUtc="2026-08-28T13:53:00Z">
                <w:rPr>
                  <w:rFonts w:ascii="Cambria Math" w:hAnsi="Cambria Math"/>
                </w:rPr>
                <m:t>δ</m:t>
              </w:ins>
            </m:r>
          </m:e>
          <m:sub>
            <m:r>
              <w:ins w:id="794" w:author="Dylan CHEN" w:date="2026-08-28T21:53:00Z" w16du:dateUtc="2026-08-28T13:53:00Z">
                <w:rPr>
                  <w:rFonts w:ascii="Cambria Math" w:hAnsi="Cambria Math"/>
                </w:rPr>
                <m:t>t</m:t>
              </w:ins>
            </m:r>
          </m:sub>
        </m:sSub>
      </m:oMath>
      <w:ins w:id="795"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796" w:author="Dylan CHEN" w:date="2026-08-28T21:53:00Z" w16du:dateUtc="2026-08-28T13:53:00Z">
                <w:rPr>
                  <w:rFonts w:ascii="Cambria Math" w:hAnsi="Cambria Math"/>
                </w:rPr>
              </w:ins>
            </m:ctrlPr>
          </m:sSubPr>
          <m:e>
            <m:r>
              <w:ins w:id="797" w:author="Dylan CHEN" w:date="2026-08-28T21:53:00Z" w16du:dateUtc="2026-08-28T13:53:00Z">
                <w:rPr>
                  <w:rFonts w:ascii="Cambria Math" w:hAnsi="Cambria Math" w:hint="eastAsia"/>
                  <w:szCs w:val="24"/>
                </w:rPr>
                <m:t>δ</m:t>
              </w:ins>
            </m:r>
          </m:e>
          <m:sub>
            <m:r>
              <w:ins w:id="798" w:author="Dylan CHEN" w:date="2026-08-28T21:53:00Z" w16du:dateUtc="2026-08-28T13:53:00Z">
                <w:rPr>
                  <w:rFonts w:ascii="Cambria Math" w:hAnsi="Cambria Math"/>
                </w:rPr>
                <m:t>1</m:t>
              </w:ins>
            </m:r>
          </m:sub>
        </m:sSub>
      </m:oMath>
      <w:ins w:id="799"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800" w:author="Dylan CHEN" w:date="2026-08-28T21:53:00Z" w16du:dateUtc="2026-08-28T13:53:00Z"/>
          <w:szCs w:val="24"/>
        </w:rPr>
      </w:pPr>
      <m:oMath>
        <m:sSub>
          <m:sSubPr>
            <m:ctrlPr>
              <w:ins w:id="801" w:author="Dylan CHEN" w:date="2026-08-28T21:53:00Z" w16du:dateUtc="2026-08-28T13:53:00Z">
                <w:rPr>
                  <w:rFonts w:ascii="Cambria Math" w:hAnsi="Cambria Math"/>
                </w:rPr>
              </w:ins>
            </m:ctrlPr>
          </m:sSubPr>
          <m:e>
            <m:r>
              <w:ins w:id="802" w:author="Dylan CHEN" w:date="2026-08-28T21:53:00Z" w16du:dateUtc="2026-08-28T13:53:00Z">
                <w:rPr>
                  <w:rFonts w:ascii="Cambria Math" w:hAnsi="Cambria Math" w:hint="eastAsia"/>
                  <w:szCs w:val="24"/>
                </w:rPr>
                <m:t>δ</m:t>
              </w:ins>
            </m:r>
          </m:e>
          <m:sub>
            <m:r>
              <w:ins w:id="803" w:author="Dylan CHEN" w:date="2026-08-28T21:53:00Z" w16du:dateUtc="2026-08-28T13:53:00Z">
                <w:rPr>
                  <w:rFonts w:ascii="Cambria Math" w:hAnsi="Cambria Math"/>
                </w:rPr>
                <m:t>1</m:t>
              </w:ins>
            </m:r>
          </m:sub>
        </m:sSub>
        <m:r>
          <w:ins w:id="804" w:author="Dylan CHEN" w:date="2026-08-28T21:53:00Z" w16du:dateUtc="2026-08-28T13:53:00Z">
            <w:rPr>
              <w:rFonts w:ascii="Cambria Math" w:hAnsi="Cambria Math"/>
              <w:szCs w:val="24"/>
            </w:rPr>
            <m:t>=</m:t>
          </w:ins>
        </m:r>
        <m:sSub>
          <m:sSubPr>
            <m:ctrlPr>
              <w:ins w:id="805" w:author="Dylan CHEN" w:date="2026-08-28T21:53:00Z" w16du:dateUtc="2026-08-28T13:53:00Z">
                <w:rPr>
                  <w:rFonts w:ascii="Cambria Math" w:hAnsi="Cambria Math"/>
                </w:rPr>
              </w:ins>
            </m:ctrlPr>
          </m:sSubPr>
          <m:e>
            <m:r>
              <w:ins w:id="806" w:author="Dylan CHEN" w:date="2026-08-28T21:53:00Z" w16du:dateUtc="2026-08-28T13:53:00Z">
                <w:rPr>
                  <w:rFonts w:ascii="Cambria Math" w:eastAsia="Times New Roman" w:hAnsi="Cambria Math"/>
                  <w:szCs w:val="24"/>
                </w:rPr>
                <m:t>β</m:t>
              </w:ins>
            </m:r>
          </m:e>
          <m:sub>
            <m:r>
              <w:ins w:id="807" w:author="Dylan CHEN" w:date="2026-08-28T21:53:00Z" w16du:dateUtc="2026-08-28T13:53:00Z">
                <w:rPr>
                  <w:rFonts w:ascii="Cambria Math" w:hAnsi="Cambria Math"/>
                </w:rPr>
                <m:t>0</m:t>
              </w:ins>
            </m:r>
          </m:sub>
        </m:sSub>
        <m:r>
          <w:ins w:id="808" w:author="Dylan CHEN" w:date="2026-08-28T21:53:00Z" w16du:dateUtc="2026-08-28T13:53:00Z">
            <w:rPr>
              <w:rFonts w:ascii="Cambria Math" w:hAnsi="Cambria Math"/>
              <w:szCs w:val="24"/>
            </w:rPr>
            <m:t>+</m:t>
          </w:ins>
        </m:r>
        <m:sSub>
          <m:sSubPr>
            <m:ctrlPr>
              <w:ins w:id="809" w:author="Dylan CHEN" w:date="2026-08-28T21:53:00Z" w16du:dateUtc="2026-08-28T13:53:00Z">
                <w:rPr>
                  <w:rFonts w:ascii="Cambria Math" w:hAnsi="Cambria Math"/>
                </w:rPr>
              </w:ins>
            </m:ctrlPr>
          </m:sSubPr>
          <m:e>
            <m:r>
              <w:ins w:id="810" w:author="Dylan CHEN" w:date="2026-08-28T21:53:00Z" w16du:dateUtc="2026-08-28T13:53:00Z">
                <w:rPr>
                  <w:rFonts w:ascii="Cambria Math" w:eastAsia="Times New Roman" w:hAnsi="Cambria Math"/>
                  <w:szCs w:val="24"/>
                </w:rPr>
                <m:t>β</m:t>
              </w:ins>
            </m:r>
          </m:e>
          <m:sub>
            <m:r>
              <w:ins w:id="811" w:author="Dylan CHEN" w:date="2026-08-28T21:53:00Z" w16du:dateUtc="2026-08-28T13:53:00Z">
                <w:rPr>
                  <w:rFonts w:ascii="Cambria Math" w:hAnsi="Cambria Math"/>
                </w:rPr>
                <m:t>1</m:t>
              </w:ins>
            </m:r>
          </m:sub>
        </m:sSub>
        <m:r>
          <w:ins w:id="812" w:author="Dylan CHEN" w:date="2026-08-28T21:53:00Z" w16du:dateUtc="2026-08-28T13:53:00Z">
            <w:rPr>
              <w:rFonts w:ascii="Cambria Math" w:hAnsi="Cambria Math"/>
              <w:szCs w:val="24"/>
            </w:rPr>
            <m:t>*Length+</m:t>
          </w:ins>
        </m:r>
        <m:sSub>
          <m:sSubPr>
            <m:ctrlPr>
              <w:ins w:id="813" w:author="Dylan CHEN" w:date="2026-08-28T21:53:00Z" w16du:dateUtc="2026-08-28T13:53:00Z">
                <w:rPr>
                  <w:rFonts w:ascii="Cambria Math" w:hAnsi="Cambria Math"/>
                </w:rPr>
              </w:ins>
            </m:ctrlPr>
          </m:sSubPr>
          <m:e>
            <m:r>
              <w:ins w:id="814" w:author="Dylan CHEN" w:date="2026-08-28T21:53:00Z" w16du:dateUtc="2026-08-28T13:53:00Z">
                <w:rPr>
                  <w:rFonts w:ascii="Cambria Math" w:eastAsia="Times New Roman" w:hAnsi="Cambria Math"/>
                  <w:szCs w:val="24"/>
                </w:rPr>
                <m:t>β</m:t>
              </w:ins>
            </m:r>
          </m:e>
          <m:sub>
            <m:r>
              <w:ins w:id="815" w:author="Dylan CHEN" w:date="2026-08-28T21:53:00Z" w16du:dateUtc="2026-08-28T13:53:00Z">
                <w:rPr>
                  <w:rFonts w:ascii="Cambria Math" w:hAnsi="Cambria Math"/>
                </w:rPr>
                <m:t>2</m:t>
              </w:ins>
            </m:r>
          </m:sub>
        </m:sSub>
        <m:r>
          <w:ins w:id="816" w:author="Dylan CHEN" w:date="2026-08-28T21:53:00Z" w16du:dateUtc="2026-08-28T13:53:00Z">
            <w:rPr>
              <w:rFonts w:ascii="Cambria Math" w:hAnsi="Cambria Math"/>
              <w:szCs w:val="24"/>
            </w:rPr>
            <m:t>*Q</m:t>
          </w:ins>
        </m:r>
        <m:r>
          <w:ins w:id="817" w:author="Dylan CHEN" w:date="2026-08-28T21:53:00Z" w16du:dateUtc="2026-08-28T13:53:00Z">
            <w:rPr>
              <w:rFonts w:ascii="Cambria Math" w:hAnsi="Cambria Math" w:hint="eastAsia"/>
              <w:szCs w:val="24"/>
            </w:rPr>
            <m:t>ualit</m:t>
          </w:ins>
        </m:r>
        <m:r>
          <w:ins w:id="818" w:author="Dylan CHEN" w:date="2026-08-28T21:53:00Z" w16du:dateUtc="2026-08-28T13:53:00Z">
            <w:rPr>
              <w:rFonts w:ascii="Cambria Math" w:hAnsi="Cambria Math"/>
              <w:szCs w:val="24"/>
            </w:rPr>
            <m:t>y</m:t>
          </w:ins>
        </m:r>
      </m:oMath>
      <w:ins w:id="819" w:author="Dylan CHEN" w:date="2026-08-28T21:53:00Z" w16du:dateUtc="2026-08-28T13:53:00Z">
        <w:r w:rsidR="0045239F">
          <w:rPr>
            <w:rFonts w:hint="eastAsia"/>
            <w:szCs w:val="24"/>
          </w:rPr>
          <w:t xml:space="preserve">                                   (2)</w:t>
        </w:r>
      </w:ins>
    </w:p>
    <w:p w14:paraId="0597DE5B" w14:textId="7158BD06" w:rsidR="0045239F" w:rsidRPr="007A1BDC" w:rsidRDefault="0045239F" w:rsidP="0045239F">
      <w:pPr>
        <w:pStyle w:val="Paragraph0"/>
        <w:rPr>
          <w:ins w:id="820" w:author="Dylan CHEN" w:date="2026-08-28T21:53:00Z" w16du:dateUtc="2026-08-28T13:53:00Z"/>
        </w:rPr>
      </w:pPr>
      <w:ins w:id="821" w:author="Dylan CHEN" w:date="2026-08-28T21:53:00Z" w16du:dateUtc="2026-08-28T13:53:00Z">
        <w:r>
          <w:rPr>
            <w:rFonts w:hint="eastAsia"/>
            <w:szCs w:val="24"/>
          </w:rPr>
          <w:t xml:space="preserve">where </w:t>
        </w:r>
      </w:ins>
      <m:oMath>
        <m:sSub>
          <m:sSubPr>
            <m:ctrlPr>
              <w:ins w:id="822" w:author="Dylan CHEN" w:date="2026-08-28T21:53:00Z" w16du:dateUtc="2026-08-28T13:53:00Z">
                <w:rPr>
                  <w:rFonts w:ascii="Cambria Math" w:hAnsi="Cambria Math"/>
                </w:rPr>
              </w:ins>
            </m:ctrlPr>
          </m:sSubPr>
          <m:e>
            <m:r>
              <w:ins w:id="823" w:author="Dylan CHEN" w:date="2026-08-28T21:53:00Z" w16du:dateUtc="2026-08-28T13:53:00Z">
                <w:rPr>
                  <w:rFonts w:ascii="Cambria Math" w:eastAsia="Times New Roman" w:hAnsi="Cambria Math"/>
                  <w:szCs w:val="24"/>
                </w:rPr>
                <m:t>β</m:t>
              </w:ins>
            </m:r>
          </m:e>
          <m:sub>
            <m:r>
              <w:ins w:id="824" w:author="Dylan CHEN" w:date="2026-08-28T21:53:00Z" w16du:dateUtc="2026-08-28T13:53:00Z">
                <w:rPr>
                  <w:rFonts w:ascii="Cambria Math" w:hAnsi="Cambria Math"/>
                </w:rPr>
                <m:t>0</m:t>
              </w:ins>
            </m:r>
          </m:sub>
        </m:sSub>
      </m:oMath>
      <w:ins w:id="825" w:author="Dylan CHEN" w:date="2026-08-28T21:53:00Z" w16du:dateUtc="2026-08-28T13:53:00Z">
        <w:r>
          <w:rPr>
            <w:rFonts w:hint="eastAsia"/>
            <w:szCs w:val="24"/>
          </w:rPr>
          <w:t xml:space="preserve"> captures the level effect of the AI </w:t>
        </w:r>
      </w:ins>
      <w:ins w:id="826" w:author="Prof. LIU Ben" w:date="2026-08-29T23:48:00Z" w16du:dateUtc="2026-08-29T15:48:00Z">
        <w:r w:rsidR="007E3103">
          <w:rPr>
            <w:szCs w:val="24"/>
          </w:rPr>
          <w:t>label</w:t>
        </w:r>
      </w:ins>
      <w:ins w:id="827" w:author="Dylan CHEN" w:date="2026-08-28T21:53:00Z" w16du:dateUtc="2026-08-28T13:53:00Z">
        <w:del w:id="828" w:author="Prof. LIU Ben" w:date="2026-08-29T23:48:00Z" w16du:dateUtc="2026-08-29T15:48:00Z">
          <w:r w:rsidDel="007E3103">
            <w:rPr>
              <w:rFonts w:hint="eastAsia"/>
              <w:szCs w:val="24"/>
            </w:rPr>
            <w:delText>authorship</w:delText>
          </w:r>
        </w:del>
        <w:r>
          <w:rPr>
            <w:rFonts w:hint="eastAsia"/>
            <w:szCs w:val="24"/>
          </w:rPr>
          <w:t xml:space="preserve">, </w:t>
        </w:r>
      </w:ins>
      <m:oMath>
        <m:sSub>
          <m:sSubPr>
            <m:ctrlPr>
              <w:ins w:id="829" w:author="Dylan CHEN" w:date="2026-08-28T21:53:00Z" w16du:dateUtc="2026-08-28T13:53:00Z">
                <w:rPr>
                  <w:rFonts w:ascii="Cambria Math" w:hAnsi="Cambria Math"/>
                </w:rPr>
              </w:ins>
            </m:ctrlPr>
          </m:sSubPr>
          <m:e>
            <m:r>
              <w:ins w:id="830" w:author="Dylan CHEN" w:date="2026-08-28T21:53:00Z" w16du:dateUtc="2026-08-28T13:53:00Z">
                <w:rPr>
                  <w:rFonts w:ascii="Cambria Math" w:eastAsia="Times New Roman" w:hAnsi="Cambria Math"/>
                  <w:szCs w:val="24"/>
                </w:rPr>
                <m:t>β</m:t>
              </w:ins>
            </m:r>
          </m:e>
          <m:sub>
            <m:r>
              <w:ins w:id="831" w:author="Dylan CHEN" w:date="2026-08-28T21:53:00Z" w16du:dateUtc="2026-08-28T13:53:00Z">
                <w:rPr>
                  <w:rFonts w:ascii="Cambria Math" w:hAnsi="Cambria Math"/>
                </w:rPr>
                <m:t>1</m:t>
              </w:ins>
            </m:r>
          </m:sub>
        </m:sSub>
      </m:oMath>
      <w:ins w:id="832" w:author="Dylan CHEN" w:date="2026-08-28T21:53:00Z" w16du:dateUtc="2026-08-28T13:53:00Z">
        <w:r>
          <w:rPr>
            <w:rFonts w:hint="eastAsia"/>
            <w:szCs w:val="24"/>
          </w:rPr>
          <w:t xml:space="preserve"> captures how the AI effect varies with its length, and </w:t>
        </w:r>
      </w:ins>
      <m:oMath>
        <m:sSub>
          <m:sSubPr>
            <m:ctrlPr>
              <w:ins w:id="833" w:author="Dylan CHEN" w:date="2026-08-28T21:53:00Z" w16du:dateUtc="2026-08-28T13:53:00Z">
                <w:rPr>
                  <w:rFonts w:ascii="Cambria Math" w:hAnsi="Cambria Math"/>
                </w:rPr>
              </w:ins>
            </m:ctrlPr>
          </m:sSubPr>
          <m:e>
            <m:r>
              <w:ins w:id="834" w:author="Dylan CHEN" w:date="2026-08-28T21:53:00Z" w16du:dateUtc="2026-08-28T13:53:00Z">
                <w:rPr>
                  <w:rFonts w:ascii="Cambria Math" w:eastAsia="Times New Roman" w:hAnsi="Cambria Math"/>
                  <w:szCs w:val="24"/>
                </w:rPr>
                <m:t>β</m:t>
              </w:ins>
            </m:r>
          </m:e>
          <m:sub>
            <m:r>
              <w:ins w:id="835" w:author="Dylan CHEN" w:date="2026-08-28T21:53:00Z" w16du:dateUtc="2026-08-28T13:53:00Z">
                <w:rPr>
                  <w:rFonts w:ascii="Cambria Math" w:hAnsi="Cambria Math"/>
                </w:rPr>
                <m:t>2</m:t>
              </w:ins>
            </m:r>
          </m:sub>
        </m:sSub>
      </m:oMath>
      <w:ins w:id="836" w:author="Dylan CHEN" w:date="2026-08-28T21:53:00Z" w16du:dateUtc="2026-08-28T13:53:00Z">
        <w:r>
          <w:rPr>
            <w:rFonts w:hint="eastAsia"/>
            <w:szCs w:val="24"/>
          </w:rPr>
          <w:t xml:space="preserve"> captures how the AI effect varies with its quality. </w:t>
        </w:r>
      </w:ins>
      <w:ins w:id="837" w:author="Prof. LIU Ben" w:date="2026-08-29T23:50:00Z" w16du:dateUtc="2026-08-29T15:50:00Z">
        <w:r w:rsidR="007E3103">
          <w:rPr>
            <w:szCs w:val="24"/>
          </w:rPr>
          <w:t>Substituting</w:t>
        </w:r>
      </w:ins>
      <w:ins w:id="838" w:author="Dylan CHEN" w:date="2026-08-28T21:53:00Z" w16du:dateUtc="2026-08-28T13:53:00Z">
        <w:del w:id="839" w:author="Prof. LIU Ben" w:date="2026-08-29T23:50:00Z" w16du:dateUtc="2026-08-29T15:50:00Z">
          <w:r w:rsidDel="007E3103">
            <w:rPr>
              <w:rFonts w:hint="eastAsia"/>
              <w:szCs w:val="24"/>
            </w:rPr>
            <w:delText>Insert</w:delText>
          </w:r>
        </w:del>
        <w:r>
          <w:rPr>
            <w:rFonts w:hint="eastAsia"/>
            <w:szCs w:val="24"/>
          </w:rPr>
          <w:t xml:space="preserve"> Equation 2 into Equation 1</w:t>
        </w:r>
      </w:ins>
      <w:ins w:id="840" w:author="Prof. LIU Ben" w:date="2026-08-29T23:50:00Z" w16du:dateUtc="2026-08-29T15:50:00Z">
        <w:r w:rsidR="007E3103">
          <w:rPr>
            <w:szCs w:val="24"/>
          </w:rPr>
          <w:t xml:space="preserve"> yields</w:t>
        </w:r>
      </w:ins>
      <w:ins w:id="841" w:author="Dylan CHEN" w:date="2026-08-28T21:53:00Z" w16du:dateUtc="2026-08-28T13:53:00Z">
        <w:r>
          <w:rPr>
            <w:rFonts w:hint="eastAsia"/>
            <w:szCs w:val="24"/>
          </w:rPr>
          <w:t>:</w:t>
        </w:r>
      </w:ins>
    </w:p>
    <w:p w14:paraId="2E39F8CA" w14:textId="22128F54" w:rsidR="0045239F" w:rsidRPr="00015210" w:rsidRDefault="00000000" w:rsidP="0045239F">
      <w:pPr>
        <w:spacing w:before="100" w:beforeAutospacing="1" w:after="100" w:afterAutospacing="1"/>
        <w:jc w:val="right"/>
        <w:rPr>
          <w:ins w:id="842" w:author="Dylan CHEN" w:date="2026-08-28T21:53:00Z" w16du:dateUtc="2026-08-28T13:53:00Z"/>
          <w:color w:val="000000"/>
        </w:rPr>
      </w:pPr>
      <m:oMath>
        <m:sSub>
          <m:sSubPr>
            <m:ctrlPr>
              <w:ins w:id="843" w:author="Dylan CHEN" w:date="2026-08-28T21:53:00Z" w16du:dateUtc="2026-08-28T13:53:00Z">
                <w:rPr>
                  <w:rFonts w:ascii="Cambria Math" w:hAnsi="Cambria Math"/>
                </w:rPr>
              </w:ins>
            </m:ctrlPr>
          </m:sSubPr>
          <m:e>
            <m:r>
              <w:ins w:id="844" w:author="Dylan CHEN" w:date="2026-08-28T21:53:00Z" w16du:dateUtc="2026-08-28T13:53:00Z">
                <w:rPr>
                  <w:rFonts w:ascii="Cambria Math" w:hAnsi="Cambria Math"/>
                </w:rPr>
                <m:t>Y</m:t>
              </w:ins>
            </m:r>
          </m:e>
          <m:sub>
            <m:r>
              <w:ins w:id="845" w:author="Dylan CHEN" w:date="2026-08-28T21:53:00Z" w16du:dateUtc="2026-08-28T13:53:00Z">
                <w:rPr>
                  <w:rFonts w:ascii="Cambria Math" w:hAnsi="Cambria Math"/>
                </w:rPr>
                <m:t>i</m:t>
              </w:ins>
            </m:r>
          </m:sub>
        </m:sSub>
        <m:r>
          <w:ins w:id="846" w:author="Dylan CHEN" w:date="2026-08-28T21:53:00Z" w16du:dateUtc="2026-08-28T13:53:00Z">
            <w:rPr>
              <w:rFonts w:ascii="Cambria Math" w:hAnsi="Cambria Math"/>
            </w:rPr>
            <m:t>=</m:t>
          </w:ins>
        </m:r>
        <m:sSub>
          <m:sSubPr>
            <m:ctrlPr>
              <w:ins w:id="847" w:author="Dylan CHEN" w:date="2026-08-28T21:53:00Z" w16du:dateUtc="2026-08-28T13:53:00Z">
                <w:rPr>
                  <w:rFonts w:ascii="Cambria Math" w:hAnsi="Cambria Math"/>
                </w:rPr>
              </w:ins>
            </m:ctrlPr>
          </m:sSubPr>
          <m:e>
            <m:r>
              <w:ins w:id="848" w:author="Dylan CHEN" w:date="2026-08-28T21:53:00Z" w16du:dateUtc="2026-08-28T13:53:00Z">
                <w:rPr>
                  <w:rFonts w:ascii="Cambria Math" w:hAnsi="Cambria Math"/>
                </w:rPr>
                <m:t>β</m:t>
              </w:ins>
            </m:r>
          </m:e>
          <m:sub>
            <m:r>
              <w:ins w:id="849" w:author="Dylan CHEN" w:date="2026-08-28T21:53:00Z" w16du:dateUtc="2026-08-28T13:53:00Z">
                <w:rPr>
                  <w:rFonts w:ascii="Cambria Math" w:hAnsi="Cambria Math"/>
                </w:rPr>
                <m:t>0</m:t>
              </w:ins>
            </m:r>
          </m:sub>
        </m:sSub>
        <m:r>
          <w:ins w:id="850" w:author="Dylan CHEN" w:date="2026-08-28T21:53:00Z" w16du:dateUtc="2026-08-28T13:53:00Z">
            <w:rPr>
              <w:rFonts w:ascii="Cambria Math" w:hAnsi="Cambria Math"/>
            </w:rPr>
            <m:t>+</m:t>
          </w:ins>
        </m:r>
        <m:sSub>
          <m:sSubPr>
            <m:ctrlPr>
              <w:ins w:id="851" w:author="Dylan CHEN" w:date="2026-08-28T21:53:00Z" w16du:dateUtc="2026-08-28T13:53:00Z">
                <w:rPr>
                  <w:rFonts w:ascii="Cambria Math" w:hAnsi="Cambria Math"/>
                </w:rPr>
              </w:ins>
            </m:ctrlPr>
          </m:sSubPr>
          <m:e>
            <m:r>
              <w:ins w:id="852" w:author="Dylan CHEN" w:date="2026-08-28T21:53:00Z" w16du:dateUtc="2026-08-28T13:53:00Z">
                <w:rPr>
                  <w:rFonts w:ascii="Cambria Math" w:hAnsi="Cambria Math"/>
                </w:rPr>
                <m:t>β</m:t>
              </w:ins>
            </m:r>
          </m:e>
          <m:sub>
            <m:r>
              <w:ins w:id="853" w:author="Dylan CHEN" w:date="2026-08-28T21:53:00Z" w16du:dateUtc="2026-08-28T13:53:00Z">
                <w:rPr>
                  <w:rFonts w:ascii="Cambria Math" w:hAnsi="Cambria Math"/>
                </w:rPr>
                <m:t>1</m:t>
              </w:ins>
            </m:r>
          </m:sub>
        </m:sSub>
        <m:r>
          <w:ins w:id="854" w:author="Dylan CHEN" w:date="2026-08-28T21:53:00Z" w16du:dateUtc="2026-08-28T13:53:00Z">
            <w:rPr>
              <w:rFonts w:ascii="Cambria Math" w:hAnsi="Cambria Math"/>
            </w:rPr>
            <m:t>A</m:t>
          </w:ins>
        </m:r>
        <m:sSub>
          <m:sSubPr>
            <m:ctrlPr>
              <w:ins w:id="855" w:author="Dylan CHEN" w:date="2026-08-28T21:53:00Z" w16du:dateUtc="2026-08-28T13:53:00Z">
                <w:rPr>
                  <w:rFonts w:ascii="Cambria Math" w:hAnsi="Cambria Math"/>
                </w:rPr>
              </w:ins>
            </m:ctrlPr>
          </m:sSubPr>
          <m:e>
            <m:r>
              <w:ins w:id="856" w:author="Dylan CHEN" w:date="2026-08-28T21:53:00Z" w16du:dateUtc="2026-08-28T13:53:00Z">
                <w:rPr>
                  <w:rFonts w:ascii="Cambria Math" w:hAnsi="Cambria Math"/>
                </w:rPr>
                <m:t>I</m:t>
              </w:ins>
            </m:r>
          </m:e>
          <m:sub>
            <m:r>
              <w:ins w:id="857" w:author="Dylan CHEN" w:date="2026-08-28T21:53:00Z" w16du:dateUtc="2026-08-28T13:53:00Z">
                <w:rPr>
                  <w:rFonts w:ascii="Cambria Math" w:hAnsi="Cambria Math"/>
                </w:rPr>
                <m:t>i</m:t>
              </w:ins>
            </m:r>
          </m:sub>
        </m:sSub>
        <m:r>
          <w:ins w:id="858" w:author="Dylan CHEN" w:date="2026-08-28T21:53:00Z" w16du:dateUtc="2026-08-28T13:53:00Z">
            <w:rPr>
              <w:rFonts w:ascii="Cambria Math" w:hAnsi="Cambria Math"/>
            </w:rPr>
            <m:t>+</m:t>
          </w:ins>
        </m:r>
        <m:sSub>
          <m:sSubPr>
            <m:ctrlPr>
              <w:ins w:id="859" w:author="Dylan CHEN" w:date="2026-08-28T21:53:00Z" w16du:dateUtc="2026-08-28T13:53:00Z">
                <w:rPr>
                  <w:rFonts w:ascii="Cambria Math" w:hAnsi="Cambria Math"/>
                </w:rPr>
              </w:ins>
            </m:ctrlPr>
          </m:sSubPr>
          <m:e>
            <m:r>
              <w:ins w:id="860" w:author="Dylan CHEN" w:date="2026-08-28T21:53:00Z" w16du:dateUtc="2026-08-28T13:53:00Z">
                <w:rPr>
                  <w:rFonts w:ascii="Cambria Math" w:hAnsi="Cambria Math"/>
                </w:rPr>
                <m:t>β</m:t>
              </w:ins>
            </m:r>
          </m:e>
          <m:sub>
            <m:r>
              <w:ins w:id="861" w:author="Dylan CHEN" w:date="2026-08-28T21:53:00Z" w16du:dateUtc="2026-08-28T13:53:00Z">
                <w:rPr>
                  <w:rFonts w:ascii="Cambria Math" w:hAnsi="Cambria Math"/>
                </w:rPr>
                <m:t>2</m:t>
              </w:ins>
            </m:r>
          </m:sub>
        </m:sSub>
        <m:r>
          <w:ins w:id="862" w:author="Dylan CHEN" w:date="2026-08-28T21:53:00Z" w16du:dateUtc="2026-08-28T13:53:00Z">
            <w:rPr>
              <w:rFonts w:ascii="Cambria Math" w:hAnsi="Cambria Math"/>
            </w:rPr>
            <m:t>(A</m:t>
          </w:ins>
        </m:r>
        <m:sSub>
          <m:sSubPr>
            <m:ctrlPr>
              <w:ins w:id="863" w:author="Dylan CHEN" w:date="2026-08-28T21:53:00Z" w16du:dateUtc="2026-08-28T13:53:00Z">
                <w:rPr>
                  <w:rFonts w:ascii="Cambria Math" w:hAnsi="Cambria Math"/>
                </w:rPr>
              </w:ins>
            </m:ctrlPr>
          </m:sSubPr>
          <m:e>
            <m:r>
              <w:ins w:id="864" w:author="Dylan CHEN" w:date="2026-08-28T21:53:00Z" w16du:dateUtc="2026-08-28T13:53:00Z">
                <w:rPr>
                  <w:rFonts w:ascii="Cambria Math" w:hAnsi="Cambria Math"/>
                </w:rPr>
                <m:t>I</m:t>
              </w:ins>
            </m:r>
          </m:e>
          <m:sub>
            <m:r>
              <w:ins w:id="865" w:author="Dylan CHEN" w:date="2026-08-28T21:53:00Z" w16du:dateUtc="2026-08-28T13:53:00Z">
                <w:rPr>
                  <w:rFonts w:ascii="Cambria Math" w:hAnsi="Cambria Math"/>
                </w:rPr>
                <m:t>i</m:t>
              </w:ins>
            </m:r>
          </m:sub>
        </m:sSub>
        <m:r>
          <w:ins w:id="866" w:author="Dylan CHEN" w:date="2026-08-28T21:53:00Z" w16du:dateUtc="2026-08-28T13:53:00Z">
            <w:rPr>
              <w:rFonts w:ascii="Cambria Math" w:hAnsi="Cambria Math"/>
            </w:rPr>
            <m:t>×Lengt</m:t>
          </w:ins>
        </m:r>
        <m:sSub>
          <m:sSubPr>
            <m:ctrlPr>
              <w:ins w:id="867" w:author="Dylan CHEN" w:date="2026-08-28T21:53:00Z" w16du:dateUtc="2026-08-28T13:53:00Z">
                <w:rPr>
                  <w:rFonts w:ascii="Cambria Math" w:hAnsi="Cambria Math"/>
                </w:rPr>
              </w:ins>
            </m:ctrlPr>
          </m:sSubPr>
          <m:e>
            <m:r>
              <w:ins w:id="868" w:author="Dylan CHEN" w:date="2026-08-28T21:53:00Z" w16du:dateUtc="2026-08-28T13:53:00Z">
                <w:rPr>
                  <w:rFonts w:ascii="Cambria Math" w:hAnsi="Cambria Math"/>
                </w:rPr>
                <m:t>h</m:t>
              </w:ins>
            </m:r>
          </m:e>
          <m:sub>
            <m:r>
              <w:ins w:id="869" w:author="Dylan CHEN" w:date="2026-08-28T21:53:00Z" w16du:dateUtc="2026-08-28T13:53:00Z">
                <w:rPr>
                  <w:rFonts w:ascii="Cambria Math" w:hAnsi="Cambria Math"/>
                </w:rPr>
                <m:t>i</m:t>
              </w:ins>
            </m:r>
          </m:sub>
        </m:sSub>
        <m:r>
          <w:ins w:id="870" w:author="Dylan CHEN" w:date="2026-08-28T21:53:00Z" w16du:dateUtc="2026-08-28T13:53:00Z">
            <w:rPr>
              <w:rFonts w:ascii="Cambria Math" w:hAnsi="Cambria Math"/>
            </w:rPr>
            <m:t>)+</m:t>
          </w:ins>
        </m:r>
        <m:sSub>
          <m:sSubPr>
            <m:ctrlPr>
              <w:ins w:id="871" w:author="Dylan CHEN" w:date="2026-08-28T21:53:00Z" w16du:dateUtc="2026-08-28T13:53:00Z">
                <w:rPr>
                  <w:rFonts w:ascii="Cambria Math" w:hAnsi="Cambria Math"/>
                </w:rPr>
              </w:ins>
            </m:ctrlPr>
          </m:sSubPr>
          <m:e>
            <m:r>
              <w:ins w:id="872" w:author="Dylan CHEN" w:date="2026-08-28T21:53:00Z" w16du:dateUtc="2026-08-28T13:53:00Z">
                <w:rPr>
                  <w:rFonts w:ascii="Cambria Math" w:hAnsi="Cambria Math"/>
                </w:rPr>
                <m:t>β</m:t>
              </w:ins>
            </m:r>
          </m:e>
          <m:sub>
            <m:r>
              <w:ins w:id="873" w:author="Dylan CHEN" w:date="2026-08-28T21:53:00Z" w16du:dateUtc="2026-08-28T13:53:00Z">
                <w:rPr>
                  <w:rFonts w:ascii="Cambria Math" w:hAnsi="Cambria Math"/>
                </w:rPr>
                <m:t>3</m:t>
              </w:ins>
            </m:r>
          </m:sub>
        </m:sSub>
        <m:r>
          <w:ins w:id="874" w:author="Dylan CHEN" w:date="2026-08-28T21:53:00Z" w16du:dateUtc="2026-08-28T13:53:00Z">
            <w:rPr>
              <w:rFonts w:ascii="Cambria Math" w:hAnsi="Cambria Math"/>
            </w:rPr>
            <m:t>(A</m:t>
          </w:ins>
        </m:r>
        <m:sSub>
          <m:sSubPr>
            <m:ctrlPr>
              <w:ins w:id="875" w:author="Dylan CHEN" w:date="2026-08-28T21:53:00Z" w16du:dateUtc="2026-08-28T13:53:00Z">
                <w:rPr>
                  <w:rFonts w:ascii="Cambria Math" w:hAnsi="Cambria Math"/>
                </w:rPr>
              </w:ins>
            </m:ctrlPr>
          </m:sSubPr>
          <m:e>
            <m:r>
              <w:ins w:id="876" w:author="Dylan CHEN" w:date="2026-08-28T21:53:00Z" w16du:dateUtc="2026-08-28T13:53:00Z">
                <w:rPr>
                  <w:rFonts w:ascii="Cambria Math" w:hAnsi="Cambria Math"/>
                </w:rPr>
                <m:t>I</m:t>
              </w:ins>
            </m:r>
          </m:e>
          <m:sub>
            <m:r>
              <w:ins w:id="877" w:author="Dylan CHEN" w:date="2026-08-28T21:53:00Z" w16du:dateUtc="2026-08-28T13:53:00Z">
                <w:rPr>
                  <w:rFonts w:ascii="Cambria Math" w:hAnsi="Cambria Math"/>
                </w:rPr>
                <m:t>i</m:t>
              </w:ins>
            </m:r>
          </m:sub>
        </m:sSub>
        <m:r>
          <w:ins w:id="878" w:author="Dylan CHEN" w:date="2026-08-28T21:53:00Z" w16du:dateUtc="2026-08-28T13:53:00Z">
            <w:rPr>
              <w:rFonts w:ascii="Cambria Math" w:hAnsi="Cambria Math"/>
            </w:rPr>
            <m:t>×Qualit</m:t>
          </w:ins>
        </m:r>
        <m:sSub>
          <m:sSubPr>
            <m:ctrlPr>
              <w:ins w:id="879" w:author="Dylan CHEN" w:date="2026-08-28T21:53:00Z" w16du:dateUtc="2026-08-28T13:53:00Z">
                <w:rPr>
                  <w:rFonts w:ascii="Cambria Math" w:hAnsi="Cambria Math"/>
                </w:rPr>
              </w:ins>
            </m:ctrlPr>
          </m:sSubPr>
          <m:e>
            <m:r>
              <w:ins w:id="880" w:author="Dylan CHEN" w:date="2026-08-28T21:53:00Z" w16du:dateUtc="2026-08-28T13:53:00Z">
                <w:rPr>
                  <w:rFonts w:ascii="Cambria Math" w:hAnsi="Cambria Math"/>
                </w:rPr>
                <m:t>y</m:t>
              </w:ins>
            </m:r>
          </m:e>
          <m:sub>
            <m:r>
              <w:ins w:id="881" w:author="Dylan CHEN" w:date="2026-08-28T21:53:00Z" w16du:dateUtc="2026-08-28T13:53:00Z">
                <w:rPr>
                  <w:rFonts w:ascii="Cambria Math" w:hAnsi="Cambria Math"/>
                </w:rPr>
                <m:t>i</m:t>
              </w:ins>
            </m:r>
          </m:sub>
        </m:sSub>
        <m:r>
          <w:ins w:id="882" w:author="Dylan CHEN" w:date="2026-08-28T21:53:00Z" w16du:dateUtc="2026-08-28T13:53:00Z">
            <w:rPr>
              <w:rFonts w:ascii="Cambria Math" w:hAnsi="Cambria Math"/>
            </w:rPr>
            <m:t>)+</m:t>
          </w:ins>
        </m:r>
        <m:sSub>
          <m:sSubPr>
            <m:ctrlPr>
              <w:ins w:id="883" w:author="Dylan CHEN" w:date="2026-08-28T21:53:00Z" w16du:dateUtc="2026-08-28T13:53:00Z">
                <w:rPr>
                  <w:rFonts w:ascii="Cambria Math" w:hAnsi="Cambria Math"/>
                </w:rPr>
              </w:ins>
            </m:ctrlPr>
          </m:sSubPr>
          <m:e>
            <m:r>
              <w:ins w:id="884" w:author="Dylan CHEN" w:date="2026-08-28T21:53:00Z" w16du:dateUtc="2026-08-28T13:53:00Z">
                <w:rPr>
                  <w:rFonts w:ascii="Cambria Math" w:hAnsi="Cambria Math"/>
                </w:rPr>
                <m:t>X</m:t>
              </w:ins>
            </m:r>
          </m:e>
          <m:sub>
            <m:r>
              <w:ins w:id="885" w:author="Dylan CHEN" w:date="2026-08-28T21:53:00Z" w16du:dateUtc="2026-08-28T13:53:00Z">
                <w:rPr>
                  <w:rFonts w:ascii="Cambria Math" w:hAnsi="Cambria Math"/>
                </w:rPr>
                <m:t>i</m:t>
              </w:ins>
            </m:r>
          </m:sub>
        </m:sSub>
        <m:r>
          <w:ins w:id="886" w:author="Dylan CHEN" w:date="2026-08-28T21:53:00Z" w16du:dateUtc="2026-08-28T13:53:00Z">
            <w:rPr>
              <w:rFonts w:ascii="Cambria Math" w:hAnsi="Cambria Math"/>
            </w:rPr>
            <m:t>'γ+</m:t>
          </w:ins>
        </m:r>
        <m:sSub>
          <m:sSubPr>
            <m:ctrlPr>
              <w:ins w:id="887" w:author="Dylan CHEN" w:date="2026-08-28T21:53:00Z" w16du:dateUtc="2026-08-28T13:53:00Z">
                <w:rPr>
                  <w:rFonts w:ascii="Cambria Math" w:hAnsi="Cambria Math"/>
                </w:rPr>
              </w:ins>
            </m:ctrlPr>
          </m:sSubPr>
          <m:e>
            <m:r>
              <w:ins w:id="888" w:author="Dylan CHEN" w:date="2026-08-28T21:53:00Z" w16du:dateUtc="2026-08-28T13:53:00Z">
                <w:rPr>
                  <w:rFonts w:ascii="Cambria Math" w:hAnsi="Cambria Math"/>
                </w:rPr>
                <m:t>δ</m:t>
              </w:ins>
            </m:r>
          </m:e>
          <m:sub>
            <m:r>
              <w:ins w:id="889" w:author="Dylan CHEN" w:date="2026-08-28T21:53:00Z" w16du:dateUtc="2026-08-28T13:53:00Z">
                <w:rPr>
                  <w:rFonts w:ascii="Cambria Math" w:hAnsi="Cambria Math"/>
                </w:rPr>
                <m:t>t</m:t>
              </w:ins>
            </m:r>
          </m:sub>
        </m:sSub>
        <m:r>
          <w:ins w:id="890" w:author="Dylan CHEN" w:date="2026-08-28T21:53:00Z" w16du:dateUtc="2026-08-28T13:53:00Z">
            <w:rPr>
              <w:rFonts w:ascii="Cambria Math" w:hAnsi="Cambria Math"/>
            </w:rPr>
            <m:t>+</m:t>
          </w:ins>
        </m:r>
        <m:sSub>
          <m:sSubPr>
            <m:ctrlPr>
              <w:ins w:id="891" w:author="Dylan CHEN" w:date="2026-08-28T21:53:00Z" w16du:dateUtc="2026-08-28T13:53:00Z">
                <w:rPr>
                  <w:rFonts w:ascii="Cambria Math" w:hAnsi="Cambria Math"/>
                </w:rPr>
              </w:ins>
            </m:ctrlPr>
          </m:sSubPr>
          <m:e>
            <m:r>
              <w:ins w:id="892" w:author="Dylan CHEN" w:date="2026-08-28T21:53:00Z" w16du:dateUtc="2026-08-28T13:53:00Z">
                <w:rPr>
                  <w:rFonts w:ascii="Cambria Math" w:hAnsi="Cambria Math"/>
                </w:rPr>
                <m:t>ε</m:t>
              </w:ins>
            </m:r>
          </m:e>
          <m:sub>
            <m:r>
              <w:ins w:id="893" w:author="Dylan CHEN" w:date="2026-08-28T21:53:00Z" w16du:dateUtc="2026-08-28T13:53:00Z">
                <w:rPr>
                  <w:rFonts w:ascii="Cambria Math" w:hAnsi="Cambria Math"/>
                </w:rPr>
                <m:t>i</m:t>
              </w:ins>
            </m:r>
          </m:sub>
        </m:sSub>
      </m:oMath>
      <w:ins w:id="894"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895" w:author="Dylan CHEN" w:date="2026-08-28T21:53:00Z" w16du:dateUtc="2026-08-28T13:53:00Z"/>
        </w:rPr>
        <w:pPrChange w:id="896" w:author="Dylan CHEN" w:date="2026-08-28T21:53:00Z" w16du:dateUtc="2026-08-28T13:53:00Z">
          <w:pPr>
            <w:pStyle w:val="Paragraph0"/>
          </w:pPr>
        </w:pPrChange>
      </w:pPr>
      <w:del w:id="897"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898" w:author="Dylan CHEN" w:date="2026-08-28T21:53:00Z" w16du:dateUtc="2026-08-28T13:53:00Z"/>
          <w:color w:val="000000"/>
        </w:rPr>
        <w:pPrChange w:id="899" w:author="Dylan CHEN" w:date="2026-08-28T21:53:00Z" w16du:dateUtc="2026-08-28T13:53:00Z">
          <w:pPr>
            <w:spacing w:before="100" w:beforeAutospacing="1" w:after="100" w:afterAutospacing="1"/>
          </w:pPr>
        </w:pPrChange>
      </w:pPr>
      <m:oMathPara>
        <m:oMath>
          <m:sSub>
            <m:sSubPr>
              <m:ctrlPr>
                <w:del w:id="900" w:author="Dylan CHEN" w:date="2026-08-28T21:53:00Z" w16du:dateUtc="2026-08-28T13:53:00Z">
                  <w:rPr>
                    <w:rFonts w:ascii="Cambria Math" w:hAnsi="Cambria Math"/>
                  </w:rPr>
                </w:del>
              </m:ctrlPr>
            </m:sSubPr>
            <m:e>
              <m:r>
                <w:del w:id="901" w:author="Dylan CHEN" w:date="2026-08-28T21:53:00Z" w16du:dateUtc="2026-08-28T13:53:00Z">
                  <w:rPr>
                    <w:rFonts w:ascii="Cambria Math" w:hAnsi="Cambria Math"/>
                  </w:rPr>
                  <m:t>Y</m:t>
                </w:del>
              </m:r>
            </m:e>
            <m:sub>
              <m:r>
                <w:del w:id="902" w:author="Dylan CHEN" w:date="2026-08-28T21:53:00Z" w16du:dateUtc="2026-08-28T13:53:00Z">
                  <w:rPr>
                    <w:rFonts w:ascii="Cambria Math" w:hAnsi="Cambria Math"/>
                  </w:rPr>
                  <m:t>i</m:t>
                </w:del>
              </m:r>
            </m:sub>
          </m:sSub>
          <m:r>
            <w:del w:id="903" w:author="Dylan CHEN" w:date="2026-08-28T21:53:00Z" w16du:dateUtc="2026-08-28T13:53:00Z">
              <w:rPr>
                <w:rFonts w:ascii="Cambria Math" w:hAnsi="Cambria Math"/>
              </w:rPr>
              <m:t>=</m:t>
            </w:del>
          </m:r>
          <m:sSub>
            <m:sSubPr>
              <m:ctrlPr>
                <w:del w:id="904" w:author="Dylan CHEN" w:date="2026-08-28T21:53:00Z" w16du:dateUtc="2026-08-28T13:53:00Z">
                  <w:rPr>
                    <w:rFonts w:ascii="Cambria Math" w:hAnsi="Cambria Math"/>
                  </w:rPr>
                </w:del>
              </m:ctrlPr>
            </m:sSubPr>
            <m:e>
              <m:r>
                <w:del w:id="905" w:author="Dylan CHEN" w:date="2026-08-28T21:53:00Z" w16du:dateUtc="2026-08-28T13:53:00Z">
                  <w:rPr>
                    <w:rFonts w:ascii="Cambria Math" w:hAnsi="Cambria Math"/>
                  </w:rPr>
                  <m:t>β</m:t>
                </w:del>
              </m:r>
            </m:e>
            <m:sub>
              <m:r>
                <w:del w:id="906" w:author="Dylan CHEN" w:date="2026-08-28T21:53:00Z" w16du:dateUtc="2026-08-28T13:53:00Z">
                  <w:rPr>
                    <w:rFonts w:ascii="Cambria Math" w:hAnsi="Cambria Math"/>
                  </w:rPr>
                  <m:t>0</m:t>
                </w:del>
              </m:r>
            </m:sub>
          </m:sSub>
          <m:r>
            <w:del w:id="907" w:author="Dylan CHEN" w:date="2026-08-28T21:53:00Z" w16du:dateUtc="2026-08-28T13:53:00Z">
              <w:rPr>
                <w:rFonts w:ascii="Cambria Math" w:hAnsi="Cambria Math"/>
              </w:rPr>
              <m:t>+</m:t>
            </w:del>
          </m:r>
          <m:sSub>
            <m:sSubPr>
              <m:ctrlPr>
                <w:del w:id="908" w:author="Dylan CHEN" w:date="2026-08-28T21:53:00Z" w16du:dateUtc="2026-08-28T13:53:00Z">
                  <w:rPr>
                    <w:rFonts w:ascii="Cambria Math" w:hAnsi="Cambria Math"/>
                  </w:rPr>
                </w:del>
              </m:ctrlPr>
            </m:sSubPr>
            <m:e>
              <m:r>
                <w:del w:id="909" w:author="Dylan CHEN" w:date="2026-08-28T21:53:00Z" w16du:dateUtc="2026-08-28T13:53:00Z">
                  <w:rPr>
                    <w:rFonts w:ascii="Cambria Math" w:hAnsi="Cambria Math"/>
                  </w:rPr>
                  <m:t>β</m:t>
                </w:del>
              </m:r>
            </m:e>
            <m:sub>
              <m:r>
                <w:del w:id="910" w:author="Dylan CHEN" w:date="2026-08-28T21:53:00Z" w16du:dateUtc="2026-08-28T13:53:00Z">
                  <w:rPr>
                    <w:rFonts w:ascii="Cambria Math" w:hAnsi="Cambria Math"/>
                  </w:rPr>
                  <m:t>1</m:t>
                </w:del>
              </m:r>
            </m:sub>
          </m:sSub>
          <m:r>
            <w:del w:id="911" w:author="Dylan CHEN" w:date="2026-08-28T21:53:00Z" w16du:dateUtc="2026-08-28T13:53:00Z">
              <w:rPr>
                <w:rFonts w:ascii="Cambria Math" w:hAnsi="Cambria Math"/>
              </w:rPr>
              <m:t>A</m:t>
            </w:del>
          </m:r>
          <m:sSub>
            <m:sSubPr>
              <m:ctrlPr>
                <w:del w:id="912" w:author="Dylan CHEN" w:date="2026-08-28T21:53:00Z" w16du:dateUtc="2026-08-28T13:53:00Z">
                  <w:rPr>
                    <w:rFonts w:ascii="Cambria Math" w:hAnsi="Cambria Math"/>
                  </w:rPr>
                </w:del>
              </m:ctrlPr>
            </m:sSubPr>
            <m:e>
              <m:r>
                <w:del w:id="913" w:author="Dylan CHEN" w:date="2026-08-28T21:53:00Z" w16du:dateUtc="2026-08-28T13:53:00Z">
                  <w:rPr>
                    <w:rFonts w:ascii="Cambria Math" w:hAnsi="Cambria Math"/>
                  </w:rPr>
                  <m:t>I</m:t>
                </w:del>
              </m:r>
            </m:e>
            <m:sub>
              <m:r>
                <w:del w:id="914" w:author="Dylan CHEN" w:date="2026-08-28T21:53:00Z" w16du:dateUtc="2026-08-28T13:53:00Z">
                  <w:rPr>
                    <w:rFonts w:ascii="Cambria Math" w:hAnsi="Cambria Math"/>
                  </w:rPr>
                  <m:t>i</m:t>
                </w:del>
              </m:r>
            </m:sub>
          </m:sSub>
          <m:r>
            <w:del w:id="915" w:author="Dylan CHEN" w:date="2026-08-28T21:53:00Z" w16du:dateUtc="2026-08-28T13:53:00Z">
              <w:rPr>
                <w:rFonts w:ascii="Cambria Math" w:hAnsi="Cambria Math"/>
              </w:rPr>
              <m:t>+</m:t>
            </w:del>
          </m:r>
          <m:sSub>
            <m:sSubPr>
              <m:ctrlPr>
                <w:del w:id="916" w:author="Dylan CHEN" w:date="2026-08-28T21:53:00Z" w16du:dateUtc="2026-08-28T13:53:00Z">
                  <w:rPr>
                    <w:rFonts w:ascii="Cambria Math" w:hAnsi="Cambria Math"/>
                  </w:rPr>
                </w:del>
              </m:ctrlPr>
            </m:sSubPr>
            <m:e>
              <m:r>
                <w:del w:id="917" w:author="Dylan CHEN" w:date="2026-08-28T21:53:00Z" w16du:dateUtc="2026-08-28T13:53:00Z">
                  <w:rPr>
                    <w:rFonts w:ascii="Cambria Math" w:hAnsi="Cambria Math"/>
                  </w:rPr>
                  <m:t>β</m:t>
                </w:del>
              </m:r>
            </m:e>
            <m:sub>
              <m:r>
                <w:del w:id="918" w:author="Dylan CHEN" w:date="2026-08-28T21:53:00Z" w16du:dateUtc="2026-08-28T13:53:00Z">
                  <w:rPr>
                    <w:rFonts w:ascii="Cambria Math" w:hAnsi="Cambria Math"/>
                  </w:rPr>
                  <m:t>2</m:t>
                </w:del>
              </m:r>
            </m:sub>
          </m:sSub>
          <m:r>
            <w:del w:id="919" w:author="Dylan CHEN" w:date="2026-08-28T21:53:00Z" w16du:dateUtc="2026-08-28T13:53:00Z">
              <w:rPr>
                <w:rFonts w:ascii="Cambria Math" w:hAnsi="Cambria Math"/>
              </w:rPr>
              <m:t>(A</m:t>
            </w:del>
          </m:r>
          <m:sSub>
            <m:sSubPr>
              <m:ctrlPr>
                <w:del w:id="920" w:author="Dylan CHEN" w:date="2026-08-28T21:53:00Z" w16du:dateUtc="2026-08-28T13:53:00Z">
                  <w:rPr>
                    <w:rFonts w:ascii="Cambria Math" w:hAnsi="Cambria Math"/>
                  </w:rPr>
                </w:del>
              </m:ctrlPr>
            </m:sSubPr>
            <m:e>
              <m:r>
                <w:del w:id="921" w:author="Dylan CHEN" w:date="2026-08-28T21:53:00Z" w16du:dateUtc="2026-08-28T13:53:00Z">
                  <w:rPr>
                    <w:rFonts w:ascii="Cambria Math" w:hAnsi="Cambria Math"/>
                  </w:rPr>
                  <m:t>I</m:t>
                </w:del>
              </m:r>
            </m:e>
            <m:sub>
              <m:r>
                <w:del w:id="922" w:author="Dylan CHEN" w:date="2026-08-28T21:53:00Z" w16du:dateUtc="2026-08-28T13:53:00Z">
                  <w:rPr>
                    <w:rFonts w:ascii="Cambria Math" w:hAnsi="Cambria Math"/>
                  </w:rPr>
                  <m:t>i</m:t>
                </w:del>
              </m:r>
            </m:sub>
          </m:sSub>
          <m:r>
            <w:del w:id="923" w:author="Dylan CHEN" w:date="2026-08-28T21:53:00Z" w16du:dateUtc="2026-08-28T13:53:00Z">
              <w:rPr>
                <w:rFonts w:ascii="Cambria Math" w:hAnsi="Cambria Math"/>
              </w:rPr>
              <m:t>×Lengt</m:t>
            </w:del>
          </m:r>
          <m:sSub>
            <m:sSubPr>
              <m:ctrlPr>
                <w:del w:id="924" w:author="Dylan CHEN" w:date="2026-08-28T21:53:00Z" w16du:dateUtc="2026-08-28T13:53:00Z">
                  <w:rPr>
                    <w:rFonts w:ascii="Cambria Math" w:hAnsi="Cambria Math"/>
                  </w:rPr>
                </w:del>
              </m:ctrlPr>
            </m:sSubPr>
            <m:e>
              <m:r>
                <w:del w:id="925" w:author="Dylan CHEN" w:date="2026-08-28T21:53:00Z" w16du:dateUtc="2026-08-28T13:53:00Z">
                  <w:rPr>
                    <w:rFonts w:ascii="Cambria Math" w:hAnsi="Cambria Math"/>
                  </w:rPr>
                  <m:t>h</m:t>
                </w:del>
              </m:r>
            </m:e>
            <m:sub>
              <m:r>
                <w:del w:id="926" w:author="Dylan CHEN" w:date="2026-08-28T21:53:00Z" w16du:dateUtc="2026-08-28T13:53:00Z">
                  <w:rPr>
                    <w:rFonts w:ascii="Cambria Math" w:hAnsi="Cambria Math"/>
                  </w:rPr>
                  <m:t>i</m:t>
                </w:del>
              </m:r>
            </m:sub>
          </m:sSub>
          <m:r>
            <w:del w:id="927" w:author="Dylan CHEN" w:date="2026-08-28T21:53:00Z" w16du:dateUtc="2026-08-28T13:53:00Z">
              <w:rPr>
                <w:rFonts w:ascii="Cambria Math" w:hAnsi="Cambria Math"/>
              </w:rPr>
              <m:t>)+</m:t>
            </w:del>
          </m:r>
          <m:sSub>
            <m:sSubPr>
              <m:ctrlPr>
                <w:del w:id="928" w:author="Dylan CHEN" w:date="2026-08-28T21:53:00Z" w16du:dateUtc="2026-08-28T13:53:00Z">
                  <w:rPr>
                    <w:rFonts w:ascii="Cambria Math" w:hAnsi="Cambria Math"/>
                  </w:rPr>
                </w:del>
              </m:ctrlPr>
            </m:sSubPr>
            <m:e>
              <m:r>
                <w:del w:id="929" w:author="Dylan CHEN" w:date="2026-08-28T21:53:00Z" w16du:dateUtc="2026-08-28T13:53:00Z">
                  <w:rPr>
                    <w:rFonts w:ascii="Cambria Math" w:hAnsi="Cambria Math"/>
                  </w:rPr>
                  <m:t>β</m:t>
                </w:del>
              </m:r>
            </m:e>
            <m:sub>
              <m:r>
                <w:del w:id="930" w:author="Dylan CHEN" w:date="2026-08-28T21:53:00Z" w16du:dateUtc="2026-08-28T13:53:00Z">
                  <w:rPr>
                    <w:rFonts w:ascii="Cambria Math" w:hAnsi="Cambria Math"/>
                  </w:rPr>
                  <m:t>3</m:t>
                </w:del>
              </m:r>
            </m:sub>
          </m:sSub>
          <m:r>
            <w:del w:id="931" w:author="Dylan CHEN" w:date="2026-08-28T21:53:00Z" w16du:dateUtc="2026-08-28T13:53:00Z">
              <w:rPr>
                <w:rFonts w:ascii="Cambria Math" w:hAnsi="Cambria Math"/>
              </w:rPr>
              <m:t>(A</m:t>
            </w:del>
          </m:r>
          <m:sSub>
            <m:sSubPr>
              <m:ctrlPr>
                <w:del w:id="932" w:author="Dylan CHEN" w:date="2026-08-28T21:53:00Z" w16du:dateUtc="2026-08-28T13:53:00Z">
                  <w:rPr>
                    <w:rFonts w:ascii="Cambria Math" w:hAnsi="Cambria Math"/>
                  </w:rPr>
                </w:del>
              </m:ctrlPr>
            </m:sSubPr>
            <m:e>
              <m:r>
                <w:del w:id="933" w:author="Dylan CHEN" w:date="2026-08-28T21:53:00Z" w16du:dateUtc="2026-08-28T13:53:00Z">
                  <w:rPr>
                    <w:rFonts w:ascii="Cambria Math" w:hAnsi="Cambria Math"/>
                  </w:rPr>
                  <m:t>I</m:t>
                </w:del>
              </m:r>
            </m:e>
            <m:sub>
              <m:r>
                <w:del w:id="934" w:author="Dylan CHEN" w:date="2026-08-28T21:53:00Z" w16du:dateUtc="2026-08-28T13:53:00Z">
                  <w:rPr>
                    <w:rFonts w:ascii="Cambria Math" w:hAnsi="Cambria Math"/>
                  </w:rPr>
                  <m:t>i</m:t>
                </w:del>
              </m:r>
            </m:sub>
          </m:sSub>
          <m:r>
            <w:del w:id="935" w:author="Dylan CHEN" w:date="2026-08-28T21:53:00Z" w16du:dateUtc="2026-08-28T13:53:00Z">
              <w:rPr>
                <w:rFonts w:ascii="Cambria Math" w:hAnsi="Cambria Math"/>
              </w:rPr>
              <m:t>×Qualit</m:t>
            </w:del>
          </m:r>
          <m:sSub>
            <m:sSubPr>
              <m:ctrlPr>
                <w:del w:id="936" w:author="Dylan CHEN" w:date="2026-08-28T21:53:00Z" w16du:dateUtc="2026-08-28T13:53:00Z">
                  <w:rPr>
                    <w:rFonts w:ascii="Cambria Math" w:hAnsi="Cambria Math"/>
                  </w:rPr>
                </w:del>
              </m:ctrlPr>
            </m:sSubPr>
            <m:e>
              <m:r>
                <w:del w:id="937" w:author="Dylan CHEN" w:date="2026-08-28T21:53:00Z" w16du:dateUtc="2026-08-28T13:53:00Z">
                  <w:rPr>
                    <w:rFonts w:ascii="Cambria Math" w:hAnsi="Cambria Math"/>
                  </w:rPr>
                  <m:t>y</m:t>
                </w:del>
              </m:r>
            </m:e>
            <m:sub>
              <m:r>
                <w:del w:id="938" w:author="Dylan CHEN" w:date="2026-08-28T21:53:00Z" w16du:dateUtc="2026-08-28T13:53:00Z">
                  <w:rPr>
                    <w:rFonts w:ascii="Cambria Math" w:hAnsi="Cambria Math"/>
                  </w:rPr>
                  <m:t>i</m:t>
                </w:del>
              </m:r>
            </m:sub>
          </m:sSub>
          <m:r>
            <w:del w:id="939" w:author="Dylan CHEN" w:date="2026-08-28T21:53:00Z" w16du:dateUtc="2026-08-28T13:53:00Z">
              <w:rPr>
                <w:rFonts w:ascii="Cambria Math" w:hAnsi="Cambria Math"/>
              </w:rPr>
              <m:t>)+γ</m:t>
            </w:del>
          </m:r>
          <m:sSub>
            <m:sSubPr>
              <m:ctrlPr>
                <w:del w:id="940" w:author="Dylan CHEN" w:date="2026-08-28T21:53:00Z" w16du:dateUtc="2026-08-28T13:53:00Z">
                  <w:rPr>
                    <w:rFonts w:ascii="Cambria Math" w:hAnsi="Cambria Math"/>
                  </w:rPr>
                </w:del>
              </m:ctrlPr>
            </m:sSubPr>
            <m:e>
              <m:r>
                <w:del w:id="941" w:author="Dylan CHEN" w:date="2026-08-28T21:53:00Z" w16du:dateUtc="2026-08-28T13:53:00Z">
                  <w:rPr>
                    <w:rFonts w:ascii="Cambria Math" w:hAnsi="Cambria Math"/>
                  </w:rPr>
                  <m:t>X</m:t>
                </w:del>
              </m:r>
            </m:e>
            <m:sub>
              <m:r>
                <w:del w:id="942" w:author="Dylan CHEN" w:date="2026-08-28T21:53:00Z" w16du:dateUtc="2026-08-28T13:53:00Z">
                  <w:rPr>
                    <w:rFonts w:ascii="Cambria Math" w:hAnsi="Cambria Math"/>
                  </w:rPr>
                  <m:t>i</m:t>
                </w:del>
              </m:r>
            </m:sub>
          </m:sSub>
          <m:r>
            <w:del w:id="943" w:author="Dylan CHEN" w:date="2026-08-28T21:53:00Z" w16du:dateUtc="2026-08-28T13:53:00Z">
              <w:rPr>
                <w:rFonts w:ascii="Cambria Math" w:hAnsi="Cambria Math"/>
              </w:rPr>
              <m:t>+</m:t>
            </w:del>
          </m:r>
          <m:sSub>
            <m:sSubPr>
              <m:ctrlPr>
                <w:del w:id="944" w:author="Dylan CHEN" w:date="2026-08-28T21:53:00Z" w16du:dateUtc="2026-08-28T13:53:00Z">
                  <w:rPr>
                    <w:rFonts w:ascii="Cambria Math" w:hAnsi="Cambria Math"/>
                  </w:rPr>
                </w:del>
              </m:ctrlPr>
            </m:sSubPr>
            <m:e>
              <m:r>
                <w:del w:id="945" w:author="Dylan CHEN" w:date="2026-08-28T21:53:00Z" w16du:dateUtc="2026-08-28T13:53:00Z">
                  <w:rPr>
                    <w:rFonts w:ascii="Cambria Math" w:hAnsi="Cambria Math"/>
                  </w:rPr>
                  <m:t>δ</m:t>
                </w:del>
              </m:r>
            </m:e>
            <m:sub>
              <m:r>
                <w:del w:id="946" w:author="Dylan CHEN" w:date="2026-08-28T21:53:00Z" w16du:dateUtc="2026-08-28T13:53:00Z">
                  <w:rPr>
                    <w:rFonts w:ascii="Cambria Math" w:hAnsi="Cambria Math"/>
                  </w:rPr>
                  <m:t>t</m:t>
                </w:del>
              </m:r>
            </m:sub>
          </m:sSub>
          <m:r>
            <w:del w:id="947" w:author="Dylan CHEN" w:date="2026-08-28T21:53:00Z" w16du:dateUtc="2026-08-28T13:53:00Z">
              <w:rPr>
                <w:rFonts w:ascii="Cambria Math" w:hAnsi="Cambria Math"/>
              </w:rPr>
              <m:t>+</m:t>
            </w:del>
          </m:r>
          <m:sSub>
            <m:sSubPr>
              <m:ctrlPr>
                <w:del w:id="948" w:author="Dylan CHEN" w:date="2026-08-28T21:53:00Z" w16du:dateUtc="2026-08-28T13:53:00Z">
                  <w:rPr>
                    <w:rFonts w:ascii="Cambria Math" w:hAnsi="Cambria Math"/>
                  </w:rPr>
                </w:del>
              </m:ctrlPr>
            </m:sSubPr>
            <m:e>
              <m:r>
                <w:del w:id="949" w:author="Dylan CHEN" w:date="2026-08-28T21:53:00Z" w16du:dateUtc="2026-08-28T13:53:00Z">
                  <w:rPr>
                    <w:rFonts w:ascii="Cambria Math" w:hAnsi="Cambria Math"/>
                  </w:rPr>
                  <m:t>ε</m:t>
                </w:del>
              </m:r>
            </m:e>
            <m:sub>
              <m:r>
                <w:del w:id="950"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951" w:author="Dylan CHEN" w:date="2026-08-28T21:53:00Z" w16du:dateUtc="2026-08-28T13:53:00Z"/>
        </w:rPr>
        <w:pPrChange w:id="952" w:author="Dylan CHEN" w:date="2026-08-28T21:53:00Z" w16du:dateUtc="2026-08-28T13:53:00Z">
          <w:pPr>
            <w:pStyle w:val="Paragraph0"/>
          </w:pPr>
        </w:pPrChange>
      </w:pPr>
      <w:del w:id="953"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954" w:author="Dylan CHEN" w:date="2026-08-28T21:53:00Z" w16du:dateUtc="2026-08-28T13:53:00Z">
                <w:rPr>
                  <w:rFonts w:ascii="Cambria Math" w:hAnsi="Cambria Math"/>
                </w:rPr>
              </w:del>
            </m:ctrlPr>
          </m:sSubPr>
          <m:e>
            <m:r>
              <w:del w:id="955" w:author="Dylan CHEN" w:date="2026-08-28T21:53:00Z" w16du:dateUtc="2026-08-28T13:53:00Z">
                <w:rPr>
                  <w:rFonts w:ascii="Cambria Math" w:hAnsi="Cambria Math"/>
                </w:rPr>
                <m:t>Y</m:t>
              </w:del>
            </m:r>
          </m:e>
          <m:sub>
            <m:r>
              <w:del w:id="956" w:author="Dylan CHEN" w:date="2026-08-28T21:53:00Z" w16du:dateUtc="2026-08-28T13:53:00Z">
                <w:rPr>
                  <w:rFonts w:ascii="Cambria Math" w:hAnsi="Cambria Math"/>
                </w:rPr>
                <m:t>i</m:t>
              </w:del>
            </m:r>
          </m:sub>
        </m:sSub>
      </m:oMath>
      <w:del w:id="957" w:author="Dylan CHEN" w:date="2026-08-28T21:53:00Z" w16du:dateUtc="2026-08-28T13:53:00Z">
        <w:r w:rsidR="0039081F" w:rsidRPr="00015210" w:rsidDel="0045239F">
          <w:delText xml:space="preserve"> is one of our two outcomes: the logarithm of the number of human answers received by question </w:delText>
        </w:r>
      </w:del>
      <m:oMath>
        <m:r>
          <w:del w:id="958" w:author="Dylan CHEN" w:date="2026-08-28T21:53:00Z" w16du:dateUtc="2026-08-28T13:53:00Z">
            <w:rPr>
              <w:rFonts w:ascii="Cambria Math" w:hAnsi="Cambria Math"/>
            </w:rPr>
            <m:t>i</m:t>
          </w:del>
        </m:r>
      </m:oMath>
      <w:del w:id="959"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960" w:author="Dylan CHEN" w:date="2026-08-28T21:53:00Z" w16du:dateUtc="2026-08-28T13:53:00Z">
                <w:rPr>
                  <w:rFonts w:ascii="Cambria Math" w:hAnsi="Cambria Math"/>
                </w:rPr>
              </w:del>
            </m:ctrlPr>
          </m:sSubPr>
          <m:e>
            <m:r>
              <w:del w:id="961" w:author="Dylan CHEN" w:date="2026-08-28T21:53:00Z" w16du:dateUtc="2026-08-28T13:53:00Z">
                <w:rPr>
                  <w:rFonts w:ascii="Cambria Math" w:hAnsi="Cambria Math"/>
                </w:rPr>
                <m:t>δ</m:t>
              </w:del>
            </m:r>
          </m:e>
          <m:sub>
            <m:r>
              <w:del w:id="962" w:author="Dylan CHEN" w:date="2026-08-28T21:53:00Z" w16du:dateUtc="2026-08-28T13:53:00Z">
                <w:rPr>
                  <w:rFonts w:ascii="Cambria Math" w:hAnsi="Cambria Math"/>
                </w:rPr>
                <m:t>t</m:t>
              </w:del>
            </m:r>
          </m:sub>
        </m:sSub>
      </m:oMath>
      <w:del w:id="963"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964"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lastRenderedPageBreak/>
        <w:t>Results</w:t>
      </w:r>
    </w:p>
    <w:p w14:paraId="0C875BF5" w14:textId="09F66254" w:rsidR="0014752F" w:rsidRPr="00015210" w:rsidRDefault="00B51AB5" w:rsidP="0049010E">
      <w:pPr>
        <w:pStyle w:val="Heading2"/>
      </w:pPr>
      <w:bookmarkStart w:id="965" w:name="OLE_LINK18"/>
      <w:r w:rsidRPr="00015210">
        <w:t>How the Effect on Answer Supply Varies with the AI Answer</w:t>
      </w:r>
    </w:p>
    <w:p w14:paraId="56ED8B1F" w14:textId="77777777" w:rsidR="001C3581" w:rsidRPr="00D2526D" w:rsidRDefault="001C3581" w:rsidP="00D2526D">
      <w:pPr>
        <w:pStyle w:val="Paragraph0"/>
      </w:pPr>
      <w:bookmarkStart w:id="966"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967"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968"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5456DF9"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ins w:id="969" w:author="Dylan CHEN" w:date="2026-08-27T15:10:00Z" w16du:dateUtc="2026-08-27T07:10:00Z">
        <w:r w:rsidR="001165F9" w:rsidRPr="001165F9">
          <w:t xml:space="preserve">because the LLM </w:t>
        </w:r>
        <w:r w:rsidR="001165F9">
          <w:rPr>
            <w:rFonts w:hint="eastAsia"/>
          </w:rPr>
          <w:t>decline</w:t>
        </w:r>
      </w:ins>
      <w:ins w:id="970" w:author="Dylan CHEN" w:date="2026-08-27T15:11:00Z" w16du:dateUtc="2026-08-27T07:11:00Z">
        <w:r w:rsidR="001165F9">
          <w:rPr>
            <w:rFonts w:hint="eastAsia"/>
          </w:rPr>
          <w:t>d</w:t>
        </w:r>
      </w:ins>
      <w:ins w:id="971" w:author="Dylan CHEN" w:date="2026-08-27T15:10:00Z" w16du:dateUtc="2026-08-27T07:10:00Z">
        <w:r w:rsidR="001165F9">
          <w:rPr>
            <w:rFonts w:hint="eastAsia"/>
          </w:rPr>
          <w:t xml:space="preserve"> to provide the assessment </w:t>
        </w:r>
      </w:ins>
      <w:ins w:id="972" w:author="Dylan CHEN" w:date="2026-08-27T15:11:00Z" w16du:dateUtc="2026-08-27T07:11:00Z">
        <w:r w:rsidR="001165F9">
          <w:rPr>
            <w:rFonts w:hint="eastAsia"/>
          </w:rPr>
          <w:t xml:space="preserve">for </w:t>
        </w:r>
      </w:ins>
      <w:ins w:id="973" w:author="Prof. LIU Ben" w:date="2026-08-29T23:52:00Z" w16du:dateUtc="2026-08-29T15:52:00Z">
        <w:r w:rsidR="007E3103">
          <w:t>one</w:t>
        </w:r>
      </w:ins>
      <w:ins w:id="974" w:author="Dylan CHEN" w:date="2026-08-27T15:11:00Z" w16du:dateUtc="2026-08-27T07:11:00Z">
        <w:del w:id="975" w:author="Prof. LIU Ben" w:date="2026-08-29T23:52:00Z" w16du:dateUtc="2026-08-29T15:52:00Z">
          <w:r w:rsidR="001165F9" w:rsidDel="007E3103">
            <w:rPr>
              <w:rFonts w:hint="eastAsia"/>
            </w:rPr>
            <w:delText>a</w:delText>
          </w:r>
        </w:del>
      </w:ins>
      <w:ins w:id="976" w:author="Dylan CHEN" w:date="2026-08-27T15:10:00Z" w16du:dateUtc="2026-08-27T07:10:00Z">
        <w:del w:id="977" w:author="Prof. LIU Ben" w:date="2026-08-29T23:52:00Z" w16du:dateUtc="2026-08-29T15:52:00Z">
          <w:r w:rsidR="001165F9" w:rsidDel="007E3103">
            <w:rPr>
              <w:rFonts w:hint="eastAsia"/>
            </w:rPr>
            <w:delText xml:space="preserve"> specific</w:delText>
          </w:r>
        </w:del>
      </w:ins>
      <w:ins w:id="978" w:author="Dylan CHEN" w:date="2026-08-27T15:11:00Z" w16du:dateUtc="2026-08-27T07:11:00Z">
        <w:r w:rsidR="001165F9">
          <w:rPr>
            <w:rFonts w:hint="eastAsia"/>
          </w:rPr>
          <w:t xml:space="preserve"> AI</w:t>
        </w:r>
      </w:ins>
      <w:ins w:id="979" w:author="Dylan CHEN" w:date="2026-08-27T15:10:00Z" w16du:dateUtc="2026-08-27T07:10:00Z">
        <w:r w:rsidR="001165F9">
          <w:rPr>
            <w:rFonts w:hint="eastAsia"/>
          </w:rPr>
          <w:t xml:space="preserve"> </w:t>
        </w:r>
      </w:ins>
      <w:ins w:id="980" w:author="Dylan CHEN" w:date="2026-08-27T15:11:00Z" w16du:dateUtc="2026-08-27T07:11:00Z">
        <w:r w:rsidR="001165F9">
          <w:rPr>
            <w:rFonts w:hint="eastAsia"/>
          </w:rPr>
          <w:t>answer</w:t>
        </w:r>
      </w:ins>
      <w:ins w:id="981" w:author="Dylan CHEN" w:date="2026-08-27T15:10:00Z" w16du:dateUtc="2026-08-27T07:10:00Z">
        <w:r w:rsidR="001165F9">
          <w:rPr>
            <w:rFonts w:hint="eastAsia"/>
          </w:rPr>
          <w:t>.</w:t>
        </w:r>
        <w:r w:rsidR="001165F9" w:rsidRPr="001165F9" w:rsidDel="001165F9">
          <w:t xml:space="preserve"> </w:t>
        </w:r>
      </w:ins>
      <w:del w:id="982" w:author="Dylan CHEN" w:date="2026-08-27T15:10:00Z" w16du:dateUtc="2026-08-27T07:10:00Z">
        <w:r w:rsidRPr="00015210" w:rsidDel="001165F9">
          <w:delText xml:space="preserve">because computing answer quality is not possible for a small number of questions affected by connection issues. </w:delText>
        </w:r>
      </w:del>
      <w:del w:id="983"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984" w:author="Dylan CHEN" w:date="2026-08-27T15:09:00Z" w16du:dateUtc="2026-08-27T07:09:00Z">
        <w:r w:rsidR="001165F9" w:rsidRPr="001165F9">
          <w:t xml:space="preserve">Columns 3 and 4 </w:t>
        </w:r>
      </w:ins>
      <w:ins w:id="985" w:author="Dylan CHEN" w:date="2026-08-27T15:12:00Z" w16du:dateUtc="2026-08-27T07:12:00Z">
        <w:r w:rsidR="001165F9" w:rsidRPr="001165F9">
          <w:t xml:space="preserve">are estimated on questions with a first human answer </w:t>
        </w:r>
      </w:ins>
      <w:ins w:id="986"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w:t>
      </w:r>
      <w:r w:rsidRPr="00015210">
        <w:lastRenderedPageBreak/>
        <w:t>indistinguishable from zero (0.004,</w:t>
      </w:r>
      <w:ins w:id="987" w:author="Dylan CHEN" w:date="2026-08-27T16:30:00Z" w16du:dateUtc="2026-08-27T08:30:00Z">
        <w:r w:rsidR="00437BA6">
          <w:rPr>
            <w:rFonts w:hint="eastAsia"/>
          </w:rPr>
          <w:t xml:space="preserve"> p = 0.391</w:t>
        </w:r>
      </w:ins>
      <w:del w:id="988"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029B4D31" w:rsidR="00B51AB5" w:rsidRPr="00015210" w:rsidDel="007E3103" w:rsidRDefault="00B51AB5" w:rsidP="00B51AB5">
      <w:pPr>
        <w:pStyle w:val="Paragraph0"/>
        <w:rPr>
          <w:del w:id="989" w:author="Prof. LIU Ben" w:date="2026-08-29T23:54:00Z" w16du:dateUtc="2026-08-29T15:54:00Z"/>
        </w:rPr>
      </w:pPr>
      <w:del w:id="990" w:author="Prof. LIU Ben" w:date="2026-08-29T23:54:00Z" w16du:dateUtc="2026-08-29T15:54:00Z">
        <w:r w:rsidRPr="00015210" w:rsidDel="007E3103">
          <w:rPr>
            <w:rFonts w:eastAsia="Times New Roman"/>
            <w:color w:val="000000"/>
            <w:szCs w:val="24"/>
          </w:rPr>
          <w:delText xml:space="preserve">Together the three coefficients describe </w:delText>
        </w:r>
        <w:r w:rsidR="00745A6A" w:rsidDel="007E3103">
          <w:rPr>
            <w:rFonts w:eastAsia="Times New Roman"/>
            <w:color w:val="000000"/>
            <w:szCs w:val="24"/>
          </w:rPr>
          <w:delText>that</w:delText>
        </w:r>
        <w:r w:rsidRPr="00015210" w:rsidDel="007E3103">
          <w:rPr>
            <w:rFonts w:eastAsia="Times New Roman"/>
            <w:color w:val="000000"/>
            <w:szCs w:val="24"/>
          </w:rPr>
          <w:delText xml:space="preserve"> having an AI answer under the question draws human contribution</w:delText>
        </w:r>
        <w:r w:rsidR="00745A6A" w:rsidRPr="00745A6A" w:rsidDel="007E3103">
          <w:rPr>
            <w:rFonts w:eastAsia="Times New Roman"/>
            <w:color w:val="000000"/>
            <w:szCs w:val="24"/>
          </w:rPr>
          <w:delText xml:space="preserve"> </w:delText>
        </w:r>
        <w:r w:rsidR="00745A6A" w:rsidDel="007E3103">
          <w:rPr>
            <w:rFonts w:eastAsia="Times New Roman"/>
            <w:color w:val="000000"/>
            <w:szCs w:val="24"/>
          </w:rPr>
          <w:delText>w</w:delText>
        </w:r>
        <w:r w:rsidR="00745A6A" w:rsidRPr="00015210" w:rsidDel="007E3103">
          <w:rPr>
            <w:rFonts w:eastAsia="Times New Roman"/>
            <w:color w:val="000000"/>
            <w:szCs w:val="24"/>
          </w:rPr>
          <w:delText>here the AI answer’s content is thin</w:delText>
        </w:r>
        <w:r w:rsidR="00745A6A" w:rsidDel="007E3103">
          <w:rPr>
            <w:rFonts w:eastAsia="Times New Roman"/>
            <w:color w:val="000000"/>
            <w:szCs w:val="24"/>
          </w:rPr>
          <w:delText>.</w:delText>
        </w:r>
        <w:r w:rsidRPr="00015210" w:rsidDel="007E3103">
          <w:rPr>
            <w:rFonts w:eastAsia="Times New Roman"/>
            <w:color w:val="000000"/>
            <w:szCs w:val="24"/>
          </w:rPr>
          <w:delText xml:space="preserve"> </w:delText>
        </w:r>
        <w:r w:rsidR="00745A6A" w:rsidDel="007E3103">
          <w:rPr>
            <w:rFonts w:eastAsia="Times New Roman"/>
            <w:color w:val="000000"/>
            <w:szCs w:val="24"/>
          </w:rPr>
          <w:delText>A</w:delText>
        </w:r>
        <w:r w:rsidRPr="00015210" w:rsidDel="007E3103">
          <w:rPr>
            <w:rFonts w:eastAsia="Times New Roman"/>
            <w:color w:val="000000"/>
            <w:szCs w:val="24"/>
          </w:rPr>
          <w:delText>s content thickens, the draw weakens.</w:delText>
        </w:r>
      </w:del>
    </w:p>
    <w:bookmarkEnd w:id="965"/>
    <w:p w14:paraId="2100D34E" w14:textId="716C989A" w:rsidR="00B51AB5" w:rsidRPr="00015210" w:rsidRDefault="00B51AB5" w:rsidP="0049010E">
      <w:pPr>
        <w:pStyle w:val="Heading2"/>
      </w:pPr>
      <w:r w:rsidRPr="00015210">
        <w:t>How the Effect on Answer Quality Varies with the AI Answer</w:t>
      </w:r>
    </w:p>
    <w:p w14:paraId="3F6CA7BF" w14:textId="683FEAC3" w:rsidR="00B51AB5" w:rsidRPr="00015210" w:rsidRDefault="00B51AB5" w:rsidP="00B76B85">
      <w:pPr>
        <w:pStyle w:val="Paragraph0"/>
      </w:pPr>
      <w:r w:rsidRPr="00015210">
        <w:t xml:space="preserve">Columns 3 and 4 </w:t>
      </w:r>
      <w:r w:rsidR="00745A6A">
        <w:t xml:space="preserve">of Table 3 </w:t>
      </w:r>
      <w:ins w:id="991" w:author="Prof. LIU Ben" w:date="2026-08-29T23:54:00Z" w16du:dateUtc="2026-08-29T15:54:00Z">
        <w:r w:rsidR="007E3103">
          <w:t>examine</w:t>
        </w:r>
        <w:del w:id="992" w:author="Dylan CHEN" w:date="2026-08-30T00:11:00Z" w16du:dateUtc="2026-08-29T16:11:00Z">
          <w:r w:rsidR="007E3103" w:rsidDel="00E61B0A">
            <w:delText>s</w:delText>
          </w:r>
        </w:del>
      </w:ins>
      <w:del w:id="993" w:author="Prof. LIU Ben" w:date="2026-08-29T23:54:00Z" w16du:dateUtc="2026-08-29T15:54:00Z">
        <w:r w:rsidRPr="00015210" w:rsidDel="007E3103">
          <w:delText>study</w:delText>
        </w:r>
      </w:del>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994" w:author="Dylan CHEN" w:date="2026-08-27T16:30:00Z" w16du:dateUtc="2026-08-27T08:30:00Z">
        <w:r w:rsidR="00437BA6">
          <w:rPr>
            <w:rFonts w:hint="eastAsia"/>
          </w:rPr>
          <w:t>p = 0.381</w:t>
        </w:r>
      </w:ins>
      <w:del w:id="995" w:author="Dylan CHEN" w:date="2026-08-27T16:30:00Z" w16du:dateUtc="2026-08-27T08:30:00Z">
        <w:r w:rsidR="002B3B5F" w:rsidRPr="00015210" w:rsidDel="00437BA6">
          <w:delText>s.e. 0.083</w:delText>
        </w:r>
      </w:del>
      <w:r w:rsidR="002B3B5F" w:rsidRPr="00015210">
        <w:t>), and we proceed to examine how this average effect is composed through the AI content profile in Column 4.</w:t>
      </w:r>
    </w:p>
    <w:p w14:paraId="5302207B" w14:textId="7B06D217"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996" w:author="Dylan CHEN" w:date="2026-08-27T16:31:00Z" w16du:dateUtc="2026-08-27T08:31:00Z">
        <w:r w:rsidR="00437BA6">
          <w:rPr>
            <w:rFonts w:eastAsia="Times New Roman" w:hint="eastAsia"/>
            <w:color w:val="000000"/>
            <w:szCs w:val="24"/>
          </w:rPr>
          <w:t xml:space="preserve"> p = 0.495</w:t>
        </w:r>
      </w:ins>
      <w:del w:id="997"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w:t>
      </w:r>
      <w:ins w:id="998" w:author="Prof. LIU Ben" w:date="2026-08-29T23:54:00Z" w16du:dateUtc="2026-08-29T15:54:00Z">
        <w:r w:rsidR="007E3103">
          <w:rPr>
            <w:rFonts w:eastAsia="Times New Roman"/>
            <w:color w:val="000000"/>
            <w:szCs w:val="24"/>
          </w:rPr>
          <w:t xml:space="preserve">. </w:t>
        </w:r>
      </w:ins>
      <w:del w:id="999" w:author="Prof. LIU Ben" w:date="2026-08-29T23:54:00Z" w16du:dateUtc="2026-08-29T15:54:00Z">
        <w:r w:rsidR="001C3581" w:rsidRPr="001C3581" w:rsidDel="007E3103">
          <w:rPr>
            <w:rFonts w:eastAsia="Times New Roman"/>
            <w:color w:val="000000"/>
            <w:szCs w:val="24"/>
          </w:rPr>
          <w:delText xml:space="preserve">: </w:delText>
        </w:r>
      </w:del>
      <w:ins w:id="1000" w:author="Prof. LIU Ben" w:date="2026-08-29T23:54:00Z" w16du:dateUtc="2026-08-29T15:54:00Z">
        <w:r w:rsidR="007E3103">
          <w:rPr>
            <w:rFonts w:eastAsia="Times New Roman"/>
            <w:color w:val="000000"/>
            <w:szCs w:val="24"/>
          </w:rPr>
          <w:t>O</w:t>
        </w:r>
      </w:ins>
      <w:del w:id="1001" w:author="Prof. LIU Ben" w:date="2026-08-29T23:54:00Z" w16du:dateUtc="2026-08-29T15:54:00Z">
        <w:r w:rsidR="001C3581" w:rsidRPr="001C3581" w:rsidDel="007E3103">
          <w:rPr>
            <w:rFonts w:eastAsia="Times New Roman"/>
            <w:color w:val="000000"/>
            <w:szCs w:val="24"/>
          </w:rPr>
          <w:delText>o</w:delText>
        </w:r>
      </w:del>
      <w:r w:rsidR="001C3581" w:rsidRPr="001C3581">
        <w:rPr>
          <w:rFonts w:eastAsia="Times New Roman"/>
          <w:color w:val="000000"/>
          <w:szCs w:val="24"/>
        </w:rPr>
        <w:t xml:space="preserve">nce a contributor has committed to answering and engages with the content, </w:t>
      </w:r>
      <w:ins w:id="1002" w:author="Prof. LIU Ben" w:date="2026-08-29T23:55:00Z" w16du:dateUtc="2026-08-29T15:55:00Z">
        <w:r w:rsidR="007E3103">
          <w:rPr>
            <w:rFonts w:eastAsia="Times New Roman"/>
            <w:color w:val="000000"/>
            <w:szCs w:val="24"/>
          </w:rPr>
          <w:t>their answer</w:t>
        </w:r>
      </w:ins>
      <w:del w:id="1003" w:author="Prof. LIU Ben" w:date="2026-08-29T23:55:00Z" w16du:dateUtc="2026-08-29T15:55:00Z">
        <w:r w:rsidR="001C3581" w:rsidRPr="001C3581" w:rsidDel="007E3103">
          <w:rPr>
            <w:rFonts w:eastAsia="Times New Roman"/>
            <w:color w:val="000000"/>
            <w:szCs w:val="24"/>
          </w:rPr>
          <w:delText>effort</w:delText>
        </w:r>
      </w:del>
      <w:r w:rsidR="001C3581" w:rsidRPr="001C3581">
        <w:rPr>
          <w:rFonts w:eastAsia="Times New Roman"/>
          <w:color w:val="000000"/>
          <w:szCs w:val="24"/>
        </w:rPr>
        <w:t xml:space="preserve"> is calibrated to the </w:t>
      </w:r>
      <w:ins w:id="1004" w:author="Prof. LIU Ben" w:date="2026-08-29T23:55:00Z" w16du:dateUtc="2026-08-29T15:55:00Z">
        <w:r w:rsidR="007E3103">
          <w:rPr>
            <w:rFonts w:eastAsia="Times New Roman"/>
            <w:color w:val="000000"/>
            <w:szCs w:val="24"/>
          </w:rPr>
          <w:t>quality of the AI answer</w:t>
        </w:r>
      </w:ins>
      <w:del w:id="1005" w:author="Prof. LIU Ben" w:date="2026-08-29T23:55:00Z" w16du:dateUtc="2026-08-29T15:55:00Z">
        <w:r w:rsidR="001C3581" w:rsidRPr="001C3581" w:rsidDel="007E3103">
          <w:rPr>
            <w:rFonts w:eastAsia="Times New Roman"/>
            <w:color w:val="000000"/>
            <w:szCs w:val="24"/>
          </w:rPr>
          <w:delText>demonstrated standard</w:delText>
        </w:r>
      </w:del>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del w:id="1006" w:author="Prof. LIU Ben" w:date="2026-08-29T23:56:00Z" w16du:dateUtc="2026-08-29T15:56:00Z">
        <w:r w:rsidR="001C3581" w:rsidRPr="001C3581" w:rsidDel="007E3103">
          <w:rPr>
            <w:rFonts w:eastAsia="Times New Roman"/>
            <w:color w:val="000000"/>
            <w:szCs w:val="24"/>
          </w:rPr>
          <w:delText>. H4 is supported</w:delText>
        </w:r>
      </w:del>
      <w:r w:rsidR="001C3581" w:rsidRPr="001C3581">
        <w:rPr>
          <w:rFonts w:eastAsia="Times New Roman"/>
          <w:color w:val="000000"/>
          <w:szCs w:val="24"/>
        </w:rPr>
        <w:t>.</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1007" w:author="Dylan CHEN" w:date="2026-08-27T16:31:00Z" w16du:dateUtc="2026-08-27T08:31:00Z">
        <w:r w:rsidR="00437BA6">
          <w:rPr>
            <w:rFonts w:hint="eastAsia"/>
          </w:rPr>
          <w:t xml:space="preserve"> p = 0.054</w:t>
        </w:r>
      </w:ins>
      <w:del w:id="1008"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62A0177" w:rsidR="002F3285" w:rsidRDefault="00B51AB5" w:rsidP="002F3285">
      <w:pPr>
        <w:pStyle w:val="Paragraph0"/>
        <w:rPr>
          <w:ins w:id="1009" w:author="Prof. LIU Ben" w:date="2026-08-29T23:59:00Z" w16du:dateUtc="2026-08-29T15:59:00Z"/>
        </w:rPr>
      </w:pPr>
      <w:bookmarkStart w:id="1010"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ins w:id="1011" w:author="Prof. LIU Ben" w:date="2026-08-30T00:00:00Z" w16du:dateUtc="2026-08-29T16:00:00Z">
        <w:r w:rsidR="00472D08" w:rsidRPr="00325599">
          <w:t xml:space="preserve">The interaction between the AI indicator and AI answer quality is positive and significant (0.114, p &lt; 0.01): the higher the quality of the AI answer, the higher the quality of the human answer that follows. This is consistent with our account, in which a stronger </w:t>
        </w:r>
        <w:r w:rsidR="00472D08" w:rsidRPr="00325599">
          <w:lastRenderedPageBreak/>
          <w:t>AI answer gives the contributor a better foundation to build on and raises the quality of the resulting human answer. H6 is therefore supported.</w:t>
        </w:r>
      </w:ins>
      <w:del w:id="1012" w:author="Prof. LIU Ben" w:date="2026-08-30T00:00:00Z" w16du:dateUtc="2026-08-29T16:00:00Z">
        <w:r w:rsidRPr="00015210" w:rsidDel="00472D08">
          <w:delText>The interaction between the AI indicator and AI answer quality is positive and significant (0.</w:delText>
        </w:r>
        <w:r w:rsidR="000D48EE" w:rsidRPr="00015210" w:rsidDel="00472D08">
          <w:delText>114</w:delText>
        </w:r>
        <w:r w:rsidRPr="00015210" w:rsidDel="00472D08">
          <w:delText>, p &lt; 0.0</w:delText>
        </w:r>
        <w:r w:rsidR="000D48EE" w:rsidRPr="00015210" w:rsidDel="00472D08">
          <w:delText>1</w:delText>
        </w:r>
        <w:r w:rsidRPr="00015210" w:rsidDel="00472D08">
          <w:delText xml:space="preserve">). The better the AI answer, the higher the quality of the human answer that follows it. </w:delText>
        </w:r>
        <w:r w:rsidR="002F3285" w:rsidRPr="00015210" w:rsidDel="00472D08">
          <w:delText xml:space="preserve">This is consistent with our </w:delText>
        </w:r>
        <w:r w:rsidR="001C3581" w:rsidDel="00472D08">
          <w:rPr>
            <w:rFonts w:hint="eastAsia"/>
          </w:rPr>
          <w:delText>account</w:delText>
        </w:r>
        <w:r w:rsidR="002F3285" w:rsidRPr="00015210" w:rsidDel="00472D08">
          <w:delText xml:space="preserve">: </w:delText>
        </w:r>
      </w:del>
      <w:del w:id="1013" w:author="Prof. LIU Ben" w:date="2026-08-29T23:57:00Z" w16du:dateUtc="2026-08-29T15:57:00Z">
        <w:r w:rsidR="002F3285" w:rsidRPr="00015210" w:rsidDel="00472D08">
          <w:delText xml:space="preserve">when </w:delText>
        </w:r>
        <w:r w:rsidR="001C3581" w:rsidDel="00472D08">
          <w:rPr>
            <w:rFonts w:hint="eastAsia"/>
          </w:rPr>
          <w:delText xml:space="preserve">the </w:delText>
        </w:r>
        <w:r w:rsidR="002F3285" w:rsidRPr="00015210" w:rsidDel="007E3103">
          <w:delText>AI sets a higher benchmark in the competition</w:delText>
        </w:r>
        <w:r w:rsidR="002F3285" w:rsidRPr="00015210" w:rsidDel="00472D08">
          <w:delText>, human contributors respond with higher quality answers</w:delText>
        </w:r>
      </w:del>
      <w:del w:id="1014" w:author="Prof. LIU Ben" w:date="2026-08-30T00:00:00Z" w16du:dateUtc="2026-08-29T16:00:00Z">
        <w:r w:rsidR="002F3285" w:rsidRPr="00015210" w:rsidDel="00472D08">
          <w:delText xml:space="preserve">. </w:delText>
        </w:r>
        <w:r w:rsidRPr="00015210" w:rsidDel="00472D08">
          <w:delText>H6 is supported.</w:delText>
        </w:r>
      </w:del>
      <w:ins w:id="1015" w:author="Dylan CHEN" w:date="2026-08-29T09:45:00Z" w16du:dateUtc="2026-08-29T01:45:00Z">
        <w:r w:rsidR="000728F4" w:rsidRPr="000728F4">
          <w:t xml:space="preserve"> </w:t>
        </w:r>
      </w:ins>
    </w:p>
    <w:p w14:paraId="1B14E7C3" w14:textId="009245F8" w:rsidR="00472D08" w:rsidRPr="00015210" w:rsidDel="00472D08" w:rsidRDefault="00472D08" w:rsidP="002F3285">
      <w:pPr>
        <w:pStyle w:val="Paragraph0"/>
        <w:rPr>
          <w:del w:id="1016" w:author="Prof. LIU Ben" w:date="2026-08-30T00:00:00Z" w16du:dateUtc="2026-08-29T16:00:00Z"/>
        </w:rPr>
      </w:pPr>
    </w:p>
    <w:bookmarkEnd w:id="1010"/>
    <w:p w14:paraId="7C63F95A" w14:textId="568D8BCC" w:rsidR="001C3581" w:rsidRDefault="002F3285" w:rsidP="0049010E">
      <w:pPr>
        <w:pStyle w:val="Heading2"/>
        <w:rPr>
          <w:color w:val="000000"/>
          <w:sz w:val="22"/>
        </w:rPr>
      </w:pPr>
      <w:r w:rsidRPr="00015210">
        <w:t>The Pattern as a Whole</w:t>
      </w:r>
    </w:p>
    <w:p w14:paraId="47A650FC" w14:textId="4E638260" w:rsidR="001C3581" w:rsidRPr="00D2526D" w:rsidRDefault="001C3581">
      <w:pPr>
        <w:pStyle w:val="Paragraph0"/>
        <w:pPrChange w:id="1017"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1018" w:author="Dylan CHEN" w:date="2026-08-27T17:10:00Z" w16du:dateUtc="2026-08-27T09:10:00Z">
        <w:r w:rsidR="003F35AE">
          <w:rPr>
            <w:rFonts w:hint="eastAsia"/>
          </w:rPr>
          <w:t>;</w:t>
        </w:r>
      </w:ins>
      <w:del w:id="1019"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1020" w:author="Dylan CHEN" w:date="2026-08-27T17:09:00Z" w16du:dateUtc="2026-08-27T09:09:00Z">
        <w:r w:rsidR="003F35AE">
          <w:rPr>
            <w:rFonts w:hint="eastAsia"/>
          </w:rPr>
          <w:t xml:space="preserve">the </w:t>
        </w:r>
      </w:ins>
      <w:ins w:id="1021" w:author="Prof. LIU Ben" w:date="2026-08-30T00:01:00Z" w16du:dateUtc="2026-08-29T16:01:00Z">
        <w:r w:rsidR="00472D08">
          <w:t>crafting</w:t>
        </w:r>
      </w:ins>
      <w:del w:id="1022" w:author="Prof. LIU Ben" w:date="2026-08-30T00:01:00Z" w16du:dateUtc="2026-08-29T16:01:00Z">
        <w:r w:rsidDel="00472D08">
          <w:rPr>
            <w:rFonts w:hint="eastAsia"/>
          </w:rPr>
          <w:delText>quality</w:delText>
        </w:r>
      </w:del>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63B1EDD" w:rsidR="00276913" w:rsidRDefault="001C3581">
      <w:pPr>
        <w:pStyle w:val="Paragraph0"/>
        <w:pPrChange w:id="1023"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ins w:id="1024" w:author="Prof. LIU Ben" w:date="2026-08-30T00:01:00Z" w16du:dateUtc="2026-08-29T16:01:00Z">
        <w:r w:rsidR="00472D08">
          <w:t xml:space="preserve">the </w:t>
        </w:r>
      </w:ins>
      <w:r w:rsidRPr="00D2526D">
        <w:t xml:space="preserve">entry and </w:t>
      </w:r>
      <w:ins w:id="1025" w:author="Prof. LIU Ben" w:date="2026-08-30T00:01:00Z" w16du:dateUtc="2026-08-29T16:01:00Z">
        <w:r w:rsidR="00472D08">
          <w:t>crafting</w:t>
        </w:r>
      </w:ins>
      <w:del w:id="1026" w:author="Prof. LIU Ben" w:date="2026-08-30T00:01:00Z" w16du:dateUtc="2026-08-29T16:01:00Z">
        <w:r w:rsidDel="00472D08">
          <w:rPr>
            <w:rFonts w:hint="eastAsia"/>
          </w:rPr>
          <w:delText>quality</w:delText>
        </w:r>
      </w:del>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ins w:id="1027" w:author="Prof. LIU Ben" w:date="2026-08-30T00:02:00Z" w16du:dateUtc="2026-08-29T16:02:00Z">
        <w:r w:rsidR="00472D08">
          <w:t xml:space="preserve">the </w:t>
        </w:r>
      </w:ins>
      <w:r w:rsidRPr="00D2526D">
        <w:t>quality</w:t>
      </w:r>
      <w:ins w:id="1028" w:author="Prof. LIU Ben" w:date="2026-08-30T00:02:00Z" w16du:dateUtc="2026-08-29T16:02:00Z">
        <w:r w:rsidR="00472D08">
          <w:t xml:space="preserve"> of the AI answer</w:t>
        </w:r>
      </w:ins>
      <w:r w:rsidRPr="00D2526D">
        <w:t xml:space="preserve"> shapes </w:t>
      </w:r>
      <w:del w:id="1029" w:author="Prof. LIU Ben" w:date="2026-08-30T00:02:00Z" w16du:dateUtc="2026-08-29T16:02:00Z">
        <w:r w:rsidRPr="00D2526D" w:rsidDel="00472D08">
          <w:delText>how much effort an answerer invests</w:delText>
        </w:r>
      </w:del>
      <w:ins w:id="1030" w:author="Prof. LIU Ben" w:date="2026-08-30T00:02:00Z" w16du:dateUtc="2026-08-29T16:02:00Z">
        <w:r w:rsidR="00472D08">
          <w:t>the human answer</w:t>
        </w:r>
      </w:ins>
      <w:r w:rsidRPr="00D2526D">
        <w:t xml:space="preserve"> (H6).</w:t>
      </w:r>
    </w:p>
    <w:p w14:paraId="3F9A4084" w14:textId="419FD474" w:rsidR="001C3581" w:rsidRPr="00D2526D" w:rsidRDefault="001C3581">
      <w:pPr>
        <w:pStyle w:val="Paragraph0"/>
        <w:pPrChange w:id="1031" w:author="Dylan CHEN" w:date="2026-08-27T16:35:00Z" w16du:dateUtc="2026-08-27T08:35:00Z">
          <w:pPr>
            <w:pStyle w:val="Paragraph0"/>
            <w:spacing w:before="100" w:beforeAutospacing="1"/>
          </w:pPr>
        </w:pPrChange>
      </w:pPr>
      <w:r w:rsidRPr="00D2526D">
        <w:t xml:space="preserve">Figure 4 visualizes these two gradients. Panel (a) plots the effect on answer supply as AI answer length varies, and Panel (b) plots the effect on answer quality as AI answer quality varies. In each panel, the horizontal line at zero is the no-AI-answer baseline, the solid segment covers </w:t>
      </w:r>
      <w:r w:rsidRPr="00D2526D">
        <w:lastRenderedPageBreak/>
        <w:t>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1032" w:name="OLE_LINK15"/>
      <w:ins w:id="1033" w:author="Dylan CHEN" w:date="2026-08-27T16:39:00Z" w16du:dateUtc="2026-08-27T08:39:00Z">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ins>
      <w:del w:id="1034"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5"/>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1035" w:author="Dylan CHEN" w:date="2026-08-27T16:36:00Z" w16du:dateUtc="2026-08-27T08:36:00Z">
        <w:r w:rsidRPr="00015210" w:rsidDel="00AA69A0">
          <w:delText xml:space="preserve">the </w:delText>
        </w:r>
      </w:del>
      <w:ins w:id="1036" w:author="Dylan CHEN" w:date="2026-08-27T16:36:00Z" w16du:dateUtc="2026-08-27T08:36:00Z">
        <w:r w:rsidR="00AA69A0">
          <w:rPr>
            <w:rFonts w:hint="eastAsia"/>
          </w:rPr>
          <w:t>the AI answer</w:t>
        </w:r>
        <w:r w:rsidR="00AA69A0">
          <w:t>’</w:t>
        </w:r>
        <w:r w:rsidR="00AA69A0">
          <w:rPr>
            <w:rFonts w:hint="eastAsia"/>
          </w:rPr>
          <w:t>s profile</w:t>
        </w:r>
      </w:ins>
      <w:del w:id="1037"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8745F92" w:rsidR="00276913" w:rsidRPr="00D2526D" w:rsidRDefault="00276913" w:rsidP="00D2526D">
      <w:pPr>
        <w:pStyle w:val="Paragraph0"/>
      </w:pPr>
      <w:r w:rsidRPr="00D2526D">
        <w:t xml:space="preserve">This distinction </w:t>
      </w:r>
      <w:r>
        <w:rPr>
          <w:rFonts w:hint="eastAsia"/>
        </w:rPr>
        <w:t>is import</w:t>
      </w:r>
      <w:del w:id="1038" w:author="Dylan CHEN" w:date="2026-08-27T17:10:00Z" w16du:dateUtc="2026-08-27T09:10:00Z">
        <w:r w:rsidDel="003F35AE">
          <w:rPr>
            <w:rFonts w:hint="eastAsia"/>
          </w:rPr>
          <w:delText>na</w:delText>
        </w:r>
      </w:del>
      <w:ins w:id="1039"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w:t>
      </w:r>
      <w:del w:id="1040" w:author="Prof. LIU Ben" w:date="2026-08-30T00:04:00Z" w16du:dateUtc="2026-08-29T16:04:00Z">
        <w:r w:rsidRPr="00D2526D" w:rsidDel="00472D08">
          <w:delText xml:space="preserve">Much </w:delText>
        </w:r>
      </w:del>
      <w:r w:rsidRPr="00D2526D">
        <w:t xml:space="preserve">AI-generated text </w:t>
      </w:r>
      <w:ins w:id="1041" w:author="Prof. LIU Ben" w:date="2026-08-30T00:04:00Z" w16du:dateUtc="2026-08-29T16:04:00Z">
        <w:r w:rsidR="00472D08">
          <w:t>can be</w:t>
        </w:r>
      </w:ins>
      <w:del w:id="1042" w:author="Prof. LIU Ben" w:date="2026-08-30T00:04:00Z" w16du:dateUtc="2026-08-29T16:04:00Z">
        <w:r w:rsidRPr="00D2526D" w:rsidDel="00472D08">
          <w:delText>is</w:delText>
        </w:r>
      </w:del>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w:t>
      </w:r>
      <w:r w:rsidRPr="00D2526D">
        <w:lastRenderedPageBreak/>
        <w:t>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0C21A457" w:rsidR="00276913" w:rsidRPr="00D2526D" w:rsidDel="00472D08" w:rsidRDefault="00276913" w:rsidP="00D2526D">
      <w:pPr>
        <w:pStyle w:val="Paragraph0"/>
        <w:rPr>
          <w:del w:id="1043" w:author="Prof. LIU Ben" w:date="2026-08-30T00:05:00Z" w16du:dateUtc="2026-08-29T16:05:00Z"/>
        </w:rPr>
      </w:pPr>
      <w:del w:id="1044" w:author="Prof. LIU Ben" w:date="2026-08-30T00:05:00Z" w16du:dateUtc="2026-08-29T16:05:00Z">
        <w:r w:rsidRPr="00D2526D" w:rsidDel="00472D08">
          <w:delText>Finally, a note on how far these results extend. The two slopes describe how contributors respond to features of an AI answer that may change, so a platform considering a different or better internal system can insert that system</w:delText>
        </w:r>
        <w:r w:rsidDel="00472D08">
          <w:delText>’</w:delText>
        </w:r>
        <w:r w:rsidRPr="00D2526D" w:rsidDel="00472D08">
          <w:delTex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delText>
        </w:r>
        <w:r w:rsidDel="00472D08">
          <w:delText>’</w:delText>
        </w:r>
        <w:r w:rsidRPr="00D2526D" w:rsidDel="00472D08">
          <w:delText>s abilities; as those beliefs shift, the label effect should shift with them.</w:delText>
        </w:r>
      </w:del>
    </w:p>
    <w:p w14:paraId="53CBCA04" w14:textId="77777777" w:rsidR="00C816AB" w:rsidRPr="00015210" w:rsidRDefault="00C816AB" w:rsidP="0049010E">
      <w:pPr>
        <w:pStyle w:val="Heading2"/>
        <w:rPr>
          <w:rFonts w:eastAsiaTheme="minorEastAsia"/>
        </w:rPr>
      </w:pPr>
      <w:bookmarkStart w:id="1045" w:name="_Hlk176369668"/>
      <w:bookmarkStart w:id="1046" w:name="OLE_LINK16"/>
      <w:bookmarkEnd w:id="966"/>
      <w:bookmarkEnd w:id="1032"/>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w:t>
      </w:r>
      <w:r w:rsidRPr="00015210">
        <w:rPr>
          <w:color w:val="000000"/>
        </w:rPr>
        <w:lastRenderedPageBreak/>
        <w:t xml:space="preserve">better) under the count models. The interaction with AI answer quality is small and never significant, moving only between 0.003 and 0.010. Adding the questioner random effect in Column </w:t>
      </w:r>
      <w:ins w:id="1047" w:author="Dylan CHEN" w:date="2026-08-27T16:26:00Z" w16du:dateUtc="2026-08-27T08:26:00Z">
        <w:r w:rsidR="00437BA6">
          <w:rPr>
            <w:rFonts w:hint="eastAsia"/>
            <w:color w:val="000000"/>
          </w:rPr>
          <w:t>1</w:t>
        </w:r>
      </w:ins>
      <w:del w:id="1048"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049" w:name="_Ref210225085"/>
      <w:r w:rsidRPr="00015210">
        <w:t xml:space="preserve">Table </w:t>
      </w:r>
      <w:bookmarkEnd w:id="1049"/>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1050"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1051" w:author="Dylan CHEN" w:date="2026-08-27T16:08:00Z" w16du:dateUtc="2026-08-27T08:08:00Z">
              <w:r w:rsidR="002E1246">
                <w:rPr>
                  <w:rFonts w:hint="eastAsia"/>
                  <w:color w:val="000000"/>
                  <w:sz w:val="20"/>
                  <w:szCs w:val="20"/>
                </w:rPr>
                <w:t>Human a</w:t>
              </w:r>
            </w:ins>
            <w:del w:id="1052"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1053"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6DE38197" w:rsidR="00D61EA7" w:rsidRPr="00015210" w:rsidRDefault="00D61EA7" w:rsidP="00D61EA7">
            <w:pPr>
              <w:rPr>
                <w:color w:val="000000"/>
                <w:sz w:val="20"/>
                <w:szCs w:val="20"/>
              </w:rPr>
            </w:pPr>
            <w:r w:rsidRPr="00015210">
              <w:rPr>
                <w:color w:val="000000"/>
                <w:sz w:val="20"/>
                <w:szCs w:val="20"/>
              </w:rPr>
              <w:t>pseudo R</w:t>
            </w:r>
            <w:del w:id="1054" w:author="Prof. LIU Ben" w:date="2026-08-30T00:08:00Z" w16du:dateUtc="2026-08-29T16:08:00Z">
              <w:r w:rsidRPr="00015210" w:rsidDel="0096012F">
                <w:rPr>
                  <w:color w:val="000000"/>
                  <w:sz w:val="20"/>
                  <w:szCs w:val="20"/>
                </w:rPr>
                <w:delText>^</w:delText>
              </w:r>
            </w:del>
            <w:ins w:id="1055" w:author="Prof. LIU Ben" w:date="2026-08-30T00:08:00Z" w16du:dateUtc="2026-08-29T16:08:00Z">
              <w:r w:rsidR="0096012F">
                <w:rPr>
                  <w:rFonts w:hint="eastAsia"/>
                  <w:color w:val="000000"/>
                  <w:sz w:val="20"/>
                  <w:szCs w:val="20"/>
                </w:rPr>
                <w:t>-squared</w:t>
              </w:r>
            </w:ins>
            <w:del w:id="1056" w:author="Prof. LIU Ben" w:date="2026-08-30T00:08:00Z" w16du:dateUtc="2026-08-29T16:08:00Z">
              <w:r w:rsidRPr="00015210" w:rsidDel="0096012F">
                <w:rPr>
                  <w:rFonts w:hint="eastAsia"/>
                  <w:color w:val="000000"/>
                  <w:sz w:val="20"/>
                  <w:szCs w:val="20"/>
                </w:rPr>
                <w:delText>2</w:delText>
              </w:r>
            </w:del>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561DE718"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The interaction between the AI indicator and AI answer quality stays positive and significant in both columns (0.114, p &lt; 0.01)</w:t>
      </w:r>
      <w:del w:id="1057" w:author="Dylan CHEN" w:date="2026-08-30T00:15:00Z" w16du:dateUtc="2026-08-29T16:15:00Z">
        <w:r w:rsidR="00151A30" w:rsidRPr="00015210" w:rsidDel="00E61B0A">
          <w:delText xml:space="preserve">, which matches the </w:delText>
        </w:r>
      </w:del>
      <w:del w:id="1058" w:author="Dylan CHEN" w:date="2026-08-30T00:14:00Z" w16du:dateUtc="2026-08-29T16:14:00Z">
        <w:r w:rsidR="00151A30" w:rsidRPr="00015210" w:rsidDel="00E61B0A">
          <w:rPr>
            <w:rFonts w:hint="eastAsia"/>
          </w:rPr>
          <w:delText xml:space="preserve">benchmark relationship </w:delText>
        </w:r>
      </w:del>
      <w:del w:id="1059" w:author="Dylan CHEN" w:date="2026-08-30T00:15:00Z" w16du:dateUtc="2026-08-29T16:15:00Z">
        <w:r w:rsidR="00151A30" w:rsidRPr="00015210" w:rsidDel="00E61B0A">
          <w:delText>in H6</w:delText>
        </w:r>
      </w:del>
      <w:r w:rsidR="00151A30" w:rsidRPr="00015210">
        <w:t xml:space="preserve">.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060" w:name="OLE_LINK19"/>
      <w:r w:rsidRPr="00015210">
        <w:lastRenderedPageBreak/>
        <w:t xml:space="preserve">Columns </w:t>
      </w:r>
      <w:r w:rsidR="00DF063F">
        <w:t>4</w:t>
      </w:r>
      <w:r w:rsidRPr="00015210">
        <w:t>-</w:t>
      </w:r>
      <w:r w:rsidR="00DF063F">
        <w:t>6</w:t>
      </w:r>
      <w:r w:rsidRPr="00015210">
        <w:t xml:space="preserve"> restrict the sample to </w:t>
      </w:r>
      <w:bookmarkStart w:id="1061" w:name="_Hlk238737395"/>
      <w:r w:rsidRPr="00015210">
        <w:t>questions posted within the first 30, 60, and 90 days after the experiment began</w:t>
      </w:r>
      <w:bookmarkEnd w:id="1061"/>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062" w:name="_Ref210248973"/>
      <w:r w:rsidRPr="00015210">
        <w:t xml:space="preserve">Table </w:t>
      </w:r>
      <w:bookmarkEnd w:id="1062"/>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ins w:id="1063"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ins w:id="1064"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60822EAB"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ins w:id="1065" w:author="Dylan CHEN" w:date="2026-08-27T15:35:00Z" w16du:dateUtc="2026-08-27T07:35:00Z">
        <w:r w:rsidR="007232A8" w:rsidRPr="007232A8">
          <w:t>questions posted within the first 30, 60, and 90 days after the experiment began</w:t>
        </w:r>
      </w:ins>
      <w:del w:id="1066" w:author="Dylan CHEN" w:date="2026-08-27T15:35:00Z" w16du:dateUtc="2026-08-27T07:35:00Z">
        <w:r w:rsidR="00374352" w:rsidRPr="00015210" w:rsidDel="007232A8">
          <w:delText>questions observed for 30, 60, and 90 days</w:delText>
        </w:r>
      </w:del>
      <w:r w:rsidR="00374352" w:rsidRPr="00015210">
        <w:t>.</w:t>
      </w:r>
    </w:p>
    <w:bookmarkEnd w:id="1060"/>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 xml:space="preserve">applies the same subsamples to the quality outcome. The interaction between the AI indicator and AI answer quality is positive in all three subsamples (0.110, 0.106, and 0.149), and its significance rises with the sample size. It is insignificant in the 30-day sample (N = 592), </w:t>
      </w:r>
      <w:r w:rsidRPr="00015210">
        <w:lastRenderedPageBreak/>
        <w:t>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1067"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1068"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6F565BAE"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ins w:id="1069" w:author="Dylan CHEN" w:date="2026-08-30T00:25:00Z" w16du:dateUtc="2026-08-29T16:25:00Z">
        <w:r w:rsidR="00962397">
          <w:rPr>
            <w:rFonts w:hint="eastAsia"/>
          </w:rPr>
          <w:t xml:space="preserve">, </w:t>
        </w:r>
      </w:ins>
      <w:del w:id="1070" w:author="Dylan CHEN" w:date="2026-08-30T00:25:00Z" w16du:dateUtc="2026-08-29T16:25:00Z">
        <w:r w:rsidRPr="00015210" w:rsidDel="00962397">
          <w:delText>—</w:delText>
        </w:r>
      </w:del>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 xml:space="preserve">re-experiment questions have been on the platform longer and have mechanically accumulated more answers over time. Our spillover test addresses this concern through regression controls for a cubic polynomial of question age (to </w:t>
      </w:r>
      <w:r w:rsidRPr="00015210">
        <w:lastRenderedPageBreak/>
        <w:t>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071" w:name="_Ref194764278"/>
      <w:r w:rsidRPr="00015210">
        <w:t xml:space="preserve">Table </w:t>
      </w:r>
      <w:bookmarkEnd w:id="1071"/>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1072"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6AC26728" w:rsidR="00276913" w:rsidRPr="00D2526D" w:rsidRDefault="00276913" w:rsidP="00D2526D">
      <w:pPr>
        <w:pStyle w:val="Paragraph0"/>
      </w:pPr>
      <w:r w:rsidRPr="00D2526D">
        <w:t xml:space="preserve">The platform assigns AI answers to questions at random. </w:t>
      </w:r>
      <w:del w:id="1073" w:author="Dylan CHEN" w:date="2026-08-30T00:26:00Z" w16du:dateUtc="2026-08-29T16:26:00Z">
        <w:r w:rsidRPr="00D2526D" w:rsidDel="00962397">
          <w:delText xml:space="preserve">Our earlier tests are consistent with this, showing no relationship between treatment status and observable question characteristics. </w:delText>
        </w:r>
      </w:del>
      <w:r w:rsidRPr="00D2526D">
        <w:t>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w:t>
      </w:r>
      <w:r w:rsidRPr="00015210">
        <w:lastRenderedPageBreak/>
        <w:t xml:space="preserve">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1074"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075" w:name="_Ref194135100"/>
      <w:bookmarkStart w:id="1076" w:name="_Ref177392144"/>
      <w:r w:rsidRPr="00015210">
        <w:t xml:space="preserve">Table </w:t>
      </w:r>
      <w:bookmarkEnd w:id="1075"/>
      <w:r w:rsidR="00144EC0">
        <w:t>9</w:t>
      </w:r>
      <w:r w:rsidRPr="00015210">
        <w:t xml:space="preserve">. </w:t>
      </w:r>
      <w:bookmarkEnd w:id="1076"/>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1077"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1078">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1079" w:author="Dylan CHEN" w:date="2026-08-27T16:09:00Z" w16du:dateUtc="2026-08-27T08:09:00Z">
            <w:trPr>
              <w:trHeight w:val="270"/>
              <w:jc w:val="center"/>
            </w:trPr>
          </w:trPrChange>
        </w:trPr>
        <w:tc>
          <w:tcPr>
            <w:tcW w:w="3510" w:type="dxa"/>
            <w:noWrap/>
            <w:vAlign w:val="center"/>
            <w:hideMark/>
            <w:tcPrChange w:id="1080"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1081"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1082"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1083"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1084"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1085"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1086" w:author="Dylan CHEN" w:date="2026-08-27T16:09:00Z" w16du:dateUtc="2026-08-27T08:09:00Z">
            <w:trPr>
              <w:trHeight w:val="270"/>
              <w:jc w:val="center"/>
            </w:trPr>
          </w:trPrChange>
        </w:trPr>
        <w:tc>
          <w:tcPr>
            <w:tcW w:w="3510" w:type="dxa"/>
            <w:noWrap/>
            <w:vAlign w:val="center"/>
            <w:hideMark/>
            <w:tcPrChange w:id="1087"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1088"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1089"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1090"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1091"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1092"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1093"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045"/>
    </w:p>
    <w:bookmarkEnd w:id="1046"/>
    <w:p w14:paraId="75B909BD" w14:textId="1DE2EFE8" w:rsidR="0064691E" w:rsidRDefault="002B130F" w:rsidP="0064691E">
      <w:pPr>
        <w:pStyle w:val="Heading3"/>
        <w:rPr>
          <w:ins w:id="1094" w:author="Dylan CHEN" w:date="2026-08-30T00:27:00Z" w16du:dateUtc="2026-08-29T16:27:00Z"/>
        </w:rPr>
      </w:pPr>
      <w:ins w:id="1095" w:author="Dylan CHEN" w:date="2026-08-30T00:43:00Z" w16du:dateUtc="2026-08-29T16:43:00Z">
        <w:r w:rsidRPr="002B130F">
          <w:t xml:space="preserve">Bounding the Effect of AI </w:t>
        </w:r>
      </w:ins>
      <w:ins w:id="1096" w:author="Dylan CHEN" w:date="2026-08-30T00:44:00Z" w16du:dateUtc="2026-08-29T16:44:00Z">
        <w:r w:rsidR="00A306D5">
          <w:rPr>
            <w:rFonts w:hint="eastAsia"/>
          </w:rPr>
          <w:t xml:space="preserve">Answer </w:t>
        </w:r>
      </w:ins>
      <w:ins w:id="1097" w:author="Dylan CHEN" w:date="2026-08-30T00:43:00Z" w16du:dateUtc="2026-08-29T16:43:00Z">
        <w:r w:rsidRPr="002B130F">
          <w:t>Quality Under Sample Selection</w:t>
        </w:r>
      </w:ins>
    </w:p>
    <w:p w14:paraId="64ED223E" w14:textId="3ABE4321" w:rsidR="00194BF6" w:rsidRPr="00194BF6" w:rsidRDefault="00194BF6" w:rsidP="00194BF6">
      <w:pPr>
        <w:pStyle w:val="Paragraph0"/>
        <w:rPr>
          <w:ins w:id="1098" w:author="Dylan CHEN" w:date="2026-08-30T00:43:00Z" w16du:dateUtc="2026-08-29T16:43:00Z"/>
        </w:rPr>
        <w:pPrChange w:id="1099" w:author="Dylan CHEN" w:date="2026-08-30T00:43:00Z" w16du:dateUtc="2026-08-29T16:43:00Z">
          <w:pPr>
            <w:spacing w:before="100" w:beforeAutospacing="1" w:after="100" w:afterAutospacing="1"/>
          </w:pPr>
        </w:pPrChange>
      </w:pPr>
      <w:ins w:id="1100" w:author="Dylan CHEN" w:date="2026-08-30T00:43:00Z" w16du:dateUtc="2026-08-29T16:43:00Z">
        <w:r w:rsidRPr="00194BF6">
          <w:t xml:space="preserve">To estimate the effect of AI </w:t>
        </w:r>
      </w:ins>
      <w:ins w:id="1101" w:author="Dylan CHEN" w:date="2026-08-30T00:44:00Z" w16du:dateUtc="2026-08-29T16:44:00Z">
        <w:r w:rsidR="00A306D5">
          <w:rPr>
            <w:rFonts w:hint="eastAsia"/>
          </w:rPr>
          <w:t xml:space="preserve">answer </w:t>
        </w:r>
      </w:ins>
      <w:ins w:id="1102" w:author="Dylan CHEN" w:date="2026-08-30T00:43:00Z" w16du:dateUtc="2026-08-29T16:43:00Z">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ins>
      <w:ins w:id="1103" w:author="Dylan CHEN" w:date="2026-08-30T00:45:00Z" w16du:dateUtc="2026-08-29T16:45:00Z">
        <w:r w:rsidR="00A306D5">
          <w:rPr>
            <w:rFonts w:hint="eastAsia"/>
          </w:rPr>
          <w:t xml:space="preserve">answer </w:t>
        </w:r>
      </w:ins>
      <w:ins w:id="1104" w:author="Dylan CHEN" w:date="2026-08-30T00:43:00Z" w16du:dateUtc="2026-08-29T16:43:00Z">
        <w:r w:rsidRPr="00194BF6">
          <w:t>quality</w:t>
        </w:r>
      </w:ins>
      <w:ins w:id="1105" w:author="Dylan CHEN" w:date="2026-08-30T00:45:00Z" w16du:dateUtc="2026-08-29T16:45:00Z">
        <w:r w:rsidR="00A306D5">
          <w:t>’</w:t>
        </w:r>
      </w:ins>
      <w:ins w:id="1106" w:author="Dylan CHEN" w:date="2026-08-30T00:43:00Z" w16du:dateUtc="2026-08-29T16:43:00Z">
        <w:r w:rsidRPr="00194BF6">
          <w:t>s effect (</w:t>
        </w:r>
      </w:ins>
      <m:oMath>
        <m:sSub>
          <m:sSubPr>
            <m:ctrlPr>
              <w:ins w:id="1107" w:author="Dylan CHEN" w:date="2026-08-30T00:43:00Z" w16du:dateUtc="2026-08-29T16:43:00Z">
                <w:rPr>
                  <w:rFonts w:ascii="Cambria Math" w:hAnsi="Cambria Math"/>
                </w:rPr>
              </w:ins>
            </m:ctrlPr>
          </m:sSubPr>
          <m:e>
            <m:r>
              <w:ins w:id="1108" w:author="Dylan CHEN" w:date="2026-08-30T00:43:00Z" w16du:dateUtc="2026-08-29T16:43:00Z">
                <w:rPr>
                  <w:rFonts w:ascii="Cambria Math" w:hAnsi="Cambria Math"/>
                </w:rPr>
                <m:t>β</m:t>
              </w:ins>
            </m:r>
          </m:e>
          <m:sub>
            <m:r>
              <w:ins w:id="1109" w:author="Dylan CHEN" w:date="2026-08-30T00:43:00Z" w16du:dateUtc="2026-08-29T16:43:00Z">
                <w:rPr>
                  <w:rFonts w:ascii="Cambria Math" w:hAnsi="Cambria Math"/>
                </w:rPr>
                <m:t>3</m:t>
              </w:ins>
            </m:r>
          </m:sub>
        </m:sSub>
      </m:oMath>
      <w:ins w:id="1110" w:author="Dylan CHEN" w:date="2026-08-30T00:43:00Z" w16du:dateUtc="2026-08-29T16:43:00Z">
        <w:r w:rsidRPr="00194BF6">
          <w:t>) can be biased. To check whether our conclusion survives this concern, we compute Lee (2009) bounds, which give a range that is guaranteed to contain the true effect even under this kind of selection.</w:t>
        </w:r>
      </w:ins>
    </w:p>
    <w:p w14:paraId="78479331" w14:textId="2CB7C195" w:rsidR="00194BF6" w:rsidRPr="00194BF6" w:rsidRDefault="00194BF6" w:rsidP="00194BF6">
      <w:pPr>
        <w:pStyle w:val="Paragraph0"/>
        <w:rPr>
          <w:ins w:id="1111" w:author="Dylan CHEN" w:date="2026-08-30T00:43:00Z" w16du:dateUtc="2026-08-29T16:43:00Z"/>
        </w:rPr>
        <w:pPrChange w:id="1112" w:author="Dylan CHEN" w:date="2026-08-30T00:43:00Z" w16du:dateUtc="2026-08-29T16:43:00Z">
          <w:pPr>
            <w:spacing w:before="100" w:beforeAutospacing="1" w:after="100" w:afterAutospacing="1"/>
          </w:pPr>
        </w:pPrChange>
      </w:pPr>
      <w:ins w:id="1113" w:author="Dylan CHEN" w:date="2026-08-30T00:43:00Z" w16du:dateUtc="2026-08-29T16:43:00Z">
        <w:r w:rsidRPr="00194BF6">
          <w:t xml:space="preserve">The Lee method is built for a </w:t>
        </w:r>
      </w:ins>
      <w:ins w:id="1114" w:author="Dylan CHEN" w:date="2026-08-30T00:45:00Z" w16du:dateUtc="2026-08-29T16:45:00Z">
        <w:r w:rsidR="00A306D5">
          <w:rPr>
            <w:rFonts w:hint="eastAsia"/>
          </w:rPr>
          <w:t>binary treatment</w:t>
        </w:r>
      </w:ins>
      <w:ins w:id="1115" w:author="Dylan CHEN" w:date="2026-08-30T00:43:00Z" w16du:dateUtc="2026-08-29T16:43:00Z">
        <w:r w:rsidRPr="00194BF6">
          <w:t xml:space="preserve">, but AI </w:t>
        </w:r>
      </w:ins>
      <w:ins w:id="1116" w:author="Dylan CHEN" w:date="2026-08-30T00:45:00Z" w16du:dateUtc="2026-08-29T16:45:00Z">
        <w:r w:rsidR="00A306D5">
          <w:rPr>
            <w:rFonts w:hint="eastAsia"/>
          </w:rPr>
          <w:t xml:space="preserve">answer </w:t>
        </w:r>
      </w:ins>
      <w:ins w:id="1117" w:author="Dylan CHEN" w:date="2026-08-30T00:43:00Z" w16du:dateUtc="2026-08-29T16:43:00Z">
        <w:r w:rsidRPr="00194BF6">
          <w:t>quality is a continuous measure. We therefore convert the continuous measure into a binary comparison in two different ways, so that the conclusion does not depend on any single choice.</w:t>
        </w:r>
      </w:ins>
    </w:p>
    <w:p w14:paraId="6CE6BA81" w14:textId="77777777" w:rsidR="00194BF6" w:rsidRPr="00194BF6" w:rsidRDefault="00194BF6" w:rsidP="00194BF6">
      <w:pPr>
        <w:pStyle w:val="Paragraph0"/>
        <w:rPr>
          <w:ins w:id="1118" w:author="Dylan CHEN" w:date="2026-08-30T00:43:00Z" w16du:dateUtc="2026-08-29T16:43:00Z"/>
        </w:rPr>
        <w:pPrChange w:id="1119" w:author="Dylan CHEN" w:date="2026-08-30T00:43:00Z" w16du:dateUtc="2026-08-29T16:43:00Z">
          <w:pPr>
            <w:spacing w:before="100" w:beforeAutospacing="1" w:after="100" w:afterAutospacing="1"/>
          </w:pPr>
        </w:pPrChange>
      </w:pPr>
      <w:ins w:id="1120" w:author="Dylan CHEN" w:date="2026-08-30T00:43:00Z" w16du:dateUtc="2026-08-29T16:43:00Z">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w:t>
        </w:r>
        <w:r w:rsidRPr="00194BF6">
          <w:lastRenderedPageBreak/>
          <w:t xml:space="preserve">bound on the per-unit slope </w:t>
        </w:r>
      </w:ins>
      <m:oMath>
        <m:sSub>
          <m:sSubPr>
            <m:ctrlPr>
              <w:ins w:id="1121" w:author="Dylan CHEN" w:date="2026-08-30T00:43:00Z" w16du:dateUtc="2026-08-29T16:43:00Z">
                <w:rPr>
                  <w:rFonts w:ascii="Cambria Math" w:hAnsi="Cambria Math"/>
                </w:rPr>
              </w:ins>
            </m:ctrlPr>
          </m:sSubPr>
          <m:e>
            <m:r>
              <w:ins w:id="1122" w:author="Dylan CHEN" w:date="2026-08-30T00:43:00Z" w16du:dateUtc="2026-08-29T16:43:00Z">
                <w:rPr>
                  <w:rFonts w:ascii="Cambria Math" w:hAnsi="Cambria Math"/>
                </w:rPr>
                <m:t>β</m:t>
              </w:ins>
            </m:r>
          </m:e>
          <m:sub>
            <m:r>
              <w:ins w:id="1123" w:author="Dylan CHEN" w:date="2026-08-30T00:43:00Z" w16du:dateUtc="2026-08-29T16:43:00Z">
                <w:rPr>
                  <w:rFonts w:ascii="Cambria Math" w:hAnsi="Cambria Math"/>
                </w:rPr>
                <m:t>3</m:t>
              </w:ins>
            </m:r>
          </m:sub>
        </m:sSub>
      </m:oMath>
      <w:ins w:id="1124" w:author="Dylan CHEN" w:date="2026-08-30T00:43:00Z" w16du:dateUtc="2026-08-29T16:43:00Z">
        <w:r w:rsidRPr="00194BF6">
          <w:t>.</w:t>
        </w:r>
      </w:ins>
    </w:p>
    <w:p w14:paraId="6A8DE2DE" w14:textId="77777777" w:rsidR="00194BF6" w:rsidRPr="00194BF6" w:rsidRDefault="00194BF6" w:rsidP="00194BF6">
      <w:pPr>
        <w:pStyle w:val="Paragraph0"/>
        <w:rPr>
          <w:ins w:id="1125" w:author="Dylan CHEN" w:date="2026-08-30T00:43:00Z" w16du:dateUtc="2026-08-29T16:43:00Z"/>
        </w:rPr>
        <w:pPrChange w:id="1126" w:author="Dylan CHEN" w:date="2026-08-30T00:43:00Z" w16du:dateUtc="2026-08-29T16:43:00Z">
          <w:pPr>
            <w:spacing w:before="100" w:beforeAutospacing="1" w:after="100" w:afterAutospacing="1"/>
          </w:pPr>
        </w:pPrChange>
      </w:pPr>
      <w:ins w:id="1127" w:author="Dylan CHEN" w:date="2026-08-30T00:43:00Z" w16du:dateUtc="2026-08-29T16:43:00Z">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ins>
    </w:p>
    <w:p w14:paraId="5F7E6253" w14:textId="5E30219D" w:rsidR="00E8272E" w:rsidRPr="0064691E" w:rsidRDefault="00194BF6" w:rsidP="006F7257">
      <w:pPr>
        <w:pStyle w:val="Paragraph0"/>
        <w:rPr>
          <w:ins w:id="1128" w:author="Dylan CHEN" w:date="2026-08-30T00:27:00Z" w16du:dateUtc="2026-08-29T16:27:00Z"/>
          <w:rFonts w:hint="eastAsia"/>
        </w:rPr>
        <w:pPrChange w:id="1129" w:author="Dylan CHEN" w:date="2026-08-30T00:43:00Z" w16du:dateUtc="2026-08-29T16:43:00Z">
          <w:pPr>
            <w:pStyle w:val="Heading2"/>
          </w:pPr>
        </w:pPrChange>
      </w:pPr>
      <w:ins w:id="1130" w:author="Dylan CHEN" w:date="2026-08-30T00:43:00Z" w16du:dateUtc="2026-08-29T16:43:00Z">
        <w:r w:rsidRPr="00194BF6">
          <w:t>Both approaches produce ranges that lie entirely above zero (</w:t>
        </w:r>
      </w:ins>
      <m:oMath>
        <m:d>
          <m:dPr>
            <m:begChr m:val="["/>
            <m:sepChr m:val=","/>
            <m:endChr m:val="]"/>
            <m:ctrlPr>
              <w:ins w:id="1131" w:author="Dylan CHEN" w:date="2026-08-30T00:43:00Z" w16du:dateUtc="2026-08-29T16:43:00Z">
                <w:rPr>
                  <w:rFonts w:ascii="Cambria Math" w:hAnsi="Cambria Math"/>
                </w:rPr>
              </w:ins>
            </m:ctrlPr>
          </m:dPr>
          <m:e>
            <m:r>
              <w:ins w:id="1132" w:author="Dylan CHEN" w:date="2026-08-30T00:43:00Z" w16du:dateUtc="2026-08-29T16:43:00Z">
                <w:rPr>
                  <w:rFonts w:ascii="Cambria Math" w:hAnsi="Cambria Math"/>
                </w:rPr>
                <m:t>0.112</m:t>
              </w:ins>
            </m:r>
          </m:e>
          <m:e>
            <m:r>
              <w:ins w:id="1133" w:author="Dylan CHEN" w:date="2026-08-30T00:43:00Z" w16du:dateUtc="2026-08-29T16:43:00Z">
                <m:rPr>
                  <m:nor/>
                </m:rPr>
                <m:t> </m:t>
              </w:ins>
            </m:r>
            <m:r>
              <w:ins w:id="1134" w:author="Dylan CHEN" w:date="2026-08-30T00:43:00Z" w16du:dateUtc="2026-08-29T16:43:00Z">
                <w:rPr>
                  <w:rFonts w:ascii="Cambria Math" w:hAnsi="Cambria Math"/>
                </w:rPr>
                <m:t>0.344</m:t>
              </w:ins>
            </m:r>
          </m:e>
        </m:d>
      </m:oMath>
      <w:ins w:id="1135" w:author="Dylan CHEN" w:date="2026-08-30T00:43:00Z" w16du:dateUtc="2026-08-29T16:43:00Z">
        <w:r w:rsidRPr="00194BF6">
          <w:t xml:space="preserve"> for the first approach and </w:t>
        </w:r>
      </w:ins>
      <m:oMath>
        <m:d>
          <m:dPr>
            <m:begChr m:val="["/>
            <m:sepChr m:val=","/>
            <m:endChr m:val="]"/>
            <m:ctrlPr>
              <w:ins w:id="1136" w:author="Dylan CHEN" w:date="2026-08-30T00:43:00Z" w16du:dateUtc="2026-08-29T16:43:00Z">
                <w:rPr>
                  <w:rFonts w:ascii="Cambria Math" w:hAnsi="Cambria Math"/>
                </w:rPr>
              </w:ins>
            </m:ctrlPr>
          </m:dPr>
          <m:e>
            <m:r>
              <w:ins w:id="1137" w:author="Dylan CHEN" w:date="2026-08-30T00:43:00Z" w16du:dateUtc="2026-08-29T16:43:00Z">
                <w:rPr>
                  <w:rFonts w:ascii="Cambria Math" w:hAnsi="Cambria Math"/>
                </w:rPr>
                <m:t>0.086</m:t>
              </w:ins>
            </m:r>
          </m:e>
          <m:e>
            <m:r>
              <w:ins w:id="1138" w:author="Dylan CHEN" w:date="2026-08-30T00:43:00Z" w16du:dateUtc="2026-08-29T16:43:00Z">
                <m:rPr>
                  <m:nor/>
                </m:rPr>
                <m:t> </m:t>
              </w:ins>
            </m:r>
            <m:r>
              <w:ins w:id="1139" w:author="Dylan CHEN" w:date="2026-08-30T00:43:00Z" w16du:dateUtc="2026-08-29T16:43:00Z">
                <w:rPr>
                  <w:rFonts w:ascii="Cambria Math" w:hAnsi="Cambria Math"/>
                </w:rPr>
                <m:t>0.322</m:t>
              </w:ins>
            </m:r>
          </m:e>
        </m:d>
      </m:oMath>
      <w:ins w:id="1140" w:author="Dylan CHEN" w:date="2026-08-30T00:43:00Z" w16du:dateUtc="2026-08-29T16:43:00Z">
        <w:r w:rsidR="006F7257">
          <w:rPr>
            <w:rFonts w:hint="eastAsia"/>
          </w:rPr>
          <w:t xml:space="preserve"> </w:t>
        </w:r>
        <w:r w:rsidRPr="00194BF6">
          <w:t>for the second). This means that even in the most pessimistic scenario allowed by the selection problem, higher AI quality is still associated with higher first-human-answer quality. Because the entire range excludes zero, the positive effect cannot be explained away as an artifact of which questions happen to receive a human answer, and the agreement between two independent bounding strategies further reinforces this conclusion. Appendix D provides additional details and shows that the result is robust to this specification.</w:t>
        </w:r>
      </w:ins>
    </w:p>
    <w:p w14:paraId="201B9CFE" w14:textId="2A7215BF"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w:t>
      </w:r>
      <w:r w:rsidRPr="00D2526D">
        <w:lastRenderedPageBreak/>
        <w:t>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3A616895" w:rsidR="00B35552" w:rsidRPr="00D2526D" w:rsidRDefault="00B35552" w:rsidP="00D2526D">
      <w:pPr>
        <w:pStyle w:val="Paragraph0"/>
      </w:pPr>
      <w:r w:rsidRPr="00D2526D">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little force, because even a weak AI answer may already be sufficient, so the label should do </w:t>
      </w:r>
      <w:r w:rsidRPr="00D2526D">
        <w:lastRenderedPageBreak/>
        <w:t>little to invite contribution. We measure question difficulty using a</w:t>
      </w:r>
      <w:ins w:id="1141" w:author="Dylan CHEN" w:date="2026-08-27T15:32:00Z" w16du:dateUtc="2026-08-27T07:32:00Z">
        <w:r w:rsidR="001C20E5">
          <w:rPr>
            <w:rFonts w:hint="eastAsia"/>
          </w:rPr>
          <w:t>n</w:t>
        </w:r>
      </w:ins>
      <w:r w:rsidRPr="00D2526D">
        <w:t xml:space="preserve"> </w:t>
      </w:r>
      <w:r>
        <w:rPr>
          <w:rFonts w:hint="eastAsia"/>
        </w:rPr>
        <w:t>LLM</w:t>
      </w:r>
      <w:r w:rsidRPr="00D2526D">
        <w:t>–generated score, with details in the Appendix</w:t>
      </w:r>
      <w:ins w:id="1142" w:author="Dylan CHEN" w:date="2026-08-29T09:46:00Z" w16du:dateUtc="2026-08-29T01:46:00Z">
        <w:r w:rsidR="00D42624">
          <w:rPr>
            <w:rFonts w:hint="eastAsia"/>
          </w:rPr>
          <w:t xml:space="preserve"> C</w:t>
        </w:r>
      </w:ins>
      <w:r w:rsidRPr="00D2526D">
        <w:t>, and we split the sample at the mean difficulty.</w:t>
      </w:r>
    </w:p>
    <w:p w14:paraId="3F540D1E" w14:textId="62D5520D" w:rsidR="00B35552" w:rsidRPr="00D2526D" w:rsidRDefault="00B35552" w:rsidP="00D2526D">
      <w:pPr>
        <w:pStyle w:val="Paragraph0"/>
      </w:pPr>
      <w:r w:rsidRPr="00D2526D">
        <w:t>Table 10</w:t>
      </w:r>
      <w:del w:id="1143" w:author="Dylan CHEN" w:date="2026-08-27T15:32:00Z" w16du:dateUtc="2026-08-27T07:32:00Z">
        <w:r w:rsidRPr="00D2526D" w:rsidDel="001C20E5">
          <w:delText>3</w:delText>
        </w:r>
      </w:del>
      <w:r w:rsidRPr="00D2526D">
        <w:t xml:space="preserve">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1144" w:author="Dylan CHEN" w:date="2026-08-27T16:41:00Z" w16du:dateUtc="2026-08-27T08:41:00Z">
        <w:r w:rsidR="00AA69A0">
          <w:rPr>
            <w:rFonts w:hint="eastAsia"/>
          </w:rPr>
          <w:t>The effect on answer supply by q</w:t>
        </w:r>
      </w:ins>
      <w:del w:id="1145" w:author="Dylan CHEN" w:date="2026-08-27T16:41:00Z" w16du:dateUtc="2026-08-27T08:41:00Z">
        <w:r w:rsidRPr="00015210" w:rsidDel="00AA69A0">
          <w:delText>Q</w:delText>
        </w:r>
      </w:del>
      <w:r w:rsidRPr="00015210">
        <w:t xml:space="preserve">uestion difficulty </w:t>
      </w:r>
      <w:ins w:id="1146" w:author="Dylan CHEN" w:date="2026-08-27T16:42:00Z" w16du:dateUtc="2026-08-27T08:42:00Z">
        <w:r w:rsidR="00AA69A0">
          <w:rPr>
            <w:rFonts w:hint="eastAsia"/>
          </w:rPr>
          <w:t>(</w:t>
        </w:r>
      </w:ins>
      <w:ins w:id="1147" w:author="Dylan CHEN" w:date="2026-08-27T16:43:00Z" w16du:dateUtc="2026-08-27T08:43:00Z">
        <w:r w:rsidR="00AA69A0">
          <w:rPr>
            <w:rFonts w:hint="eastAsia"/>
          </w:rPr>
          <w:t>for H1</w:t>
        </w:r>
      </w:ins>
      <w:ins w:id="1148" w:author="Dylan CHEN" w:date="2026-08-27T16:42:00Z" w16du:dateUtc="2026-08-27T08:42:00Z">
        <w:r w:rsidR="00AA69A0">
          <w:rPr>
            <w:rFonts w:hint="eastAsia"/>
          </w:rPr>
          <w:t>)</w:t>
        </w:r>
      </w:ins>
      <w:del w:id="1149"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1150"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1151">
          <w:tblGrid>
            <w:gridCol w:w="3595"/>
            <w:gridCol w:w="95"/>
            <w:gridCol w:w="2690"/>
            <w:gridCol w:w="2980"/>
          </w:tblGrid>
        </w:tblGridChange>
      </w:tblGrid>
      <w:tr w:rsidR="000D6DDF" w:rsidRPr="00015210" w14:paraId="1161A0E4" w14:textId="77777777" w:rsidTr="00AA69A0">
        <w:trPr>
          <w:trHeight w:val="386"/>
          <w:jc w:val="center"/>
          <w:trPrChange w:id="1152"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1153"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1154"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155"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1156" w:author="Dylan CHEN" w:date="2026-08-27T16:41:00Z" w16du:dateUtc="2026-08-27T08:41:00Z">
            <w:trPr>
              <w:jc w:val="center"/>
            </w:trPr>
          </w:trPrChange>
        </w:trPr>
        <w:tc>
          <w:tcPr>
            <w:tcW w:w="3690" w:type="dxa"/>
            <w:tcBorders>
              <w:top w:val="nil"/>
              <w:left w:val="nil"/>
              <w:bottom w:val="nil"/>
              <w:right w:val="nil"/>
            </w:tcBorders>
            <w:hideMark/>
            <w:tcPrChange w:id="1157"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1158"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1159"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160"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1161"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162"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1163"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164"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1165" w:author="Dylan CHEN" w:date="2026-08-27T16:09:00Z" w16du:dateUtc="2026-08-27T08:09:00Z">
            <w:trPr>
              <w:jc w:val="center"/>
            </w:trPr>
          </w:trPrChange>
        </w:trPr>
        <w:tc>
          <w:tcPr>
            <w:tcW w:w="3690" w:type="dxa"/>
            <w:vMerge/>
            <w:tcBorders>
              <w:top w:val="nil"/>
              <w:left w:val="nil"/>
              <w:bottom w:val="nil"/>
              <w:right w:val="nil"/>
            </w:tcBorders>
            <w:hideMark/>
            <w:tcPrChange w:id="1166"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167"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168"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1169"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170"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1171"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172"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1173" w:author="Dylan CHEN" w:date="2026-08-27T16:09:00Z" w16du:dateUtc="2026-08-27T08:09:00Z">
            <w:trPr>
              <w:jc w:val="center"/>
            </w:trPr>
          </w:trPrChange>
        </w:trPr>
        <w:tc>
          <w:tcPr>
            <w:tcW w:w="3690" w:type="dxa"/>
            <w:vMerge/>
            <w:tcBorders>
              <w:top w:val="nil"/>
              <w:left w:val="nil"/>
              <w:bottom w:val="nil"/>
              <w:right w:val="nil"/>
            </w:tcBorders>
            <w:hideMark/>
            <w:tcPrChange w:id="1174"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175"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176"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1177"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1178"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1179"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180"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1181"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1182"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1183"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184"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1185" w:author="Dylan CHEN" w:date="2026-08-27T16:09:00Z" w16du:dateUtc="2026-08-27T08:09:00Z">
            <w:trPr>
              <w:jc w:val="center"/>
            </w:trPr>
          </w:trPrChange>
        </w:trPr>
        <w:tc>
          <w:tcPr>
            <w:tcW w:w="3690" w:type="dxa"/>
            <w:tcBorders>
              <w:top w:val="nil"/>
              <w:left w:val="nil"/>
              <w:bottom w:val="nil"/>
              <w:right w:val="nil"/>
            </w:tcBorders>
            <w:noWrap/>
            <w:hideMark/>
            <w:tcPrChange w:id="1186"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1187"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88"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1189" w:author="Dylan CHEN" w:date="2026-08-27T16:09:00Z" w16du:dateUtc="2026-08-27T08:09:00Z">
            <w:trPr>
              <w:jc w:val="center"/>
            </w:trPr>
          </w:trPrChange>
        </w:trPr>
        <w:tc>
          <w:tcPr>
            <w:tcW w:w="3690" w:type="dxa"/>
            <w:tcBorders>
              <w:top w:val="nil"/>
              <w:left w:val="nil"/>
              <w:bottom w:val="nil"/>
              <w:right w:val="nil"/>
            </w:tcBorders>
            <w:noWrap/>
            <w:hideMark/>
            <w:tcPrChange w:id="1190"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1191"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92"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1193" w:author="Dylan CHEN" w:date="2026-08-27T16:09:00Z" w16du:dateUtc="2026-08-27T08:09:00Z">
            <w:trPr>
              <w:jc w:val="center"/>
            </w:trPr>
          </w:trPrChange>
        </w:trPr>
        <w:tc>
          <w:tcPr>
            <w:tcW w:w="3690" w:type="dxa"/>
            <w:tcBorders>
              <w:top w:val="nil"/>
              <w:left w:val="nil"/>
              <w:bottom w:val="nil"/>
              <w:right w:val="nil"/>
            </w:tcBorders>
            <w:noWrap/>
            <w:hideMark/>
            <w:tcPrChange w:id="1194"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1195"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96"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1197"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1198"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1199"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200"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1201"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t xml:space="preserve">The fast nature of the entry decision favors coverage. Length is plausibly informative about </w:t>
      </w:r>
      <w:r w:rsidRPr="00BF6686">
        <w:lastRenderedPageBreak/>
        <w:t xml:space="preserve">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0BBB5553" w:rsidR="00625971" w:rsidRPr="00BF6686" w:rsidRDefault="00625971" w:rsidP="00625971">
      <w:pPr>
        <w:pStyle w:val="Paragraph0"/>
      </w:pPr>
      <w:r w:rsidRPr="00BF6686">
        <w:t xml:space="preserve">One might ask whether length and coverage are simply the same quantity measured twice, </w:t>
      </w:r>
      <w:r w:rsidRPr="00BF6686">
        <w:lastRenderedPageBreak/>
        <w:t>which would make the test vacuous. They are not: their correlation is only moderate (</w:t>
      </w:r>
      <w:del w:id="1202" w:author="Dylan CHEN" w:date="2026-08-27T21:27:00Z" w16du:dateUtc="2026-08-27T13:27:00Z">
        <w:r w:rsidRPr="00BF6686" w:rsidDel="00625971">
          <w:rPr>
            <w:highlight w:val="yellow"/>
          </w:rPr>
          <w:delText>[X]</w:delText>
        </w:r>
      </w:del>
      <w:ins w:id="1203"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1204"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1205" w:author="Dylan CHEN" w:date="2026-08-27T16:44:00Z" w16du:dateUtc="2026-08-27T08:44:00Z">
        <w:r w:rsidR="00AA69A0">
          <w:rPr>
            <w:rFonts w:hint="eastAsia"/>
          </w:rPr>
          <w:t>s</w:t>
        </w:r>
      </w:ins>
      <w:ins w:id="1206" w:author="Dylan CHEN" w:date="2026-08-27T16:43:00Z" w16du:dateUtc="2026-08-27T08:43:00Z">
        <w:r w:rsidR="00AA69A0" w:rsidRPr="00AA69A0">
          <w:t xml:space="preserve"> </w:t>
        </w:r>
        <w:r w:rsidR="00AA69A0">
          <w:rPr>
            <w:rFonts w:hint="eastAsia"/>
          </w:rPr>
          <w:t>answer supply?</w:t>
        </w:r>
      </w:ins>
      <w:del w:id="1207" w:author="Dylan CHEN" w:date="2026-08-27T16:44:00Z" w16du:dateUtc="2026-08-27T08:44:00Z">
        <w:r w:rsidRPr="00015210" w:rsidDel="00AA69A0">
          <w:delText>The role of answer coverage</w:delText>
        </w:r>
      </w:del>
      <w:r w:rsidRPr="00015210">
        <w:t xml:space="preserve"> (</w:t>
      </w:r>
      <w:ins w:id="1208"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1209"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1201"/>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t xml:space="preserve">Standard-setting is not the only way to read the main result. Two alternatives could produce </w:t>
      </w:r>
      <w:r w:rsidRPr="00D2526D">
        <w:lastRenderedPageBreak/>
        <w:t xml:space="preserve">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4EE5FF57"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gain </w:t>
      </w:r>
      <w:r>
        <w:t xml:space="preserve">may </w:t>
      </w:r>
      <w:r w:rsidRPr="00D2526D">
        <w:t xml:space="preserve">concentrate on accuracy, because accuracy is fundamental to what such a platform is for: a question is posted to resolve a concrete problem, and an answer </w:t>
      </w:r>
      <w:ins w:id="1210" w:author="Dylan CHEN" w:date="2026-08-27T17:13:00Z" w16du:dateUtc="2026-08-27T09:13:00Z">
        <w:r w:rsidR="00321F5C" w:rsidRPr="00321F5C">
          <w:t xml:space="preserve">whose claims </w:t>
        </w:r>
      </w:ins>
      <w:r w:rsidRPr="00D2526D">
        <w:t>do</w:t>
      </w:r>
      <w:del w:id="1211" w:author="Dylan CHEN" w:date="2026-08-27T17:13:00Z" w16du:dateUtc="2026-08-27T09:13:00Z">
        <w:r w:rsidDel="00321F5C">
          <w:delText>es</w:delText>
        </w:r>
      </w:del>
      <w:r w:rsidRPr="00D2526D">
        <w: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t>
      </w:r>
      <w:ins w:id="1212" w:author="Dylan CHEN" w:date="2026-08-29T09:46:00Z" w16du:dateUtc="2026-08-29T01:46:00Z">
        <w:r w:rsidR="00D42624">
          <w:rPr>
            <w:rFonts w:hint="eastAsia"/>
          </w:rPr>
          <w:t>C</w:t>
        </w:r>
      </w:ins>
      <w:del w:id="1213" w:author="Dylan CHEN" w:date="2026-08-29T09:46:00Z" w16du:dateUtc="2026-08-29T01:46:00Z">
        <w:r w:rsidRPr="00D2526D" w:rsidDel="00D42624">
          <w:delText>B</w:delText>
        </w:r>
      </w:del>
      <w:del w:id="1214" w:author="Dylan CHEN" w:date="2026-08-29T09:47:00Z" w16du:dateUtc="2026-08-29T01:47:00Z">
        <w:r w:rsidRPr="00D2526D" w:rsidDel="00D42624">
          <w:delText xml:space="preserve"> for definitions and validation</w:delText>
        </w:r>
      </w:del>
      <w:r w:rsidRPr="00D2526D">
        <w:t xml:space="preserve">).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and answer quality is positive and significant on accuracy (0.083, p &lt; 0.05), while for the other nine dimensions AI quality has no significant effect. A higher-quality AI answer is followed by a more accurate human answer, and by nothing else. This is precisely the signature standard-</w:t>
      </w:r>
      <w:r w:rsidRPr="00D2526D">
        <w:lastRenderedPageBreak/>
        <w:t>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1215" w:author="Dylan CHEN" w:date="2026-08-27T17:14:00Z" w16du:dateUtc="2026-08-27T09:14:00Z">
        <w:r w:rsidR="00321F5C">
          <w:rPr>
            <w:rFonts w:hint="eastAsia"/>
          </w:rPr>
          <w:t xml:space="preserve"> </w:t>
        </w:r>
      </w:ins>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p>
    <w:p w14:paraId="1960E65D" w14:textId="5DF83891" w:rsidR="002B58E3" w:rsidRPr="00015210" w:rsidRDefault="002B58E3" w:rsidP="002B58E3">
      <w:pPr>
        <w:pStyle w:val="TableFiguretitle"/>
      </w:pPr>
      <w:r w:rsidRPr="00015210">
        <w:t>Table 1</w:t>
      </w:r>
      <w:r>
        <w:t>2</w:t>
      </w:r>
      <w:r w:rsidRPr="00015210">
        <w:t xml:space="preserve">. </w:t>
      </w:r>
      <w:ins w:id="1216" w:author="Dylan CHEN" w:date="2026-08-27T16:44:00Z" w16du:dateUtc="2026-08-27T08:44:00Z">
        <w:r w:rsidR="008C3BDB">
          <w:rPr>
            <w:rFonts w:hint="eastAsia"/>
          </w:rPr>
          <w:t>Effect on f</w:t>
        </w:r>
      </w:ins>
      <w:del w:id="1217" w:author="Dylan CHEN" w:date="2026-08-27T16:44:00Z" w16du:dateUtc="2026-08-27T08:44:00Z">
        <w:r w:rsidRPr="00015210" w:rsidDel="008C3BDB">
          <w:delText>F</w:delText>
        </w:r>
      </w:del>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8F6F80C" w:rsidR="002B58E3" w:rsidRPr="00015210" w:rsidRDefault="002E1246" w:rsidP="009A4D13">
            <w:pPr>
              <w:jc w:val="center"/>
              <w:rPr>
                <w:color w:val="000000"/>
                <w:sz w:val="20"/>
                <w:szCs w:val="20"/>
              </w:rPr>
            </w:pPr>
            <w:ins w:id="1218" w:author="Dylan CHEN" w:date="2026-08-27T16:07:00Z" w16du:dateUtc="2026-08-27T08:07:00Z">
              <w:r>
                <w:rPr>
                  <w:rFonts w:hint="eastAsia"/>
                  <w:color w:val="000000"/>
                  <w:sz w:val="20"/>
                  <w:szCs w:val="20"/>
                </w:rPr>
                <w:t>First human</w:t>
              </w:r>
            </w:ins>
            <w:del w:id="1219" w:author="Dylan CHEN" w:date="2026-08-27T16:07:00Z" w16du:dateUtc="2026-08-27T08:07:00Z">
              <w:r w:rsidR="002B58E3" w:rsidRPr="00015210" w:rsidDel="002E1246">
                <w:rPr>
                  <w:color w:val="000000"/>
                  <w:sz w:val="20"/>
                  <w:szCs w:val="20"/>
                </w:rPr>
                <w:delText>Human 1 A</w:delText>
              </w:r>
            </w:del>
            <w:ins w:id="1220"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6D7E1EF6" w:rsidR="002B58E3" w:rsidRPr="00015210" w:rsidRDefault="002B58E3" w:rsidP="009A4D13">
            <w:pPr>
              <w:jc w:val="center"/>
              <w:rPr>
                <w:color w:val="000000"/>
                <w:sz w:val="20"/>
                <w:szCs w:val="20"/>
              </w:rPr>
            </w:pPr>
            <w:del w:id="1221" w:author="Dylan CHEN" w:date="2026-08-27T16:07:00Z" w16du:dateUtc="2026-08-27T08:07:00Z">
              <w:r w:rsidRPr="00015210" w:rsidDel="002E1246">
                <w:rPr>
                  <w:color w:val="000000"/>
                  <w:sz w:val="20"/>
                  <w:szCs w:val="20"/>
                </w:rPr>
                <w:delText>Human 1</w:delText>
              </w:r>
            </w:del>
            <w:ins w:id="1222"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1223" w:author="Dylan CHEN" w:date="2026-08-27T16:07:00Z" w16du:dateUtc="2026-08-27T08:07:00Z">
              <w:r w:rsidR="002E1246">
                <w:rPr>
                  <w:rFonts w:hint="eastAsia"/>
                  <w:color w:val="000000"/>
                  <w:sz w:val="20"/>
                  <w:szCs w:val="20"/>
                </w:rPr>
                <w:t>e</w:t>
              </w:r>
            </w:ins>
            <w:del w:id="1224"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AI, so a higher-quality AI answer should push the human answer </w:t>
      </w:r>
      <w:r w:rsidRPr="00D2526D">
        <w:rPr>
          <w:i/>
          <w:iCs/>
        </w:rPr>
        <w:t>away</w:t>
      </w:r>
      <w:r w:rsidRPr="00D2526D">
        <w:t xml:space="preserve"> from it and similarity </w:t>
      </w:r>
      <w:r w:rsidRPr="00D2526D">
        <w:lastRenderedPageBreak/>
        <w:t xml:space="preserve">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1225" w:author="Dylan CHEN" w:date="2026-08-27T16:44:00Z" w16du:dateUtc="2026-08-27T08:44:00Z">
        <w:r w:rsidR="008C3BDB">
          <w:rPr>
            <w:rFonts w:hint="eastAsia"/>
          </w:rPr>
          <w:t>Effect on s</w:t>
        </w:r>
      </w:ins>
      <w:del w:id="1226" w:author="Dylan CHEN" w:date="2026-08-27T16:44:00Z" w16du:dateUtc="2026-08-27T08:44:00Z">
        <w:r w:rsidRPr="00015210" w:rsidDel="008C3BDB">
          <w:delText>S</w:delText>
        </w:r>
      </w:del>
      <w:r w:rsidRPr="00015210">
        <w:t xml:space="preserve">imilarity between the </w:t>
      </w:r>
      <w:del w:id="1227" w:author="Dylan CHEN" w:date="2026-08-27T16:45:00Z" w16du:dateUtc="2026-08-27T08:45:00Z">
        <w:r w:rsidRPr="00015210" w:rsidDel="008C3BDB">
          <w:delText xml:space="preserve">first </w:delText>
        </w:r>
      </w:del>
      <w:ins w:id="1228" w:author="Dylan CHEN" w:date="2026-08-27T16:45:00Z" w16du:dateUtc="2026-08-27T08:45:00Z">
        <w:r w:rsidR="008C3BDB">
          <w:rPr>
            <w:rFonts w:hint="eastAsia"/>
          </w:rPr>
          <w:t>AI</w:t>
        </w:r>
        <w:r w:rsidR="008C3BDB" w:rsidRPr="00015210">
          <w:t xml:space="preserve"> </w:t>
        </w:r>
      </w:ins>
      <w:r w:rsidRPr="00015210">
        <w:t xml:space="preserve">and </w:t>
      </w:r>
      <w:del w:id="1229" w:author="Dylan CHEN" w:date="2026-08-27T16:45:00Z" w16du:dateUtc="2026-08-27T08:45:00Z">
        <w:r w:rsidRPr="00015210" w:rsidDel="008C3BDB">
          <w:delText xml:space="preserve">second </w:delText>
        </w:r>
      </w:del>
      <w:ins w:id="1230" w:author="Dylan CHEN" w:date="2026-08-27T16:45:00Z" w16du:dateUtc="2026-08-27T08:45:00Z">
        <w:r w:rsidR="008C3BDB">
          <w:rPr>
            <w:rFonts w:hint="eastAsia"/>
          </w:rPr>
          <w:t>human</w:t>
        </w:r>
        <w:r w:rsidR="008C3BDB" w:rsidRPr="00015210">
          <w:t xml:space="preserve"> </w:t>
        </w:r>
      </w:ins>
      <w:r w:rsidRPr="00015210">
        <w:t>answer</w:t>
      </w:r>
      <w:del w:id="1231" w:author="Dylan CHEN" w:date="2026-08-27T16:45:00Z" w16du:dateUtc="2026-08-27T08:45:00Z">
        <w:r w:rsidRPr="00015210" w:rsidDel="008C3BDB">
          <w:delText>s</w:delText>
        </w:r>
      </w:del>
      <w:r w:rsidRPr="00015210">
        <w:t xml:space="preserve"> (H</w:t>
      </w:r>
      <w:r w:rsidR="00143D3A" w:rsidRPr="00015210">
        <w:t>6</w:t>
      </w:r>
      <w:r w:rsidRPr="00015210">
        <w:t xml:space="preserve">, </w:t>
      </w:r>
      <w:ins w:id="1232"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1233"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lastRenderedPageBreak/>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w:t>
      </w:r>
      <w:r w:rsidRPr="00BF6686">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 xml:space="preserve">s internal GenAI and report positive effects on both the quantity and the length of human contribution, whereas we </w:t>
      </w:r>
      <w:r w:rsidRPr="00BF6686">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BF6686">
        <w:lastRenderedPageBreak/>
        <w:t>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BF6686">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3919E144" w:rsidR="00625971" w:rsidRPr="00BF6686" w:rsidRDefault="007F1E67" w:rsidP="00625971">
      <w:pPr>
        <w:pStyle w:val="Paragraph0"/>
      </w:pPr>
      <w:ins w:id="1234" w:author="Dylan CHEN" w:date="2026-08-28T22:35:00Z" w16du:dateUtc="2026-08-28T14:35:00Z">
        <w:r w:rsidRPr="007F1E67">
          <w: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t>
        </w:r>
      </w:ins>
      <w:del w:id="1235" w:author="Dylan CHEN" w:date="2026-08-28T22:35:00Z" w16du:dateUtc="2026-08-28T14:35:00Z">
        <w:r w:rsidR="00625971" w:rsidRPr="00BF6686" w:rsidDel="007F1E67">
          <w:delText xml:space="preserve">The two </w:delText>
        </w:r>
        <w:r w:rsidR="00625971" w:rsidDel="007F1E67">
          <w:delText>design choices</w:delText>
        </w:r>
        <w:r w:rsidR="00625971" w:rsidRPr="00BF6686" w:rsidDel="007F1E67">
          <w:delText xml:space="preserve"> point to a sharper design principle than </w:delText>
        </w:r>
        <w:r w:rsidR="00625971" w:rsidDel="007F1E67">
          <w:delText>“</w:delText>
        </w:r>
        <w:r w:rsidR="00625971" w:rsidRPr="00BF6686" w:rsidDel="007F1E67">
          <w:delText>improve the AI.</w:delText>
        </w:r>
        <w:r w:rsidR="00625971" w:rsidDel="007F1E67">
          <w:delText>”</w:delText>
        </w:r>
        <w:r w:rsidR="00625971" w:rsidRPr="00BF6686" w:rsidDel="007F1E67">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w:delText>
        </w:r>
      </w:del>
      <w:r w:rsidR="00625971" w:rsidRPr="00BF6686">
        <w:t xml:space="preserve">, </w:t>
      </w:r>
      <w:r w:rsidR="00625971">
        <w:t>which allows</w:t>
      </w:r>
      <w:r w:rsidR="00625971" w:rsidRPr="00BF6686">
        <w:t xml:space="preserve"> platforms to integrate capable AI while preserving the distinctive value of human contribution.</w:t>
      </w:r>
    </w:p>
    <w:p w14:paraId="74CA9552" w14:textId="1C9D02A1" w:rsidR="00981D68" w:rsidRPr="00D2526D" w:rsidDel="00625971" w:rsidRDefault="00625971">
      <w:pPr>
        <w:pStyle w:val="Paragraph0"/>
        <w:rPr>
          <w:del w:id="1236" w:author="Dylan CHEN" w:date="2026-08-27T21:21:00Z" w16du:dateUtc="2026-08-27T13:21:00Z"/>
        </w:rPr>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w:t>
      </w:r>
      <w:r w:rsidRPr="00BF6686">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del w:id="1237"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1238" w:author="Dylan CHEN" w:date="2026-08-27T21:21:00Z" w16du:dateUtc="2026-08-27T13:21:00Z"/>
        </w:rPr>
      </w:pPr>
      <w:del w:id="1239"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1240" w:author="Dylan CHEN" w:date="2026-08-27T21:21:00Z" w16du:dateUtc="2026-08-27T13:21:00Z"/>
        </w:rPr>
      </w:pPr>
      <w:del w:id="1241"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1242" w:author="Dylan CHEN" w:date="2026-08-27T17:14:00Z" w16du:dateUtc="2026-08-27T09:14:00Z">
        <w:r w:rsidR="00D503A6" w:rsidDel="00321F5C">
          <w:delText xml:space="preserve">from </w:delText>
        </w:r>
      </w:del>
      <w:del w:id="1243"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1244" w:author="Dylan CHEN" w:date="2026-08-27T21:21:00Z" w16du:dateUtc="2026-08-27T13:21:00Z"/>
        </w:rPr>
      </w:pPr>
      <w:del w:id="1245"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1246" w:author="Dylan CHEN" w:date="2026-08-27T21:21:00Z" w16du:dateUtc="2026-08-27T13:21:00Z"/>
        </w:rPr>
      </w:pPr>
      <w:del w:id="1247"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1248" w:author="Dylan CHEN" w:date="2026-08-27T21:21:00Z" w16du:dateUtc="2026-08-27T13:21:00Z"/>
        </w:rPr>
      </w:pPr>
      <w:del w:id="1249"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1250" w:author="Dylan CHEN" w:date="2026-08-27T21:21:00Z" w16du:dateUtc="2026-08-27T13:21:00Z"/>
        </w:rPr>
      </w:pPr>
      <w:del w:id="1251"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1252" w:author="Dylan CHEN" w:date="2026-08-27T21:21:00Z" w16du:dateUtc="2026-08-27T13:21:00Z"/>
        </w:rPr>
      </w:pPr>
      <w:del w:id="1253"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1254" w:author="Dylan CHEN" w:date="2026-08-27T21:21:00Z" w16du:dateUtc="2026-08-27T13:21:00Z"/>
        </w:rPr>
      </w:pPr>
      <w:del w:id="1255"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1256" w:author="Dylan CHEN" w:date="2026-08-27T21:21:00Z" w16du:dateUtc="2026-08-27T13:21:00Z"/>
        </w:rPr>
      </w:pPr>
      <w:del w:id="1257"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1258" w:author="Dylan CHEN" w:date="2026-08-27T21:21:00Z" w16du:dateUtc="2026-08-27T13:21:00Z"/>
        </w:rPr>
      </w:pPr>
      <w:commentRangeStart w:id="1259"/>
      <w:del w:id="1260"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1259"/>
        <w:r w:rsidR="00D503A6" w:rsidRPr="00D2526D" w:rsidDel="00625971">
          <w:rPr>
            <w:rStyle w:val="CommentReference"/>
            <w:sz w:val="24"/>
          </w:rPr>
          <w:commentReference w:id="1259"/>
        </w:r>
      </w:del>
    </w:p>
    <w:p w14:paraId="578C8804" w14:textId="1A183A1F" w:rsidR="00981D68" w:rsidRPr="00D2526D" w:rsidRDefault="00981D68" w:rsidP="007F1E67">
      <w:pPr>
        <w:pStyle w:val="Paragraph0"/>
      </w:pPr>
      <w:del w:id="1261"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1262" w:author="Dylan CHEN" w:date="2026-08-27T17:15:00Z" w16du:dateUtc="2026-08-27T09:15:00Z">
        <w:r w:rsidRPr="00D2526D" w:rsidDel="00321F5C">
          <w:delText>revise</w:delText>
        </w:r>
      </w:del>
      <w:del w:id="1263"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1264"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lastRenderedPageBreak/>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lastRenderedPageBreak/>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lastRenderedPageBreak/>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61" w:author="Prof. LIU Ben" w:date="2026-08-29T22:36:00Z" w:initials="BL">
    <w:p w14:paraId="3C34E2E9" w14:textId="77777777" w:rsidR="007C76EF" w:rsidRDefault="007C76EF" w:rsidP="007C76EF">
      <w:r>
        <w:rPr>
          <w:rStyle w:val="CommentReference"/>
        </w:rPr>
        <w:annotationRef/>
      </w:r>
      <w:r>
        <w:rPr>
          <w:rFonts w:ascii="Georgia" w:eastAsiaTheme="minorEastAsia" w:hAnsi="Georgia" w:cs="Georgia"/>
          <w:sz w:val="20"/>
          <w:szCs w:val="20"/>
          <w:lang w:eastAsia="en-US"/>
        </w:rPr>
        <w:t xml:space="preserve">two citations are deleted. we do NOT need them. Remove them from the reference. </w:t>
      </w:r>
    </w:p>
  </w:comment>
  <w:comment w:id="721" w:author="Prof. LIU Ben" w:date="2026-08-29T23:38:00Z" w:initials="BL">
    <w:p w14:paraId="23940E4A" w14:textId="77777777" w:rsidR="00326B32" w:rsidRDefault="00326B32" w:rsidP="00326B32">
      <w:r>
        <w:rPr>
          <w:rStyle w:val="CommentReference"/>
        </w:rPr>
        <w:annotationRef/>
      </w:r>
      <w:r>
        <w:rPr>
          <w:rFonts w:ascii="Georgia" w:eastAsiaTheme="minorEastAsia" w:hAnsi="Georgia" w:cs="Georgia"/>
          <w:sz w:val="20"/>
          <w:szCs w:val="20"/>
          <w:lang w:eastAsia="en-US"/>
        </w:rPr>
        <w:t>remove it because the link no longer works.</w:t>
      </w:r>
    </w:p>
  </w:comment>
  <w:comment w:id="722" w:author="Prof. LIU Ben" w:date="2026-08-29T23:40:00Z" w:initials="BL">
    <w:p w14:paraId="22EA322F" w14:textId="77777777" w:rsidR="00326B32" w:rsidRDefault="00326B32" w:rsidP="00326B32">
      <w:r>
        <w:rPr>
          <w:rStyle w:val="CommentReference"/>
        </w:rPr>
        <w:annotationRef/>
      </w:r>
      <w:r>
        <w:rPr>
          <w:rFonts w:ascii="Georgia" w:eastAsiaTheme="minorEastAsia" w:hAnsi="Georgia" w:cs="Georgia"/>
          <w:sz w:val="20"/>
          <w:szCs w:val="20"/>
          <w:lang w:eastAsia="en-US"/>
        </w:rPr>
        <w:t xml:space="preserve">just the say the plaform executive confirms that the AI answer is generated based on the question content when a question is posted </w:t>
      </w:r>
    </w:p>
  </w:comment>
  <w:comment w:id="1259"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4E2E9" w15:done="0"/>
  <w15:commentEx w15:paraId="23940E4A" w15:done="0"/>
  <w15:commentEx w15:paraId="22EA322F" w15:done="0"/>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29D674" w16cex:dateUtc="2026-08-29T14:36:00Z"/>
  <w16cex:commentExtensible w16cex:durableId="7AB04631" w16cex:dateUtc="2026-08-29T15:38:00Z"/>
  <w16cex:commentExtensible w16cex:durableId="0641BBE3" w16cex:dateUtc="2026-08-29T15:40:00Z"/>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4E2E9" w16cid:durableId="5029D674"/>
  <w16cid:commentId w16cid:paraId="23940E4A" w16cid:durableId="7AB04631"/>
  <w16cid:commentId w16cid:paraId="22EA322F" w16cid:durableId="0641BBE3"/>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5643BA" w14:textId="77777777" w:rsidR="00EE6EBF" w:rsidRPr="00015210" w:rsidRDefault="00EE6EBF" w:rsidP="00413127">
      <w:r w:rsidRPr="00015210">
        <w:separator/>
      </w:r>
    </w:p>
    <w:p w14:paraId="1E70E58D" w14:textId="77777777" w:rsidR="00EE6EBF" w:rsidRPr="00015210" w:rsidRDefault="00EE6EBF" w:rsidP="00413127"/>
    <w:p w14:paraId="6C2327CA" w14:textId="77777777" w:rsidR="00EE6EBF" w:rsidRPr="00015210" w:rsidRDefault="00EE6EBF" w:rsidP="00413127"/>
    <w:p w14:paraId="1BBA5ADC" w14:textId="77777777" w:rsidR="00EE6EBF" w:rsidRPr="00015210" w:rsidRDefault="00EE6EBF"/>
  </w:endnote>
  <w:endnote w:type="continuationSeparator" w:id="0">
    <w:p w14:paraId="427E9C3A" w14:textId="77777777" w:rsidR="00EE6EBF" w:rsidRPr="00015210" w:rsidRDefault="00EE6EBF" w:rsidP="00413127">
      <w:r w:rsidRPr="00015210">
        <w:continuationSeparator/>
      </w:r>
    </w:p>
    <w:p w14:paraId="0E3C2D9F" w14:textId="77777777" w:rsidR="00EE6EBF" w:rsidRPr="00015210" w:rsidRDefault="00EE6EBF" w:rsidP="00413127"/>
    <w:p w14:paraId="35AEEA5B" w14:textId="77777777" w:rsidR="00EE6EBF" w:rsidRPr="00015210" w:rsidRDefault="00EE6EBF" w:rsidP="00413127"/>
    <w:p w14:paraId="12616460" w14:textId="77777777" w:rsidR="00EE6EBF" w:rsidRPr="00015210" w:rsidRDefault="00EE6E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7FE78C" w14:textId="77777777" w:rsidR="00EE6EBF" w:rsidRPr="00015210" w:rsidRDefault="00EE6EBF">
      <w:r w:rsidRPr="00015210">
        <w:separator/>
      </w:r>
    </w:p>
  </w:footnote>
  <w:footnote w:type="continuationSeparator" w:id="0">
    <w:p w14:paraId="0CB81B79" w14:textId="77777777" w:rsidR="00EE6EBF" w:rsidRPr="00015210" w:rsidRDefault="00EE6EBF" w:rsidP="00413127">
      <w:r w:rsidRPr="00015210">
        <w:continuationSeparator/>
      </w:r>
    </w:p>
  </w:footnote>
  <w:footnote w:type="continuationNotice" w:id="1">
    <w:p w14:paraId="17DAF772" w14:textId="77777777" w:rsidR="00EE6EBF" w:rsidRPr="00015210" w:rsidRDefault="00EE6EBF" w:rsidP="003549C6">
      <w:pPr>
        <w:pStyle w:val="Footer"/>
        <w:rPr>
          <w:lang w:eastAsia="zh-CN"/>
        </w:rPr>
      </w:pPr>
    </w:p>
  </w:footnote>
  <w:footnote w:id="2">
    <w:p w14:paraId="196B26DD" w14:textId="047CB816" w:rsidR="005C375D" w:rsidRPr="00015210" w:rsidDel="00505892" w:rsidRDefault="005C375D" w:rsidP="005C375D">
      <w:pPr>
        <w:pStyle w:val="Footnotes"/>
        <w:rPr>
          <w:del w:id="596" w:author="Prof. LIU Ben" w:date="2026-08-29T22:41:00Z" w16du:dateUtc="2026-08-29T14:41:00Z"/>
          <w:lang w:eastAsia="zh-CN"/>
        </w:rPr>
      </w:pPr>
      <w:del w:id="597" w:author="Prof. LIU Ben" w:date="2026-08-29T22:41:00Z" w16du:dateUtc="2026-08-29T14:41:00Z">
        <w:r w:rsidRPr="00015210" w:rsidDel="00505892">
          <w:rPr>
            <w:rStyle w:val="FootnoteReference"/>
          </w:rPr>
          <w:footnoteRef/>
        </w:r>
        <w:r w:rsidRPr="00015210" w:rsidDel="00505892">
          <w:delTex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delText>
        </w:r>
      </w:del>
      <w:ins w:id="598" w:author="Dylan CHEN" w:date="2026-08-27T16:12:00Z" w16du:dateUtc="2026-08-27T08:12:00Z">
        <w:del w:id="599" w:author="Prof. LIU Ben" w:date="2026-08-29T22:41:00Z" w16du:dateUtc="2026-08-29T14:41:00Z">
          <w:r w:rsidR="00701DB1" w:rsidRPr="00701DB1" w:rsidDel="00505892">
            <w:delTex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delText>
          </w:r>
        </w:del>
      </w:ins>
      <w:del w:id="600" w:author="Prof. LIU Ben" w:date="2026-08-29T22:41:00Z" w16du:dateUtc="2026-08-29T14:41:00Z">
        <w:r w:rsidRPr="00015210" w:rsidDel="00505892">
          <w:delText>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55</Pages>
  <Words>54267</Words>
  <Characters>319094</Characters>
  <Application>Microsoft Office Word</Application>
  <DocSecurity>0</DocSecurity>
  <Lines>13873</Lines>
  <Paragraphs>9334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13</cp:revision>
  <cp:lastPrinted>2026-08-27T03:20:00Z</cp:lastPrinted>
  <dcterms:created xsi:type="dcterms:W3CDTF">2026-08-29T16:10:00Z</dcterms:created>
  <dcterms:modified xsi:type="dcterms:W3CDTF">2026-08-29T16:47:00Z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